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B156" w14:textId="77777777" w:rsidR="001107F5" w:rsidRPr="00563A0E" w:rsidRDefault="001107F5" w:rsidP="001107F5">
      <w:pPr>
        <w:pStyle w:val="Textoindependiente"/>
        <w:spacing w:before="77"/>
        <w:ind w:left="2215"/>
        <w:rPr>
          <w:ins w:id="0" w:author="JAVIERA PAZ LEFORT IBANEZ" w:date="2025-09-22T16:44:00Z" w16du:dateUtc="2025-09-22T19:44:00Z"/>
          <w:rFonts w:ascii="Arial" w:hAnsi="Arial" w:cs="Arial"/>
          <w:rPrChange w:id="1" w:author="JAVIERA PAZ LEFORT IBANEZ" w:date="2025-09-22T16:45:00Z" w16du:dateUtc="2025-09-22T19:45:00Z">
            <w:rPr>
              <w:ins w:id="2" w:author="JAVIERA PAZ LEFORT IBANEZ" w:date="2025-09-22T16:44:00Z" w16du:dateUtc="2025-09-22T19:44:00Z"/>
            </w:rPr>
          </w:rPrChange>
        </w:rPr>
      </w:pPr>
      <w:bookmarkStart w:id="3" w:name="_Hlk209447303"/>
      <w:bookmarkEnd w:id="3"/>
      <w:ins w:id="4" w:author="JAVIERA PAZ LEFORT IBANEZ" w:date="2025-09-22T16:44:00Z" w16du:dateUtc="2025-09-22T19:44:00Z">
        <w:r w:rsidRPr="00563A0E">
          <w:rPr>
            <w:rFonts w:ascii="Arial" w:hAnsi="Arial" w:cs="Arial"/>
            <w:noProof/>
            <w:rPrChange w:id="5" w:author="JAVIERA PAZ LEFORT IBANEZ" w:date="2025-09-22T16:45:00Z" w16du:dateUtc="2025-09-22T19:45:00Z">
              <w:rPr>
                <w:noProof/>
              </w:rPr>
            </w:rPrChange>
          </w:rPr>
          <w:drawing>
            <wp:anchor distT="0" distB="0" distL="0" distR="0" simplePos="0" relativeHeight="251633664" behindDoc="0" locked="0" layoutInCell="1" allowOverlap="1" wp14:anchorId="20FAE17F" wp14:editId="53A98B7E">
              <wp:simplePos x="0" y="0"/>
              <wp:positionH relativeFrom="page">
                <wp:posOffset>1182085</wp:posOffset>
              </wp:positionH>
              <wp:positionV relativeFrom="paragraph">
                <wp:posOffset>55918</wp:posOffset>
              </wp:positionV>
              <wp:extent cx="906231" cy="1152670"/>
              <wp:effectExtent l="0" t="0" r="0" b="0"/>
              <wp:wrapNone/>
              <wp:docPr id="1" name="Image 1" descr="Linkia-ALIMENTOS-UTEM – Transforma Alimen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inkia-ALIMENTOS-UTEM – Transforma Alimentos"/>
                      <pic:cNvPicPr/>
                    </pic:nvPicPr>
                    <pic:blipFill>
                      <a:blip r:embed="rId11" cstate="print"/>
                      <a:stretch>
                        <a:fillRect/>
                      </a:stretch>
                    </pic:blipFill>
                    <pic:spPr>
                      <a:xfrm>
                        <a:off x="0" y="0"/>
                        <a:ext cx="906231" cy="1152670"/>
                      </a:xfrm>
                      <a:prstGeom prst="rect">
                        <a:avLst/>
                      </a:prstGeom>
                    </pic:spPr>
                  </pic:pic>
                </a:graphicData>
              </a:graphic>
            </wp:anchor>
          </w:drawing>
        </w:r>
        <w:r w:rsidRPr="00563A0E">
          <w:rPr>
            <w:rFonts w:ascii="Arial" w:hAnsi="Arial" w:cs="Arial"/>
            <w:rPrChange w:id="6" w:author="JAVIERA PAZ LEFORT IBANEZ" w:date="2025-09-22T16:45:00Z" w16du:dateUtc="2025-09-22T19:45:00Z">
              <w:rPr/>
            </w:rPrChange>
          </w:rPr>
          <w:t>UNIVERSIDAD</w:t>
        </w:r>
        <w:r w:rsidRPr="00563A0E">
          <w:rPr>
            <w:rFonts w:ascii="Arial" w:hAnsi="Arial" w:cs="Arial"/>
            <w:spacing w:val="-11"/>
            <w:rPrChange w:id="7" w:author="JAVIERA PAZ LEFORT IBANEZ" w:date="2025-09-22T16:45:00Z" w16du:dateUtc="2025-09-22T19:45:00Z">
              <w:rPr>
                <w:spacing w:val="-11"/>
              </w:rPr>
            </w:rPrChange>
          </w:rPr>
          <w:t xml:space="preserve"> </w:t>
        </w:r>
        <w:r w:rsidRPr="00563A0E">
          <w:rPr>
            <w:rFonts w:ascii="Arial" w:hAnsi="Arial" w:cs="Arial"/>
            <w:rPrChange w:id="8" w:author="JAVIERA PAZ LEFORT IBANEZ" w:date="2025-09-22T16:45:00Z" w16du:dateUtc="2025-09-22T19:45:00Z">
              <w:rPr/>
            </w:rPrChange>
          </w:rPr>
          <w:t>TECNOLÓGICA</w:t>
        </w:r>
        <w:r w:rsidRPr="00563A0E">
          <w:rPr>
            <w:rFonts w:ascii="Arial" w:hAnsi="Arial" w:cs="Arial"/>
            <w:spacing w:val="-16"/>
            <w:rPrChange w:id="9" w:author="JAVIERA PAZ LEFORT IBANEZ" w:date="2025-09-22T16:45:00Z" w16du:dateUtc="2025-09-22T19:45:00Z">
              <w:rPr>
                <w:spacing w:val="-16"/>
              </w:rPr>
            </w:rPrChange>
          </w:rPr>
          <w:t xml:space="preserve"> </w:t>
        </w:r>
        <w:r w:rsidRPr="00563A0E">
          <w:rPr>
            <w:rFonts w:ascii="Arial" w:hAnsi="Arial" w:cs="Arial"/>
            <w:spacing w:val="-2"/>
            <w:rPrChange w:id="10" w:author="JAVIERA PAZ LEFORT IBANEZ" w:date="2025-09-22T16:45:00Z" w16du:dateUtc="2025-09-22T19:45:00Z">
              <w:rPr>
                <w:spacing w:val="-2"/>
              </w:rPr>
            </w:rPrChange>
          </w:rPr>
          <w:t>METROPOLITANA</w:t>
        </w:r>
      </w:ins>
    </w:p>
    <w:p w14:paraId="67EE1EAF" w14:textId="77777777" w:rsidR="001107F5" w:rsidRPr="00563A0E" w:rsidRDefault="001107F5" w:rsidP="001107F5">
      <w:pPr>
        <w:pStyle w:val="Textoindependiente"/>
        <w:spacing w:before="160"/>
        <w:ind w:left="2215"/>
        <w:rPr>
          <w:ins w:id="11" w:author="JAVIERA PAZ LEFORT IBANEZ" w:date="2025-09-22T16:44:00Z" w16du:dateUtc="2025-09-22T19:44:00Z"/>
          <w:rFonts w:ascii="Arial" w:hAnsi="Arial" w:cs="Arial"/>
          <w:rPrChange w:id="12" w:author="JAVIERA PAZ LEFORT IBANEZ" w:date="2025-09-22T16:45:00Z" w16du:dateUtc="2025-09-22T19:45:00Z">
            <w:rPr>
              <w:ins w:id="13" w:author="JAVIERA PAZ LEFORT IBANEZ" w:date="2025-09-22T16:44:00Z" w16du:dateUtc="2025-09-22T19:44:00Z"/>
            </w:rPr>
          </w:rPrChange>
        </w:rPr>
      </w:pPr>
      <w:ins w:id="14" w:author="JAVIERA PAZ LEFORT IBANEZ" w:date="2025-09-22T16:44:00Z" w16du:dateUtc="2025-09-22T19:44:00Z">
        <w:r w:rsidRPr="00563A0E">
          <w:rPr>
            <w:rFonts w:ascii="Arial" w:hAnsi="Arial" w:cs="Arial"/>
            <w:rPrChange w:id="15" w:author="JAVIERA PAZ LEFORT IBANEZ" w:date="2025-09-22T16:45:00Z" w16du:dateUtc="2025-09-22T19:45:00Z">
              <w:rPr/>
            </w:rPrChange>
          </w:rPr>
          <w:t>FACULTAD</w:t>
        </w:r>
        <w:r w:rsidRPr="00563A0E">
          <w:rPr>
            <w:rFonts w:ascii="Arial" w:hAnsi="Arial" w:cs="Arial"/>
            <w:spacing w:val="78"/>
            <w:rPrChange w:id="16" w:author="JAVIERA PAZ LEFORT IBANEZ" w:date="2025-09-22T16:45:00Z" w16du:dateUtc="2025-09-22T19:45:00Z">
              <w:rPr>
                <w:spacing w:val="78"/>
              </w:rPr>
            </w:rPrChange>
          </w:rPr>
          <w:t xml:space="preserve"> </w:t>
        </w:r>
        <w:r w:rsidRPr="00563A0E">
          <w:rPr>
            <w:rFonts w:ascii="Arial" w:hAnsi="Arial" w:cs="Arial"/>
            <w:rPrChange w:id="17" w:author="JAVIERA PAZ LEFORT IBANEZ" w:date="2025-09-22T16:45:00Z" w16du:dateUtc="2025-09-22T19:45:00Z">
              <w:rPr/>
            </w:rPrChange>
          </w:rPr>
          <w:t>DE</w:t>
        </w:r>
        <w:r w:rsidRPr="00563A0E">
          <w:rPr>
            <w:rFonts w:ascii="Arial" w:hAnsi="Arial" w:cs="Arial"/>
            <w:spacing w:val="78"/>
            <w:rPrChange w:id="18" w:author="JAVIERA PAZ LEFORT IBANEZ" w:date="2025-09-22T16:45:00Z" w16du:dateUtc="2025-09-22T19:45:00Z">
              <w:rPr>
                <w:spacing w:val="78"/>
              </w:rPr>
            </w:rPrChange>
          </w:rPr>
          <w:t xml:space="preserve"> </w:t>
        </w:r>
        <w:r w:rsidRPr="00563A0E">
          <w:rPr>
            <w:rFonts w:ascii="Arial" w:hAnsi="Arial" w:cs="Arial"/>
            <w:rPrChange w:id="19" w:author="JAVIERA PAZ LEFORT IBANEZ" w:date="2025-09-22T16:45:00Z" w16du:dateUtc="2025-09-22T19:45:00Z">
              <w:rPr/>
            </w:rPrChange>
          </w:rPr>
          <w:t>CIENCIAS</w:t>
        </w:r>
        <w:r w:rsidRPr="00563A0E">
          <w:rPr>
            <w:rFonts w:ascii="Arial" w:hAnsi="Arial" w:cs="Arial"/>
            <w:spacing w:val="80"/>
            <w:rPrChange w:id="20" w:author="JAVIERA PAZ LEFORT IBANEZ" w:date="2025-09-22T16:45:00Z" w16du:dateUtc="2025-09-22T19:45:00Z">
              <w:rPr>
                <w:spacing w:val="80"/>
              </w:rPr>
            </w:rPrChange>
          </w:rPr>
          <w:t xml:space="preserve"> </w:t>
        </w:r>
        <w:r w:rsidRPr="00563A0E">
          <w:rPr>
            <w:rFonts w:ascii="Arial" w:hAnsi="Arial" w:cs="Arial"/>
            <w:rPrChange w:id="21" w:author="JAVIERA PAZ LEFORT IBANEZ" w:date="2025-09-22T16:45:00Z" w16du:dateUtc="2025-09-22T19:45:00Z">
              <w:rPr/>
            </w:rPrChange>
          </w:rPr>
          <w:t>NATURALES,</w:t>
        </w:r>
        <w:r w:rsidRPr="00563A0E">
          <w:rPr>
            <w:rFonts w:ascii="Arial" w:hAnsi="Arial" w:cs="Arial"/>
            <w:spacing w:val="77"/>
            <w:rPrChange w:id="22" w:author="JAVIERA PAZ LEFORT IBANEZ" w:date="2025-09-22T16:45:00Z" w16du:dateUtc="2025-09-22T19:45:00Z">
              <w:rPr>
                <w:spacing w:val="77"/>
              </w:rPr>
            </w:rPrChange>
          </w:rPr>
          <w:t xml:space="preserve"> </w:t>
        </w:r>
        <w:r w:rsidRPr="00563A0E">
          <w:rPr>
            <w:rFonts w:ascii="Arial" w:hAnsi="Arial" w:cs="Arial"/>
            <w:rPrChange w:id="23" w:author="JAVIERA PAZ LEFORT IBANEZ" w:date="2025-09-22T16:45:00Z" w16du:dateUtc="2025-09-22T19:45:00Z">
              <w:rPr/>
            </w:rPrChange>
          </w:rPr>
          <w:t>MATEMÁTICAS</w:t>
        </w:r>
        <w:r w:rsidRPr="00563A0E">
          <w:rPr>
            <w:rFonts w:ascii="Arial" w:hAnsi="Arial" w:cs="Arial"/>
            <w:spacing w:val="40"/>
            <w:rPrChange w:id="24" w:author="JAVIERA PAZ LEFORT IBANEZ" w:date="2025-09-22T16:45:00Z" w16du:dateUtc="2025-09-22T19:45:00Z">
              <w:rPr>
                <w:spacing w:val="40"/>
              </w:rPr>
            </w:rPrChange>
          </w:rPr>
          <w:t xml:space="preserve"> </w:t>
        </w:r>
        <w:r w:rsidRPr="00563A0E">
          <w:rPr>
            <w:rFonts w:ascii="Arial" w:hAnsi="Arial" w:cs="Arial"/>
            <w:rPrChange w:id="25" w:author="JAVIERA PAZ LEFORT IBANEZ" w:date="2025-09-22T16:45:00Z" w16du:dateUtc="2025-09-22T19:45:00Z">
              <w:rPr/>
            </w:rPrChange>
          </w:rPr>
          <w:t>Y MEDIO AMBIENTE</w:t>
        </w:r>
      </w:ins>
    </w:p>
    <w:p w14:paraId="351C15E3" w14:textId="77777777" w:rsidR="001107F5" w:rsidRPr="00563A0E" w:rsidRDefault="001107F5" w:rsidP="001107F5">
      <w:pPr>
        <w:pStyle w:val="Textoindependiente"/>
        <w:spacing w:before="161"/>
        <w:ind w:left="2215"/>
        <w:rPr>
          <w:ins w:id="26" w:author="JAVIERA PAZ LEFORT IBANEZ" w:date="2025-09-22T16:44:00Z" w16du:dateUtc="2025-09-22T19:44:00Z"/>
          <w:rFonts w:ascii="Arial" w:hAnsi="Arial" w:cs="Arial"/>
          <w:rPrChange w:id="27" w:author="JAVIERA PAZ LEFORT IBANEZ" w:date="2025-09-22T16:45:00Z" w16du:dateUtc="2025-09-22T19:45:00Z">
            <w:rPr>
              <w:ins w:id="28" w:author="JAVIERA PAZ LEFORT IBANEZ" w:date="2025-09-22T16:44:00Z" w16du:dateUtc="2025-09-22T19:44:00Z"/>
            </w:rPr>
          </w:rPrChange>
        </w:rPr>
      </w:pPr>
      <w:ins w:id="29" w:author="JAVIERA PAZ LEFORT IBANEZ" w:date="2025-09-22T16:44:00Z" w16du:dateUtc="2025-09-22T19:44:00Z">
        <w:r w:rsidRPr="00563A0E">
          <w:rPr>
            <w:rFonts w:ascii="Arial" w:hAnsi="Arial" w:cs="Arial"/>
            <w:spacing w:val="-2"/>
            <w:rPrChange w:id="30" w:author="JAVIERA PAZ LEFORT IBANEZ" w:date="2025-09-22T16:45:00Z" w16du:dateUtc="2025-09-22T19:45:00Z">
              <w:rPr>
                <w:spacing w:val="-2"/>
              </w:rPr>
            </w:rPrChange>
          </w:rPr>
          <w:t>DEPARTAMENTO</w:t>
        </w:r>
        <w:r w:rsidRPr="00563A0E">
          <w:rPr>
            <w:rFonts w:ascii="Arial" w:hAnsi="Arial" w:cs="Arial"/>
            <w:spacing w:val="-10"/>
            <w:rPrChange w:id="31" w:author="JAVIERA PAZ LEFORT IBANEZ" w:date="2025-09-22T16:45:00Z" w16du:dateUtc="2025-09-22T19:45:00Z">
              <w:rPr>
                <w:spacing w:val="-10"/>
              </w:rPr>
            </w:rPrChange>
          </w:rPr>
          <w:t xml:space="preserve"> </w:t>
        </w:r>
        <w:r w:rsidRPr="00563A0E">
          <w:rPr>
            <w:rFonts w:ascii="Arial" w:hAnsi="Arial" w:cs="Arial"/>
            <w:spacing w:val="-2"/>
            <w:rPrChange w:id="32" w:author="JAVIERA PAZ LEFORT IBANEZ" w:date="2025-09-22T16:45:00Z" w16du:dateUtc="2025-09-22T19:45:00Z">
              <w:rPr>
                <w:spacing w:val="-2"/>
              </w:rPr>
            </w:rPrChange>
          </w:rPr>
          <w:t>DE</w:t>
        </w:r>
        <w:r w:rsidRPr="00563A0E">
          <w:rPr>
            <w:rFonts w:ascii="Arial" w:hAnsi="Arial" w:cs="Arial"/>
            <w:spacing w:val="-9"/>
            <w:rPrChange w:id="33" w:author="JAVIERA PAZ LEFORT IBANEZ" w:date="2025-09-22T16:45:00Z" w16du:dateUtc="2025-09-22T19:45:00Z">
              <w:rPr>
                <w:spacing w:val="-9"/>
              </w:rPr>
            </w:rPrChange>
          </w:rPr>
          <w:t xml:space="preserve"> </w:t>
        </w:r>
        <w:r w:rsidRPr="00563A0E">
          <w:rPr>
            <w:rFonts w:ascii="Arial" w:hAnsi="Arial" w:cs="Arial"/>
            <w:spacing w:val="-2"/>
            <w:rPrChange w:id="34" w:author="JAVIERA PAZ LEFORT IBANEZ" w:date="2025-09-22T16:45:00Z" w16du:dateUtc="2025-09-22T19:45:00Z">
              <w:rPr>
                <w:spacing w:val="-2"/>
              </w:rPr>
            </w:rPrChange>
          </w:rPr>
          <w:t>BIOTECNOLOGÍA</w:t>
        </w:r>
      </w:ins>
    </w:p>
    <w:p w14:paraId="1180780A" w14:textId="77777777" w:rsidR="001107F5" w:rsidRPr="00563A0E" w:rsidRDefault="001107F5" w:rsidP="001107F5">
      <w:pPr>
        <w:pStyle w:val="Textoindependiente"/>
        <w:spacing w:before="159"/>
        <w:ind w:left="2215"/>
        <w:rPr>
          <w:ins w:id="35" w:author="JAVIERA PAZ LEFORT IBANEZ" w:date="2025-09-22T16:44:00Z" w16du:dateUtc="2025-09-22T19:44:00Z"/>
          <w:rFonts w:ascii="Arial" w:hAnsi="Arial" w:cs="Arial"/>
          <w:rPrChange w:id="36" w:author="JAVIERA PAZ LEFORT IBANEZ" w:date="2025-09-22T16:45:00Z" w16du:dateUtc="2025-09-22T19:45:00Z">
            <w:rPr>
              <w:ins w:id="37" w:author="JAVIERA PAZ LEFORT IBANEZ" w:date="2025-09-22T16:44:00Z" w16du:dateUtc="2025-09-22T19:44:00Z"/>
            </w:rPr>
          </w:rPrChange>
        </w:rPr>
      </w:pPr>
      <w:ins w:id="38" w:author="JAVIERA PAZ LEFORT IBANEZ" w:date="2025-09-22T16:44:00Z" w16du:dateUtc="2025-09-22T19:44:00Z">
        <w:r w:rsidRPr="00563A0E">
          <w:rPr>
            <w:rFonts w:ascii="Arial" w:hAnsi="Arial" w:cs="Arial"/>
            <w:rPrChange w:id="39" w:author="JAVIERA PAZ LEFORT IBANEZ" w:date="2025-09-22T16:45:00Z" w16du:dateUtc="2025-09-22T19:45:00Z">
              <w:rPr/>
            </w:rPrChange>
          </w:rPr>
          <w:t>ESCUELA</w:t>
        </w:r>
        <w:r w:rsidRPr="00563A0E">
          <w:rPr>
            <w:rFonts w:ascii="Arial" w:hAnsi="Arial" w:cs="Arial"/>
            <w:spacing w:val="-19"/>
            <w:rPrChange w:id="40" w:author="JAVIERA PAZ LEFORT IBANEZ" w:date="2025-09-22T16:45:00Z" w16du:dateUtc="2025-09-22T19:45:00Z">
              <w:rPr>
                <w:spacing w:val="-19"/>
              </w:rPr>
            </w:rPrChange>
          </w:rPr>
          <w:t xml:space="preserve"> </w:t>
        </w:r>
        <w:r w:rsidRPr="00563A0E">
          <w:rPr>
            <w:rFonts w:ascii="Arial" w:hAnsi="Arial" w:cs="Arial"/>
            <w:rPrChange w:id="41" w:author="JAVIERA PAZ LEFORT IBANEZ" w:date="2025-09-22T16:45:00Z" w16du:dateUtc="2025-09-22T19:45:00Z">
              <w:rPr/>
            </w:rPrChange>
          </w:rPr>
          <w:t>DE</w:t>
        </w:r>
        <w:r w:rsidRPr="00563A0E">
          <w:rPr>
            <w:rFonts w:ascii="Arial" w:hAnsi="Arial" w:cs="Arial"/>
            <w:spacing w:val="-17"/>
            <w:rPrChange w:id="42" w:author="JAVIERA PAZ LEFORT IBANEZ" w:date="2025-09-22T16:45:00Z" w16du:dateUtc="2025-09-22T19:45:00Z">
              <w:rPr>
                <w:spacing w:val="-17"/>
              </w:rPr>
            </w:rPrChange>
          </w:rPr>
          <w:t xml:space="preserve"> </w:t>
        </w:r>
        <w:r w:rsidRPr="00563A0E">
          <w:rPr>
            <w:rFonts w:ascii="Arial" w:hAnsi="Arial" w:cs="Arial"/>
            <w:rPrChange w:id="43" w:author="JAVIERA PAZ LEFORT IBANEZ" w:date="2025-09-22T16:45:00Z" w16du:dateUtc="2025-09-22T19:45:00Z">
              <w:rPr/>
            </w:rPrChange>
          </w:rPr>
          <w:t>INDUSTRIA</w:t>
        </w:r>
        <w:r w:rsidRPr="00563A0E">
          <w:rPr>
            <w:rFonts w:ascii="Arial" w:hAnsi="Arial" w:cs="Arial"/>
            <w:spacing w:val="-28"/>
            <w:rPrChange w:id="44" w:author="JAVIERA PAZ LEFORT IBANEZ" w:date="2025-09-22T16:45:00Z" w16du:dateUtc="2025-09-22T19:45:00Z">
              <w:rPr>
                <w:spacing w:val="-28"/>
              </w:rPr>
            </w:rPrChange>
          </w:rPr>
          <w:t xml:space="preserve"> </w:t>
        </w:r>
        <w:r w:rsidRPr="00563A0E">
          <w:rPr>
            <w:rFonts w:ascii="Arial" w:hAnsi="Arial" w:cs="Arial"/>
            <w:rPrChange w:id="45" w:author="JAVIERA PAZ LEFORT IBANEZ" w:date="2025-09-22T16:45:00Z" w16du:dateUtc="2025-09-22T19:45:00Z">
              <w:rPr/>
            </w:rPrChange>
          </w:rPr>
          <w:t>ALIMENTARIA</w:t>
        </w:r>
        <w:r w:rsidRPr="00563A0E">
          <w:rPr>
            <w:rFonts w:ascii="Arial" w:hAnsi="Arial" w:cs="Arial"/>
            <w:spacing w:val="-18"/>
            <w:rPrChange w:id="46" w:author="JAVIERA PAZ LEFORT IBANEZ" w:date="2025-09-22T16:45:00Z" w16du:dateUtc="2025-09-22T19:45:00Z">
              <w:rPr>
                <w:spacing w:val="-18"/>
              </w:rPr>
            </w:rPrChange>
          </w:rPr>
          <w:t xml:space="preserve"> </w:t>
        </w:r>
        <w:r w:rsidRPr="00563A0E">
          <w:rPr>
            <w:rFonts w:ascii="Arial" w:hAnsi="Arial" w:cs="Arial"/>
            <w:rPrChange w:id="47" w:author="JAVIERA PAZ LEFORT IBANEZ" w:date="2025-09-22T16:45:00Z" w16du:dateUtc="2025-09-22T19:45:00Z">
              <w:rPr/>
            </w:rPrChange>
          </w:rPr>
          <w:t>Y</w:t>
        </w:r>
        <w:r w:rsidRPr="00563A0E">
          <w:rPr>
            <w:rFonts w:ascii="Arial" w:hAnsi="Arial" w:cs="Arial"/>
            <w:spacing w:val="-12"/>
            <w:rPrChange w:id="48" w:author="JAVIERA PAZ LEFORT IBANEZ" w:date="2025-09-22T16:45:00Z" w16du:dateUtc="2025-09-22T19:45:00Z">
              <w:rPr>
                <w:spacing w:val="-12"/>
              </w:rPr>
            </w:rPrChange>
          </w:rPr>
          <w:t xml:space="preserve"> </w:t>
        </w:r>
        <w:r w:rsidRPr="00563A0E">
          <w:rPr>
            <w:rFonts w:ascii="Arial" w:hAnsi="Arial" w:cs="Arial"/>
            <w:spacing w:val="-2"/>
            <w:rPrChange w:id="49" w:author="JAVIERA PAZ LEFORT IBANEZ" w:date="2025-09-22T16:45:00Z" w16du:dateUtc="2025-09-22T19:45:00Z">
              <w:rPr>
                <w:spacing w:val="-2"/>
              </w:rPr>
            </w:rPrChange>
          </w:rPr>
          <w:t>BIOTECNOLOGÍA</w:t>
        </w:r>
      </w:ins>
    </w:p>
    <w:p w14:paraId="0889D18E" w14:textId="77777777" w:rsidR="001107F5" w:rsidRPr="00563A0E" w:rsidRDefault="001107F5" w:rsidP="001107F5">
      <w:pPr>
        <w:pStyle w:val="Textoindependiente"/>
        <w:ind w:left="0"/>
        <w:rPr>
          <w:ins w:id="50" w:author="JAVIERA PAZ LEFORT IBANEZ" w:date="2025-09-22T16:44:00Z" w16du:dateUtc="2025-09-22T19:44:00Z"/>
          <w:rFonts w:ascii="Arial" w:hAnsi="Arial" w:cs="Arial"/>
          <w:rPrChange w:id="51" w:author="JAVIERA PAZ LEFORT IBANEZ" w:date="2025-09-22T16:45:00Z" w16du:dateUtc="2025-09-22T19:45:00Z">
            <w:rPr>
              <w:ins w:id="52" w:author="JAVIERA PAZ LEFORT IBANEZ" w:date="2025-09-22T16:44:00Z" w16du:dateUtc="2025-09-22T19:44:00Z"/>
            </w:rPr>
          </w:rPrChange>
        </w:rPr>
      </w:pPr>
    </w:p>
    <w:p w14:paraId="2A38F7B9" w14:textId="77777777" w:rsidR="001107F5" w:rsidRPr="00563A0E" w:rsidRDefault="001107F5" w:rsidP="001107F5">
      <w:pPr>
        <w:pStyle w:val="Textoindependiente"/>
        <w:ind w:left="0"/>
        <w:rPr>
          <w:ins w:id="53" w:author="JAVIERA PAZ LEFORT IBANEZ" w:date="2025-09-22T16:44:00Z" w16du:dateUtc="2025-09-22T19:44:00Z"/>
          <w:rFonts w:ascii="Arial" w:hAnsi="Arial" w:cs="Arial"/>
          <w:rPrChange w:id="54" w:author="JAVIERA PAZ LEFORT IBANEZ" w:date="2025-09-22T16:45:00Z" w16du:dateUtc="2025-09-22T19:45:00Z">
            <w:rPr>
              <w:ins w:id="55" w:author="JAVIERA PAZ LEFORT IBANEZ" w:date="2025-09-22T16:44:00Z" w16du:dateUtc="2025-09-22T19:44:00Z"/>
            </w:rPr>
          </w:rPrChange>
        </w:rPr>
      </w:pPr>
    </w:p>
    <w:p w14:paraId="66844474" w14:textId="77777777" w:rsidR="001107F5" w:rsidRPr="00563A0E" w:rsidRDefault="001107F5" w:rsidP="001107F5">
      <w:pPr>
        <w:pStyle w:val="Textoindependiente"/>
        <w:ind w:left="0"/>
        <w:rPr>
          <w:ins w:id="56" w:author="JAVIERA PAZ LEFORT IBANEZ" w:date="2025-09-22T16:44:00Z" w16du:dateUtc="2025-09-22T19:44:00Z"/>
          <w:rFonts w:ascii="Arial" w:hAnsi="Arial" w:cs="Arial"/>
          <w:rPrChange w:id="57" w:author="JAVIERA PAZ LEFORT IBANEZ" w:date="2025-09-22T16:45:00Z" w16du:dateUtc="2025-09-22T19:45:00Z">
            <w:rPr>
              <w:ins w:id="58" w:author="JAVIERA PAZ LEFORT IBANEZ" w:date="2025-09-22T16:44:00Z" w16du:dateUtc="2025-09-22T19:44:00Z"/>
            </w:rPr>
          </w:rPrChange>
        </w:rPr>
      </w:pPr>
    </w:p>
    <w:p w14:paraId="7B430495" w14:textId="77777777" w:rsidR="001107F5" w:rsidRPr="00563A0E" w:rsidRDefault="001107F5" w:rsidP="001107F5">
      <w:pPr>
        <w:pStyle w:val="Textoindependiente"/>
        <w:ind w:left="0"/>
        <w:rPr>
          <w:ins w:id="59" w:author="JAVIERA PAZ LEFORT IBANEZ" w:date="2025-09-22T16:44:00Z" w16du:dateUtc="2025-09-22T19:44:00Z"/>
          <w:rFonts w:ascii="Arial" w:hAnsi="Arial" w:cs="Arial"/>
          <w:rPrChange w:id="60" w:author="JAVIERA PAZ LEFORT IBANEZ" w:date="2025-09-22T16:45:00Z" w16du:dateUtc="2025-09-22T19:45:00Z">
            <w:rPr>
              <w:ins w:id="61" w:author="JAVIERA PAZ LEFORT IBANEZ" w:date="2025-09-22T16:44:00Z" w16du:dateUtc="2025-09-22T19:44:00Z"/>
            </w:rPr>
          </w:rPrChange>
        </w:rPr>
      </w:pPr>
    </w:p>
    <w:p w14:paraId="5513BE4A" w14:textId="77777777" w:rsidR="001107F5" w:rsidRPr="00563A0E" w:rsidRDefault="001107F5">
      <w:pPr>
        <w:pStyle w:val="Textoindependiente"/>
        <w:spacing w:before="89" w:line="480" w:lineRule="auto"/>
        <w:ind w:left="0"/>
        <w:rPr>
          <w:ins w:id="62" w:author="JAVIERA PAZ LEFORT IBANEZ" w:date="2025-09-22T16:44:00Z" w16du:dateUtc="2025-09-22T19:44:00Z"/>
          <w:rFonts w:ascii="Arial" w:hAnsi="Arial" w:cs="Arial"/>
          <w:rPrChange w:id="63" w:author="JAVIERA PAZ LEFORT IBANEZ" w:date="2025-09-22T16:46:00Z" w16du:dateUtc="2025-09-22T19:46:00Z">
            <w:rPr>
              <w:ins w:id="64" w:author="JAVIERA PAZ LEFORT IBANEZ" w:date="2025-09-22T16:44:00Z" w16du:dateUtc="2025-09-22T19:44:00Z"/>
            </w:rPr>
          </w:rPrChange>
        </w:rPr>
        <w:pPrChange w:id="65" w:author="JAVIERA PAZ LEFORT IBANEZ" w:date="2025-09-22T16:51:00Z" w16du:dateUtc="2025-09-22T19:51:00Z">
          <w:pPr>
            <w:pStyle w:val="Textoindependiente"/>
            <w:spacing w:before="89"/>
            <w:ind w:left="0"/>
          </w:pPr>
        </w:pPrChange>
      </w:pPr>
    </w:p>
    <w:p w14:paraId="717807F4" w14:textId="77777777" w:rsidR="001107F5" w:rsidRPr="004264B0" w:rsidRDefault="001107F5">
      <w:pPr>
        <w:pStyle w:val="Textoindependiente"/>
        <w:spacing w:line="480" w:lineRule="auto"/>
        <w:jc w:val="center"/>
        <w:rPr>
          <w:ins w:id="66" w:author="JAVIERA PAZ LEFORT IBANEZ" w:date="2025-09-22T16:44:00Z" w16du:dateUtc="2025-09-22T19:44:00Z"/>
          <w:rFonts w:ascii="Arial" w:hAnsi="Arial" w:cs="Arial"/>
          <w:b/>
          <w:bCs/>
          <w:rPrChange w:id="67" w:author="JAVIERA PAZ LEFORT IBANEZ" w:date="2025-09-22T16:51:00Z" w16du:dateUtc="2025-09-22T19:51:00Z">
            <w:rPr>
              <w:ins w:id="68" w:author="JAVIERA PAZ LEFORT IBANEZ" w:date="2025-09-22T16:44:00Z" w16du:dateUtc="2025-09-22T19:44:00Z"/>
            </w:rPr>
          </w:rPrChange>
        </w:rPr>
        <w:pPrChange w:id="69" w:author="JAVIERA PAZ LEFORT IBANEZ" w:date="2025-09-22T16:51:00Z" w16du:dateUtc="2025-09-22T19:51:00Z">
          <w:pPr>
            <w:pStyle w:val="Ttulo1"/>
            <w:spacing w:before="0" w:line="480" w:lineRule="auto"/>
            <w:ind w:left="2" w:right="360"/>
            <w:jc w:val="center"/>
          </w:pPr>
        </w:pPrChange>
      </w:pPr>
      <w:ins w:id="70" w:author="JAVIERA PAZ LEFORT IBANEZ" w:date="2025-09-22T16:44:00Z" w16du:dateUtc="2025-09-22T19:44:00Z">
        <w:r w:rsidRPr="004264B0">
          <w:rPr>
            <w:rFonts w:ascii="Arial" w:hAnsi="Arial" w:cs="Arial"/>
            <w:b/>
            <w:bCs/>
            <w:rPrChange w:id="71" w:author="JAVIERA PAZ LEFORT IBANEZ" w:date="2025-09-22T16:51:00Z" w16du:dateUtc="2025-09-22T19:51:00Z">
              <w:rPr/>
            </w:rPrChange>
          </w:rPr>
          <w:t xml:space="preserve">EVALUACIÓN NUMÉRICA DEL PROCESO DE CONCENTRACIÓN DE POLIFENOLES DESDE VINO TINTO </w:t>
        </w:r>
        <w:r w:rsidRPr="004C50E2">
          <w:rPr>
            <w:rFonts w:ascii="Arial" w:hAnsi="Arial" w:cs="Arial"/>
            <w:b/>
            <w:bCs/>
            <w:i/>
            <w:iCs/>
            <w:rPrChange w:id="72" w:author="JAVIERA PAZ LEFORT IBANEZ" w:date="2025-09-22T16:51:00Z" w16du:dateUtc="2025-09-22T19:51:00Z">
              <w:rPr/>
            </w:rPrChange>
          </w:rPr>
          <w:t>CABERNET SAUVIGNON</w:t>
        </w:r>
        <w:r w:rsidRPr="004264B0">
          <w:rPr>
            <w:rFonts w:ascii="Arial" w:hAnsi="Arial" w:cs="Arial"/>
            <w:b/>
            <w:bCs/>
            <w:rPrChange w:id="73" w:author="JAVIERA PAZ LEFORT IBANEZ" w:date="2025-09-22T16:51:00Z" w16du:dateUtc="2025-09-22T19:51:00Z">
              <w:rPr/>
            </w:rPrChange>
          </w:rPr>
          <w:t xml:space="preserve"> POR MEDIO DE CONTACTORES DE MEMBRANA (CMFH).</w:t>
        </w:r>
      </w:ins>
    </w:p>
    <w:p w14:paraId="24D60B23" w14:textId="77777777" w:rsidR="001107F5" w:rsidRPr="00563A0E" w:rsidRDefault="001107F5" w:rsidP="001107F5">
      <w:pPr>
        <w:pStyle w:val="Textoindependiente"/>
        <w:spacing w:before="183"/>
        <w:ind w:left="0"/>
        <w:rPr>
          <w:ins w:id="74" w:author="JAVIERA PAZ LEFORT IBANEZ" w:date="2025-09-22T16:44:00Z" w16du:dateUtc="2025-09-22T19:44:00Z"/>
          <w:rFonts w:ascii="Arial" w:hAnsi="Arial" w:cs="Arial"/>
          <w:rPrChange w:id="75" w:author="JAVIERA PAZ LEFORT IBANEZ" w:date="2025-09-22T16:45:00Z" w16du:dateUtc="2025-09-22T19:45:00Z">
            <w:rPr>
              <w:ins w:id="76" w:author="JAVIERA PAZ LEFORT IBANEZ" w:date="2025-09-22T16:44:00Z" w16du:dateUtc="2025-09-22T19:44:00Z"/>
            </w:rPr>
          </w:rPrChange>
        </w:rPr>
      </w:pPr>
    </w:p>
    <w:p w14:paraId="4275FBFB" w14:textId="77777777" w:rsidR="001107F5" w:rsidRPr="00563A0E" w:rsidRDefault="001107F5" w:rsidP="001107F5">
      <w:pPr>
        <w:pStyle w:val="Textoindependiente"/>
        <w:spacing w:line="360" w:lineRule="auto"/>
        <w:ind w:left="0" w:right="360"/>
        <w:jc w:val="center"/>
        <w:rPr>
          <w:ins w:id="77" w:author="JAVIERA PAZ LEFORT IBANEZ" w:date="2025-09-22T16:44:00Z" w16du:dateUtc="2025-09-22T19:44:00Z"/>
          <w:rFonts w:ascii="Arial" w:hAnsi="Arial" w:cs="Arial"/>
          <w:spacing w:val="-9"/>
          <w:rPrChange w:id="78" w:author="JAVIERA PAZ LEFORT IBANEZ" w:date="2025-09-22T16:45:00Z" w16du:dateUtc="2025-09-22T19:45:00Z">
            <w:rPr>
              <w:ins w:id="79" w:author="JAVIERA PAZ LEFORT IBANEZ" w:date="2025-09-22T16:44:00Z" w16du:dateUtc="2025-09-22T19:44:00Z"/>
              <w:spacing w:val="-9"/>
            </w:rPr>
          </w:rPrChange>
        </w:rPr>
      </w:pPr>
      <w:ins w:id="80" w:author="JAVIERA PAZ LEFORT IBANEZ" w:date="2025-09-22T16:44:00Z" w16du:dateUtc="2025-09-22T19:44:00Z">
        <w:r w:rsidRPr="00563A0E">
          <w:rPr>
            <w:rFonts w:ascii="Arial" w:hAnsi="Arial" w:cs="Arial"/>
            <w:rPrChange w:id="81" w:author="JAVIERA PAZ LEFORT IBANEZ" w:date="2025-09-22T16:45:00Z" w16du:dateUtc="2025-09-22T19:45:00Z">
              <w:rPr/>
            </w:rPrChange>
          </w:rPr>
          <w:t>TRABAJO</w:t>
        </w:r>
        <w:r w:rsidRPr="00563A0E">
          <w:rPr>
            <w:rFonts w:ascii="Arial" w:hAnsi="Arial" w:cs="Arial"/>
            <w:spacing w:val="-17"/>
            <w:rPrChange w:id="82" w:author="JAVIERA PAZ LEFORT IBANEZ" w:date="2025-09-22T16:45:00Z" w16du:dateUtc="2025-09-22T19:45:00Z">
              <w:rPr>
                <w:spacing w:val="-17"/>
              </w:rPr>
            </w:rPrChange>
          </w:rPr>
          <w:t xml:space="preserve"> </w:t>
        </w:r>
        <w:r w:rsidRPr="00563A0E">
          <w:rPr>
            <w:rFonts w:ascii="Arial" w:hAnsi="Arial" w:cs="Arial"/>
            <w:rPrChange w:id="83" w:author="JAVIERA PAZ LEFORT IBANEZ" w:date="2025-09-22T16:45:00Z" w16du:dateUtc="2025-09-22T19:45:00Z">
              <w:rPr/>
            </w:rPrChange>
          </w:rPr>
          <w:t>DE</w:t>
        </w:r>
        <w:r w:rsidRPr="00563A0E">
          <w:rPr>
            <w:rFonts w:ascii="Arial" w:hAnsi="Arial" w:cs="Arial"/>
            <w:spacing w:val="-17"/>
            <w:rPrChange w:id="84" w:author="JAVIERA PAZ LEFORT IBANEZ" w:date="2025-09-22T16:45:00Z" w16du:dateUtc="2025-09-22T19:45:00Z">
              <w:rPr>
                <w:spacing w:val="-17"/>
              </w:rPr>
            </w:rPrChange>
          </w:rPr>
          <w:t xml:space="preserve"> </w:t>
        </w:r>
        <w:r w:rsidRPr="00563A0E">
          <w:rPr>
            <w:rFonts w:ascii="Arial" w:hAnsi="Arial" w:cs="Arial"/>
            <w:rPrChange w:id="85" w:author="JAVIERA PAZ LEFORT IBANEZ" w:date="2025-09-22T16:45:00Z" w16du:dateUtc="2025-09-22T19:45:00Z">
              <w:rPr/>
            </w:rPrChange>
          </w:rPr>
          <w:t>TITULACIÓN</w:t>
        </w:r>
        <w:r w:rsidRPr="00563A0E">
          <w:rPr>
            <w:rFonts w:ascii="Arial" w:hAnsi="Arial" w:cs="Arial"/>
            <w:spacing w:val="-16"/>
            <w:rPrChange w:id="86" w:author="JAVIERA PAZ LEFORT IBANEZ" w:date="2025-09-22T16:45:00Z" w16du:dateUtc="2025-09-22T19:45:00Z">
              <w:rPr>
                <w:spacing w:val="-16"/>
              </w:rPr>
            </w:rPrChange>
          </w:rPr>
          <w:t xml:space="preserve"> </w:t>
        </w:r>
        <w:r w:rsidRPr="00563A0E">
          <w:rPr>
            <w:rFonts w:ascii="Arial" w:hAnsi="Arial" w:cs="Arial"/>
            <w:rPrChange w:id="87" w:author="JAVIERA PAZ LEFORT IBANEZ" w:date="2025-09-22T16:45:00Z" w16du:dateUtc="2025-09-22T19:45:00Z">
              <w:rPr/>
            </w:rPrChange>
          </w:rPr>
          <w:t>PARA</w:t>
        </w:r>
        <w:r w:rsidRPr="00563A0E">
          <w:rPr>
            <w:rFonts w:ascii="Arial" w:hAnsi="Arial" w:cs="Arial"/>
            <w:spacing w:val="-17"/>
            <w:rPrChange w:id="88" w:author="JAVIERA PAZ LEFORT IBANEZ" w:date="2025-09-22T16:45:00Z" w16du:dateUtc="2025-09-22T19:45:00Z">
              <w:rPr>
                <w:spacing w:val="-17"/>
              </w:rPr>
            </w:rPrChange>
          </w:rPr>
          <w:t xml:space="preserve"> </w:t>
        </w:r>
        <w:r w:rsidRPr="00563A0E">
          <w:rPr>
            <w:rFonts w:ascii="Arial" w:hAnsi="Arial" w:cs="Arial"/>
            <w:rPrChange w:id="89" w:author="JAVIERA PAZ LEFORT IBANEZ" w:date="2025-09-22T16:45:00Z" w16du:dateUtc="2025-09-22T19:45:00Z">
              <w:rPr/>
            </w:rPrChange>
          </w:rPr>
          <w:t>OPTAR</w:t>
        </w:r>
        <w:r w:rsidRPr="00563A0E">
          <w:rPr>
            <w:rFonts w:ascii="Arial" w:hAnsi="Arial" w:cs="Arial"/>
            <w:spacing w:val="-16"/>
            <w:rPrChange w:id="90" w:author="JAVIERA PAZ LEFORT IBANEZ" w:date="2025-09-22T16:45:00Z" w16du:dateUtc="2025-09-22T19:45:00Z">
              <w:rPr>
                <w:spacing w:val="-16"/>
              </w:rPr>
            </w:rPrChange>
          </w:rPr>
          <w:t xml:space="preserve"> </w:t>
        </w:r>
        <w:r w:rsidRPr="00563A0E">
          <w:rPr>
            <w:rFonts w:ascii="Arial" w:hAnsi="Arial" w:cs="Arial"/>
            <w:rPrChange w:id="91" w:author="JAVIERA PAZ LEFORT IBANEZ" w:date="2025-09-22T16:45:00Z" w16du:dateUtc="2025-09-22T19:45:00Z">
              <w:rPr/>
            </w:rPrChange>
          </w:rPr>
          <w:t>AL</w:t>
        </w:r>
        <w:r w:rsidRPr="00563A0E">
          <w:rPr>
            <w:rFonts w:ascii="Arial" w:hAnsi="Arial" w:cs="Arial"/>
            <w:spacing w:val="-17"/>
            <w:rPrChange w:id="92" w:author="JAVIERA PAZ LEFORT IBANEZ" w:date="2025-09-22T16:45:00Z" w16du:dateUtc="2025-09-22T19:45:00Z">
              <w:rPr>
                <w:spacing w:val="-17"/>
              </w:rPr>
            </w:rPrChange>
          </w:rPr>
          <w:t xml:space="preserve"> </w:t>
        </w:r>
        <w:r w:rsidRPr="00563A0E">
          <w:rPr>
            <w:rFonts w:ascii="Arial" w:hAnsi="Arial" w:cs="Arial"/>
            <w:rPrChange w:id="93" w:author="JAVIERA PAZ LEFORT IBANEZ" w:date="2025-09-22T16:45:00Z" w16du:dateUtc="2025-09-22T19:45:00Z">
              <w:rPr/>
            </w:rPrChange>
          </w:rPr>
          <w:t>TITULO</w:t>
        </w:r>
        <w:r w:rsidRPr="00563A0E">
          <w:rPr>
            <w:rFonts w:ascii="Arial" w:hAnsi="Arial" w:cs="Arial"/>
            <w:spacing w:val="-9"/>
            <w:rPrChange w:id="94" w:author="JAVIERA PAZ LEFORT IBANEZ" w:date="2025-09-22T16:45:00Z" w16du:dateUtc="2025-09-22T19:45:00Z">
              <w:rPr>
                <w:spacing w:val="-9"/>
              </w:rPr>
            </w:rPrChange>
          </w:rPr>
          <w:t xml:space="preserve"> </w:t>
        </w:r>
        <w:r w:rsidRPr="00563A0E">
          <w:rPr>
            <w:rFonts w:ascii="Arial" w:hAnsi="Arial" w:cs="Arial"/>
            <w:rPrChange w:id="95" w:author="JAVIERA PAZ LEFORT IBANEZ" w:date="2025-09-22T16:45:00Z" w16du:dateUtc="2025-09-22T19:45:00Z">
              <w:rPr/>
            </w:rPrChange>
          </w:rPr>
          <w:t>DE</w:t>
        </w:r>
        <w:r w:rsidRPr="00563A0E">
          <w:rPr>
            <w:rFonts w:ascii="Arial" w:hAnsi="Arial" w:cs="Arial"/>
            <w:spacing w:val="-9"/>
            <w:rPrChange w:id="96" w:author="JAVIERA PAZ LEFORT IBANEZ" w:date="2025-09-22T16:45:00Z" w16du:dateUtc="2025-09-22T19:45:00Z">
              <w:rPr>
                <w:spacing w:val="-9"/>
              </w:rPr>
            </w:rPrChange>
          </w:rPr>
          <w:t xml:space="preserve"> </w:t>
        </w:r>
      </w:ins>
    </w:p>
    <w:p w14:paraId="4350A3DA" w14:textId="77777777" w:rsidR="001107F5" w:rsidRPr="00563A0E" w:rsidRDefault="001107F5" w:rsidP="001107F5">
      <w:pPr>
        <w:pStyle w:val="Textoindependiente"/>
        <w:spacing w:line="360" w:lineRule="auto"/>
        <w:ind w:left="0" w:right="360"/>
        <w:jc w:val="center"/>
        <w:rPr>
          <w:ins w:id="97" w:author="JAVIERA PAZ LEFORT IBANEZ" w:date="2025-09-22T16:44:00Z" w16du:dateUtc="2025-09-22T19:44:00Z"/>
          <w:rFonts w:ascii="Arial" w:hAnsi="Arial" w:cs="Arial"/>
          <w:rPrChange w:id="98" w:author="JAVIERA PAZ LEFORT IBANEZ" w:date="2025-09-22T16:45:00Z" w16du:dateUtc="2025-09-22T19:45:00Z">
            <w:rPr>
              <w:ins w:id="99" w:author="JAVIERA PAZ LEFORT IBANEZ" w:date="2025-09-22T16:44:00Z" w16du:dateUtc="2025-09-22T19:44:00Z"/>
            </w:rPr>
          </w:rPrChange>
        </w:rPr>
      </w:pPr>
      <w:ins w:id="100" w:author="JAVIERA PAZ LEFORT IBANEZ" w:date="2025-09-22T16:44:00Z" w16du:dateUtc="2025-09-22T19:44:00Z">
        <w:r w:rsidRPr="00563A0E">
          <w:rPr>
            <w:rFonts w:ascii="Arial" w:hAnsi="Arial" w:cs="Arial"/>
            <w:rPrChange w:id="101" w:author="JAVIERA PAZ LEFORT IBANEZ" w:date="2025-09-22T16:45:00Z" w16du:dateUtc="2025-09-22T19:45:00Z">
              <w:rPr/>
            </w:rPrChange>
          </w:rPr>
          <w:t>INGENIERA</w:t>
        </w:r>
        <w:r w:rsidRPr="00563A0E">
          <w:rPr>
            <w:rFonts w:ascii="Arial" w:hAnsi="Arial" w:cs="Arial"/>
            <w:spacing w:val="-17"/>
            <w:rPrChange w:id="102" w:author="JAVIERA PAZ LEFORT IBANEZ" w:date="2025-09-22T16:45:00Z" w16du:dateUtc="2025-09-22T19:45:00Z">
              <w:rPr>
                <w:spacing w:val="-17"/>
              </w:rPr>
            </w:rPrChange>
          </w:rPr>
          <w:t xml:space="preserve"> </w:t>
        </w:r>
        <w:r w:rsidRPr="00563A0E">
          <w:rPr>
            <w:rFonts w:ascii="Arial" w:hAnsi="Arial" w:cs="Arial"/>
            <w:rPrChange w:id="103" w:author="JAVIERA PAZ LEFORT IBANEZ" w:date="2025-09-22T16:45:00Z" w16du:dateUtc="2025-09-22T19:45:00Z">
              <w:rPr/>
            </w:rPrChange>
          </w:rPr>
          <w:t>EN BIOTECNOLOGÍA</w:t>
        </w:r>
      </w:ins>
    </w:p>
    <w:p w14:paraId="07AAA99B" w14:textId="77777777" w:rsidR="001107F5" w:rsidRPr="00563A0E" w:rsidRDefault="001107F5" w:rsidP="001107F5">
      <w:pPr>
        <w:pStyle w:val="Textoindependiente"/>
        <w:ind w:left="0"/>
        <w:rPr>
          <w:ins w:id="104" w:author="JAVIERA PAZ LEFORT IBANEZ" w:date="2025-09-22T16:44:00Z" w16du:dateUtc="2025-09-22T19:44:00Z"/>
          <w:rFonts w:ascii="Arial" w:hAnsi="Arial" w:cs="Arial"/>
          <w:rPrChange w:id="105" w:author="JAVIERA PAZ LEFORT IBANEZ" w:date="2025-09-22T16:45:00Z" w16du:dateUtc="2025-09-22T19:45:00Z">
            <w:rPr>
              <w:ins w:id="106" w:author="JAVIERA PAZ LEFORT IBANEZ" w:date="2025-09-22T16:44:00Z" w16du:dateUtc="2025-09-22T19:44:00Z"/>
            </w:rPr>
          </w:rPrChange>
        </w:rPr>
      </w:pPr>
    </w:p>
    <w:p w14:paraId="393956C2" w14:textId="77777777" w:rsidR="001107F5" w:rsidRPr="00563A0E" w:rsidRDefault="001107F5" w:rsidP="001107F5">
      <w:pPr>
        <w:pStyle w:val="Textoindependiente"/>
        <w:spacing w:before="183"/>
        <w:ind w:left="0"/>
        <w:rPr>
          <w:ins w:id="107" w:author="JAVIERA PAZ LEFORT IBANEZ" w:date="2025-09-22T16:44:00Z" w16du:dateUtc="2025-09-22T19:44:00Z"/>
          <w:rFonts w:ascii="Arial" w:hAnsi="Arial" w:cs="Arial"/>
          <w:rPrChange w:id="108" w:author="JAVIERA PAZ LEFORT IBANEZ" w:date="2025-09-22T16:45:00Z" w16du:dateUtc="2025-09-22T19:45:00Z">
            <w:rPr>
              <w:ins w:id="109" w:author="JAVIERA PAZ LEFORT IBANEZ" w:date="2025-09-22T16:44:00Z" w16du:dateUtc="2025-09-22T19:44:00Z"/>
            </w:rPr>
          </w:rPrChange>
        </w:rPr>
      </w:pPr>
    </w:p>
    <w:p w14:paraId="67C213D6" w14:textId="77777777" w:rsidR="001107F5" w:rsidRPr="00563A0E" w:rsidRDefault="001107F5">
      <w:pPr>
        <w:pStyle w:val="Textoindependiente"/>
        <w:spacing w:line="499" w:lineRule="auto"/>
        <w:ind w:left="4678" w:right="618" w:firstLine="1985"/>
        <w:jc w:val="right"/>
        <w:rPr>
          <w:ins w:id="110" w:author="JAVIERA PAZ LEFORT IBANEZ" w:date="2025-09-22T16:44:00Z" w16du:dateUtc="2025-09-22T19:44:00Z"/>
          <w:rFonts w:ascii="Arial" w:hAnsi="Arial" w:cs="Arial"/>
          <w:rPrChange w:id="111" w:author="JAVIERA PAZ LEFORT IBANEZ" w:date="2025-09-22T16:45:00Z" w16du:dateUtc="2025-09-22T19:45:00Z">
            <w:rPr>
              <w:ins w:id="112" w:author="JAVIERA PAZ LEFORT IBANEZ" w:date="2025-09-22T16:44:00Z" w16du:dateUtc="2025-09-22T19:44:00Z"/>
            </w:rPr>
          </w:rPrChange>
        </w:rPr>
        <w:pPrChange w:id="113" w:author="JAVIERA PAZ LEFORT IBANEZ" w:date="2025-09-22T16:46:00Z" w16du:dateUtc="2025-09-22T19:46:00Z">
          <w:pPr>
            <w:pStyle w:val="Textoindependiente"/>
            <w:spacing w:line="499" w:lineRule="auto"/>
            <w:ind w:left="5276" w:right="618" w:firstLine="2921"/>
            <w:jc w:val="right"/>
          </w:pPr>
        </w:pPrChange>
      </w:pPr>
      <w:ins w:id="114" w:author="JAVIERA PAZ LEFORT IBANEZ" w:date="2025-09-22T16:44:00Z" w16du:dateUtc="2025-09-22T19:44:00Z">
        <w:r w:rsidRPr="00563A0E">
          <w:rPr>
            <w:rFonts w:ascii="Arial" w:hAnsi="Arial" w:cs="Arial"/>
            <w:spacing w:val="-2"/>
            <w:rPrChange w:id="115" w:author="JAVIERA PAZ LEFORT IBANEZ" w:date="2025-09-22T16:45:00Z" w16du:dateUtc="2025-09-22T19:45:00Z">
              <w:rPr>
                <w:spacing w:val="-2"/>
              </w:rPr>
            </w:rPrChange>
          </w:rPr>
          <w:t xml:space="preserve">AUTOR: </w:t>
        </w:r>
        <w:r w:rsidRPr="00563A0E">
          <w:rPr>
            <w:rFonts w:ascii="Arial" w:hAnsi="Arial" w:cs="Arial"/>
            <w:rPrChange w:id="116" w:author="JAVIERA PAZ LEFORT IBANEZ" w:date="2025-09-22T16:45:00Z" w16du:dateUtc="2025-09-22T19:45:00Z">
              <w:rPr/>
            </w:rPrChange>
          </w:rPr>
          <w:t>LEFORT IBÁÑEZ,</w:t>
        </w:r>
        <w:r w:rsidRPr="00563A0E">
          <w:rPr>
            <w:rFonts w:ascii="Arial" w:hAnsi="Arial" w:cs="Arial"/>
            <w:spacing w:val="-9"/>
            <w:rPrChange w:id="117" w:author="JAVIERA PAZ LEFORT IBANEZ" w:date="2025-09-22T16:45:00Z" w16du:dateUtc="2025-09-22T19:45:00Z">
              <w:rPr>
                <w:spacing w:val="-9"/>
              </w:rPr>
            </w:rPrChange>
          </w:rPr>
          <w:t xml:space="preserve"> </w:t>
        </w:r>
        <w:r w:rsidRPr="00563A0E">
          <w:rPr>
            <w:rFonts w:ascii="Arial" w:hAnsi="Arial" w:cs="Arial"/>
            <w:rPrChange w:id="118" w:author="JAVIERA PAZ LEFORT IBANEZ" w:date="2025-09-22T16:45:00Z" w16du:dateUtc="2025-09-22T19:45:00Z">
              <w:rPr/>
            </w:rPrChange>
          </w:rPr>
          <w:t>JAVIERA PAZ</w:t>
        </w:r>
      </w:ins>
    </w:p>
    <w:p w14:paraId="1B7FDDE6" w14:textId="77777777" w:rsidR="001107F5" w:rsidRPr="00563A0E" w:rsidRDefault="001107F5" w:rsidP="001107F5">
      <w:pPr>
        <w:pStyle w:val="Textoindependiente"/>
        <w:ind w:left="0"/>
        <w:rPr>
          <w:ins w:id="119" w:author="JAVIERA PAZ LEFORT IBANEZ" w:date="2025-09-22T16:44:00Z" w16du:dateUtc="2025-09-22T19:44:00Z"/>
          <w:rFonts w:ascii="Arial" w:hAnsi="Arial" w:cs="Arial"/>
          <w:rPrChange w:id="120" w:author="JAVIERA PAZ LEFORT IBANEZ" w:date="2025-09-22T16:45:00Z" w16du:dateUtc="2025-09-22T19:45:00Z">
            <w:rPr>
              <w:ins w:id="121" w:author="JAVIERA PAZ LEFORT IBANEZ" w:date="2025-09-22T16:44:00Z" w16du:dateUtc="2025-09-22T19:44:00Z"/>
            </w:rPr>
          </w:rPrChange>
        </w:rPr>
      </w:pPr>
    </w:p>
    <w:p w14:paraId="13707C47" w14:textId="77777777" w:rsidR="001107F5" w:rsidRPr="00563A0E" w:rsidRDefault="001107F5" w:rsidP="001107F5">
      <w:pPr>
        <w:pStyle w:val="Textoindependiente"/>
        <w:spacing w:before="21"/>
        <w:ind w:left="0"/>
        <w:rPr>
          <w:ins w:id="122" w:author="JAVIERA PAZ LEFORT IBANEZ" w:date="2025-09-22T16:44:00Z" w16du:dateUtc="2025-09-22T19:44:00Z"/>
          <w:rFonts w:ascii="Arial" w:hAnsi="Arial" w:cs="Arial"/>
          <w:rPrChange w:id="123" w:author="JAVIERA PAZ LEFORT IBANEZ" w:date="2025-09-22T16:45:00Z" w16du:dateUtc="2025-09-22T19:45:00Z">
            <w:rPr>
              <w:ins w:id="124" w:author="JAVIERA PAZ LEFORT IBANEZ" w:date="2025-09-22T16:44:00Z" w16du:dateUtc="2025-09-22T19:44:00Z"/>
            </w:rPr>
          </w:rPrChange>
        </w:rPr>
      </w:pPr>
    </w:p>
    <w:p w14:paraId="5D5C5A5A" w14:textId="77777777" w:rsidR="001107F5" w:rsidRPr="00563A0E" w:rsidRDefault="001107F5">
      <w:pPr>
        <w:pStyle w:val="Textoindependiente"/>
        <w:spacing w:line="499" w:lineRule="auto"/>
        <w:ind w:left="4479" w:right="616" w:firstLine="1475"/>
        <w:jc w:val="right"/>
        <w:rPr>
          <w:ins w:id="125" w:author="JAVIERA PAZ LEFORT IBANEZ" w:date="2025-09-22T16:44:00Z" w16du:dateUtc="2025-09-22T19:44:00Z"/>
          <w:rFonts w:ascii="Arial" w:hAnsi="Arial" w:cs="Arial"/>
          <w:rPrChange w:id="126" w:author="JAVIERA PAZ LEFORT IBANEZ" w:date="2025-09-22T16:45:00Z" w16du:dateUtc="2025-09-22T19:45:00Z">
            <w:rPr>
              <w:ins w:id="127" w:author="JAVIERA PAZ LEFORT IBANEZ" w:date="2025-09-22T16:44:00Z" w16du:dateUtc="2025-09-22T19:44:00Z"/>
            </w:rPr>
          </w:rPrChange>
        </w:rPr>
        <w:pPrChange w:id="128" w:author="JAVIERA PAZ LEFORT IBANEZ" w:date="2025-09-22T16:46:00Z" w16du:dateUtc="2025-09-22T19:46:00Z">
          <w:pPr>
            <w:pStyle w:val="Textoindependiente"/>
            <w:spacing w:line="499" w:lineRule="auto"/>
            <w:ind w:left="4479" w:right="616" w:firstLine="2232"/>
            <w:jc w:val="right"/>
          </w:pPr>
        </w:pPrChange>
      </w:pPr>
      <w:ins w:id="129" w:author="JAVIERA PAZ LEFORT IBANEZ" w:date="2025-09-22T16:44:00Z" w16du:dateUtc="2025-09-22T19:44:00Z">
        <w:r w:rsidRPr="00563A0E">
          <w:rPr>
            <w:rFonts w:ascii="Arial" w:hAnsi="Arial" w:cs="Arial"/>
            <w:rPrChange w:id="130" w:author="JAVIERA PAZ LEFORT IBANEZ" w:date="2025-09-22T16:45:00Z" w16du:dateUtc="2025-09-22T19:45:00Z">
              <w:rPr/>
            </w:rPrChange>
          </w:rPr>
          <w:t>PROFESOR</w:t>
        </w:r>
        <w:r w:rsidRPr="00563A0E">
          <w:rPr>
            <w:rFonts w:ascii="Arial" w:hAnsi="Arial" w:cs="Arial"/>
            <w:spacing w:val="-17"/>
            <w:rPrChange w:id="131" w:author="JAVIERA PAZ LEFORT IBANEZ" w:date="2025-09-22T16:45:00Z" w16du:dateUtc="2025-09-22T19:45:00Z">
              <w:rPr>
                <w:spacing w:val="-17"/>
              </w:rPr>
            </w:rPrChange>
          </w:rPr>
          <w:t xml:space="preserve"> </w:t>
        </w:r>
        <w:r w:rsidRPr="00563A0E">
          <w:rPr>
            <w:rFonts w:ascii="Arial" w:hAnsi="Arial" w:cs="Arial"/>
            <w:rPrChange w:id="132" w:author="JAVIERA PAZ LEFORT IBANEZ" w:date="2025-09-22T16:45:00Z" w16du:dateUtc="2025-09-22T19:45:00Z">
              <w:rPr/>
            </w:rPrChange>
          </w:rPr>
          <w:t>GUÍA: DR.</w:t>
        </w:r>
        <w:r w:rsidRPr="00563A0E">
          <w:rPr>
            <w:rFonts w:ascii="Arial" w:hAnsi="Arial" w:cs="Arial"/>
            <w:spacing w:val="-19"/>
            <w:rPrChange w:id="133" w:author="JAVIERA PAZ LEFORT IBANEZ" w:date="2025-09-22T16:45:00Z" w16du:dateUtc="2025-09-22T19:45:00Z">
              <w:rPr>
                <w:spacing w:val="-19"/>
              </w:rPr>
            </w:rPrChange>
          </w:rPr>
          <w:t xml:space="preserve"> </w:t>
        </w:r>
        <w:r w:rsidRPr="00563A0E">
          <w:rPr>
            <w:rFonts w:ascii="Arial" w:hAnsi="Arial" w:cs="Arial"/>
            <w:rPrChange w:id="134" w:author="JAVIERA PAZ LEFORT IBANEZ" w:date="2025-09-22T16:45:00Z" w16du:dateUtc="2025-09-22T19:45:00Z">
              <w:rPr/>
            </w:rPrChange>
          </w:rPr>
          <w:t>WLADIMIR SILVA-VERA</w:t>
        </w:r>
      </w:ins>
    </w:p>
    <w:p w14:paraId="3B030F21" w14:textId="77777777" w:rsidR="001107F5" w:rsidRPr="00563A0E" w:rsidRDefault="001107F5" w:rsidP="001107F5">
      <w:pPr>
        <w:pStyle w:val="Textoindependiente"/>
        <w:ind w:left="0"/>
        <w:rPr>
          <w:ins w:id="135" w:author="JAVIERA PAZ LEFORT IBANEZ" w:date="2025-09-22T16:44:00Z" w16du:dateUtc="2025-09-22T19:44:00Z"/>
          <w:rFonts w:ascii="Arial" w:hAnsi="Arial" w:cs="Arial"/>
          <w:rPrChange w:id="136" w:author="JAVIERA PAZ LEFORT IBANEZ" w:date="2025-09-22T16:45:00Z" w16du:dateUtc="2025-09-22T19:45:00Z">
            <w:rPr>
              <w:ins w:id="137" w:author="JAVIERA PAZ LEFORT IBANEZ" w:date="2025-09-22T16:44:00Z" w16du:dateUtc="2025-09-22T19:44:00Z"/>
            </w:rPr>
          </w:rPrChange>
        </w:rPr>
      </w:pPr>
    </w:p>
    <w:p w14:paraId="7F68360F" w14:textId="77777777" w:rsidR="001107F5" w:rsidRPr="00563A0E" w:rsidRDefault="001107F5" w:rsidP="001107F5">
      <w:pPr>
        <w:pStyle w:val="Textoindependiente"/>
        <w:ind w:left="0"/>
        <w:rPr>
          <w:ins w:id="138" w:author="JAVIERA PAZ LEFORT IBANEZ" w:date="2025-09-22T16:44:00Z" w16du:dateUtc="2025-09-22T19:44:00Z"/>
          <w:rFonts w:ascii="Arial" w:hAnsi="Arial" w:cs="Arial"/>
          <w:rPrChange w:id="139" w:author="JAVIERA PAZ LEFORT IBANEZ" w:date="2025-09-22T16:45:00Z" w16du:dateUtc="2025-09-22T19:45:00Z">
            <w:rPr>
              <w:ins w:id="140" w:author="JAVIERA PAZ LEFORT IBANEZ" w:date="2025-09-22T16:44:00Z" w16du:dateUtc="2025-09-22T19:44:00Z"/>
            </w:rPr>
          </w:rPrChange>
        </w:rPr>
      </w:pPr>
    </w:p>
    <w:p w14:paraId="5BEECBD1" w14:textId="77777777" w:rsidR="001107F5" w:rsidRPr="00563A0E" w:rsidRDefault="001107F5" w:rsidP="001107F5">
      <w:pPr>
        <w:pStyle w:val="Textoindependiente"/>
        <w:ind w:left="0"/>
        <w:rPr>
          <w:ins w:id="141" w:author="JAVIERA PAZ LEFORT IBANEZ" w:date="2025-09-22T16:44:00Z" w16du:dateUtc="2025-09-22T19:44:00Z"/>
          <w:rFonts w:ascii="Arial" w:hAnsi="Arial" w:cs="Arial"/>
          <w:rPrChange w:id="142" w:author="JAVIERA PAZ LEFORT IBANEZ" w:date="2025-09-22T16:45:00Z" w16du:dateUtc="2025-09-22T19:45:00Z">
            <w:rPr>
              <w:ins w:id="143" w:author="JAVIERA PAZ LEFORT IBANEZ" w:date="2025-09-22T16:44:00Z" w16du:dateUtc="2025-09-22T19:44:00Z"/>
            </w:rPr>
          </w:rPrChange>
        </w:rPr>
      </w:pPr>
    </w:p>
    <w:p w14:paraId="730E0031" w14:textId="77777777" w:rsidR="001107F5" w:rsidRPr="00563A0E" w:rsidRDefault="001107F5" w:rsidP="001107F5">
      <w:pPr>
        <w:pStyle w:val="Textoindependiente"/>
        <w:spacing w:before="45"/>
        <w:ind w:left="0"/>
        <w:rPr>
          <w:ins w:id="144" w:author="JAVIERA PAZ LEFORT IBANEZ" w:date="2025-09-22T16:44:00Z" w16du:dateUtc="2025-09-22T19:44:00Z"/>
          <w:rFonts w:ascii="Arial" w:hAnsi="Arial" w:cs="Arial"/>
          <w:rPrChange w:id="145" w:author="JAVIERA PAZ LEFORT IBANEZ" w:date="2025-09-22T16:45:00Z" w16du:dateUtc="2025-09-22T19:45:00Z">
            <w:rPr>
              <w:ins w:id="146" w:author="JAVIERA PAZ LEFORT IBANEZ" w:date="2025-09-22T16:44:00Z" w16du:dateUtc="2025-09-22T19:44:00Z"/>
            </w:rPr>
          </w:rPrChange>
        </w:rPr>
      </w:pPr>
    </w:p>
    <w:p w14:paraId="7B2A4DE2" w14:textId="77777777" w:rsidR="001107F5" w:rsidRPr="00563A0E" w:rsidRDefault="001107F5">
      <w:pPr>
        <w:pStyle w:val="Textoindependiente"/>
        <w:spacing w:line="499" w:lineRule="auto"/>
        <w:ind w:left="3261" w:right="3451"/>
        <w:jc w:val="center"/>
        <w:rPr>
          <w:ins w:id="147" w:author="JAVIERA PAZ LEFORT IBANEZ" w:date="2025-09-22T16:44:00Z" w16du:dateUtc="2025-09-22T19:44:00Z"/>
          <w:rFonts w:ascii="Arial" w:hAnsi="Arial" w:cs="Arial"/>
          <w:rPrChange w:id="148" w:author="JAVIERA PAZ LEFORT IBANEZ" w:date="2025-09-22T16:45:00Z" w16du:dateUtc="2025-09-22T19:45:00Z">
            <w:rPr>
              <w:ins w:id="149" w:author="JAVIERA PAZ LEFORT IBANEZ" w:date="2025-09-22T16:44:00Z" w16du:dateUtc="2025-09-22T19:44:00Z"/>
            </w:rPr>
          </w:rPrChange>
        </w:rPr>
        <w:pPrChange w:id="150" w:author="JAVIERA PAZ LEFORT IBANEZ" w:date="2025-09-22T16:46:00Z" w16du:dateUtc="2025-09-22T19:46:00Z">
          <w:pPr>
            <w:pStyle w:val="Textoindependiente"/>
            <w:spacing w:line="499" w:lineRule="auto"/>
            <w:ind w:left="3443" w:right="3800"/>
            <w:jc w:val="center"/>
          </w:pPr>
        </w:pPrChange>
      </w:pPr>
      <w:ins w:id="151" w:author="JAVIERA PAZ LEFORT IBANEZ" w:date="2025-09-22T16:44:00Z" w16du:dateUtc="2025-09-22T19:44:00Z">
        <w:r w:rsidRPr="00563A0E">
          <w:rPr>
            <w:rFonts w:ascii="Arial" w:hAnsi="Arial" w:cs="Arial"/>
            <w:spacing w:val="-2"/>
            <w:rPrChange w:id="152" w:author="JAVIERA PAZ LEFORT IBANEZ" w:date="2025-09-22T16:45:00Z" w16du:dateUtc="2025-09-22T19:45:00Z">
              <w:rPr>
                <w:spacing w:val="-2"/>
              </w:rPr>
            </w:rPrChange>
          </w:rPr>
          <w:t xml:space="preserve">SANTIAGO-CHILE </w:t>
        </w:r>
        <w:r w:rsidRPr="00563A0E">
          <w:rPr>
            <w:rFonts w:ascii="Arial" w:hAnsi="Arial" w:cs="Arial"/>
            <w:spacing w:val="-4"/>
            <w:rPrChange w:id="153" w:author="JAVIERA PAZ LEFORT IBANEZ" w:date="2025-09-22T16:45:00Z" w16du:dateUtc="2025-09-22T19:45:00Z">
              <w:rPr>
                <w:spacing w:val="-4"/>
              </w:rPr>
            </w:rPrChange>
          </w:rPr>
          <w:t>2025</w:t>
        </w:r>
      </w:ins>
    </w:p>
    <w:p w14:paraId="4FAFC3C9" w14:textId="4AACC661" w:rsidR="00FE41A9" w:rsidRDefault="00FE41A9">
      <w:pPr>
        <w:rPr>
          <w:ins w:id="154" w:author="JAVIERA PAZ LEFORT IBANEZ" w:date="2025-09-22T16:47:00Z" w16du:dateUtc="2025-09-22T19:47:00Z"/>
          <w:rFonts w:ascii="Arial" w:hAnsi="Arial" w:cs="Arial"/>
        </w:rPr>
      </w:pPr>
      <w:ins w:id="155" w:author="JAVIERA PAZ LEFORT IBANEZ" w:date="2025-09-22T16:47:00Z" w16du:dateUtc="2025-09-22T19:47:00Z">
        <w:r>
          <w:rPr>
            <w:rFonts w:ascii="Arial" w:hAnsi="Arial" w:cs="Arial"/>
          </w:rPr>
          <w:br w:type="page"/>
        </w:r>
      </w:ins>
    </w:p>
    <w:p w14:paraId="336C9A6C" w14:textId="77777777" w:rsidR="00FE41A9" w:rsidRPr="00874E1A" w:rsidRDefault="00FE41A9">
      <w:pPr>
        <w:pStyle w:val="Textoindependiente"/>
        <w:jc w:val="center"/>
        <w:rPr>
          <w:ins w:id="156" w:author="JAVIERA PAZ LEFORT IBANEZ" w:date="2025-09-22T16:47:00Z" w16du:dateUtc="2025-09-22T19:47:00Z"/>
          <w:b/>
          <w:bCs/>
          <w:rPrChange w:id="157" w:author="JAVIERA PAZ LEFORT IBANEZ" w:date="2025-09-22T16:53:00Z" w16du:dateUtc="2025-09-22T19:53:00Z">
            <w:rPr>
              <w:ins w:id="158" w:author="JAVIERA PAZ LEFORT IBANEZ" w:date="2025-09-22T16:47:00Z" w16du:dateUtc="2025-09-22T19:47:00Z"/>
            </w:rPr>
          </w:rPrChange>
        </w:rPr>
        <w:pPrChange w:id="159" w:author="JAVIERA PAZ LEFORT IBANEZ" w:date="2025-09-22T16:53:00Z" w16du:dateUtc="2025-09-22T19:53:00Z">
          <w:pPr>
            <w:widowControl w:val="0"/>
            <w:autoSpaceDE w:val="0"/>
            <w:autoSpaceDN w:val="0"/>
            <w:spacing w:before="77" w:after="0" w:line="240" w:lineRule="auto"/>
            <w:ind w:left="2" w:right="360"/>
            <w:jc w:val="center"/>
            <w:outlineLvl w:val="0"/>
          </w:pPr>
        </w:pPrChange>
      </w:pPr>
      <w:ins w:id="160" w:author="JAVIERA PAZ LEFORT IBANEZ" w:date="2025-09-22T16:47:00Z" w16du:dateUtc="2025-09-22T19:47:00Z">
        <w:r w:rsidRPr="00874E1A">
          <w:rPr>
            <w:b/>
            <w:bCs/>
            <w:rPrChange w:id="161" w:author="JAVIERA PAZ LEFORT IBANEZ" w:date="2025-09-22T16:53:00Z" w16du:dateUtc="2025-09-22T19:53:00Z">
              <w:rPr/>
            </w:rPrChange>
          </w:rPr>
          <w:lastRenderedPageBreak/>
          <w:t>Autorización</w:t>
        </w:r>
        <w:r w:rsidRPr="00874E1A">
          <w:rPr>
            <w:b/>
            <w:bCs/>
            <w:spacing w:val="-5"/>
            <w:rPrChange w:id="162" w:author="JAVIERA PAZ LEFORT IBANEZ" w:date="2025-09-22T16:53:00Z" w16du:dateUtc="2025-09-22T19:53:00Z">
              <w:rPr>
                <w:spacing w:val="-5"/>
              </w:rPr>
            </w:rPrChange>
          </w:rPr>
          <w:t xml:space="preserve"> </w:t>
        </w:r>
        <w:r w:rsidRPr="00874E1A">
          <w:rPr>
            <w:b/>
            <w:bCs/>
            <w:rPrChange w:id="163" w:author="JAVIERA PAZ LEFORT IBANEZ" w:date="2025-09-22T16:53:00Z" w16du:dateUtc="2025-09-22T19:53:00Z">
              <w:rPr/>
            </w:rPrChange>
          </w:rPr>
          <w:t>para</w:t>
        </w:r>
        <w:r w:rsidRPr="00874E1A">
          <w:rPr>
            <w:b/>
            <w:bCs/>
            <w:spacing w:val="-7"/>
            <w:rPrChange w:id="164" w:author="JAVIERA PAZ LEFORT IBANEZ" w:date="2025-09-22T16:53:00Z" w16du:dateUtc="2025-09-22T19:53:00Z">
              <w:rPr>
                <w:spacing w:val="-7"/>
              </w:rPr>
            </w:rPrChange>
          </w:rPr>
          <w:t xml:space="preserve"> </w:t>
        </w:r>
        <w:r w:rsidRPr="00874E1A">
          <w:rPr>
            <w:b/>
            <w:bCs/>
            <w:rPrChange w:id="165" w:author="JAVIERA PAZ LEFORT IBANEZ" w:date="2025-09-22T16:53:00Z" w16du:dateUtc="2025-09-22T19:53:00Z">
              <w:rPr/>
            </w:rPrChange>
          </w:rPr>
          <w:t>la</w:t>
        </w:r>
        <w:r w:rsidRPr="00874E1A">
          <w:rPr>
            <w:b/>
            <w:bCs/>
            <w:spacing w:val="-7"/>
            <w:rPrChange w:id="166" w:author="JAVIERA PAZ LEFORT IBANEZ" w:date="2025-09-22T16:53:00Z" w16du:dateUtc="2025-09-22T19:53:00Z">
              <w:rPr>
                <w:spacing w:val="-7"/>
              </w:rPr>
            </w:rPrChange>
          </w:rPr>
          <w:t xml:space="preserve"> </w:t>
        </w:r>
        <w:r w:rsidRPr="00874E1A">
          <w:rPr>
            <w:b/>
            <w:bCs/>
            <w:rPrChange w:id="167" w:author="JAVIERA PAZ LEFORT IBANEZ" w:date="2025-09-22T16:53:00Z" w16du:dateUtc="2025-09-22T19:53:00Z">
              <w:rPr/>
            </w:rPrChange>
          </w:rPr>
          <w:t>Reproducción</w:t>
        </w:r>
        <w:r w:rsidRPr="00874E1A">
          <w:rPr>
            <w:b/>
            <w:bCs/>
            <w:spacing w:val="-4"/>
            <w:rPrChange w:id="168" w:author="JAVIERA PAZ LEFORT IBANEZ" w:date="2025-09-22T16:53:00Z" w16du:dateUtc="2025-09-22T19:53:00Z">
              <w:rPr>
                <w:spacing w:val="-4"/>
              </w:rPr>
            </w:rPrChange>
          </w:rPr>
          <w:t xml:space="preserve"> </w:t>
        </w:r>
        <w:r w:rsidRPr="00874E1A">
          <w:rPr>
            <w:b/>
            <w:bCs/>
            <w:rPrChange w:id="169" w:author="JAVIERA PAZ LEFORT IBANEZ" w:date="2025-09-22T16:53:00Z" w16du:dateUtc="2025-09-22T19:53:00Z">
              <w:rPr/>
            </w:rPrChange>
          </w:rPr>
          <w:t>del</w:t>
        </w:r>
        <w:r w:rsidRPr="00874E1A">
          <w:rPr>
            <w:b/>
            <w:bCs/>
            <w:spacing w:val="-7"/>
            <w:rPrChange w:id="170" w:author="JAVIERA PAZ LEFORT IBANEZ" w:date="2025-09-22T16:53:00Z" w16du:dateUtc="2025-09-22T19:53:00Z">
              <w:rPr>
                <w:spacing w:val="-7"/>
              </w:rPr>
            </w:rPrChange>
          </w:rPr>
          <w:t xml:space="preserve"> </w:t>
        </w:r>
        <w:r w:rsidRPr="00874E1A">
          <w:rPr>
            <w:b/>
            <w:bCs/>
            <w:rPrChange w:id="171" w:author="JAVIERA PAZ LEFORT IBANEZ" w:date="2025-09-22T16:53:00Z" w16du:dateUtc="2025-09-22T19:53:00Z">
              <w:rPr/>
            </w:rPrChange>
          </w:rPr>
          <w:t>Trabajo</w:t>
        </w:r>
        <w:r w:rsidRPr="00874E1A">
          <w:rPr>
            <w:b/>
            <w:bCs/>
            <w:spacing w:val="-5"/>
            <w:rPrChange w:id="172" w:author="JAVIERA PAZ LEFORT IBANEZ" w:date="2025-09-22T16:53:00Z" w16du:dateUtc="2025-09-22T19:53:00Z">
              <w:rPr>
                <w:spacing w:val="-5"/>
              </w:rPr>
            </w:rPrChange>
          </w:rPr>
          <w:t xml:space="preserve"> </w:t>
        </w:r>
        <w:r w:rsidRPr="00874E1A">
          <w:rPr>
            <w:b/>
            <w:bCs/>
            <w:rPrChange w:id="173" w:author="JAVIERA PAZ LEFORT IBANEZ" w:date="2025-09-22T16:53:00Z" w16du:dateUtc="2025-09-22T19:53:00Z">
              <w:rPr/>
            </w:rPrChange>
          </w:rPr>
          <w:t>de</w:t>
        </w:r>
        <w:r w:rsidRPr="00874E1A">
          <w:rPr>
            <w:b/>
            <w:bCs/>
            <w:spacing w:val="-3"/>
            <w:rPrChange w:id="174" w:author="JAVIERA PAZ LEFORT IBANEZ" w:date="2025-09-22T16:53:00Z" w16du:dateUtc="2025-09-22T19:53:00Z">
              <w:rPr>
                <w:spacing w:val="-3"/>
              </w:rPr>
            </w:rPrChange>
          </w:rPr>
          <w:t xml:space="preserve"> </w:t>
        </w:r>
        <w:r w:rsidRPr="00874E1A">
          <w:rPr>
            <w:b/>
            <w:bCs/>
            <w:spacing w:val="-2"/>
            <w:rPrChange w:id="175" w:author="JAVIERA PAZ LEFORT IBANEZ" w:date="2025-09-22T16:53:00Z" w16du:dateUtc="2025-09-22T19:53:00Z">
              <w:rPr>
                <w:spacing w:val="-2"/>
              </w:rPr>
            </w:rPrChange>
          </w:rPr>
          <w:t>Titulación</w:t>
        </w:r>
      </w:ins>
    </w:p>
    <w:p w14:paraId="686CF766" w14:textId="77777777" w:rsidR="00FE41A9" w:rsidRPr="00FE41A9" w:rsidRDefault="00FE41A9" w:rsidP="00FE41A9">
      <w:pPr>
        <w:widowControl w:val="0"/>
        <w:autoSpaceDE w:val="0"/>
        <w:autoSpaceDN w:val="0"/>
        <w:spacing w:before="23" w:after="0" w:line="240" w:lineRule="auto"/>
        <w:rPr>
          <w:ins w:id="176" w:author="JAVIERA PAZ LEFORT IBANEZ" w:date="2025-09-22T16:47:00Z" w16du:dateUtc="2025-09-22T19:47:00Z"/>
          <w:rFonts w:ascii="Arial" w:eastAsia="Arial MT" w:hAnsi="Arial MT" w:cs="Arial MT"/>
          <w:b/>
          <w:kern w:val="0"/>
          <w:lang w:val="es-ES"/>
          <w14:ligatures w14:val="none"/>
        </w:rPr>
      </w:pPr>
    </w:p>
    <w:p w14:paraId="375BFFE9" w14:textId="77777777" w:rsidR="00FE41A9" w:rsidRPr="00FE41A9" w:rsidRDefault="00FE41A9" w:rsidP="00FE41A9">
      <w:pPr>
        <w:widowControl w:val="0"/>
        <w:numPr>
          <w:ilvl w:val="0"/>
          <w:numId w:val="81"/>
        </w:numPr>
        <w:tabs>
          <w:tab w:val="left" w:pos="621"/>
        </w:tabs>
        <w:autoSpaceDE w:val="0"/>
        <w:autoSpaceDN w:val="0"/>
        <w:spacing w:before="1" w:after="0" w:line="240" w:lineRule="auto"/>
        <w:ind w:left="621" w:hanging="359"/>
        <w:jc w:val="both"/>
        <w:rPr>
          <w:ins w:id="177" w:author="JAVIERA PAZ LEFORT IBANEZ" w:date="2025-09-22T16:47:00Z" w16du:dateUtc="2025-09-22T19:47:00Z"/>
          <w:rFonts w:ascii="Arial MT" w:eastAsia="Arial MT" w:hAnsi="Arial MT" w:cs="Arial MT"/>
          <w:kern w:val="0"/>
          <w:szCs w:val="22"/>
          <w:lang w:val="es-ES"/>
          <w14:ligatures w14:val="none"/>
        </w:rPr>
      </w:pPr>
      <w:ins w:id="178" w:author="JAVIERA PAZ LEFORT IBANEZ" w:date="2025-09-22T16:47:00Z" w16du:dateUtc="2025-09-22T19:47:00Z">
        <w:r w:rsidRPr="00FE41A9">
          <w:rPr>
            <w:rFonts w:ascii="Arial MT" w:eastAsia="Arial MT" w:hAnsi="Arial MT" w:cs="Arial MT"/>
            <w:kern w:val="0"/>
            <w:szCs w:val="22"/>
            <w:lang w:val="es-ES"/>
            <w14:ligatures w14:val="none"/>
          </w:rPr>
          <w:t>Identificación</w:t>
        </w:r>
        <w:r w:rsidRPr="00FE41A9">
          <w:rPr>
            <w:rFonts w:ascii="Arial MT" w:eastAsia="Arial MT" w:hAnsi="Arial MT" w:cs="Arial MT"/>
            <w:spacing w:val="-7"/>
            <w:kern w:val="0"/>
            <w:szCs w:val="22"/>
            <w:lang w:val="es-ES"/>
            <w14:ligatures w14:val="none"/>
          </w:rPr>
          <w:t xml:space="preserve"> </w:t>
        </w:r>
        <w:r w:rsidRPr="00FE41A9">
          <w:rPr>
            <w:rFonts w:ascii="Arial MT" w:eastAsia="Arial MT" w:hAnsi="Arial MT" w:cs="Arial MT"/>
            <w:kern w:val="0"/>
            <w:szCs w:val="22"/>
            <w:lang w:val="es-ES"/>
            <w14:ligatures w14:val="none"/>
          </w:rPr>
          <w:t>del</w:t>
        </w:r>
        <w:r w:rsidRPr="00FE41A9">
          <w:rPr>
            <w:rFonts w:ascii="Arial MT" w:eastAsia="Arial MT" w:hAnsi="Arial MT" w:cs="Arial MT"/>
            <w:spacing w:val="-4"/>
            <w:kern w:val="0"/>
            <w:szCs w:val="22"/>
            <w:lang w:val="es-ES"/>
            <w14:ligatures w14:val="none"/>
          </w:rPr>
          <w:t xml:space="preserve"> </w:t>
        </w:r>
        <w:r w:rsidRPr="00FE41A9">
          <w:rPr>
            <w:rFonts w:ascii="Arial MT" w:eastAsia="Arial MT" w:hAnsi="Arial MT" w:cs="Arial MT"/>
            <w:kern w:val="0"/>
            <w:szCs w:val="22"/>
            <w:lang w:val="es-ES"/>
            <w14:ligatures w14:val="none"/>
          </w:rPr>
          <w:t>trabajo</w:t>
        </w:r>
        <w:r w:rsidRPr="00FE41A9">
          <w:rPr>
            <w:rFonts w:ascii="Arial MT" w:eastAsia="Arial MT" w:hAnsi="Arial MT" w:cs="Arial MT"/>
            <w:spacing w:val="-4"/>
            <w:kern w:val="0"/>
            <w:szCs w:val="22"/>
            <w:lang w:val="es-ES"/>
            <w14:ligatures w14:val="none"/>
          </w:rPr>
          <w:t xml:space="preserve"> </w:t>
        </w:r>
        <w:r w:rsidRPr="00FE41A9">
          <w:rPr>
            <w:rFonts w:ascii="Arial MT" w:eastAsia="Arial MT" w:hAnsi="Arial MT" w:cs="Arial MT"/>
            <w:kern w:val="0"/>
            <w:szCs w:val="22"/>
            <w:lang w:val="es-ES"/>
            <w14:ligatures w14:val="none"/>
          </w:rPr>
          <w:t>de</w:t>
        </w:r>
        <w:r w:rsidRPr="00FE41A9">
          <w:rPr>
            <w:rFonts w:ascii="Arial MT" w:eastAsia="Arial MT" w:hAnsi="Arial MT" w:cs="Arial MT"/>
            <w:spacing w:val="-1"/>
            <w:kern w:val="0"/>
            <w:szCs w:val="22"/>
            <w:lang w:val="es-ES"/>
            <w14:ligatures w14:val="none"/>
          </w:rPr>
          <w:t xml:space="preserve"> </w:t>
        </w:r>
        <w:r w:rsidRPr="00FE41A9">
          <w:rPr>
            <w:rFonts w:ascii="Arial MT" w:eastAsia="Arial MT" w:hAnsi="Arial MT" w:cs="Arial MT"/>
            <w:spacing w:val="-2"/>
            <w:kern w:val="0"/>
            <w:szCs w:val="22"/>
            <w:lang w:val="es-ES"/>
            <w14:ligatures w14:val="none"/>
          </w:rPr>
          <w:t>titulación</w:t>
        </w:r>
      </w:ins>
    </w:p>
    <w:p w14:paraId="5F757126" w14:textId="77777777" w:rsidR="00FE41A9" w:rsidRPr="00FE41A9" w:rsidRDefault="00FE41A9" w:rsidP="00FE41A9">
      <w:pPr>
        <w:widowControl w:val="0"/>
        <w:autoSpaceDE w:val="0"/>
        <w:autoSpaceDN w:val="0"/>
        <w:spacing w:before="21" w:after="0" w:line="240" w:lineRule="auto"/>
        <w:rPr>
          <w:ins w:id="179" w:author="JAVIERA PAZ LEFORT IBANEZ" w:date="2025-09-22T16:47:00Z" w16du:dateUtc="2025-09-22T19:47:00Z"/>
          <w:rFonts w:ascii="Arial MT" w:eastAsia="Arial MT" w:hAnsi="Arial MT" w:cs="Arial MT"/>
          <w:kern w:val="0"/>
          <w:lang w:val="es-ES"/>
          <w14:ligatures w14:val="none"/>
        </w:rPr>
      </w:pPr>
    </w:p>
    <w:p w14:paraId="3782A109" w14:textId="77777777" w:rsidR="00FE41A9" w:rsidRPr="00FE41A9" w:rsidRDefault="00FE41A9" w:rsidP="00FE41A9">
      <w:pPr>
        <w:widowControl w:val="0"/>
        <w:tabs>
          <w:tab w:val="left" w:pos="3341"/>
        </w:tabs>
        <w:autoSpaceDE w:val="0"/>
        <w:autoSpaceDN w:val="0"/>
        <w:spacing w:after="0" w:line="367" w:lineRule="auto"/>
        <w:ind w:left="370" w:right="3349"/>
        <w:rPr>
          <w:ins w:id="180" w:author="JAVIERA PAZ LEFORT IBANEZ" w:date="2025-09-22T16:47:00Z" w16du:dateUtc="2025-09-22T19:47:00Z"/>
          <w:rFonts w:ascii="Arial MT" w:eastAsia="Arial MT" w:hAnsi="Arial MT" w:cs="Arial MT"/>
          <w:kern w:val="0"/>
          <w:lang w:val="es-ES"/>
          <w14:ligatures w14:val="none"/>
        </w:rPr>
      </w:pPr>
      <w:ins w:id="181" w:author="JAVIERA PAZ LEFORT IBANEZ" w:date="2025-09-22T16:47:00Z" w16du:dateUtc="2025-09-22T19:47:00Z">
        <w:r w:rsidRPr="00FE41A9">
          <w:rPr>
            <w:rFonts w:ascii="Arial MT" w:eastAsia="Arial MT" w:hAnsi="Arial MT" w:cs="Arial MT"/>
            <w:noProof/>
            <w:kern w:val="0"/>
            <w:lang w:val="es-ES"/>
            <w14:ligatures w14:val="none"/>
          </w:rPr>
          <mc:AlternateContent>
            <mc:Choice Requires="wps">
              <w:drawing>
                <wp:anchor distT="0" distB="0" distL="0" distR="0" simplePos="0" relativeHeight="251638784" behindDoc="0" locked="0" layoutInCell="1" allowOverlap="1" wp14:anchorId="234E667B" wp14:editId="11BE49B7">
                  <wp:simplePos x="0" y="0"/>
                  <wp:positionH relativeFrom="page">
                    <wp:posOffset>2967863</wp:posOffset>
                  </wp:positionH>
                  <wp:positionV relativeFrom="paragraph">
                    <wp:posOffset>265235</wp:posOffset>
                  </wp:positionV>
                  <wp:extent cx="371919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9195" cy="1270"/>
                          </a:xfrm>
                          <a:custGeom>
                            <a:avLst/>
                            <a:gdLst/>
                            <a:ahLst/>
                            <a:cxnLst/>
                            <a:rect l="l" t="t" r="r" b="b"/>
                            <a:pathLst>
                              <a:path w="3719195">
                                <a:moveTo>
                                  <a:pt x="0" y="0"/>
                                </a:moveTo>
                                <a:lnTo>
                                  <a:pt x="3719194" y="0"/>
                                </a:lnTo>
                              </a:path>
                            </a:pathLst>
                          </a:custGeom>
                          <a:ln w="6096">
                            <a:solidFill>
                              <a:srgbClr val="000000"/>
                            </a:solidFill>
                            <a:prstDash val="sysDashDot"/>
                          </a:ln>
                        </wps:spPr>
                        <wps:bodyPr wrap="square" lIns="0" tIns="0" rIns="0" bIns="0" rtlCol="0">
                          <a:prstTxWarp prst="textNoShape">
                            <a:avLst/>
                          </a:prstTxWarp>
                          <a:noAutofit/>
                        </wps:bodyPr>
                      </wps:wsp>
                    </a:graphicData>
                  </a:graphic>
                </wp:anchor>
              </w:drawing>
            </mc:Choice>
            <mc:Fallback>
              <w:pict>
                <v:shape w14:anchorId="1F415220" id="Graphic 3" o:spid="_x0000_s1026" style="position:absolute;margin-left:233.7pt;margin-top:20.9pt;width:292.85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3719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" path="m,l3719194,e" filled="f" strokeweight=".48pt">
                  <v:stroke dashstyle="3 1 1 1"/>
                  <v:path arrowok="t"/>
                  <w10:wrap anchorx="page"/>
                </v:shape>
              </w:pict>
            </mc:Fallback>
          </mc:AlternateContent>
        </w:r>
        <w:r w:rsidRPr="00FE41A9">
          <w:rPr>
            <w:rFonts w:ascii="Arial MT" w:eastAsia="Arial MT" w:hAnsi="Arial MT" w:cs="Arial MT"/>
            <w:kern w:val="0"/>
            <w:lang w:val="es-ES"/>
            <w14:ligatures w14:val="none"/>
          </w:rPr>
          <w:t>Nombre del(os) alumno(s)</w:t>
        </w:r>
        <w:r w:rsidRPr="00FE41A9">
          <w:rPr>
            <w:rFonts w:ascii="Arial MT" w:eastAsia="Arial MT" w:hAnsi="Arial MT" w:cs="Arial MT"/>
            <w:kern w:val="0"/>
            <w:lang w:val="es-ES"/>
            <w14:ligatures w14:val="none"/>
          </w:rPr>
          <w:tab/>
          <w:t xml:space="preserve">Javiera Paz Lefort Ibáñez </w:t>
        </w:r>
        <w:r w:rsidRPr="00FE41A9">
          <w:rPr>
            <w:rFonts w:ascii="Arial MT" w:eastAsia="Arial MT" w:hAnsi="Arial MT" w:cs="Arial MT"/>
            <w:spacing w:val="-4"/>
            <w:kern w:val="0"/>
            <w:lang w:val="es-ES"/>
            <w14:ligatures w14:val="none"/>
          </w:rPr>
          <w:t>Rut</w:t>
        </w:r>
        <w:r w:rsidRPr="00FE41A9">
          <w:rPr>
            <w:rFonts w:ascii="Times New Roman" w:eastAsia="Arial MT" w:hAnsi="Times New Roman" w:cs="Arial MT"/>
            <w:kern w:val="0"/>
            <w:lang w:val="es-ES"/>
            <w14:ligatures w14:val="none"/>
          </w:rPr>
          <w:tab/>
        </w:r>
        <w:r w:rsidRPr="00FE41A9">
          <w:rPr>
            <w:rFonts w:ascii="Arial MT" w:eastAsia="Arial MT" w:hAnsi="Arial MT" w:cs="Arial MT"/>
            <w:spacing w:val="-2"/>
            <w:kern w:val="0"/>
            <w:lang w:val="es-ES"/>
            <w14:ligatures w14:val="none"/>
          </w:rPr>
          <w:t>19.843.792-1</w:t>
        </w:r>
      </w:ins>
    </w:p>
    <w:p w14:paraId="2968B521" w14:textId="77777777" w:rsidR="00FE41A9" w:rsidRPr="00FE41A9" w:rsidRDefault="00FE41A9" w:rsidP="00FE41A9">
      <w:pPr>
        <w:widowControl w:val="0"/>
        <w:autoSpaceDE w:val="0"/>
        <w:autoSpaceDN w:val="0"/>
        <w:spacing w:after="0" w:line="20" w:lineRule="exact"/>
        <w:ind w:left="3233"/>
        <w:rPr>
          <w:ins w:id="182" w:author="JAVIERA PAZ LEFORT IBANEZ" w:date="2025-09-22T16:47:00Z" w16du:dateUtc="2025-09-22T19:47:00Z"/>
          <w:rFonts w:ascii="Arial MT" w:eastAsia="Arial MT" w:hAnsi="Arial MT" w:cs="Arial MT"/>
          <w:kern w:val="0"/>
          <w:sz w:val="2"/>
          <w:lang w:val="es-ES"/>
          <w14:ligatures w14:val="none"/>
        </w:rPr>
      </w:pPr>
      <w:ins w:id="183" w:author="JAVIERA PAZ LEFORT IBANEZ" w:date="2025-09-22T16:47:00Z" w16du:dateUtc="2025-09-22T19:47:00Z">
        <w:r w:rsidRPr="00FE41A9">
          <w:rPr>
            <w:rFonts w:ascii="Arial MT" w:eastAsia="Arial MT" w:hAnsi="Arial MT" w:cs="Arial MT"/>
            <w:noProof/>
            <w:kern w:val="0"/>
            <w:sz w:val="2"/>
            <w:lang w:val="es-ES"/>
            <w14:ligatures w14:val="none"/>
          </w:rPr>
          <mc:AlternateContent>
            <mc:Choice Requires="wpg">
              <w:drawing>
                <wp:inline distT="0" distB="0" distL="0" distR="0" wp14:anchorId="4C1E9A77" wp14:editId="4D18AEC8">
                  <wp:extent cx="3719195"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9195" cy="6350"/>
                            <a:chOff x="0" y="0"/>
                            <a:chExt cx="3719195" cy="6350"/>
                          </a:xfrm>
                        </wpg:grpSpPr>
                        <wps:wsp>
                          <wps:cNvPr id="5" name="Graphic 5"/>
                          <wps:cNvSpPr/>
                          <wps:spPr>
                            <a:xfrm>
                              <a:off x="0" y="3047"/>
                              <a:ext cx="3719195" cy="1270"/>
                            </a:xfrm>
                            <a:custGeom>
                              <a:avLst/>
                              <a:gdLst/>
                              <a:ahLst/>
                              <a:cxnLst/>
                              <a:rect l="l" t="t" r="r" b="b"/>
                              <a:pathLst>
                                <a:path w="3719195">
                                  <a:moveTo>
                                    <a:pt x="0" y="0"/>
                                  </a:moveTo>
                                  <a:lnTo>
                                    <a:pt x="3719194" y="0"/>
                                  </a:lnTo>
                                </a:path>
                              </a:pathLst>
                            </a:custGeom>
                            <a:ln w="6096">
                              <a:solidFill>
                                <a:srgbClr val="000000"/>
                              </a:solidFill>
                              <a:prstDash val="sysDashDot"/>
                            </a:ln>
                          </wps:spPr>
                          <wps:bodyPr wrap="square" lIns="0" tIns="0" rIns="0" bIns="0" rtlCol="0">
                            <a:prstTxWarp prst="textNoShape">
                              <a:avLst/>
                            </a:prstTxWarp>
                            <a:noAutofit/>
                          </wps:bodyPr>
                        </wps:wsp>
                      </wpg:wgp>
                    </a:graphicData>
                  </a:graphic>
                </wp:inline>
              </w:drawing>
            </mc:Choice>
            <mc:Fallback>
              <w:pict>
                <v:group w14:anchorId="7374CF64" id="Group 4" o:spid="_x0000_s1026" style="width:292.85pt;height:.5pt;mso-position-horizontal-relative:char;mso-position-vertical-relative:line" coordsize="3719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">
                  <v:shape id="Graphic 5" o:spid="_x0000_s1027" style="position:absolute;top:30;width:37191;height:13;visibility:visible;mso-wrap-style:square;v-text-anchor:top" coordsize="3719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" path="m,l3719194,e" filled="f" strokeweight=".48pt">
                    <v:stroke dashstyle="3 1 1 1"/>
                    <v:path arrowok="t"/>
                  </v:shape>
                  <w10:anchorlock/>
                </v:group>
              </w:pict>
            </mc:Fallback>
          </mc:AlternateContent>
        </w:r>
      </w:ins>
    </w:p>
    <w:p w14:paraId="30F98B2E" w14:textId="77777777" w:rsidR="00FE41A9" w:rsidRPr="00FE41A9" w:rsidRDefault="00FE41A9" w:rsidP="00FE41A9">
      <w:pPr>
        <w:widowControl w:val="0"/>
        <w:tabs>
          <w:tab w:val="left" w:pos="3341"/>
        </w:tabs>
        <w:autoSpaceDE w:val="0"/>
        <w:autoSpaceDN w:val="0"/>
        <w:spacing w:after="0" w:line="240" w:lineRule="auto"/>
        <w:ind w:left="370"/>
        <w:rPr>
          <w:ins w:id="184" w:author="JAVIERA PAZ LEFORT IBANEZ" w:date="2025-09-22T16:47:00Z" w16du:dateUtc="2025-09-22T19:47:00Z"/>
          <w:rFonts w:ascii="Arial MT" w:eastAsia="Arial MT" w:hAnsi="Arial MT" w:cs="Arial MT"/>
          <w:kern w:val="0"/>
          <w:lang w:val="es-ES"/>
          <w14:ligatures w14:val="none"/>
        </w:rPr>
      </w:pPr>
      <w:ins w:id="185" w:author="JAVIERA PAZ LEFORT IBANEZ" w:date="2025-09-22T16:47:00Z" w16du:dateUtc="2025-09-22T19:47:00Z">
        <w:r w:rsidRPr="00FE41A9">
          <w:rPr>
            <w:rFonts w:ascii="Arial MT" w:eastAsia="Arial MT" w:hAnsi="Arial MT" w:cs="Arial MT"/>
            <w:spacing w:val="-2"/>
            <w:kern w:val="0"/>
            <w:lang w:val="es-ES"/>
            <w14:ligatures w14:val="none"/>
          </w:rPr>
          <w:t>Dirección</w:t>
        </w:r>
        <w:r w:rsidRPr="00FE41A9">
          <w:rPr>
            <w:rFonts w:ascii="Arial MT" w:eastAsia="Arial MT" w:hAnsi="Arial MT" w:cs="Arial MT"/>
            <w:kern w:val="0"/>
            <w:lang w:val="es-ES"/>
            <w14:ligatures w14:val="none"/>
          </w:rPr>
          <w:tab/>
          <w:t>Pedro Lagos 1085</w:t>
        </w:r>
      </w:ins>
    </w:p>
    <w:p w14:paraId="705D3588" w14:textId="77777777" w:rsidR="00FE41A9" w:rsidRPr="00FE41A9" w:rsidRDefault="00FE41A9" w:rsidP="00FE41A9">
      <w:pPr>
        <w:widowControl w:val="0"/>
        <w:autoSpaceDE w:val="0"/>
        <w:autoSpaceDN w:val="0"/>
        <w:spacing w:before="10" w:after="0" w:line="240" w:lineRule="auto"/>
        <w:rPr>
          <w:ins w:id="186" w:author="JAVIERA PAZ LEFORT IBANEZ" w:date="2025-09-22T16:47:00Z" w16du:dateUtc="2025-09-22T19:47:00Z"/>
          <w:rFonts w:ascii="Arial MT" w:eastAsia="Arial MT" w:hAnsi="Arial MT" w:cs="Arial MT"/>
          <w:kern w:val="0"/>
          <w:sz w:val="8"/>
          <w:lang w:val="es-ES"/>
          <w14:ligatures w14:val="none"/>
        </w:rPr>
      </w:pPr>
      <w:ins w:id="187" w:author="JAVIERA PAZ LEFORT IBANEZ" w:date="2025-09-22T16:47:00Z" w16du:dateUtc="2025-09-22T19:47:00Z">
        <w:r w:rsidRPr="00FE41A9">
          <w:rPr>
            <w:rFonts w:ascii="Arial MT" w:eastAsia="Arial MT" w:hAnsi="Arial MT" w:cs="Arial MT"/>
            <w:noProof/>
            <w:kern w:val="0"/>
            <w:sz w:val="8"/>
            <w:lang w:val="es-ES"/>
            <w14:ligatures w14:val="none"/>
          </w:rPr>
          <mc:AlternateContent>
            <mc:Choice Requires="wps">
              <w:drawing>
                <wp:anchor distT="0" distB="0" distL="0" distR="0" simplePos="0" relativeHeight="251651072" behindDoc="1" locked="0" layoutInCell="1" allowOverlap="1" wp14:anchorId="46F6098B" wp14:editId="67D8FFFF">
                  <wp:simplePos x="0" y="0"/>
                  <wp:positionH relativeFrom="page">
                    <wp:posOffset>2967863</wp:posOffset>
                  </wp:positionH>
                  <wp:positionV relativeFrom="paragraph">
                    <wp:posOffset>80536</wp:posOffset>
                  </wp:positionV>
                  <wp:extent cx="37191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9195" cy="1270"/>
                          </a:xfrm>
                          <a:custGeom>
                            <a:avLst/>
                            <a:gdLst/>
                            <a:ahLst/>
                            <a:cxnLst/>
                            <a:rect l="l" t="t" r="r" b="b"/>
                            <a:pathLst>
                              <a:path w="3719195">
                                <a:moveTo>
                                  <a:pt x="0" y="0"/>
                                </a:moveTo>
                                <a:lnTo>
                                  <a:pt x="3719194" y="0"/>
                                </a:lnTo>
                              </a:path>
                            </a:pathLst>
                          </a:custGeom>
                          <a:ln w="6096">
                            <a:solidFill>
                              <a:srgbClr val="000000"/>
                            </a:solidFill>
                            <a:prstDash val="sysDashDot"/>
                          </a:ln>
                        </wps:spPr>
                        <wps:bodyPr wrap="square" lIns="0" tIns="0" rIns="0" bIns="0" rtlCol="0">
                          <a:prstTxWarp prst="textNoShape">
                            <a:avLst/>
                          </a:prstTxWarp>
                          <a:noAutofit/>
                        </wps:bodyPr>
                      </wps:wsp>
                    </a:graphicData>
                  </a:graphic>
                </wp:anchor>
              </w:drawing>
            </mc:Choice>
            <mc:Fallback>
              <w:pict>
                <v:shape w14:anchorId="78D2501A" id="Graphic 6" o:spid="_x0000_s1026" style="position:absolute;margin-left:233.7pt;margin-top:6.35pt;width:292.85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3719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" path="m,l3719194,e" filled="f" strokeweight=".48pt">
                  <v:stroke dashstyle="3 1 1 1"/>
                  <v:path arrowok="t"/>
                  <w10:wrap type="topAndBottom" anchorx="page"/>
                </v:shape>
              </w:pict>
            </mc:Fallback>
          </mc:AlternateContent>
        </w:r>
      </w:ins>
    </w:p>
    <w:p w14:paraId="42DB89BC" w14:textId="77777777" w:rsidR="00FE41A9" w:rsidRPr="00FE41A9" w:rsidRDefault="00FE41A9" w:rsidP="00FE41A9">
      <w:pPr>
        <w:widowControl w:val="0"/>
        <w:tabs>
          <w:tab w:val="left" w:pos="3341"/>
        </w:tabs>
        <w:autoSpaceDE w:val="0"/>
        <w:autoSpaceDN w:val="0"/>
        <w:spacing w:after="0" w:line="240" w:lineRule="auto"/>
        <w:ind w:left="370"/>
        <w:rPr>
          <w:ins w:id="188" w:author="JAVIERA PAZ LEFORT IBANEZ" w:date="2025-09-22T16:47:00Z" w16du:dateUtc="2025-09-22T19:47:00Z"/>
          <w:rFonts w:ascii="Arial MT" w:eastAsia="Arial MT" w:hAnsi="Arial MT" w:cs="Arial MT"/>
          <w:kern w:val="0"/>
          <w:lang w:val="es-ES"/>
          <w14:ligatures w14:val="none"/>
        </w:rPr>
      </w:pPr>
      <w:ins w:id="189" w:author="JAVIERA PAZ LEFORT IBANEZ" w:date="2025-09-22T16:47:00Z" w16du:dateUtc="2025-09-22T19:47:00Z">
        <w:r w:rsidRPr="00FE41A9">
          <w:rPr>
            <w:rFonts w:ascii="Arial MT" w:eastAsia="Arial MT" w:hAnsi="Arial MT" w:cs="Arial MT"/>
            <w:spacing w:val="-2"/>
            <w:kern w:val="0"/>
            <w:lang w:val="es-ES"/>
            <w14:ligatures w14:val="none"/>
          </w:rPr>
          <w:t>Email</w:t>
        </w:r>
        <w:r w:rsidRPr="00FE41A9">
          <w:rPr>
            <w:rFonts w:ascii="Arial MT" w:eastAsia="Arial MT" w:hAnsi="Arial MT" w:cs="Arial MT"/>
            <w:kern w:val="0"/>
            <w:lang w:val="es-ES"/>
            <w14:ligatures w14:val="none"/>
          </w:rPr>
          <w:tab/>
        </w:r>
        <w:r w:rsidRPr="00FE41A9">
          <w:rPr>
            <w:rFonts w:ascii="Arial MT" w:eastAsia="Arial MT" w:hAnsi="Arial MT" w:cs="Arial MT"/>
            <w:color w:val="467885"/>
            <w:spacing w:val="-2"/>
            <w:kern w:val="0"/>
            <w:u w:val="single" w:color="467885"/>
            <w:lang w:val="es-ES"/>
            <w14:ligatures w14:val="none"/>
          </w:rPr>
          <w:fldChar w:fldCharType="begin"/>
        </w:r>
        <w:r w:rsidRPr="00FE41A9">
          <w:rPr>
            <w:rFonts w:ascii="Arial MT" w:eastAsia="Arial MT" w:hAnsi="Arial MT" w:cs="Arial MT"/>
            <w:color w:val="467885"/>
            <w:spacing w:val="-2"/>
            <w:kern w:val="0"/>
            <w:u w:val="single" w:color="467885"/>
            <w:lang w:val="es-ES"/>
            <w14:ligatures w14:val="none"/>
          </w:rPr>
          <w:instrText>HYPERLINK "mailto:jlefort@utem.cl"</w:instrText>
        </w:r>
        <w:r w:rsidRPr="00FE41A9">
          <w:rPr>
            <w:rFonts w:ascii="Arial MT" w:eastAsia="Arial MT" w:hAnsi="Arial MT" w:cs="Arial MT"/>
            <w:color w:val="467885"/>
            <w:spacing w:val="-2"/>
            <w:kern w:val="0"/>
            <w:u w:val="single" w:color="467885"/>
            <w:lang w:val="es-ES"/>
            <w14:ligatures w14:val="none"/>
          </w:rPr>
        </w:r>
        <w:r w:rsidRPr="00FE41A9">
          <w:rPr>
            <w:rFonts w:ascii="Arial MT" w:eastAsia="Arial MT" w:hAnsi="Arial MT" w:cs="Arial MT"/>
            <w:color w:val="467885"/>
            <w:spacing w:val="-2"/>
            <w:kern w:val="0"/>
            <w:u w:val="single" w:color="467885"/>
            <w:lang w:val="es-ES"/>
            <w14:ligatures w14:val="none"/>
          </w:rPr>
          <w:fldChar w:fldCharType="separate"/>
        </w:r>
        <w:r w:rsidRPr="00FE41A9">
          <w:rPr>
            <w:rFonts w:ascii="Arial MT" w:eastAsia="Arial MT" w:hAnsi="Arial MT" w:cs="Arial MT"/>
            <w:color w:val="0000FF"/>
            <w:spacing w:val="-2"/>
            <w:kern w:val="0"/>
            <w:u w:val="single"/>
            <w:lang w:val="es-ES"/>
            <w14:ligatures w14:val="none"/>
          </w:rPr>
          <w:t>jlefort@utem.cl</w:t>
        </w:r>
        <w:r w:rsidRPr="00FE41A9">
          <w:rPr>
            <w:rFonts w:ascii="Arial MT" w:eastAsia="Arial MT" w:hAnsi="Arial MT" w:cs="Arial MT"/>
            <w:color w:val="467885"/>
            <w:spacing w:val="-2"/>
            <w:kern w:val="0"/>
            <w:u w:val="single" w:color="467885"/>
            <w:lang w:val="es-ES"/>
            <w14:ligatures w14:val="none"/>
          </w:rPr>
          <w:fldChar w:fldCharType="end"/>
        </w:r>
      </w:ins>
    </w:p>
    <w:p w14:paraId="7B3FB75A" w14:textId="77777777" w:rsidR="00FE41A9" w:rsidRPr="00FE41A9" w:rsidRDefault="00FE41A9" w:rsidP="00FE41A9">
      <w:pPr>
        <w:widowControl w:val="0"/>
        <w:autoSpaceDE w:val="0"/>
        <w:autoSpaceDN w:val="0"/>
        <w:spacing w:before="2" w:after="0" w:line="240" w:lineRule="auto"/>
        <w:rPr>
          <w:ins w:id="190" w:author="JAVIERA PAZ LEFORT IBANEZ" w:date="2025-09-22T16:47:00Z" w16du:dateUtc="2025-09-22T19:47:00Z"/>
          <w:rFonts w:ascii="Arial MT" w:eastAsia="Arial MT" w:hAnsi="Arial MT" w:cs="Arial MT"/>
          <w:kern w:val="0"/>
          <w:sz w:val="10"/>
          <w:lang w:val="es-ES"/>
          <w14:ligatures w14:val="none"/>
        </w:rPr>
      </w:pPr>
      <w:ins w:id="191" w:author="JAVIERA PAZ LEFORT IBANEZ" w:date="2025-09-22T16:47:00Z" w16du:dateUtc="2025-09-22T19:47:00Z">
        <w:r w:rsidRPr="00FE41A9">
          <w:rPr>
            <w:rFonts w:ascii="Arial MT" w:eastAsia="Arial MT" w:hAnsi="Arial MT" w:cs="Arial MT"/>
            <w:noProof/>
            <w:kern w:val="0"/>
            <w:sz w:val="10"/>
            <w:lang w:val="es-ES"/>
            <w14:ligatures w14:val="none"/>
          </w:rPr>
          <mc:AlternateContent>
            <mc:Choice Requires="wps">
              <w:drawing>
                <wp:anchor distT="0" distB="0" distL="0" distR="0" simplePos="0" relativeHeight="251655168" behindDoc="1" locked="0" layoutInCell="1" allowOverlap="1" wp14:anchorId="0AE1C610" wp14:editId="127800EC">
                  <wp:simplePos x="0" y="0"/>
                  <wp:positionH relativeFrom="page">
                    <wp:posOffset>2967863</wp:posOffset>
                  </wp:positionH>
                  <wp:positionV relativeFrom="paragraph">
                    <wp:posOffset>89930</wp:posOffset>
                  </wp:positionV>
                  <wp:extent cx="371919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9195" cy="1270"/>
                          </a:xfrm>
                          <a:custGeom>
                            <a:avLst/>
                            <a:gdLst/>
                            <a:ahLst/>
                            <a:cxnLst/>
                            <a:rect l="l" t="t" r="r" b="b"/>
                            <a:pathLst>
                              <a:path w="3719195">
                                <a:moveTo>
                                  <a:pt x="0" y="0"/>
                                </a:moveTo>
                                <a:lnTo>
                                  <a:pt x="3719194" y="0"/>
                                </a:lnTo>
                              </a:path>
                            </a:pathLst>
                          </a:custGeom>
                          <a:ln w="6096">
                            <a:solidFill>
                              <a:srgbClr val="000000"/>
                            </a:solidFill>
                            <a:prstDash val="sysDashDot"/>
                          </a:ln>
                        </wps:spPr>
                        <wps:bodyPr wrap="square" lIns="0" tIns="0" rIns="0" bIns="0" rtlCol="0">
                          <a:prstTxWarp prst="textNoShape">
                            <a:avLst/>
                          </a:prstTxWarp>
                          <a:noAutofit/>
                        </wps:bodyPr>
                      </wps:wsp>
                    </a:graphicData>
                  </a:graphic>
                </wp:anchor>
              </w:drawing>
            </mc:Choice>
            <mc:Fallback>
              <w:pict>
                <v:shape w14:anchorId="683EFD62" id="Graphic 7" o:spid="_x0000_s1026" style="position:absolute;margin-left:233.7pt;margin-top:7.1pt;width:292.8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3719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" path="m,l3719194,e" filled="f" strokeweight=".48pt">
                  <v:stroke dashstyle="3 1 1 1"/>
                  <v:path arrowok="t"/>
                  <w10:wrap type="topAndBottom" anchorx="page"/>
                </v:shape>
              </w:pict>
            </mc:Fallback>
          </mc:AlternateContent>
        </w:r>
      </w:ins>
    </w:p>
    <w:p w14:paraId="5669F187" w14:textId="77777777" w:rsidR="00FE41A9" w:rsidRPr="00FE41A9" w:rsidRDefault="00FE41A9" w:rsidP="00FE41A9">
      <w:pPr>
        <w:widowControl w:val="0"/>
        <w:tabs>
          <w:tab w:val="left" w:pos="3341"/>
        </w:tabs>
        <w:autoSpaceDE w:val="0"/>
        <w:autoSpaceDN w:val="0"/>
        <w:spacing w:before="1" w:after="0" w:line="240" w:lineRule="auto"/>
        <w:ind w:left="370"/>
        <w:rPr>
          <w:ins w:id="192" w:author="JAVIERA PAZ LEFORT IBANEZ" w:date="2025-09-22T16:47:00Z" w16du:dateUtc="2025-09-22T19:47:00Z"/>
          <w:rFonts w:ascii="Arial MT" w:eastAsia="Arial MT" w:hAnsi="Arial MT" w:cs="Arial MT"/>
          <w:kern w:val="0"/>
          <w:lang w:val="es-ES"/>
          <w14:ligatures w14:val="none"/>
        </w:rPr>
      </w:pPr>
      <w:ins w:id="193" w:author="JAVIERA PAZ LEFORT IBANEZ" w:date="2025-09-22T16:47:00Z" w16du:dateUtc="2025-09-22T19:47:00Z">
        <w:r w:rsidRPr="00FE41A9">
          <w:rPr>
            <w:rFonts w:ascii="Arial MT" w:eastAsia="Arial MT" w:hAnsi="Arial MT" w:cs="Arial MT"/>
            <w:spacing w:val="-2"/>
            <w:kern w:val="0"/>
            <w:lang w:val="es-ES"/>
            <w14:ligatures w14:val="none"/>
          </w:rPr>
          <w:t>Teléfono</w:t>
        </w:r>
        <w:r w:rsidRPr="00FE41A9">
          <w:rPr>
            <w:rFonts w:ascii="Arial MT" w:eastAsia="Arial MT" w:hAnsi="Arial MT" w:cs="Arial MT"/>
            <w:kern w:val="0"/>
            <w:lang w:val="es-ES"/>
            <w14:ligatures w14:val="none"/>
          </w:rPr>
          <w:tab/>
        </w:r>
        <w:r w:rsidRPr="00FE41A9">
          <w:rPr>
            <w:rFonts w:ascii="Arial MT" w:eastAsia="Arial MT" w:hAnsi="Arial MT" w:cs="Arial MT"/>
            <w:spacing w:val="-2"/>
            <w:kern w:val="0"/>
            <w:lang w:val="es-ES"/>
            <w14:ligatures w14:val="none"/>
          </w:rPr>
          <w:t>+56945891803</w:t>
        </w:r>
      </w:ins>
    </w:p>
    <w:p w14:paraId="3963AF5F" w14:textId="77777777" w:rsidR="00FE41A9" w:rsidRPr="00FE41A9" w:rsidRDefault="00FE41A9" w:rsidP="00FE41A9">
      <w:pPr>
        <w:widowControl w:val="0"/>
        <w:autoSpaceDE w:val="0"/>
        <w:autoSpaceDN w:val="0"/>
        <w:spacing w:before="4" w:after="0" w:line="240" w:lineRule="auto"/>
        <w:rPr>
          <w:ins w:id="194" w:author="JAVIERA PAZ LEFORT IBANEZ" w:date="2025-09-22T16:47:00Z" w16du:dateUtc="2025-09-22T19:47:00Z"/>
          <w:rFonts w:ascii="Arial MT" w:eastAsia="Arial MT" w:hAnsi="Arial MT" w:cs="Arial MT"/>
          <w:kern w:val="0"/>
          <w:sz w:val="10"/>
          <w:lang w:val="es-ES"/>
          <w14:ligatures w14:val="none"/>
        </w:rPr>
      </w:pPr>
      <w:ins w:id="195" w:author="JAVIERA PAZ LEFORT IBANEZ" w:date="2025-09-22T16:47:00Z" w16du:dateUtc="2025-09-22T19:47:00Z">
        <w:r w:rsidRPr="00FE41A9">
          <w:rPr>
            <w:rFonts w:ascii="Arial MT" w:eastAsia="Arial MT" w:hAnsi="Arial MT" w:cs="Arial MT"/>
            <w:noProof/>
            <w:kern w:val="0"/>
            <w:sz w:val="10"/>
            <w:lang w:val="es-ES"/>
            <w14:ligatures w14:val="none"/>
          </w:rPr>
          <mc:AlternateContent>
            <mc:Choice Requires="wps">
              <w:drawing>
                <wp:anchor distT="0" distB="0" distL="0" distR="0" simplePos="0" relativeHeight="251659264" behindDoc="1" locked="0" layoutInCell="1" allowOverlap="1" wp14:anchorId="20C81E8D" wp14:editId="3848BF45">
                  <wp:simplePos x="0" y="0"/>
                  <wp:positionH relativeFrom="page">
                    <wp:posOffset>2967863</wp:posOffset>
                  </wp:positionH>
                  <wp:positionV relativeFrom="paragraph">
                    <wp:posOffset>90798</wp:posOffset>
                  </wp:positionV>
                  <wp:extent cx="371919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9195" cy="1270"/>
                          </a:xfrm>
                          <a:custGeom>
                            <a:avLst/>
                            <a:gdLst/>
                            <a:ahLst/>
                            <a:cxnLst/>
                            <a:rect l="l" t="t" r="r" b="b"/>
                            <a:pathLst>
                              <a:path w="3719195">
                                <a:moveTo>
                                  <a:pt x="0" y="0"/>
                                </a:moveTo>
                                <a:lnTo>
                                  <a:pt x="3719194" y="0"/>
                                </a:lnTo>
                              </a:path>
                            </a:pathLst>
                          </a:custGeom>
                          <a:ln w="6096">
                            <a:solidFill>
                              <a:srgbClr val="000000"/>
                            </a:solidFill>
                            <a:prstDash val="sysDashDot"/>
                          </a:ln>
                        </wps:spPr>
                        <wps:bodyPr wrap="square" lIns="0" tIns="0" rIns="0" bIns="0" rtlCol="0">
                          <a:prstTxWarp prst="textNoShape">
                            <a:avLst/>
                          </a:prstTxWarp>
                          <a:noAutofit/>
                        </wps:bodyPr>
                      </wps:wsp>
                    </a:graphicData>
                  </a:graphic>
                </wp:anchor>
              </w:drawing>
            </mc:Choice>
            <mc:Fallback>
              <w:pict>
                <v:shape w14:anchorId="070653DE" id="Graphic 8" o:spid="_x0000_s1026" style="position:absolute;margin-left:233.7pt;margin-top:7.15pt;width:292.8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3719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" path="m,l3719194,e" filled="f" strokeweight=".48pt">
                  <v:stroke dashstyle="3 1 1 1"/>
                  <v:path arrowok="t"/>
                  <w10:wrap type="topAndBottom" anchorx="page"/>
                </v:shape>
              </w:pict>
            </mc:Fallback>
          </mc:AlternateContent>
        </w:r>
      </w:ins>
    </w:p>
    <w:p w14:paraId="404B957F" w14:textId="77777777" w:rsidR="00FE41A9" w:rsidRPr="00FE41A9" w:rsidRDefault="00FE41A9" w:rsidP="00FE41A9">
      <w:pPr>
        <w:widowControl w:val="0"/>
        <w:autoSpaceDE w:val="0"/>
        <w:autoSpaceDN w:val="0"/>
        <w:spacing w:before="1" w:after="0" w:line="360" w:lineRule="auto"/>
        <w:ind w:left="3341" w:right="725"/>
        <w:jc w:val="both"/>
        <w:rPr>
          <w:ins w:id="196" w:author="JAVIERA PAZ LEFORT IBANEZ" w:date="2025-09-22T16:47:00Z" w16du:dateUtc="2025-09-22T19:47:00Z"/>
          <w:rFonts w:ascii="Arial MT" w:eastAsia="Arial MT" w:hAnsi="Arial MT" w:cs="Arial MT"/>
          <w:kern w:val="0"/>
          <w:lang w:val="es-ES"/>
          <w14:ligatures w14:val="none"/>
        </w:rPr>
      </w:pPr>
      <w:ins w:id="197" w:author="JAVIERA PAZ LEFORT IBANEZ" w:date="2025-09-22T16:47:00Z" w16du:dateUtc="2025-09-22T19:47:00Z">
        <w:r w:rsidRPr="00FE41A9">
          <w:rPr>
            <w:rFonts w:ascii="Arial MT" w:eastAsia="Arial MT" w:hAnsi="Arial MT" w:cs="Arial MT"/>
            <w:kern w:val="0"/>
            <w:lang w:val="es-ES"/>
            <w14:ligatures w14:val="none"/>
          </w:rPr>
          <w:t xml:space="preserve">EVALUACIÓN NUMÉRICA DEL PROCESO DE CONCENTRACIÓN DE POLIFENOLES DESDE VINO TINTO </w:t>
        </w:r>
        <w:r w:rsidRPr="00FE41A9">
          <w:rPr>
            <w:rFonts w:ascii="Arial MT" w:eastAsia="Arial MT" w:hAnsi="Arial MT" w:cs="Arial MT"/>
            <w:i/>
            <w:iCs/>
            <w:kern w:val="0"/>
            <w:lang w:val="es-ES"/>
            <w14:ligatures w14:val="none"/>
          </w:rPr>
          <w:t>CABERNET SAUVIGNON</w:t>
        </w:r>
        <w:r w:rsidRPr="00FE41A9">
          <w:rPr>
            <w:rFonts w:ascii="Arial MT" w:eastAsia="Arial MT" w:hAnsi="Arial MT" w:cs="Arial MT"/>
            <w:kern w:val="0"/>
            <w:lang w:val="es-ES"/>
            <w14:ligatures w14:val="none"/>
          </w:rPr>
          <w:t xml:space="preserve"> POR MEDIO DE CONTACTORES DE MEMBRANA (CMFH).</w:t>
        </w:r>
      </w:ins>
    </w:p>
    <w:p w14:paraId="2EB2F5A4" w14:textId="77777777" w:rsidR="00FE41A9" w:rsidRPr="00FE41A9" w:rsidRDefault="00FE41A9" w:rsidP="00FE41A9">
      <w:pPr>
        <w:widowControl w:val="0"/>
        <w:tabs>
          <w:tab w:val="left" w:pos="3341"/>
        </w:tabs>
        <w:autoSpaceDE w:val="0"/>
        <w:autoSpaceDN w:val="0"/>
        <w:spacing w:after="0" w:line="275" w:lineRule="exact"/>
        <w:ind w:left="370"/>
        <w:rPr>
          <w:ins w:id="198" w:author="JAVIERA PAZ LEFORT IBANEZ" w:date="2025-09-22T16:47:00Z" w16du:dateUtc="2025-09-22T19:47:00Z"/>
          <w:rFonts w:ascii="Arial MT" w:eastAsia="Arial MT" w:hAnsi="Arial MT" w:cs="Arial MT"/>
          <w:kern w:val="0"/>
          <w:lang w:val="es-ES"/>
          <w14:ligatures w14:val="none"/>
        </w:rPr>
      </w:pPr>
      <w:ins w:id="199" w:author="JAVIERA PAZ LEFORT IBANEZ" w:date="2025-09-22T16:47:00Z" w16du:dateUtc="2025-09-22T19:47:00Z">
        <w:r w:rsidRPr="00FE41A9">
          <w:rPr>
            <w:rFonts w:ascii="Arial MT" w:eastAsia="Arial MT" w:hAnsi="Arial MT" w:cs="Arial MT"/>
            <w:kern w:val="0"/>
            <w:lang w:val="es-ES"/>
            <w14:ligatures w14:val="none"/>
          </w:rPr>
          <w:t>Título</w:t>
        </w:r>
        <w:r w:rsidRPr="00FE41A9">
          <w:rPr>
            <w:rFonts w:ascii="Arial MT" w:eastAsia="Arial MT" w:hAnsi="Arial MT" w:cs="Arial MT"/>
            <w:spacing w:val="-3"/>
            <w:kern w:val="0"/>
            <w:lang w:val="es-ES"/>
            <w14:ligatures w14:val="none"/>
          </w:rPr>
          <w:t xml:space="preserve"> </w:t>
        </w:r>
        <w:r w:rsidRPr="00FE41A9">
          <w:rPr>
            <w:rFonts w:ascii="Arial MT" w:eastAsia="Arial MT" w:hAnsi="Arial MT" w:cs="Arial MT"/>
            <w:kern w:val="0"/>
            <w:lang w:val="es-ES"/>
            <w14:ligatures w14:val="none"/>
          </w:rPr>
          <w:t>de</w:t>
        </w:r>
        <w:r w:rsidRPr="00FE41A9">
          <w:rPr>
            <w:rFonts w:ascii="Arial MT" w:eastAsia="Arial MT" w:hAnsi="Arial MT" w:cs="Arial MT"/>
            <w:spacing w:val="-2"/>
            <w:kern w:val="0"/>
            <w:lang w:val="es-ES"/>
            <w14:ligatures w14:val="none"/>
          </w:rPr>
          <w:t xml:space="preserve"> </w:t>
        </w:r>
        <w:r w:rsidRPr="00FE41A9">
          <w:rPr>
            <w:rFonts w:ascii="Arial MT" w:eastAsia="Arial MT" w:hAnsi="Arial MT" w:cs="Arial MT"/>
            <w:kern w:val="0"/>
            <w:lang w:val="es-ES"/>
            <w14:ligatures w14:val="none"/>
          </w:rPr>
          <w:t>la</w:t>
        </w:r>
        <w:r w:rsidRPr="00FE41A9">
          <w:rPr>
            <w:rFonts w:ascii="Arial MT" w:eastAsia="Arial MT" w:hAnsi="Arial MT" w:cs="Arial MT"/>
            <w:spacing w:val="-3"/>
            <w:kern w:val="0"/>
            <w:lang w:val="es-ES"/>
            <w14:ligatures w14:val="none"/>
          </w:rPr>
          <w:t xml:space="preserve"> </w:t>
        </w:r>
        <w:r w:rsidRPr="00FE41A9">
          <w:rPr>
            <w:rFonts w:ascii="Arial MT" w:eastAsia="Arial MT" w:hAnsi="Arial MT" w:cs="Arial MT"/>
            <w:spacing w:val="-2"/>
            <w:kern w:val="0"/>
            <w:lang w:val="es-ES"/>
            <w14:ligatures w14:val="none"/>
          </w:rPr>
          <w:t>tesis</w:t>
        </w:r>
      </w:ins>
    </w:p>
    <w:p w14:paraId="22865984" w14:textId="77777777" w:rsidR="00FE41A9" w:rsidRPr="00FE41A9" w:rsidRDefault="00FE41A9" w:rsidP="00FE41A9">
      <w:pPr>
        <w:widowControl w:val="0"/>
        <w:autoSpaceDE w:val="0"/>
        <w:autoSpaceDN w:val="0"/>
        <w:spacing w:before="4" w:after="0" w:line="240" w:lineRule="auto"/>
        <w:rPr>
          <w:ins w:id="200" w:author="JAVIERA PAZ LEFORT IBANEZ" w:date="2025-09-22T16:47:00Z" w16du:dateUtc="2025-09-22T19:47:00Z"/>
          <w:rFonts w:ascii="Arial MT" w:eastAsia="Arial MT" w:hAnsi="Arial MT" w:cs="Arial MT"/>
          <w:kern w:val="0"/>
          <w:sz w:val="10"/>
          <w:lang w:val="es-ES"/>
          <w14:ligatures w14:val="none"/>
        </w:rPr>
      </w:pPr>
      <w:ins w:id="201" w:author="JAVIERA PAZ LEFORT IBANEZ" w:date="2025-09-22T16:47:00Z" w16du:dateUtc="2025-09-22T19:47:00Z">
        <w:r w:rsidRPr="00FE41A9">
          <w:rPr>
            <w:rFonts w:ascii="Arial MT" w:eastAsia="Arial MT" w:hAnsi="Arial MT" w:cs="Arial MT"/>
            <w:noProof/>
            <w:kern w:val="0"/>
            <w:sz w:val="10"/>
            <w:lang w:val="es-ES"/>
            <w14:ligatures w14:val="none"/>
          </w:rPr>
          <mc:AlternateContent>
            <mc:Choice Requires="wps">
              <w:drawing>
                <wp:anchor distT="0" distB="0" distL="0" distR="0" simplePos="0" relativeHeight="251663360" behindDoc="1" locked="0" layoutInCell="1" allowOverlap="1" wp14:anchorId="59DE8ECF" wp14:editId="4A1985BF">
                  <wp:simplePos x="0" y="0"/>
                  <wp:positionH relativeFrom="page">
                    <wp:posOffset>2967863</wp:posOffset>
                  </wp:positionH>
                  <wp:positionV relativeFrom="paragraph">
                    <wp:posOffset>91148</wp:posOffset>
                  </wp:positionV>
                  <wp:extent cx="37191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9195" cy="1270"/>
                          </a:xfrm>
                          <a:custGeom>
                            <a:avLst/>
                            <a:gdLst/>
                            <a:ahLst/>
                            <a:cxnLst/>
                            <a:rect l="l" t="t" r="r" b="b"/>
                            <a:pathLst>
                              <a:path w="3719195">
                                <a:moveTo>
                                  <a:pt x="0" y="0"/>
                                </a:moveTo>
                                <a:lnTo>
                                  <a:pt x="3719194" y="0"/>
                                </a:lnTo>
                              </a:path>
                            </a:pathLst>
                          </a:custGeom>
                          <a:ln w="6096">
                            <a:solidFill>
                              <a:srgbClr val="000000"/>
                            </a:solidFill>
                            <a:prstDash val="sysDashDot"/>
                          </a:ln>
                        </wps:spPr>
                        <wps:bodyPr wrap="square" lIns="0" tIns="0" rIns="0" bIns="0" rtlCol="0">
                          <a:prstTxWarp prst="textNoShape">
                            <a:avLst/>
                          </a:prstTxWarp>
                          <a:noAutofit/>
                        </wps:bodyPr>
                      </wps:wsp>
                    </a:graphicData>
                  </a:graphic>
                </wp:anchor>
              </w:drawing>
            </mc:Choice>
            <mc:Fallback>
              <w:pict>
                <v:shape w14:anchorId="73626598" id="Graphic 9" o:spid="_x0000_s1026" style="position:absolute;margin-left:233.7pt;margin-top:7.2pt;width:292.8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719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" path="m,l3719194,e" filled="f" strokeweight=".48pt">
                  <v:stroke dashstyle="3 1 1 1"/>
                  <v:path arrowok="t"/>
                  <w10:wrap type="topAndBottom" anchorx="page"/>
                </v:shape>
              </w:pict>
            </mc:Fallback>
          </mc:AlternateContent>
        </w:r>
      </w:ins>
    </w:p>
    <w:p w14:paraId="1724D4A1" w14:textId="77777777" w:rsidR="00FE41A9" w:rsidRPr="00FE41A9" w:rsidRDefault="00FE41A9" w:rsidP="00FE41A9">
      <w:pPr>
        <w:widowControl w:val="0"/>
        <w:tabs>
          <w:tab w:val="left" w:pos="3341"/>
        </w:tabs>
        <w:autoSpaceDE w:val="0"/>
        <w:autoSpaceDN w:val="0"/>
        <w:spacing w:before="1" w:after="0" w:line="369" w:lineRule="auto"/>
        <w:ind w:left="370" w:right="1244"/>
        <w:rPr>
          <w:ins w:id="202" w:author="JAVIERA PAZ LEFORT IBANEZ" w:date="2025-09-22T16:47:00Z" w16du:dateUtc="2025-09-22T19:47:00Z"/>
          <w:rFonts w:ascii="Arial MT" w:eastAsia="Arial MT" w:hAnsi="Arial MT" w:cs="Arial MT"/>
          <w:kern w:val="0"/>
          <w:lang w:val="es-ES"/>
          <w14:ligatures w14:val="none"/>
        </w:rPr>
      </w:pPr>
      <w:ins w:id="203" w:author="JAVIERA PAZ LEFORT IBANEZ" w:date="2025-09-22T16:47:00Z" w16du:dateUtc="2025-09-22T19:47:00Z">
        <w:r w:rsidRPr="00FE41A9">
          <w:rPr>
            <w:rFonts w:ascii="Arial MT" w:eastAsia="Arial MT" w:hAnsi="Arial MT" w:cs="Arial MT"/>
            <w:spacing w:val="-2"/>
            <w:kern w:val="0"/>
            <w:lang w:val="es-ES"/>
            <w14:ligatures w14:val="none"/>
          </w:rPr>
          <w:t>Escuela</w:t>
        </w:r>
        <w:r w:rsidRPr="00FE41A9">
          <w:rPr>
            <w:rFonts w:ascii="Arial MT" w:eastAsia="Arial MT" w:hAnsi="Arial MT" w:cs="Arial MT"/>
            <w:kern w:val="0"/>
            <w:lang w:val="es-ES"/>
            <w14:ligatures w14:val="none"/>
          </w:rPr>
          <w:tab/>
        </w:r>
        <w:proofErr w:type="spellStart"/>
        <w:r w:rsidRPr="00FE41A9">
          <w:rPr>
            <w:rFonts w:ascii="Arial MT" w:eastAsia="Arial MT" w:hAnsi="Arial MT" w:cs="Arial MT"/>
            <w:kern w:val="0"/>
            <w:lang w:val="es-ES"/>
            <w14:ligatures w14:val="none"/>
          </w:rPr>
          <w:t>Escuela</w:t>
        </w:r>
        <w:proofErr w:type="spellEnd"/>
        <w:r w:rsidRPr="00FE41A9">
          <w:rPr>
            <w:rFonts w:ascii="Arial MT" w:eastAsia="Arial MT" w:hAnsi="Arial MT" w:cs="Arial MT"/>
            <w:spacing w:val="-14"/>
            <w:kern w:val="0"/>
            <w:lang w:val="es-ES"/>
            <w14:ligatures w14:val="none"/>
          </w:rPr>
          <w:t xml:space="preserve"> </w:t>
        </w:r>
        <w:r w:rsidRPr="00FE41A9">
          <w:rPr>
            <w:rFonts w:ascii="Arial MT" w:eastAsia="Arial MT" w:hAnsi="Arial MT" w:cs="Arial MT"/>
            <w:kern w:val="0"/>
            <w:lang w:val="es-ES"/>
            <w14:ligatures w14:val="none"/>
          </w:rPr>
          <w:t>de</w:t>
        </w:r>
        <w:r w:rsidRPr="00FE41A9">
          <w:rPr>
            <w:rFonts w:ascii="Arial MT" w:eastAsia="Arial MT" w:hAnsi="Arial MT" w:cs="Arial MT"/>
            <w:spacing w:val="-10"/>
            <w:kern w:val="0"/>
            <w:lang w:val="es-ES"/>
            <w14:ligatures w14:val="none"/>
          </w:rPr>
          <w:t xml:space="preserve"> </w:t>
        </w:r>
        <w:r w:rsidRPr="00FE41A9">
          <w:rPr>
            <w:rFonts w:ascii="Arial MT" w:eastAsia="Arial MT" w:hAnsi="Arial MT" w:cs="Arial MT"/>
            <w:kern w:val="0"/>
            <w:lang w:val="es-ES"/>
            <w14:ligatures w14:val="none"/>
          </w:rPr>
          <w:t>Industria</w:t>
        </w:r>
        <w:r w:rsidRPr="00FE41A9">
          <w:rPr>
            <w:rFonts w:ascii="Arial MT" w:eastAsia="Arial MT" w:hAnsi="Arial MT" w:cs="Arial MT"/>
            <w:spacing w:val="-17"/>
            <w:kern w:val="0"/>
            <w:lang w:val="es-ES"/>
            <w14:ligatures w14:val="none"/>
          </w:rPr>
          <w:t xml:space="preserve"> </w:t>
        </w:r>
        <w:r w:rsidRPr="00FE41A9">
          <w:rPr>
            <w:rFonts w:ascii="Arial MT" w:eastAsia="Arial MT" w:hAnsi="Arial MT" w:cs="Arial MT"/>
            <w:kern w:val="0"/>
            <w:lang w:val="es-ES"/>
            <w14:ligatures w14:val="none"/>
          </w:rPr>
          <w:t>Alimentaria</w:t>
        </w:r>
        <w:r w:rsidRPr="00FE41A9">
          <w:rPr>
            <w:rFonts w:ascii="Arial MT" w:eastAsia="Arial MT" w:hAnsi="Arial MT" w:cs="Arial MT"/>
            <w:spacing w:val="-8"/>
            <w:kern w:val="0"/>
            <w:lang w:val="es-ES"/>
            <w14:ligatures w14:val="none"/>
          </w:rPr>
          <w:t xml:space="preserve"> </w:t>
        </w:r>
        <w:r w:rsidRPr="00FE41A9">
          <w:rPr>
            <w:rFonts w:ascii="Arial MT" w:eastAsia="Arial MT" w:hAnsi="Arial MT" w:cs="Arial MT"/>
            <w:kern w:val="0"/>
            <w:lang w:val="es-ES"/>
            <w14:ligatures w14:val="none"/>
          </w:rPr>
          <w:t>y</w:t>
        </w:r>
        <w:r w:rsidRPr="00FE41A9">
          <w:rPr>
            <w:rFonts w:ascii="Arial MT" w:eastAsia="Arial MT" w:hAnsi="Arial MT" w:cs="Arial MT"/>
            <w:spacing w:val="-8"/>
            <w:kern w:val="0"/>
            <w:lang w:val="es-ES"/>
            <w14:ligatures w14:val="none"/>
          </w:rPr>
          <w:t xml:space="preserve"> </w:t>
        </w:r>
        <w:r w:rsidRPr="00FE41A9">
          <w:rPr>
            <w:rFonts w:ascii="Arial MT" w:eastAsia="Arial MT" w:hAnsi="Arial MT" w:cs="Arial MT"/>
            <w:kern w:val="0"/>
            <w:lang w:val="es-ES"/>
            <w14:ligatures w14:val="none"/>
          </w:rPr>
          <w:t>Biotecnología Carrera o programa</w:t>
        </w:r>
        <w:r w:rsidRPr="00FE41A9">
          <w:rPr>
            <w:rFonts w:ascii="Arial MT" w:eastAsia="Arial MT" w:hAnsi="Arial MT" w:cs="Arial MT"/>
            <w:kern w:val="0"/>
            <w:lang w:val="es-ES"/>
            <w14:ligatures w14:val="none"/>
          </w:rPr>
          <w:tab/>
          <w:t>Ingeniería en Biotecnología</w:t>
        </w:r>
      </w:ins>
    </w:p>
    <w:p w14:paraId="7AFDD663" w14:textId="77777777" w:rsidR="00FE41A9" w:rsidRPr="00FE41A9" w:rsidRDefault="00FE41A9" w:rsidP="00FE41A9">
      <w:pPr>
        <w:widowControl w:val="0"/>
        <w:autoSpaceDE w:val="0"/>
        <w:autoSpaceDN w:val="0"/>
        <w:spacing w:after="0" w:line="273" w:lineRule="exact"/>
        <w:ind w:left="3341"/>
        <w:rPr>
          <w:ins w:id="204" w:author="JAVIERA PAZ LEFORT IBANEZ" w:date="2025-09-22T16:47:00Z" w16du:dateUtc="2025-09-22T19:47:00Z"/>
          <w:rFonts w:ascii="Arial MT" w:eastAsia="Arial MT" w:hAnsi="Arial MT" w:cs="Arial MT"/>
          <w:kern w:val="0"/>
          <w:lang w:val="es-ES"/>
          <w14:ligatures w14:val="none"/>
        </w:rPr>
      </w:pPr>
      <w:ins w:id="205" w:author="JAVIERA PAZ LEFORT IBANEZ" w:date="2025-09-22T16:47:00Z" w16du:dateUtc="2025-09-22T19:47:00Z">
        <w:r w:rsidRPr="00FE41A9">
          <w:rPr>
            <w:rFonts w:ascii="Arial MT" w:eastAsia="Arial MT" w:hAnsi="Arial MT" w:cs="Arial MT"/>
            <w:noProof/>
            <w:kern w:val="0"/>
            <w:lang w:val="es-ES"/>
            <w14:ligatures w14:val="none"/>
          </w:rPr>
          <mc:AlternateContent>
            <mc:Choice Requires="wps">
              <w:drawing>
                <wp:anchor distT="0" distB="0" distL="0" distR="0" simplePos="0" relativeHeight="251642880" behindDoc="0" locked="0" layoutInCell="1" allowOverlap="1" wp14:anchorId="502CD577" wp14:editId="63061157">
                  <wp:simplePos x="0" y="0"/>
                  <wp:positionH relativeFrom="page">
                    <wp:posOffset>2967863</wp:posOffset>
                  </wp:positionH>
                  <wp:positionV relativeFrom="paragraph">
                    <wp:posOffset>-273435</wp:posOffset>
                  </wp:positionV>
                  <wp:extent cx="371919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9195" cy="1270"/>
                          </a:xfrm>
                          <a:custGeom>
                            <a:avLst/>
                            <a:gdLst/>
                            <a:ahLst/>
                            <a:cxnLst/>
                            <a:rect l="l" t="t" r="r" b="b"/>
                            <a:pathLst>
                              <a:path w="3719195">
                                <a:moveTo>
                                  <a:pt x="0" y="0"/>
                                </a:moveTo>
                                <a:lnTo>
                                  <a:pt x="3719194" y="0"/>
                                </a:lnTo>
                              </a:path>
                            </a:pathLst>
                          </a:custGeom>
                          <a:ln w="6096">
                            <a:solidFill>
                              <a:srgbClr val="000000"/>
                            </a:solidFill>
                            <a:prstDash val="sysDashDot"/>
                          </a:ln>
                        </wps:spPr>
                        <wps:bodyPr wrap="square" lIns="0" tIns="0" rIns="0" bIns="0" rtlCol="0">
                          <a:prstTxWarp prst="textNoShape">
                            <a:avLst/>
                          </a:prstTxWarp>
                          <a:noAutofit/>
                        </wps:bodyPr>
                      </wps:wsp>
                    </a:graphicData>
                  </a:graphic>
                </wp:anchor>
              </w:drawing>
            </mc:Choice>
            <mc:Fallback>
              <w:pict>
                <v:shape w14:anchorId="447A7E24" id="Graphic 10" o:spid="_x0000_s1026" style="position:absolute;margin-left:233.7pt;margin-top:-21.55pt;width:292.8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3719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" path="m,l3719194,e" filled="f" strokeweight=".48pt">
                  <v:stroke dashstyle="3 1 1 1"/>
                  <v:path arrowok="t"/>
                  <w10:wrap anchorx="page"/>
                </v:shape>
              </w:pict>
            </mc:Fallback>
          </mc:AlternateContent>
        </w:r>
        <w:r w:rsidRPr="00FE41A9">
          <w:rPr>
            <w:rFonts w:ascii="Arial MT" w:eastAsia="Arial MT" w:hAnsi="Arial MT" w:cs="Arial MT"/>
            <w:noProof/>
            <w:kern w:val="0"/>
            <w:lang w:val="es-ES"/>
            <w14:ligatures w14:val="none"/>
          </w:rPr>
          <mc:AlternateContent>
            <mc:Choice Requires="wps">
              <w:drawing>
                <wp:anchor distT="0" distB="0" distL="0" distR="0" simplePos="0" relativeHeight="251646976" behindDoc="0" locked="0" layoutInCell="1" allowOverlap="1" wp14:anchorId="7AD43202" wp14:editId="398F7D26">
                  <wp:simplePos x="0" y="0"/>
                  <wp:positionH relativeFrom="page">
                    <wp:posOffset>2967863</wp:posOffset>
                  </wp:positionH>
                  <wp:positionV relativeFrom="paragraph">
                    <wp:posOffset>-5211</wp:posOffset>
                  </wp:positionV>
                  <wp:extent cx="371919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9195" cy="1270"/>
                          </a:xfrm>
                          <a:custGeom>
                            <a:avLst/>
                            <a:gdLst/>
                            <a:ahLst/>
                            <a:cxnLst/>
                            <a:rect l="l" t="t" r="r" b="b"/>
                            <a:pathLst>
                              <a:path w="3719195">
                                <a:moveTo>
                                  <a:pt x="0" y="0"/>
                                </a:moveTo>
                                <a:lnTo>
                                  <a:pt x="3719194" y="0"/>
                                </a:lnTo>
                              </a:path>
                            </a:pathLst>
                          </a:custGeom>
                          <a:ln w="6096">
                            <a:solidFill>
                              <a:srgbClr val="000000"/>
                            </a:solidFill>
                            <a:prstDash val="sysDashDot"/>
                          </a:ln>
                        </wps:spPr>
                        <wps:bodyPr wrap="square" lIns="0" tIns="0" rIns="0" bIns="0" rtlCol="0">
                          <a:prstTxWarp prst="textNoShape">
                            <a:avLst/>
                          </a:prstTxWarp>
                          <a:noAutofit/>
                        </wps:bodyPr>
                      </wps:wsp>
                    </a:graphicData>
                  </a:graphic>
                </wp:anchor>
              </w:drawing>
            </mc:Choice>
            <mc:Fallback>
              <w:pict>
                <v:shape w14:anchorId="3E01AD11" id="Graphic 11" o:spid="_x0000_s1026" style="position:absolute;margin-left:233.7pt;margin-top:-.4pt;width:292.8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3719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" path="m,l3719194,e" filled="f" strokeweight=".48pt">
                  <v:stroke dashstyle="3 1 1 1"/>
                  <v:path arrowok="t"/>
                  <w10:wrap anchorx="page"/>
                </v:shape>
              </w:pict>
            </mc:Fallback>
          </mc:AlternateContent>
        </w:r>
        <w:proofErr w:type="gramStart"/>
        <w:r w:rsidRPr="00FE41A9">
          <w:rPr>
            <w:rFonts w:ascii="Arial MT" w:eastAsia="Arial MT" w:hAnsi="Arial MT" w:cs="Arial MT"/>
            <w:kern w:val="0"/>
            <w:lang w:val="es-ES"/>
            <w14:ligatures w14:val="none"/>
          </w:rPr>
          <w:t>Ingeniera</w:t>
        </w:r>
        <w:r w:rsidRPr="00FE41A9">
          <w:rPr>
            <w:rFonts w:ascii="Arial MT" w:eastAsia="Arial MT" w:hAnsi="Arial MT" w:cs="Arial MT"/>
            <w:spacing w:val="28"/>
            <w:kern w:val="0"/>
            <w:lang w:val="es-ES"/>
            <w14:ligatures w14:val="none"/>
          </w:rPr>
          <w:t xml:space="preserve">  </w:t>
        </w:r>
        <w:r w:rsidRPr="00FE41A9">
          <w:rPr>
            <w:rFonts w:ascii="Arial MT" w:eastAsia="Arial MT" w:hAnsi="Arial MT" w:cs="Arial MT"/>
            <w:kern w:val="0"/>
            <w:lang w:val="es-ES"/>
            <w14:ligatures w14:val="none"/>
          </w:rPr>
          <w:t>en</w:t>
        </w:r>
        <w:proofErr w:type="gramEnd"/>
        <w:r w:rsidRPr="00FE41A9">
          <w:rPr>
            <w:rFonts w:ascii="Arial MT" w:eastAsia="Arial MT" w:hAnsi="Arial MT" w:cs="Arial MT"/>
            <w:spacing w:val="29"/>
            <w:kern w:val="0"/>
            <w:lang w:val="es-ES"/>
            <w14:ligatures w14:val="none"/>
          </w:rPr>
          <w:t xml:space="preserve">  </w:t>
        </w:r>
        <w:r w:rsidRPr="00FE41A9">
          <w:rPr>
            <w:rFonts w:ascii="Arial MT" w:eastAsia="Arial MT" w:hAnsi="Arial MT" w:cs="Arial MT"/>
            <w:kern w:val="0"/>
            <w:lang w:val="es-ES"/>
            <w14:ligatures w14:val="none"/>
          </w:rPr>
          <w:t>Biotecnología</w:t>
        </w:r>
      </w:ins>
    </w:p>
    <w:p w14:paraId="7716931D" w14:textId="77777777" w:rsidR="00FE41A9" w:rsidRPr="00FE41A9" w:rsidRDefault="00FE41A9" w:rsidP="00FE41A9">
      <w:pPr>
        <w:widowControl w:val="0"/>
        <w:tabs>
          <w:tab w:val="left" w:pos="3341"/>
        </w:tabs>
        <w:autoSpaceDE w:val="0"/>
        <w:autoSpaceDN w:val="0"/>
        <w:spacing w:before="139" w:after="0" w:line="240" w:lineRule="auto"/>
        <w:ind w:left="370"/>
        <w:rPr>
          <w:ins w:id="206" w:author="JAVIERA PAZ LEFORT IBANEZ" w:date="2025-09-22T16:47:00Z" w16du:dateUtc="2025-09-22T19:47:00Z"/>
          <w:rFonts w:ascii="Arial MT" w:eastAsia="Arial MT" w:hAnsi="Arial MT" w:cs="Arial MT"/>
          <w:kern w:val="0"/>
          <w:lang w:val="es-ES"/>
          <w14:ligatures w14:val="none"/>
        </w:rPr>
      </w:pPr>
      <w:ins w:id="207" w:author="JAVIERA PAZ LEFORT IBANEZ" w:date="2025-09-22T16:47:00Z" w16du:dateUtc="2025-09-22T19:47:00Z">
        <w:r w:rsidRPr="00FE41A9">
          <w:rPr>
            <w:rFonts w:ascii="Arial MT" w:eastAsia="Arial MT" w:hAnsi="Arial MT" w:cs="Arial MT"/>
            <w:kern w:val="0"/>
            <w:lang w:val="es-ES"/>
            <w14:ligatures w14:val="none"/>
          </w:rPr>
          <w:t>Título</w:t>
        </w:r>
        <w:r w:rsidRPr="00FE41A9">
          <w:rPr>
            <w:rFonts w:ascii="Arial MT" w:eastAsia="Arial MT" w:hAnsi="Arial MT" w:cs="Arial MT"/>
            <w:spacing w:val="-4"/>
            <w:kern w:val="0"/>
            <w:lang w:val="es-ES"/>
            <w14:ligatures w14:val="none"/>
          </w:rPr>
          <w:t xml:space="preserve"> </w:t>
        </w:r>
        <w:r w:rsidRPr="00FE41A9">
          <w:rPr>
            <w:rFonts w:ascii="Arial MT" w:eastAsia="Arial MT" w:hAnsi="Arial MT" w:cs="Arial MT"/>
            <w:kern w:val="0"/>
            <w:lang w:val="es-ES"/>
            <w14:ligatures w14:val="none"/>
          </w:rPr>
          <w:t>al</w:t>
        </w:r>
        <w:r w:rsidRPr="00FE41A9">
          <w:rPr>
            <w:rFonts w:ascii="Arial MT" w:eastAsia="Arial MT" w:hAnsi="Arial MT" w:cs="Arial MT"/>
            <w:spacing w:val="-5"/>
            <w:kern w:val="0"/>
            <w:lang w:val="es-ES"/>
            <w14:ligatures w14:val="none"/>
          </w:rPr>
          <w:t xml:space="preserve"> </w:t>
        </w:r>
        <w:r w:rsidRPr="00FE41A9">
          <w:rPr>
            <w:rFonts w:ascii="Arial MT" w:eastAsia="Arial MT" w:hAnsi="Arial MT" w:cs="Arial MT"/>
            <w:kern w:val="0"/>
            <w:lang w:val="es-ES"/>
            <w14:ligatures w14:val="none"/>
          </w:rPr>
          <w:t>que</w:t>
        </w:r>
        <w:r w:rsidRPr="00FE41A9">
          <w:rPr>
            <w:rFonts w:ascii="Arial MT" w:eastAsia="Arial MT" w:hAnsi="Arial MT" w:cs="Arial MT"/>
            <w:spacing w:val="-1"/>
            <w:kern w:val="0"/>
            <w:lang w:val="es-ES"/>
            <w14:ligatures w14:val="none"/>
          </w:rPr>
          <w:t xml:space="preserve"> </w:t>
        </w:r>
        <w:r w:rsidRPr="00FE41A9">
          <w:rPr>
            <w:rFonts w:ascii="Arial MT" w:eastAsia="Arial MT" w:hAnsi="Arial MT" w:cs="Arial MT"/>
            <w:spacing w:val="-4"/>
            <w:kern w:val="0"/>
            <w:lang w:val="es-ES"/>
            <w14:ligatures w14:val="none"/>
          </w:rPr>
          <w:t>opta</w:t>
        </w:r>
      </w:ins>
    </w:p>
    <w:p w14:paraId="3816C92E" w14:textId="77777777" w:rsidR="00FE41A9" w:rsidRPr="00FE41A9" w:rsidRDefault="00FE41A9" w:rsidP="00FE41A9">
      <w:pPr>
        <w:widowControl w:val="0"/>
        <w:autoSpaceDE w:val="0"/>
        <w:autoSpaceDN w:val="0"/>
        <w:spacing w:before="4" w:after="0" w:line="240" w:lineRule="auto"/>
        <w:rPr>
          <w:ins w:id="208" w:author="JAVIERA PAZ LEFORT IBANEZ" w:date="2025-09-22T16:47:00Z" w16du:dateUtc="2025-09-22T19:47:00Z"/>
          <w:rFonts w:ascii="Arial MT" w:eastAsia="Arial MT" w:hAnsi="Arial MT" w:cs="Arial MT"/>
          <w:kern w:val="0"/>
          <w:sz w:val="10"/>
          <w:lang w:val="es-ES"/>
          <w14:ligatures w14:val="none"/>
        </w:rPr>
      </w:pPr>
      <w:ins w:id="209" w:author="JAVIERA PAZ LEFORT IBANEZ" w:date="2025-09-22T16:47:00Z" w16du:dateUtc="2025-09-22T19:47:00Z">
        <w:r w:rsidRPr="00FE41A9">
          <w:rPr>
            <w:rFonts w:ascii="Arial MT" w:eastAsia="Arial MT" w:hAnsi="Arial MT" w:cs="Arial MT"/>
            <w:noProof/>
            <w:kern w:val="0"/>
            <w:sz w:val="10"/>
            <w:lang w:val="es-ES"/>
            <w14:ligatures w14:val="none"/>
          </w:rPr>
          <mc:AlternateContent>
            <mc:Choice Requires="wps">
              <w:drawing>
                <wp:anchor distT="0" distB="0" distL="0" distR="0" simplePos="0" relativeHeight="251667456" behindDoc="1" locked="0" layoutInCell="1" allowOverlap="1" wp14:anchorId="50C0EF8C" wp14:editId="14B2B869">
                  <wp:simplePos x="0" y="0"/>
                  <wp:positionH relativeFrom="page">
                    <wp:posOffset>2958719</wp:posOffset>
                  </wp:positionH>
                  <wp:positionV relativeFrom="paragraph">
                    <wp:posOffset>91215</wp:posOffset>
                  </wp:positionV>
                  <wp:extent cx="372872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8720" cy="1270"/>
                          </a:xfrm>
                          <a:custGeom>
                            <a:avLst/>
                            <a:gdLst/>
                            <a:ahLst/>
                            <a:cxnLst/>
                            <a:rect l="l" t="t" r="r" b="b"/>
                            <a:pathLst>
                              <a:path w="3728720">
                                <a:moveTo>
                                  <a:pt x="0" y="0"/>
                                </a:moveTo>
                                <a:lnTo>
                                  <a:pt x="3728338" y="0"/>
                                </a:lnTo>
                              </a:path>
                            </a:pathLst>
                          </a:custGeom>
                          <a:ln w="6096">
                            <a:solidFill>
                              <a:srgbClr val="000000"/>
                            </a:solidFill>
                            <a:prstDash val="sysDashDot"/>
                          </a:ln>
                        </wps:spPr>
                        <wps:bodyPr wrap="square" lIns="0" tIns="0" rIns="0" bIns="0" rtlCol="0">
                          <a:prstTxWarp prst="textNoShape">
                            <a:avLst/>
                          </a:prstTxWarp>
                          <a:noAutofit/>
                        </wps:bodyPr>
                      </wps:wsp>
                    </a:graphicData>
                  </a:graphic>
                </wp:anchor>
              </w:drawing>
            </mc:Choice>
            <mc:Fallback>
              <w:pict>
                <v:shape w14:anchorId="33E684D3" id="Graphic 12" o:spid="_x0000_s1026" style="position:absolute;margin-left:232.95pt;margin-top:7.2pt;width:293.6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3728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" path="m,l3728338,e" filled="f" strokeweight=".48pt">
                  <v:stroke dashstyle="3 1 1 1"/>
                  <v:path arrowok="t"/>
                  <w10:wrap type="topAndBottom" anchorx="page"/>
                </v:shape>
              </w:pict>
            </mc:Fallback>
          </mc:AlternateContent>
        </w:r>
      </w:ins>
    </w:p>
    <w:p w14:paraId="5D30B71C" w14:textId="77777777" w:rsidR="00FE41A9" w:rsidRPr="00FE41A9" w:rsidRDefault="00FE41A9" w:rsidP="00FE41A9">
      <w:pPr>
        <w:widowControl w:val="0"/>
        <w:autoSpaceDE w:val="0"/>
        <w:autoSpaceDN w:val="0"/>
        <w:spacing w:after="0" w:line="240" w:lineRule="auto"/>
        <w:rPr>
          <w:ins w:id="210" w:author="JAVIERA PAZ LEFORT IBANEZ" w:date="2025-09-22T16:47:00Z" w16du:dateUtc="2025-09-22T19:47:00Z"/>
          <w:rFonts w:ascii="Arial MT" w:eastAsia="Arial MT" w:hAnsi="Arial MT" w:cs="Arial MT"/>
          <w:kern w:val="0"/>
          <w:lang w:val="es-ES"/>
          <w14:ligatures w14:val="none"/>
        </w:rPr>
      </w:pPr>
    </w:p>
    <w:p w14:paraId="30ED9F5D" w14:textId="77777777" w:rsidR="00FE41A9" w:rsidRPr="00FE41A9" w:rsidRDefault="00FE41A9" w:rsidP="00FE41A9">
      <w:pPr>
        <w:widowControl w:val="0"/>
        <w:autoSpaceDE w:val="0"/>
        <w:autoSpaceDN w:val="0"/>
        <w:spacing w:before="22" w:after="0" w:line="240" w:lineRule="auto"/>
        <w:rPr>
          <w:ins w:id="211" w:author="JAVIERA PAZ LEFORT IBANEZ" w:date="2025-09-22T16:47:00Z" w16du:dateUtc="2025-09-22T19:47:00Z"/>
          <w:rFonts w:ascii="Arial MT" w:eastAsia="Arial MT" w:hAnsi="Arial MT" w:cs="Arial MT"/>
          <w:kern w:val="0"/>
          <w:lang w:val="es-ES"/>
          <w14:ligatures w14:val="none"/>
        </w:rPr>
      </w:pPr>
    </w:p>
    <w:p w14:paraId="270785BC" w14:textId="77777777" w:rsidR="00FE41A9" w:rsidRPr="00FE41A9" w:rsidRDefault="00FE41A9" w:rsidP="00FE41A9">
      <w:pPr>
        <w:widowControl w:val="0"/>
        <w:numPr>
          <w:ilvl w:val="0"/>
          <w:numId w:val="81"/>
        </w:numPr>
        <w:tabs>
          <w:tab w:val="left" w:pos="621"/>
        </w:tabs>
        <w:autoSpaceDE w:val="0"/>
        <w:autoSpaceDN w:val="0"/>
        <w:spacing w:after="0" w:line="240" w:lineRule="auto"/>
        <w:ind w:left="621" w:hanging="359"/>
        <w:jc w:val="both"/>
        <w:rPr>
          <w:ins w:id="212" w:author="JAVIERA PAZ LEFORT IBANEZ" w:date="2025-09-22T16:47:00Z" w16du:dateUtc="2025-09-22T19:47:00Z"/>
          <w:rFonts w:ascii="Arial MT" w:eastAsia="Arial MT" w:hAnsi="Arial MT" w:cs="Arial MT"/>
          <w:kern w:val="0"/>
          <w:szCs w:val="22"/>
          <w:lang w:val="es-ES"/>
          <w14:ligatures w14:val="none"/>
        </w:rPr>
      </w:pPr>
      <w:ins w:id="213" w:author="JAVIERA PAZ LEFORT IBANEZ" w:date="2025-09-22T16:47:00Z" w16du:dateUtc="2025-09-22T19:47:00Z">
        <w:r w:rsidRPr="00FE41A9">
          <w:rPr>
            <w:rFonts w:ascii="Arial MT" w:eastAsia="Arial MT" w:hAnsi="Arial MT" w:cs="Arial MT"/>
            <w:kern w:val="0"/>
            <w:szCs w:val="22"/>
            <w:lang w:val="es-ES"/>
            <w14:ligatures w14:val="none"/>
          </w:rPr>
          <w:t>Autorización</w:t>
        </w:r>
        <w:r w:rsidRPr="00FE41A9">
          <w:rPr>
            <w:rFonts w:ascii="Arial MT" w:eastAsia="Arial MT" w:hAnsi="Arial MT" w:cs="Arial MT"/>
            <w:spacing w:val="-7"/>
            <w:kern w:val="0"/>
            <w:szCs w:val="22"/>
            <w:lang w:val="es-ES"/>
            <w14:ligatures w14:val="none"/>
          </w:rPr>
          <w:t xml:space="preserve"> </w:t>
        </w:r>
        <w:r w:rsidRPr="00FE41A9">
          <w:rPr>
            <w:rFonts w:ascii="Arial MT" w:eastAsia="Arial MT" w:hAnsi="Arial MT" w:cs="Arial MT"/>
            <w:kern w:val="0"/>
            <w:szCs w:val="22"/>
            <w:lang w:val="es-ES"/>
            <w14:ligatures w14:val="none"/>
          </w:rPr>
          <w:t>de</w:t>
        </w:r>
        <w:r w:rsidRPr="00FE41A9">
          <w:rPr>
            <w:rFonts w:ascii="Arial MT" w:eastAsia="Arial MT" w:hAnsi="Arial MT" w:cs="Arial MT"/>
            <w:spacing w:val="-6"/>
            <w:kern w:val="0"/>
            <w:szCs w:val="22"/>
            <w:lang w:val="es-ES"/>
            <w14:ligatures w14:val="none"/>
          </w:rPr>
          <w:t xml:space="preserve"> </w:t>
        </w:r>
        <w:r w:rsidRPr="00FE41A9">
          <w:rPr>
            <w:rFonts w:ascii="Arial MT" w:eastAsia="Arial MT" w:hAnsi="Arial MT" w:cs="Arial MT"/>
            <w:kern w:val="0"/>
            <w:szCs w:val="22"/>
            <w:lang w:val="es-ES"/>
            <w14:ligatures w14:val="none"/>
          </w:rPr>
          <w:t>Reproducción</w:t>
        </w:r>
        <w:r w:rsidRPr="00FE41A9">
          <w:rPr>
            <w:rFonts w:ascii="Arial MT" w:eastAsia="Arial MT" w:hAnsi="Arial MT" w:cs="Arial MT"/>
            <w:spacing w:val="-6"/>
            <w:kern w:val="0"/>
            <w:szCs w:val="22"/>
            <w:lang w:val="es-ES"/>
            <w14:ligatures w14:val="none"/>
          </w:rPr>
          <w:t xml:space="preserve"> </w:t>
        </w:r>
        <w:r w:rsidRPr="00FE41A9">
          <w:rPr>
            <w:rFonts w:ascii="Arial MT" w:eastAsia="Arial MT" w:hAnsi="Arial MT" w:cs="Arial MT"/>
            <w:kern w:val="0"/>
            <w:szCs w:val="22"/>
            <w:lang w:val="es-ES"/>
            <w14:ligatures w14:val="none"/>
          </w:rPr>
          <w:t>(seleccione</w:t>
        </w:r>
        <w:r w:rsidRPr="00FE41A9">
          <w:rPr>
            <w:rFonts w:ascii="Arial MT" w:eastAsia="Arial MT" w:hAnsi="Arial MT" w:cs="Arial MT"/>
            <w:spacing w:val="-6"/>
            <w:kern w:val="0"/>
            <w:szCs w:val="22"/>
            <w:lang w:val="es-ES"/>
            <w14:ligatures w14:val="none"/>
          </w:rPr>
          <w:t xml:space="preserve"> </w:t>
        </w:r>
        <w:r w:rsidRPr="00FE41A9">
          <w:rPr>
            <w:rFonts w:ascii="Arial MT" w:eastAsia="Arial MT" w:hAnsi="Arial MT" w:cs="Arial MT"/>
            <w:kern w:val="0"/>
            <w:szCs w:val="22"/>
            <w:lang w:val="es-ES"/>
            <w14:ligatures w14:val="none"/>
          </w:rPr>
          <w:t>una</w:t>
        </w:r>
        <w:r w:rsidRPr="00FE41A9">
          <w:rPr>
            <w:rFonts w:ascii="Arial MT" w:eastAsia="Arial MT" w:hAnsi="Arial MT" w:cs="Arial MT"/>
            <w:spacing w:val="-6"/>
            <w:kern w:val="0"/>
            <w:szCs w:val="22"/>
            <w:lang w:val="es-ES"/>
            <w14:ligatures w14:val="none"/>
          </w:rPr>
          <w:t xml:space="preserve"> </w:t>
        </w:r>
        <w:r w:rsidRPr="00FE41A9">
          <w:rPr>
            <w:rFonts w:ascii="Arial MT" w:eastAsia="Arial MT" w:hAnsi="Arial MT" w:cs="Arial MT"/>
            <w:spacing w:val="-2"/>
            <w:kern w:val="0"/>
            <w:szCs w:val="22"/>
            <w:lang w:val="es-ES"/>
            <w14:ligatures w14:val="none"/>
          </w:rPr>
          <w:t>opción)</w:t>
        </w:r>
      </w:ins>
    </w:p>
    <w:p w14:paraId="66A233B1" w14:textId="77777777" w:rsidR="00FE41A9" w:rsidRPr="00FE41A9" w:rsidRDefault="00FE41A9" w:rsidP="00FE41A9">
      <w:pPr>
        <w:widowControl w:val="0"/>
        <w:numPr>
          <w:ilvl w:val="1"/>
          <w:numId w:val="81"/>
        </w:numPr>
        <w:tabs>
          <w:tab w:val="left" w:pos="981"/>
        </w:tabs>
        <w:autoSpaceDE w:val="0"/>
        <w:autoSpaceDN w:val="0"/>
        <w:spacing w:before="137" w:after="0" w:line="360" w:lineRule="auto"/>
        <w:ind w:left="981" w:right="623"/>
        <w:jc w:val="both"/>
        <w:rPr>
          <w:ins w:id="214" w:author="JAVIERA PAZ LEFORT IBANEZ" w:date="2025-09-22T16:47:00Z" w16du:dateUtc="2025-09-22T19:47:00Z"/>
          <w:rFonts w:ascii="Arial MT" w:eastAsia="Arial MT" w:hAnsi="Arial MT" w:cs="Arial MT"/>
          <w:kern w:val="0"/>
          <w:szCs w:val="22"/>
          <w:lang w:val="es-ES"/>
          <w14:ligatures w14:val="none"/>
        </w:rPr>
      </w:pPr>
      <w:ins w:id="215" w:author="JAVIERA PAZ LEFORT IBANEZ" w:date="2025-09-22T16:47:00Z" w16du:dateUtc="2025-09-22T19:47:00Z">
        <w:r w:rsidRPr="00FE41A9">
          <w:rPr>
            <w:rFonts w:ascii="Arial MT" w:eastAsia="Arial MT" w:hAnsi="Arial MT" w:cs="Arial MT"/>
            <w:kern w:val="0"/>
            <w:szCs w:val="22"/>
            <w:lang w:val="es-ES"/>
            <w14:ligatures w14:val="none"/>
          </w:rPr>
          <w:t>Este trabajo de titulación no puede reproducirse o transmitirse bajo ninguna forma o por ningún medio o procedimiento, sin permiso escrito del(os) autor(es), exceptuando la cita bibliográfica, resumen y metadatos que acreditan al trabajo y a su(s) autor(es).</w:t>
        </w:r>
      </w:ins>
    </w:p>
    <w:p w14:paraId="77A6088E" w14:textId="77777777" w:rsidR="00FE41A9" w:rsidRPr="00FE41A9" w:rsidRDefault="00FE41A9" w:rsidP="00FE41A9">
      <w:pPr>
        <w:widowControl w:val="0"/>
        <w:autoSpaceDE w:val="0"/>
        <w:autoSpaceDN w:val="0"/>
        <w:spacing w:before="195" w:after="0" w:line="240" w:lineRule="auto"/>
        <w:rPr>
          <w:ins w:id="216" w:author="JAVIERA PAZ LEFORT IBANEZ" w:date="2025-09-22T16:47:00Z" w16du:dateUtc="2025-09-22T19:47:00Z"/>
          <w:rFonts w:ascii="Arial MT" w:eastAsia="Arial MT" w:hAnsi="Arial MT" w:cs="Arial MT"/>
          <w:kern w:val="0"/>
          <w:lang w:val="es-ES"/>
          <w14:ligatures w14:val="none"/>
        </w:rPr>
      </w:pPr>
    </w:p>
    <w:p w14:paraId="37A32812" w14:textId="77777777" w:rsidR="00FE41A9" w:rsidRPr="00FE41A9" w:rsidRDefault="00FE41A9" w:rsidP="00FE41A9">
      <w:pPr>
        <w:widowControl w:val="0"/>
        <w:tabs>
          <w:tab w:val="left" w:pos="2064"/>
          <w:tab w:val="left" w:pos="5148"/>
          <w:tab w:val="left" w:pos="6152"/>
        </w:tabs>
        <w:autoSpaceDE w:val="0"/>
        <w:autoSpaceDN w:val="0"/>
        <w:spacing w:after="0" w:line="240" w:lineRule="auto"/>
        <w:ind w:left="1090"/>
        <w:rPr>
          <w:ins w:id="217" w:author="JAVIERA PAZ LEFORT IBANEZ" w:date="2025-09-22T16:47:00Z" w16du:dateUtc="2025-09-22T19:47:00Z"/>
          <w:rFonts w:ascii="Arial MT" w:eastAsia="Arial MT" w:hAnsi="Arial MT" w:cs="Arial MT"/>
          <w:kern w:val="0"/>
          <w:position w:val="-4"/>
          <w:lang w:val="es-ES"/>
          <w14:ligatures w14:val="none"/>
        </w:rPr>
      </w:pPr>
      <w:ins w:id="218" w:author="JAVIERA PAZ LEFORT IBANEZ" w:date="2025-09-22T16:47:00Z" w16du:dateUtc="2025-09-22T19:47:00Z">
        <w:r w:rsidRPr="00FE41A9">
          <w:rPr>
            <w:rFonts w:ascii="Arial MT" w:eastAsia="Arial MT" w:hAnsi="Arial MT" w:cs="Arial MT"/>
            <w:spacing w:val="-2"/>
            <w:kern w:val="0"/>
            <w:lang w:val="es-ES"/>
            <w14:ligatures w14:val="none"/>
          </w:rPr>
          <w:t>Fecha:</w:t>
        </w:r>
        <w:r w:rsidRPr="00FE41A9">
          <w:rPr>
            <w:rFonts w:ascii="Arial MT" w:eastAsia="Arial MT" w:hAnsi="Arial MT" w:cs="Arial MT"/>
            <w:kern w:val="0"/>
            <w:lang w:val="es-ES"/>
            <w14:ligatures w14:val="none"/>
          </w:rPr>
          <w:tab/>
          <w:t>22 de septiembre</w:t>
        </w:r>
        <w:r w:rsidRPr="00FE41A9">
          <w:rPr>
            <w:rFonts w:ascii="Arial MT" w:eastAsia="Arial MT" w:hAnsi="Arial MT" w:cs="Arial MT"/>
            <w:spacing w:val="-3"/>
            <w:kern w:val="0"/>
            <w:lang w:val="es-ES"/>
            <w14:ligatures w14:val="none"/>
          </w:rPr>
          <w:t xml:space="preserve"> </w:t>
        </w:r>
        <w:r w:rsidRPr="00FE41A9">
          <w:rPr>
            <w:rFonts w:ascii="Arial MT" w:eastAsia="Arial MT" w:hAnsi="Arial MT" w:cs="Arial MT"/>
            <w:spacing w:val="-4"/>
            <w:kern w:val="0"/>
            <w:lang w:val="es-ES"/>
            <w14:ligatures w14:val="none"/>
          </w:rPr>
          <w:t>2025</w:t>
        </w:r>
        <w:r w:rsidRPr="00FE41A9">
          <w:rPr>
            <w:rFonts w:ascii="Arial MT" w:eastAsia="Arial MT" w:hAnsi="Arial MT" w:cs="Arial MT"/>
            <w:kern w:val="0"/>
            <w:lang w:val="es-ES"/>
            <w14:ligatures w14:val="none"/>
          </w:rPr>
          <w:tab/>
        </w:r>
        <w:r w:rsidRPr="00FE41A9">
          <w:rPr>
            <w:rFonts w:ascii="Arial MT" w:eastAsia="Arial MT" w:hAnsi="Arial MT" w:cs="Arial MT"/>
            <w:spacing w:val="-2"/>
            <w:kern w:val="0"/>
            <w:lang w:val="es-ES"/>
            <w14:ligatures w14:val="none"/>
          </w:rPr>
          <w:t>Firma:</w:t>
        </w:r>
        <w:r w:rsidRPr="00FE41A9">
          <w:rPr>
            <w:rFonts w:ascii="Arial MT" w:eastAsia="Arial MT" w:hAnsi="Arial MT" w:cs="Arial MT"/>
            <w:kern w:val="0"/>
            <w:lang w:val="es-ES"/>
            <w14:ligatures w14:val="none"/>
          </w:rPr>
          <w:tab/>
        </w:r>
      </w:ins>
    </w:p>
    <w:p w14:paraId="09451761" w14:textId="77777777" w:rsidR="00FE41A9" w:rsidRPr="00FE41A9" w:rsidRDefault="00FE41A9" w:rsidP="00FE41A9">
      <w:pPr>
        <w:widowControl w:val="0"/>
        <w:autoSpaceDE w:val="0"/>
        <w:autoSpaceDN w:val="0"/>
        <w:spacing w:before="11" w:after="0" w:line="240" w:lineRule="auto"/>
        <w:rPr>
          <w:ins w:id="219" w:author="JAVIERA PAZ LEFORT IBANEZ" w:date="2025-09-22T16:47:00Z" w16du:dateUtc="2025-09-22T19:47:00Z"/>
          <w:rFonts w:ascii="Arial MT" w:eastAsia="Arial MT" w:hAnsi="Arial MT" w:cs="Arial MT"/>
          <w:kern w:val="0"/>
          <w:sz w:val="9"/>
          <w:lang w:val="es-ES"/>
          <w14:ligatures w14:val="none"/>
        </w:rPr>
      </w:pPr>
      <w:ins w:id="220" w:author="JAVIERA PAZ LEFORT IBANEZ" w:date="2025-09-22T16:47:00Z" w16du:dateUtc="2025-09-22T19:47:00Z">
        <w:r w:rsidRPr="00FE41A9">
          <w:rPr>
            <w:rFonts w:ascii="Arial MT" w:eastAsia="Arial MT" w:hAnsi="Arial MT" w:cs="Arial MT"/>
            <w:noProof/>
            <w:kern w:val="0"/>
            <w:sz w:val="9"/>
            <w:lang w:val="es-ES"/>
            <w14:ligatures w14:val="none"/>
          </w:rPr>
          <mc:AlternateContent>
            <mc:Choice Requires="wps">
              <w:drawing>
                <wp:anchor distT="0" distB="0" distL="0" distR="0" simplePos="0" relativeHeight="251671552" behindDoc="1" locked="0" layoutInCell="1" allowOverlap="1" wp14:anchorId="275952DD" wp14:editId="28CC9D09">
                  <wp:simplePos x="0" y="0"/>
                  <wp:positionH relativeFrom="page">
                    <wp:posOffset>2149094</wp:posOffset>
                  </wp:positionH>
                  <wp:positionV relativeFrom="paragraph">
                    <wp:posOffset>87941</wp:posOffset>
                  </wp:positionV>
                  <wp:extent cx="196659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6595" cy="6350"/>
                          </a:xfrm>
                          <a:custGeom>
                            <a:avLst/>
                            <a:gdLst/>
                            <a:ahLst/>
                            <a:cxnLst/>
                            <a:rect l="l" t="t" r="r" b="b"/>
                            <a:pathLst>
                              <a:path w="1966595" h="6350">
                                <a:moveTo>
                                  <a:pt x="1966213" y="0"/>
                                </a:moveTo>
                                <a:lnTo>
                                  <a:pt x="0" y="0"/>
                                </a:lnTo>
                                <a:lnTo>
                                  <a:pt x="0" y="6096"/>
                                </a:lnTo>
                                <a:lnTo>
                                  <a:pt x="1966213" y="6096"/>
                                </a:lnTo>
                                <a:lnTo>
                                  <a:pt x="19662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43074C" id="Graphic 14" o:spid="_x0000_s1026" style="position:absolute;margin-left:169.2pt;margin-top:6.9pt;width:154.85pt;height:.5pt;z-index:-251644928;visibility:visible;mso-wrap-style:square;mso-wrap-distance-left:0;mso-wrap-distance-top:0;mso-wrap-distance-right:0;mso-wrap-distance-bottom:0;mso-position-horizontal:absolute;mso-position-horizontal-relative:page;mso-position-vertical:absolute;mso-position-vertical-relative:text;v-text-anchor:top" coordsize="19665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" path="m1966213,l,,,6096r1966213,l1966213,xe" fillcolor="black" stroked="f">
                  <v:path arrowok="t"/>
                  <w10:wrap type="topAndBottom" anchorx="page"/>
                </v:shape>
              </w:pict>
            </mc:Fallback>
          </mc:AlternateContent>
        </w:r>
        <w:r w:rsidRPr="00FE41A9">
          <w:rPr>
            <w:rFonts w:ascii="Arial MT" w:eastAsia="Arial MT" w:hAnsi="Arial MT" w:cs="Arial MT"/>
            <w:noProof/>
            <w:kern w:val="0"/>
            <w:sz w:val="9"/>
            <w:lang w:val="es-ES"/>
            <w14:ligatures w14:val="none"/>
          </w:rPr>
          <mc:AlternateContent>
            <mc:Choice Requires="wps">
              <w:drawing>
                <wp:anchor distT="0" distB="0" distL="0" distR="0" simplePos="0" relativeHeight="251675648" behindDoc="1" locked="0" layoutInCell="1" allowOverlap="1" wp14:anchorId="4CB13750" wp14:editId="45A3D81F">
                  <wp:simplePos x="0" y="0"/>
                  <wp:positionH relativeFrom="page">
                    <wp:posOffset>4676521</wp:posOffset>
                  </wp:positionH>
                  <wp:positionV relativeFrom="paragraph">
                    <wp:posOffset>87941</wp:posOffset>
                  </wp:positionV>
                  <wp:extent cx="201803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8030" cy="6350"/>
                          </a:xfrm>
                          <a:custGeom>
                            <a:avLst/>
                            <a:gdLst/>
                            <a:ahLst/>
                            <a:cxnLst/>
                            <a:rect l="l" t="t" r="r" b="b"/>
                            <a:pathLst>
                              <a:path w="2018030" h="6350">
                                <a:moveTo>
                                  <a:pt x="2018029" y="0"/>
                                </a:moveTo>
                                <a:lnTo>
                                  <a:pt x="0" y="0"/>
                                </a:lnTo>
                                <a:lnTo>
                                  <a:pt x="0" y="6096"/>
                                </a:lnTo>
                                <a:lnTo>
                                  <a:pt x="2018029" y="6096"/>
                                </a:lnTo>
                                <a:lnTo>
                                  <a:pt x="2018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645927" id="Graphic 15" o:spid="_x0000_s1026" style="position:absolute;margin-left:368.25pt;margin-top:6.9pt;width:158.9pt;height:.5pt;z-index:-251640832;visibility:visible;mso-wrap-style:square;mso-wrap-distance-left:0;mso-wrap-distance-top:0;mso-wrap-distance-right:0;mso-wrap-distance-bottom:0;mso-position-horizontal:absolute;mso-position-horizontal-relative:page;mso-position-vertical:absolute;mso-position-vertical-relative:text;v-text-anchor:top" coordsize="20180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" path="m2018029,l,,,6096r2018029,l2018029,xe" fillcolor="black" stroked="f">
                  <v:path arrowok="t"/>
                  <w10:wrap type="topAndBottom" anchorx="page"/>
                </v:shape>
              </w:pict>
            </mc:Fallback>
          </mc:AlternateContent>
        </w:r>
      </w:ins>
    </w:p>
    <w:p w14:paraId="3A9E99BD" w14:textId="77777777" w:rsidR="00FE41A9" w:rsidRPr="00FE41A9" w:rsidRDefault="00FE41A9" w:rsidP="00FE41A9">
      <w:pPr>
        <w:widowControl w:val="0"/>
        <w:autoSpaceDE w:val="0"/>
        <w:autoSpaceDN w:val="0"/>
        <w:spacing w:after="0" w:line="240" w:lineRule="auto"/>
        <w:ind w:left="262"/>
        <w:rPr>
          <w:ins w:id="221" w:author="JAVIERA PAZ LEFORT IBANEZ" w:date="2025-09-22T16:47:00Z" w16du:dateUtc="2025-09-22T19:47:00Z"/>
          <w:rFonts w:ascii="Arial MT" w:eastAsia="Arial MT" w:hAnsi="Arial MT" w:cs="Arial MT"/>
          <w:kern w:val="0"/>
          <w:sz w:val="9"/>
          <w:lang w:val="es-ES"/>
          <w14:ligatures w14:val="none"/>
        </w:rPr>
        <w:sectPr w:rsidR="00FE41A9" w:rsidRPr="00FE41A9" w:rsidSect="00FE41A9">
          <w:footerReference w:type="default" r:id="rId12"/>
          <w:pgSz w:w="12240" w:h="15840"/>
          <w:pgMar w:top="1340" w:right="1080" w:bottom="1280" w:left="1440" w:header="0" w:footer="1091" w:gutter="0"/>
          <w:pgNumType w:start="1"/>
          <w:cols w:space="720"/>
        </w:sectPr>
      </w:pPr>
    </w:p>
    <w:p w14:paraId="717CB5A8" w14:textId="77777777" w:rsidR="00FE41A9" w:rsidRPr="00FE41A9" w:rsidRDefault="00FE41A9" w:rsidP="00FE41A9">
      <w:pPr>
        <w:widowControl w:val="0"/>
        <w:numPr>
          <w:ilvl w:val="1"/>
          <w:numId w:val="81"/>
        </w:numPr>
        <w:tabs>
          <w:tab w:val="left" w:pos="981"/>
        </w:tabs>
        <w:autoSpaceDE w:val="0"/>
        <w:autoSpaceDN w:val="0"/>
        <w:spacing w:before="77" w:after="0" w:line="360" w:lineRule="auto"/>
        <w:ind w:left="981" w:right="622"/>
        <w:jc w:val="both"/>
        <w:rPr>
          <w:ins w:id="222" w:author="JAVIERA PAZ LEFORT IBANEZ" w:date="2025-09-22T16:47:00Z" w16du:dateUtc="2025-09-22T19:47:00Z"/>
          <w:rFonts w:ascii="Arial MT" w:eastAsia="Arial MT" w:hAnsi="Arial MT" w:cs="Arial MT"/>
          <w:kern w:val="0"/>
          <w:szCs w:val="22"/>
          <w:lang w:val="es-ES"/>
          <w14:ligatures w14:val="none"/>
        </w:rPr>
      </w:pPr>
      <w:ins w:id="223" w:author="JAVIERA PAZ LEFORT IBANEZ" w:date="2025-09-22T16:47:00Z" w16du:dateUtc="2025-09-22T19:47:00Z">
        <w:r w:rsidRPr="00FE41A9">
          <w:rPr>
            <w:rFonts w:ascii="Arial MT" w:eastAsia="Arial MT" w:hAnsi="Arial MT" w:cs="Arial MT"/>
            <w:kern w:val="0"/>
            <w:szCs w:val="22"/>
            <w:lang w:val="es-ES"/>
            <w14:ligatures w14:val="none"/>
          </w:rPr>
          <w:lastRenderedPageBreak/>
          <w:t>Se autoriza la reproducción total o parcial de este trabajo de titulación, con fines académicos, por cualquier medio o procedimiento, incluyendo la cita bibliográfica que acredita al trabajo y a su autor.</w:t>
        </w:r>
      </w:ins>
    </w:p>
    <w:p w14:paraId="5851F19B" w14:textId="77777777" w:rsidR="00FE41A9" w:rsidRPr="00FE41A9" w:rsidRDefault="00FE41A9" w:rsidP="00FE41A9">
      <w:pPr>
        <w:widowControl w:val="0"/>
        <w:autoSpaceDE w:val="0"/>
        <w:autoSpaceDN w:val="0"/>
        <w:spacing w:before="1" w:after="0" w:line="360" w:lineRule="auto"/>
        <w:ind w:left="970" w:right="622"/>
        <w:jc w:val="both"/>
        <w:rPr>
          <w:ins w:id="224" w:author="JAVIERA PAZ LEFORT IBANEZ" w:date="2025-09-22T16:47:00Z" w16du:dateUtc="2025-09-22T19:47:00Z"/>
          <w:rFonts w:ascii="Arial MT" w:eastAsia="Arial MT" w:hAnsi="Arial MT" w:cs="Arial MT"/>
          <w:kern w:val="0"/>
          <w:lang w:val="es-ES"/>
          <w14:ligatures w14:val="none"/>
        </w:rPr>
      </w:pPr>
      <w:ins w:id="225" w:author="JAVIERA PAZ LEFORT IBANEZ" w:date="2025-09-22T16:47:00Z" w16du:dateUtc="2025-09-22T19:47:00Z">
        <w:r w:rsidRPr="00FE41A9">
          <w:rPr>
            <w:rFonts w:ascii="Arial MT" w:eastAsia="Arial MT" w:hAnsi="Arial MT" w:cs="Arial MT"/>
            <w:kern w:val="0"/>
            <w:lang w:val="es-ES"/>
            <w14:ligatures w14:val="none"/>
          </w:rPr>
          <w:t>En</w:t>
        </w:r>
        <w:r w:rsidRPr="00FE41A9">
          <w:rPr>
            <w:rFonts w:ascii="Arial MT" w:eastAsia="Arial MT" w:hAnsi="Arial MT" w:cs="Arial MT"/>
            <w:spacing w:val="-12"/>
            <w:kern w:val="0"/>
            <w:lang w:val="es-ES"/>
            <w14:ligatures w14:val="none"/>
          </w:rPr>
          <w:t xml:space="preserve"> </w:t>
        </w:r>
        <w:r w:rsidRPr="00FE41A9">
          <w:rPr>
            <w:rFonts w:ascii="Arial MT" w:eastAsia="Arial MT" w:hAnsi="Arial MT" w:cs="Arial MT"/>
            <w:kern w:val="0"/>
            <w:lang w:val="es-ES"/>
            <w14:ligatures w14:val="none"/>
          </w:rPr>
          <w:t>consideración</w:t>
        </w:r>
        <w:r w:rsidRPr="00FE41A9">
          <w:rPr>
            <w:rFonts w:ascii="Arial MT" w:eastAsia="Arial MT" w:hAnsi="Arial MT" w:cs="Arial MT"/>
            <w:spacing w:val="-15"/>
            <w:kern w:val="0"/>
            <w:lang w:val="es-ES"/>
            <w14:ligatures w14:val="none"/>
          </w:rPr>
          <w:t xml:space="preserve"> </w:t>
        </w:r>
        <w:r w:rsidRPr="00FE41A9">
          <w:rPr>
            <w:rFonts w:ascii="Arial MT" w:eastAsia="Arial MT" w:hAnsi="Arial MT" w:cs="Arial MT"/>
            <w:kern w:val="0"/>
            <w:lang w:val="es-ES"/>
            <w14:ligatures w14:val="none"/>
          </w:rPr>
          <w:t>a</w:t>
        </w:r>
        <w:r w:rsidRPr="00FE41A9">
          <w:rPr>
            <w:rFonts w:ascii="Arial MT" w:eastAsia="Arial MT" w:hAnsi="Arial MT" w:cs="Arial MT"/>
            <w:spacing w:val="-15"/>
            <w:kern w:val="0"/>
            <w:lang w:val="es-ES"/>
            <w14:ligatures w14:val="none"/>
          </w:rPr>
          <w:t xml:space="preserve"> </w:t>
        </w:r>
        <w:r w:rsidRPr="00FE41A9">
          <w:rPr>
            <w:rFonts w:ascii="Arial MT" w:eastAsia="Arial MT" w:hAnsi="Arial MT" w:cs="Arial MT"/>
            <w:kern w:val="0"/>
            <w:lang w:val="es-ES"/>
            <w14:ligatures w14:val="none"/>
          </w:rPr>
          <w:t>lo</w:t>
        </w:r>
        <w:r w:rsidRPr="00FE41A9">
          <w:rPr>
            <w:rFonts w:ascii="Arial MT" w:eastAsia="Arial MT" w:hAnsi="Arial MT" w:cs="Arial MT"/>
            <w:spacing w:val="-15"/>
            <w:kern w:val="0"/>
            <w:lang w:val="es-ES"/>
            <w14:ligatures w14:val="none"/>
          </w:rPr>
          <w:t xml:space="preserve"> </w:t>
        </w:r>
        <w:r w:rsidRPr="00FE41A9">
          <w:rPr>
            <w:rFonts w:ascii="Arial MT" w:eastAsia="Arial MT" w:hAnsi="Arial MT" w:cs="Arial MT"/>
            <w:kern w:val="0"/>
            <w:lang w:val="es-ES"/>
            <w14:ligatures w14:val="none"/>
          </w:rPr>
          <w:t>anterior,</w:t>
        </w:r>
        <w:r w:rsidRPr="00FE41A9">
          <w:rPr>
            <w:rFonts w:ascii="Arial MT" w:eastAsia="Arial MT" w:hAnsi="Arial MT" w:cs="Arial MT"/>
            <w:spacing w:val="-13"/>
            <w:kern w:val="0"/>
            <w:lang w:val="es-ES"/>
            <w14:ligatures w14:val="none"/>
          </w:rPr>
          <w:t xml:space="preserve"> </w:t>
        </w:r>
        <w:r w:rsidRPr="00FE41A9">
          <w:rPr>
            <w:rFonts w:ascii="Arial MT" w:eastAsia="Arial MT" w:hAnsi="Arial MT" w:cs="Arial MT"/>
            <w:kern w:val="0"/>
            <w:lang w:val="es-ES"/>
            <w14:ligatures w14:val="none"/>
          </w:rPr>
          <w:t>se</w:t>
        </w:r>
        <w:r w:rsidRPr="00FE41A9">
          <w:rPr>
            <w:rFonts w:ascii="Arial MT" w:eastAsia="Arial MT" w:hAnsi="Arial MT" w:cs="Arial MT"/>
            <w:spacing w:val="-12"/>
            <w:kern w:val="0"/>
            <w:lang w:val="es-ES"/>
            <w14:ligatures w14:val="none"/>
          </w:rPr>
          <w:t xml:space="preserve"> </w:t>
        </w:r>
        <w:r w:rsidRPr="00FE41A9">
          <w:rPr>
            <w:rFonts w:ascii="Arial MT" w:eastAsia="Arial MT" w:hAnsi="Arial MT" w:cs="Arial MT"/>
            <w:kern w:val="0"/>
            <w:lang w:val="es-ES"/>
            <w14:ligatures w14:val="none"/>
          </w:rPr>
          <w:t>autoriza</w:t>
        </w:r>
        <w:r w:rsidRPr="00FE41A9">
          <w:rPr>
            <w:rFonts w:ascii="Arial MT" w:eastAsia="Arial MT" w:hAnsi="Arial MT" w:cs="Arial MT"/>
            <w:spacing w:val="-15"/>
            <w:kern w:val="0"/>
            <w:lang w:val="es-ES"/>
            <w14:ligatures w14:val="none"/>
          </w:rPr>
          <w:t xml:space="preserve"> </w:t>
        </w:r>
        <w:r w:rsidRPr="00FE41A9">
          <w:rPr>
            <w:rFonts w:ascii="Arial MT" w:eastAsia="Arial MT" w:hAnsi="Arial MT" w:cs="Arial MT"/>
            <w:kern w:val="0"/>
            <w:lang w:val="es-ES"/>
            <w14:ligatures w14:val="none"/>
          </w:rPr>
          <w:t>su</w:t>
        </w:r>
        <w:r w:rsidRPr="00FE41A9">
          <w:rPr>
            <w:rFonts w:ascii="Arial MT" w:eastAsia="Arial MT" w:hAnsi="Arial MT" w:cs="Arial MT"/>
            <w:spacing w:val="-15"/>
            <w:kern w:val="0"/>
            <w:lang w:val="es-ES"/>
            <w14:ligatures w14:val="none"/>
          </w:rPr>
          <w:t xml:space="preserve"> </w:t>
        </w:r>
        <w:r w:rsidRPr="00FE41A9">
          <w:rPr>
            <w:rFonts w:ascii="Arial MT" w:eastAsia="Arial MT" w:hAnsi="Arial MT" w:cs="Arial MT"/>
            <w:kern w:val="0"/>
            <w:lang w:val="es-ES"/>
            <w14:ligatures w14:val="none"/>
          </w:rPr>
          <w:t>reproducción</w:t>
        </w:r>
        <w:r w:rsidRPr="00FE41A9">
          <w:rPr>
            <w:rFonts w:ascii="Arial MT" w:eastAsia="Arial MT" w:hAnsi="Arial MT" w:cs="Arial MT"/>
            <w:spacing w:val="-14"/>
            <w:kern w:val="0"/>
            <w:lang w:val="es-ES"/>
            <w14:ligatures w14:val="none"/>
          </w:rPr>
          <w:t xml:space="preserve"> </w:t>
        </w:r>
        <w:r w:rsidRPr="00FE41A9">
          <w:rPr>
            <w:rFonts w:ascii="Arial MT" w:eastAsia="Arial MT" w:hAnsi="Arial MT" w:cs="Arial MT"/>
            <w:kern w:val="0"/>
            <w:lang w:val="es-ES"/>
            <w14:ligatures w14:val="none"/>
          </w:rPr>
          <w:t>de</w:t>
        </w:r>
        <w:r w:rsidRPr="00FE41A9">
          <w:rPr>
            <w:rFonts w:ascii="Arial MT" w:eastAsia="Arial MT" w:hAnsi="Arial MT" w:cs="Arial MT"/>
            <w:spacing w:val="-12"/>
            <w:kern w:val="0"/>
            <w:lang w:val="es-ES"/>
            <w14:ligatures w14:val="none"/>
          </w:rPr>
          <w:t xml:space="preserve"> </w:t>
        </w:r>
        <w:r w:rsidRPr="00FE41A9">
          <w:rPr>
            <w:rFonts w:ascii="Arial MT" w:eastAsia="Arial MT" w:hAnsi="Arial MT" w:cs="Arial MT"/>
            <w:kern w:val="0"/>
            <w:lang w:val="es-ES"/>
            <w14:ligatures w14:val="none"/>
          </w:rPr>
          <w:t>forma</w:t>
        </w:r>
        <w:r w:rsidRPr="00FE41A9">
          <w:rPr>
            <w:rFonts w:ascii="Arial MT" w:eastAsia="Arial MT" w:hAnsi="Arial MT" w:cs="Arial MT"/>
            <w:spacing w:val="-15"/>
            <w:kern w:val="0"/>
            <w:lang w:val="es-ES"/>
            <w14:ligatures w14:val="none"/>
          </w:rPr>
          <w:t xml:space="preserve"> </w:t>
        </w:r>
        <w:r w:rsidRPr="00FE41A9">
          <w:rPr>
            <w:rFonts w:ascii="Arial MT" w:eastAsia="Arial MT" w:hAnsi="Arial MT" w:cs="Arial MT"/>
            <w:kern w:val="0"/>
            <w:lang w:val="es-ES"/>
            <w14:ligatures w14:val="none"/>
          </w:rPr>
          <w:t>(marque con una X):</w:t>
        </w:r>
      </w:ins>
    </w:p>
    <w:tbl>
      <w:tblPr>
        <w:tblStyle w:val="TableNormal"/>
        <w:tblW w:w="0" w:type="auto"/>
        <w:tblInd w:w="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9"/>
        <w:gridCol w:w="7132"/>
      </w:tblGrid>
      <w:tr w:rsidR="00FE41A9" w:rsidRPr="00FE41A9" w14:paraId="51C3DBE5" w14:textId="77777777" w:rsidTr="00E83F78">
        <w:trPr>
          <w:trHeight w:val="412"/>
          <w:ins w:id="226" w:author="JAVIERA PAZ LEFORT IBANEZ" w:date="2025-09-22T16:47:00Z"/>
        </w:trPr>
        <w:tc>
          <w:tcPr>
            <w:tcW w:w="989" w:type="dxa"/>
          </w:tcPr>
          <w:p w14:paraId="5AAE9FA6" w14:textId="77777777" w:rsidR="00FE41A9" w:rsidRPr="00FE41A9" w:rsidRDefault="00FE41A9" w:rsidP="00FE41A9">
            <w:pPr>
              <w:ind w:left="107"/>
              <w:rPr>
                <w:ins w:id="227" w:author="JAVIERA PAZ LEFORT IBANEZ" w:date="2025-09-22T16:47:00Z" w16du:dateUtc="2025-09-22T19:47:00Z"/>
                <w:rFonts w:ascii="Arial MT" w:eastAsia="Arial MT" w:hAnsi="Arial MT" w:cs="Arial MT"/>
                <w:lang w:val="es-ES"/>
              </w:rPr>
            </w:pPr>
            <w:ins w:id="228" w:author="JAVIERA PAZ LEFORT IBANEZ" w:date="2025-09-22T16:47:00Z" w16du:dateUtc="2025-09-22T19:47:00Z">
              <w:r w:rsidRPr="00FE41A9">
                <w:rPr>
                  <w:rFonts w:ascii="Arial MT" w:eastAsia="Arial MT" w:hAnsi="Arial MT" w:cs="Arial MT"/>
                  <w:spacing w:val="-10"/>
                  <w:lang w:val="es-ES"/>
                </w:rPr>
                <w:t>X</w:t>
              </w:r>
            </w:ins>
          </w:p>
        </w:tc>
        <w:tc>
          <w:tcPr>
            <w:tcW w:w="7132" w:type="dxa"/>
          </w:tcPr>
          <w:p w14:paraId="782F830F" w14:textId="77777777" w:rsidR="00FE41A9" w:rsidRPr="00FE41A9" w:rsidRDefault="00FE41A9" w:rsidP="00FE41A9">
            <w:pPr>
              <w:ind w:left="107"/>
              <w:rPr>
                <w:ins w:id="229" w:author="JAVIERA PAZ LEFORT IBANEZ" w:date="2025-09-22T16:47:00Z" w16du:dateUtc="2025-09-22T19:47:00Z"/>
                <w:rFonts w:ascii="Arial MT" w:eastAsia="Arial MT" w:hAnsi="Arial MT" w:cs="Arial MT"/>
                <w:lang w:val="es-ES"/>
              </w:rPr>
            </w:pPr>
            <w:ins w:id="230" w:author="JAVIERA PAZ LEFORT IBANEZ" w:date="2025-09-22T16:47:00Z" w16du:dateUtc="2025-09-22T19:47:00Z">
              <w:r w:rsidRPr="00FE41A9">
                <w:rPr>
                  <w:rFonts w:ascii="Arial MT" w:eastAsia="Arial MT" w:hAnsi="Arial MT" w:cs="Arial MT"/>
                  <w:spacing w:val="-2"/>
                  <w:lang w:val="es-ES"/>
                </w:rPr>
                <w:t>Inmediata</w:t>
              </w:r>
            </w:ins>
          </w:p>
        </w:tc>
      </w:tr>
      <w:tr w:rsidR="00FE41A9" w:rsidRPr="00FE41A9" w14:paraId="037C3CF3" w14:textId="77777777" w:rsidTr="00E83F78">
        <w:trPr>
          <w:trHeight w:val="415"/>
          <w:ins w:id="231" w:author="JAVIERA PAZ LEFORT IBANEZ" w:date="2025-09-22T16:47:00Z"/>
        </w:trPr>
        <w:tc>
          <w:tcPr>
            <w:tcW w:w="989" w:type="dxa"/>
          </w:tcPr>
          <w:p w14:paraId="61D7CD5C" w14:textId="77777777" w:rsidR="00FE41A9" w:rsidRPr="00FE41A9" w:rsidRDefault="00FE41A9" w:rsidP="00FE41A9">
            <w:pPr>
              <w:rPr>
                <w:ins w:id="232" w:author="JAVIERA PAZ LEFORT IBANEZ" w:date="2025-09-22T16:47:00Z" w16du:dateUtc="2025-09-22T19:47:00Z"/>
                <w:rFonts w:ascii="Times New Roman" w:eastAsia="Arial MT" w:hAnsi="Arial MT" w:cs="Arial MT"/>
                <w:lang w:val="es-ES"/>
              </w:rPr>
            </w:pPr>
          </w:p>
        </w:tc>
        <w:tc>
          <w:tcPr>
            <w:tcW w:w="7132" w:type="dxa"/>
          </w:tcPr>
          <w:p w14:paraId="2EEE3537" w14:textId="77777777" w:rsidR="00FE41A9" w:rsidRPr="00FE41A9" w:rsidRDefault="00FE41A9" w:rsidP="00FE41A9">
            <w:pPr>
              <w:spacing w:before="2"/>
              <w:ind w:left="107"/>
              <w:rPr>
                <w:ins w:id="233" w:author="JAVIERA PAZ LEFORT IBANEZ" w:date="2025-09-22T16:47:00Z" w16du:dateUtc="2025-09-22T19:47:00Z"/>
                <w:rFonts w:ascii="Arial MT" w:eastAsia="Arial MT" w:hAnsi="Arial MT" w:cs="Arial MT"/>
                <w:lang w:val="es-ES"/>
              </w:rPr>
            </w:pPr>
            <w:ins w:id="234" w:author="JAVIERA PAZ LEFORT IBANEZ" w:date="2025-09-22T16:47:00Z" w16du:dateUtc="2025-09-22T19:47:00Z">
              <w:r w:rsidRPr="00FE41A9">
                <w:rPr>
                  <w:rFonts w:ascii="Arial MT" w:eastAsia="Arial MT" w:hAnsi="Arial MT" w:cs="Arial MT"/>
                  <w:lang w:val="es-ES"/>
                </w:rPr>
                <w:t>A</w:t>
              </w:r>
              <w:r w:rsidRPr="00FE41A9">
                <w:rPr>
                  <w:rFonts w:ascii="Arial MT" w:eastAsia="Arial MT" w:hAnsi="Arial MT" w:cs="Arial MT"/>
                  <w:spacing w:val="-16"/>
                  <w:lang w:val="es-ES"/>
                </w:rPr>
                <w:t xml:space="preserve"> </w:t>
              </w:r>
              <w:r w:rsidRPr="00FE41A9">
                <w:rPr>
                  <w:rFonts w:ascii="Arial MT" w:eastAsia="Arial MT" w:hAnsi="Arial MT" w:cs="Arial MT"/>
                  <w:lang w:val="es-ES"/>
                </w:rPr>
                <w:t>partir</w:t>
              </w:r>
              <w:r w:rsidRPr="00FE41A9">
                <w:rPr>
                  <w:rFonts w:ascii="Arial MT" w:eastAsia="Arial MT" w:hAnsi="Arial MT" w:cs="Arial MT"/>
                  <w:spacing w:val="-3"/>
                  <w:lang w:val="es-ES"/>
                </w:rPr>
                <w:t xml:space="preserve"> </w:t>
              </w:r>
              <w:r w:rsidRPr="00FE41A9">
                <w:rPr>
                  <w:rFonts w:ascii="Arial MT" w:eastAsia="Arial MT" w:hAnsi="Arial MT" w:cs="Arial MT"/>
                  <w:lang w:val="es-ES"/>
                </w:rPr>
                <w:t>de</w:t>
              </w:r>
              <w:r w:rsidRPr="00FE41A9">
                <w:rPr>
                  <w:rFonts w:ascii="Arial MT" w:eastAsia="Arial MT" w:hAnsi="Arial MT" w:cs="Arial MT"/>
                  <w:spacing w:val="-2"/>
                  <w:lang w:val="es-ES"/>
                </w:rPr>
                <w:t xml:space="preserve"> </w:t>
              </w:r>
              <w:r w:rsidRPr="00FE41A9">
                <w:rPr>
                  <w:rFonts w:ascii="Arial MT" w:eastAsia="Arial MT" w:hAnsi="Arial MT" w:cs="Arial MT"/>
                  <w:lang w:val="es-ES"/>
                </w:rPr>
                <w:t>la</w:t>
              </w:r>
              <w:r w:rsidRPr="00FE41A9">
                <w:rPr>
                  <w:rFonts w:ascii="Arial MT" w:eastAsia="Arial MT" w:hAnsi="Arial MT" w:cs="Arial MT"/>
                  <w:spacing w:val="-3"/>
                  <w:lang w:val="es-ES"/>
                </w:rPr>
                <w:t xml:space="preserve"> </w:t>
              </w:r>
              <w:r w:rsidRPr="00FE41A9">
                <w:rPr>
                  <w:rFonts w:ascii="Arial MT" w:eastAsia="Arial MT" w:hAnsi="Arial MT" w:cs="Arial MT"/>
                  <w:lang w:val="es-ES"/>
                </w:rPr>
                <w:t>siguiente</w:t>
              </w:r>
              <w:r w:rsidRPr="00FE41A9">
                <w:rPr>
                  <w:rFonts w:ascii="Arial MT" w:eastAsia="Arial MT" w:hAnsi="Arial MT" w:cs="Arial MT"/>
                  <w:spacing w:val="-5"/>
                  <w:lang w:val="es-ES"/>
                </w:rPr>
                <w:t xml:space="preserve"> </w:t>
              </w:r>
              <w:r w:rsidRPr="00FE41A9">
                <w:rPr>
                  <w:rFonts w:ascii="Arial MT" w:eastAsia="Arial MT" w:hAnsi="Arial MT" w:cs="Arial MT"/>
                  <w:lang w:val="es-ES"/>
                </w:rPr>
                <w:t>fecha:</w:t>
              </w:r>
              <w:r w:rsidRPr="00FE41A9">
                <w:rPr>
                  <w:rFonts w:ascii="Arial MT" w:eastAsia="Arial MT" w:hAnsi="Arial MT" w:cs="Arial MT"/>
                  <w:spacing w:val="-2"/>
                  <w:lang w:val="es-ES"/>
                </w:rPr>
                <w:t xml:space="preserve"> (mes/año)</w:t>
              </w:r>
            </w:ins>
          </w:p>
        </w:tc>
      </w:tr>
    </w:tbl>
    <w:p w14:paraId="503AF212" w14:textId="77777777" w:rsidR="00FE41A9" w:rsidRPr="00FE41A9" w:rsidRDefault="00FE41A9" w:rsidP="00FE41A9">
      <w:pPr>
        <w:widowControl w:val="0"/>
        <w:autoSpaceDE w:val="0"/>
        <w:autoSpaceDN w:val="0"/>
        <w:spacing w:before="196" w:after="0" w:line="240" w:lineRule="auto"/>
        <w:rPr>
          <w:ins w:id="235" w:author="JAVIERA PAZ LEFORT IBANEZ" w:date="2025-09-22T16:47:00Z" w16du:dateUtc="2025-09-22T19:47:00Z"/>
          <w:rFonts w:ascii="Arial MT" w:eastAsia="Arial MT" w:hAnsi="Arial MT" w:cs="Arial MT"/>
          <w:kern w:val="0"/>
          <w:lang w:val="es-ES"/>
          <w14:ligatures w14:val="none"/>
        </w:rPr>
      </w:pPr>
    </w:p>
    <w:p w14:paraId="0065746F" w14:textId="77777777" w:rsidR="00FE41A9" w:rsidRPr="00FE41A9" w:rsidRDefault="00FE41A9" w:rsidP="00FE41A9">
      <w:pPr>
        <w:widowControl w:val="0"/>
        <w:tabs>
          <w:tab w:val="left" w:pos="5148"/>
        </w:tabs>
        <w:autoSpaceDE w:val="0"/>
        <w:autoSpaceDN w:val="0"/>
        <w:spacing w:after="0" w:line="240" w:lineRule="auto"/>
        <w:ind w:left="1090"/>
        <w:jc w:val="both"/>
        <w:rPr>
          <w:ins w:id="236" w:author="JAVIERA PAZ LEFORT IBANEZ" w:date="2025-09-22T16:47:00Z" w16du:dateUtc="2025-09-22T19:47:00Z"/>
          <w:rFonts w:ascii="Arial MT" w:eastAsia="Arial MT" w:hAnsi="Arial MT" w:cs="Arial MT"/>
          <w:kern w:val="0"/>
          <w:position w:val="-4"/>
          <w:lang w:val="es-ES"/>
          <w14:ligatures w14:val="none"/>
        </w:rPr>
      </w:pPr>
      <w:ins w:id="237" w:author="JAVIERA PAZ LEFORT IBANEZ" w:date="2025-09-22T16:47:00Z" w16du:dateUtc="2025-09-22T19:47:00Z">
        <w:r w:rsidRPr="00FE41A9">
          <w:rPr>
            <w:rFonts w:ascii="Arial MT" w:eastAsia="Arial MT" w:hAnsi="Arial MT" w:cs="Arial MT"/>
            <w:kern w:val="0"/>
            <w:lang w:val="es-ES"/>
            <w14:ligatures w14:val="none"/>
          </w:rPr>
          <w:t>Fecha:</w:t>
        </w:r>
        <w:r w:rsidRPr="00FE41A9">
          <w:rPr>
            <w:rFonts w:ascii="Arial MT" w:eastAsia="Arial MT" w:hAnsi="Arial MT" w:cs="Arial MT"/>
            <w:spacing w:val="51"/>
            <w:kern w:val="0"/>
            <w:lang w:val="es-ES"/>
            <w14:ligatures w14:val="none"/>
          </w:rPr>
          <w:t xml:space="preserve">  </w:t>
        </w:r>
        <w:r w:rsidRPr="00FE41A9">
          <w:rPr>
            <w:rFonts w:ascii="Arial MT" w:eastAsia="Arial MT" w:hAnsi="Arial MT" w:cs="Arial MT"/>
            <w:kern w:val="0"/>
            <w:lang w:val="es-ES"/>
            <w14:ligatures w14:val="none"/>
          </w:rPr>
          <w:t>22 de septiembre</w:t>
        </w:r>
        <w:r w:rsidRPr="00FE41A9">
          <w:rPr>
            <w:rFonts w:ascii="Arial MT" w:eastAsia="Arial MT" w:hAnsi="Arial MT" w:cs="Arial MT"/>
            <w:spacing w:val="-3"/>
            <w:kern w:val="0"/>
            <w:lang w:val="es-ES"/>
            <w14:ligatures w14:val="none"/>
          </w:rPr>
          <w:t xml:space="preserve"> </w:t>
        </w:r>
        <w:r w:rsidRPr="00FE41A9">
          <w:rPr>
            <w:rFonts w:ascii="Arial MT" w:eastAsia="Arial MT" w:hAnsi="Arial MT" w:cs="Arial MT"/>
            <w:spacing w:val="-4"/>
            <w:kern w:val="0"/>
            <w:lang w:val="es-ES"/>
            <w14:ligatures w14:val="none"/>
          </w:rPr>
          <w:t>2025</w:t>
        </w:r>
        <w:r w:rsidRPr="00FE41A9">
          <w:rPr>
            <w:rFonts w:ascii="Arial MT" w:eastAsia="Arial MT" w:hAnsi="Arial MT" w:cs="Arial MT"/>
            <w:kern w:val="0"/>
            <w:lang w:val="es-ES"/>
            <w14:ligatures w14:val="none"/>
          </w:rPr>
          <w:tab/>
          <w:t>Firma:</w:t>
        </w:r>
        <w:r w:rsidRPr="00FE41A9">
          <w:rPr>
            <w:rFonts w:ascii="Arial MT" w:eastAsia="Arial MT" w:hAnsi="Arial MT" w:cs="Arial MT"/>
            <w:spacing w:val="40"/>
            <w:kern w:val="0"/>
            <w:lang w:val="es-ES"/>
            <w14:ligatures w14:val="none"/>
          </w:rPr>
          <w:t xml:space="preserve">  </w:t>
        </w:r>
      </w:ins>
    </w:p>
    <w:p w14:paraId="4F307C46" w14:textId="77777777" w:rsidR="00FE41A9" w:rsidRPr="00FE41A9" w:rsidRDefault="00FE41A9" w:rsidP="00FE41A9">
      <w:pPr>
        <w:widowControl w:val="0"/>
        <w:autoSpaceDE w:val="0"/>
        <w:autoSpaceDN w:val="0"/>
        <w:spacing w:before="11" w:after="0" w:line="240" w:lineRule="auto"/>
        <w:rPr>
          <w:ins w:id="238" w:author="JAVIERA PAZ LEFORT IBANEZ" w:date="2025-09-22T16:47:00Z" w16du:dateUtc="2025-09-22T19:47:00Z"/>
          <w:rFonts w:ascii="Arial MT" w:eastAsia="Arial MT" w:hAnsi="Arial MT" w:cs="Arial MT"/>
          <w:kern w:val="0"/>
          <w:sz w:val="9"/>
          <w:lang w:val="es-ES"/>
          <w14:ligatures w14:val="none"/>
        </w:rPr>
      </w:pPr>
      <w:ins w:id="239" w:author="JAVIERA PAZ LEFORT IBANEZ" w:date="2025-09-22T16:47:00Z" w16du:dateUtc="2025-09-22T19:47:00Z">
        <w:r w:rsidRPr="00FE41A9">
          <w:rPr>
            <w:rFonts w:ascii="Arial MT" w:eastAsia="Arial MT" w:hAnsi="Arial MT" w:cs="Arial MT"/>
            <w:noProof/>
            <w:kern w:val="0"/>
            <w:sz w:val="9"/>
            <w:lang w:val="es-ES"/>
            <w14:ligatures w14:val="none"/>
          </w:rPr>
          <mc:AlternateContent>
            <mc:Choice Requires="wps">
              <w:drawing>
                <wp:anchor distT="0" distB="0" distL="0" distR="0" simplePos="0" relativeHeight="251679744" behindDoc="1" locked="0" layoutInCell="1" allowOverlap="1" wp14:anchorId="39A6F1DB" wp14:editId="54993B2B">
                  <wp:simplePos x="0" y="0"/>
                  <wp:positionH relativeFrom="page">
                    <wp:posOffset>2149094</wp:posOffset>
                  </wp:positionH>
                  <wp:positionV relativeFrom="paragraph">
                    <wp:posOffset>88253</wp:posOffset>
                  </wp:positionV>
                  <wp:extent cx="196659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6595" cy="6350"/>
                          </a:xfrm>
                          <a:custGeom>
                            <a:avLst/>
                            <a:gdLst/>
                            <a:ahLst/>
                            <a:cxnLst/>
                            <a:rect l="l" t="t" r="r" b="b"/>
                            <a:pathLst>
                              <a:path w="1966595" h="6350">
                                <a:moveTo>
                                  <a:pt x="1966213" y="0"/>
                                </a:moveTo>
                                <a:lnTo>
                                  <a:pt x="0" y="0"/>
                                </a:lnTo>
                                <a:lnTo>
                                  <a:pt x="0" y="6096"/>
                                </a:lnTo>
                                <a:lnTo>
                                  <a:pt x="1966213" y="6096"/>
                                </a:lnTo>
                                <a:lnTo>
                                  <a:pt x="19662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D1ECE4" id="Graphic 17" o:spid="_x0000_s1026" style="position:absolute;margin-left:169.2pt;margin-top:6.95pt;width:154.85pt;height:.5pt;z-index:-251636736;visibility:visible;mso-wrap-style:square;mso-wrap-distance-left:0;mso-wrap-distance-top:0;mso-wrap-distance-right:0;mso-wrap-distance-bottom:0;mso-position-horizontal:absolute;mso-position-horizontal-relative:page;mso-position-vertical:absolute;mso-position-vertical-relative:text;v-text-anchor:top" coordsize="19665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" path="m1966213,l,,,6096r1966213,l1966213,xe" fillcolor="black" stroked="f">
                  <v:path arrowok="t"/>
                  <w10:wrap type="topAndBottom" anchorx="page"/>
                </v:shape>
              </w:pict>
            </mc:Fallback>
          </mc:AlternateContent>
        </w:r>
        <w:r w:rsidRPr="00FE41A9">
          <w:rPr>
            <w:rFonts w:ascii="Arial MT" w:eastAsia="Arial MT" w:hAnsi="Arial MT" w:cs="Arial MT"/>
            <w:noProof/>
            <w:kern w:val="0"/>
            <w:sz w:val="9"/>
            <w:lang w:val="es-ES"/>
            <w14:ligatures w14:val="none"/>
          </w:rPr>
          <mc:AlternateContent>
            <mc:Choice Requires="wps">
              <w:drawing>
                <wp:anchor distT="0" distB="0" distL="0" distR="0" simplePos="0" relativeHeight="251683840" behindDoc="1" locked="0" layoutInCell="1" allowOverlap="1" wp14:anchorId="157FCDF2" wp14:editId="630C70EA">
                  <wp:simplePos x="0" y="0"/>
                  <wp:positionH relativeFrom="page">
                    <wp:posOffset>4676521</wp:posOffset>
                  </wp:positionH>
                  <wp:positionV relativeFrom="paragraph">
                    <wp:posOffset>88253</wp:posOffset>
                  </wp:positionV>
                  <wp:extent cx="201803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8030" cy="6350"/>
                          </a:xfrm>
                          <a:custGeom>
                            <a:avLst/>
                            <a:gdLst/>
                            <a:ahLst/>
                            <a:cxnLst/>
                            <a:rect l="l" t="t" r="r" b="b"/>
                            <a:pathLst>
                              <a:path w="2018030" h="6350">
                                <a:moveTo>
                                  <a:pt x="2018029" y="0"/>
                                </a:moveTo>
                                <a:lnTo>
                                  <a:pt x="0" y="0"/>
                                </a:lnTo>
                                <a:lnTo>
                                  <a:pt x="0" y="6096"/>
                                </a:lnTo>
                                <a:lnTo>
                                  <a:pt x="2018029" y="6096"/>
                                </a:lnTo>
                                <a:lnTo>
                                  <a:pt x="2018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93D2E0" id="Graphic 18" o:spid="_x0000_s1026" style="position:absolute;margin-left:368.25pt;margin-top:6.95pt;width:158.9pt;height:.5pt;z-index:-251632640;visibility:visible;mso-wrap-style:square;mso-wrap-distance-left:0;mso-wrap-distance-top:0;mso-wrap-distance-right:0;mso-wrap-distance-bottom:0;mso-position-horizontal:absolute;mso-position-horizontal-relative:page;mso-position-vertical:absolute;mso-position-vertical-relative:text;v-text-anchor:top" coordsize="20180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" path="m2018029,l,,,6096r2018029,l2018029,xe" fillcolor="black" stroked="f">
                  <v:path arrowok="t"/>
                  <w10:wrap type="topAndBottom" anchorx="page"/>
                </v:shape>
              </w:pict>
            </mc:Fallback>
          </mc:AlternateContent>
        </w:r>
      </w:ins>
    </w:p>
    <w:p w14:paraId="121C5AE2" w14:textId="77777777" w:rsidR="00FE41A9" w:rsidRPr="00FE41A9" w:rsidRDefault="00FE41A9" w:rsidP="00FE41A9">
      <w:pPr>
        <w:widowControl w:val="0"/>
        <w:autoSpaceDE w:val="0"/>
        <w:autoSpaceDN w:val="0"/>
        <w:spacing w:after="0" w:line="240" w:lineRule="auto"/>
        <w:rPr>
          <w:ins w:id="240" w:author="JAVIERA PAZ LEFORT IBANEZ" w:date="2025-09-22T16:47:00Z" w16du:dateUtc="2025-09-22T19:47:00Z"/>
          <w:rFonts w:ascii="Arial MT" w:eastAsia="Arial MT" w:hAnsi="Arial MT" w:cs="Arial MT"/>
          <w:kern w:val="0"/>
          <w:lang w:val="es-ES"/>
          <w14:ligatures w14:val="none"/>
        </w:rPr>
      </w:pPr>
    </w:p>
    <w:p w14:paraId="64D73C9B" w14:textId="77777777" w:rsidR="00FE41A9" w:rsidRPr="00FE41A9" w:rsidRDefault="00FE41A9" w:rsidP="00FE41A9">
      <w:pPr>
        <w:widowControl w:val="0"/>
        <w:autoSpaceDE w:val="0"/>
        <w:autoSpaceDN w:val="0"/>
        <w:spacing w:after="0" w:line="240" w:lineRule="auto"/>
        <w:rPr>
          <w:ins w:id="241" w:author="JAVIERA PAZ LEFORT IBANEZ" w:date="2025-09-22T16:47:00Z" w16du:dateUtc="2025-09-22T19:47:00Z"/>
          <w:rFonts w:ascii="Arial MT" w:eastAsia="Arial MT" w:hAnsi="Arial MT" w:cs="Arial MT"/>
          <w:kern w:val="0"/>
          <w:lang w:val="es-ES"/>
          <w14:ligatures w14:val="none"/>
        </w:rPr>
      </w:pPr>
    </w:p>
    <w:p w14:paraId="303D0277" w14:textId="77777777" w:rsidR="00FE41A9" w:rsidRPr="00FE41A9" w:rsidRDefault="00FE41A9" w:rsidP="00FE41A9">
      <w:pPr>
        <w:widowControl w:val="0"/>
        <w:autoSpaceDE w:val="0"/>
        <w:autoSpaceDN w:val="0"/>
        <w:spacing w:after="0" w:line="240" w:lineRule="auto"/>
        <w:rPr>
          <w:ins w:id="242" w:author="JAVIERA PAZ LEFORT IBANEZ" w:date="2025-09-22T16:47:00Z" w16du:dateUtc="2025-09-22T19:47:00Z"/>
          <w:rFonts w:ascii="Arial MT" w:eastAsia="Arial MT" w:hAnsi="Arial MT" w:cs="Arial MT"/>
          <w:kern w:val="0"/>
          <w:lang w:val="es-ES"/>
          <w14:ligatures w14:val="none"/>
        </w:rPr>
      </w:pPr>
    </w:p>
    <w:p w14:paraId="2F94683F" w14:textId="77777777" w:rsidR="00FE41A9" w:rsidRPr="00FE41A9" w:rsidRDefault="00FE41A9" w:rsidP="00FE41A9">
      <w:pPr>
        <w:widowControl w:val="0"/>
        <w:autoSpaceDE w:val="0"/>
        <w:autoSpaceDN w:val="0"/>
        <w:spacing w:after="0" w:line="360" w:lineRule="auto"/>
        <w:ind w:left="621"/>
        <w:rPr>
          <w:ins w:id="243" w:author="JAVIERA PAZ LEFORT IBANEZ" w:date="2025-09-22T16:47:00Z" w16du:dateUtc="2025-09-22T19:47:00Z"/>
          <w:rFonts w:ascii="Arial MT" w:eastAsia="Arial MT" w:hAnsi="Arial MT" w:cs="Arial MT"/>
          <w:kern w:val="0"/>
          <w:lang w:val="es-ES"/>
          <w14:ligatures w14:val="none"/>
        </w:rPr>
      </w:pPr>
      <w:ins w:id="244" w:author="JAVIERA PAZ LEFORT IBANEZ" w:date="2025-09-22T16:47:00Z" w16du:dateUtc="2025-09-22T19:47:00Z">
        <w:r w:rsidRPr="00FE41A9">
          <w:rPr>
            <w:rFonts w:ascii="Arial MT" w:eastAsia="Arial MT" w:hAnsi="Arial MT" w:cs="Arial MT"/>
            <w:kern w:val="0"/>
            <w:lang w:val="es-ES"/>
            <w14:ligatures w14:val="none"/>
          </w:rPr>
          <w:t>Esta</w:t>
        </w:r>
        <w:r w:rsidRPr="00FE41A9">
          <w:rPr>
            <w:rFonts w:ascii="Arial MT" w:eastAsia="Arial MT" w:hAnsi="Arial MT" w:cs="Arial MT"/>
            <w:spacing w:val="29"/>
            <w:kern w:val="0"/>
            <w:lang w:val="es-ES"/>
            <w14:ligatures w14:val="none"/>
          </w:rPr>
          <w:t xml:space="preserve"> </w:t>
        </w:r>
        <w:r w:rsidRPr="00FE41A9">
          <w:rPr>
            <w:rFonts w:ascii="Arial MT" w:eastAsia="Arial MT" w:hAnsi="Arial MT" w:cs="Arial MT"/>
            <w:kern w:val="0"/>
            <w:lang w:val="es-ES"/>
            <w14:ligatures w14:val="none"/>
          </w:rPr>
          <w:t>autorización</w:t>
        </w:r>
        <w:r w:rsidRPr="00FE41A9">
          <w:rPr>
            <w:rFonts w:ascii="Arial MT" w:eastAsia="Arial MT" w:hAnsi="Arial MT" w:cs="Arial MT"/>
            <w:spacing w:val="29"/>
            <w:kern w:val="0"/>
            <w:lang w:val="es-ES"/>
            <w14:ligatures w14:val="none"/>
          </w:rPr>
          <w:t xml:space="preserve"> </w:t>
        </w:r>
        <w:r w:rsidRPr="00FE41A9">
          <w:rPr>
            <w:rFonts w:ascii="Arial MT" w:eastAsia="Arial MT" w:hAnsi="Arial MT" w:cs="Arial MT"/>
            <w:kern w:val="0"/>
            <w:lang w:val="es-ES"/>
            <w14:ligatures w14:val="none"/>
          </w:rPr>
          <w:t>se</w:t>
        </w:r>
        <w:r w:rsidRPr="00FE41A9">
          <w:rPr>
            <w:rFonts w:ascii="Arial MT" w:eastAsia="Arial MT" w:hAnsi="Arial MT" w:cs="Arial MT"/>
            <w:spacing w:val="27"/>
            <w:kern w:val="0"/>
            <w:lang w:val="es-ES"/>
            <w14:ligatures w14:val="none"/>
          </w:rPr>
          <w:t xml:space="preserve"> </w:t>
        </w:r>
        <w:r w:rsidRPr="00FE41A9">
          <w:rPr>
            <w:rFonts w:ascii="Arial MT" w:eastAsia="Arial MT" w:hAnsi="Arial MT" w:cs="Arial MT"/>
            <w:kern w:val="0"/>
            <w:lang w:val="es-ES"/>
            <w14:ligatures w14:val="none"/>
          </w:rPr>
          <w:t>otorga</w:t>
        </w:r>
        <w:r w:rsidRPr="00FE41A9">
          <w:rPr>
            <w:rFonts w:ascii="Arial MT" w:eastAsia="Arial MT" w:hAnsi="Arial MT" w:cs="Arial MT"/>
            <w:spacing w:val="29"/>
            <w:kern w:val="0"/>
            <w:lang w:val="es-ES"/>
            <w14:ligatures w14:val="none"/>
          </w:rPr>
          <w:t xml:space="preserve"> </w:t>
        </w:r>
        <w:r w:rsidRPr="00FE41A9">
          <w:rPr>
            <w:rFonts w:ascii="Arial MT" w:eastAsia="Arial MT" w:hAnsi="Arial MT" w:cs="Arial MT"/>
            <w:kern w:val="0"/>
            <w:lang w:val="es-ES"/>
            <w14:ligatures w14:val="none"/>
          </w:rPr>
          <w:t>en</w:t>
        </w:r>
        <w:r w:rsidRPr="00FE41A9">
          <w:rPr>
            <w:rFonts w:ascii="Arial MT" w:eastAsia="Arial MT" w:hAnsi="Arial MT" w:cs="Arial MT"/>
            <w:spacing w:val="29"/>
            <w:kern w:val="0"/>
            <w:lang w:val="es-ES"/>
            <w14:ligatures w14:val="none"/>
          </w:rPr>
          <w:t xml:space="preserve"> </w:t>
        </w:r>
        <w:r w:rsidRPr="00FE41A9">
          <w:rPr>
            <w:rFonts w:ascii="Arial MT" w:eastAsia="Arial MT" w:hAnsi="Arial MT" w:cs="Arial MT"/>
            <w:kern w:val="0"/>
            <w:lang w:val="es-ES"/>
            <w14:ligatures w14:val="none"/>
          </w:rPr>
          <w:t>el</w:t>
        </w:r>
        <w:r w:rsidRPr="00FE41A9">
          <w:rPr>
            <w:rFonts w:ascii="Arial MT" w:eastAsia="Arial MT" w:hAnsi="Arial MT" w:cs="Arial MT"/>
            <w:spacing w:val="29"/>
            <w:kern w:val="0"/>
            <w:lang w:val="es-ES"/>
            <w14:ligatures w14:val="none"/>
          </w:rPr>
          <w:t xml:space="preserve"> </w:t>
        </w:r>
        <w:r w:rsidRPr="00FE41A9">
          <w:rPr>
            <w:rFonts w:ascii="Arial MT" w:eastAsia="Arial MT" w:hAnsi="Arial MT" w:cs="Arial MT"/>
            <w:kern w:val="0"/>
            <w:lang w:val="es-ES"/>
            <w14:ligatures w14:val="none"/>
          </w:rPr>
          <w:t>marco</w:t>
        </w:r>
        <w:r w:rsidRPr="00FE41A9">
          <w:rPr>
            <w:rFonts w:ascii="Arial MT" w:eastAsia="Arial MT" w:hAnsi="Arial MT" w:cs="Arial MT"/>
            <w:spacing w:val="28"/>
            <w:kern w:val="0"/>
            <w:lang w:val="es-ES"/>
            <w14:ligatures w14:val="none"/>
          </w:rPr>
          <w:t xml:space="preserve"> </w:t>
        </w:r>
        <w:r w:rsidRPr="00FE41A9">
          <w:rPr>
            <w:rFonts w:ascii="Arial MT" w:eastAsia="Arial MT" w:hAnsi="Arial MT" w:cs="Arial MT"/>
            <w:kern w:val="0"/>
            <w:lang w:val="es-ES"/>
            <w14:ligatures w14:val="none"/>
          </w:rPr>
          <w:t>de</w:t>
        </w:r>
        <w:r w:rsidRPr="00FE41A9">
          <w:rPr>
            <w:rFonts w:ascii="Arial MT" w:eastAsia="Arial MT" w:hAnsi="Arial MT" w:cs="Arial MT"/>
            <w:spacing w:val="30"/>
            <w:kern w:val="0"/>
            <w:lang w:val="es-ES"/>
            <w14:ligatures w14:val="none"/>
          </w:rPr>
          <w:t xml:space="preserve"> </w:t>
        </w:r>
        <w:r w:rsidRPr="00FE41A9">
          <w:rPr>
            <w:rFonts w:ascii="Arial MT" w:eastAsia="Arial MT" w:hAnsi="Arial MT" w:cs="Arial MT"/>
            <w:kern w:val="0"/>
            <w:lang w:val="es-ES"/>
            <w14:ligatures w14:val="none"/>
          </w:rPr>
          <w:t>la</w:t>
        </w:r>
        <w:r w:rsidRPr="00FE41A9">
          <w:rPr>
            <w:rFonts w:ascii="Arial MT" w:eastAsia="Arial MT" w:hAnsi="Arial MT" w:cs="Arial MT"/>
            <w:spacing w:val="28"/>
            <w:kern w:val="0"/>
            <w:lang w:val="es-ES"/>
            <w14:ligatures w14:val="none"/>
          </w:rPr>
          <w:t xml:space="preserve"> </w:t>
        </w:r>
        <w:r w:rsidRPr="00FE41A9">
          <w:rPr>
            <w:rFonts w:ascii="Arial MT" w:eastAsia="Arial MT" w:hAnsi="Arial MT" w:cs="Arial MT"/>
            <w:kern w:val="0"/>
            <w:lang w:val="es-ES"/>
            <w14:ligatures w14:val="none"/>
          </w:rPr>
          <w:t>ley</w:t>
        </w:r>
        <w:r w:rsidRPr="00FE41A9">
          <w:rPr>
            <w:rFonts w:ascii="Arial MT" w:eastAsia="Arial MT" w:hAnsi="Arial MT" w:cs="Arial MT"/>
            <w:spacing w:val="28"/>
            <w:kern w:val="0"/>
            <w:lang w:val="es-ES"/>
            <w14:ligatures w14:val="none"/>
          </w:rPr>
          <w:t xml:space="preserve"> </w:t>
        </w:r>
        <w:r w:rsidRPr="00FE41A9">
          <w:rPr>
            <w:rFonts w:ascii="Arial MT" w:eastAsia="Arial MT" w:hAnsi="Arial MT" w:cs="Arial MT"/>
            <w:kern w:val="0"/>
            <w:lang w:val="es-ES"/>
            <w14:ligatures w14:val="none"/>
          </w:rPr>
          <w:t>N°17.336</w:t>
        </w:r>
        <w:r w:rsidRPr="00FE41A9">
          <w:rPr>
            <w:rFonts w:ascii="Arial MT" w:eastAsia="Arial MT" w:hAnsi="Arial MT" w:cs="Arial MT"/>
            <w:spacing w:val="30"/>
            <w:kern w:val="0"/>
            <w:lang w:val="es-ES"/>
            <w14:ligatures w14:val="none"/>
          </w:rPr>
          <w:t xml:space="preserve"> </w:t>
        </w:r>
        <w:r w:rsidRPr="00FE41A9">
          <w:rPr>
            <w:rFonts w:ascii="Arial MT" w:eastAsia="Arial MT" w:hAnsi="Arial MT" w:cs="Arial MT"/>
            <w:kern w:val="0"/>
            <w:lang w:val="es-ES"/>
            <w14:ligatures w14:val="none"/>
          </w:rPr>
          <w:t>sobre</w:t>
        </w:r>
        <w:r w:rsidRPr="00FE41A9">
          <w:rPr>
            <w:rFonts w:ascii="Arial MT" w:eastAsia="Arial MT" w:hAnsi="Arial MT" w:cs="Arial MT"/>
            <w:spacing w:val="36"/>
            <w:kern w:val="0"/>
            <w:lang w:val="es-ES"/>
            <w14:ligatures w14:val="none"/>
          </w:rPr>
          <w:t xml:space="preserve"> </w:t>
        </w:r>
        <w:r w:rsidRPr="00FE41A9">
          <w:rPr>
            <w:rFonts w:ascii="Arial MT" w:eastAsia="Arial MT" w:hAnsi="Arial MT" w:cs="Arial MT"/>
            <w:kern w:val="0"/>
            <w:lang w:val="es-ES"/>
            <w14:ligatures w14:val="none"/>
          </w:rPr>
          <w:t>Propiedad Intelectual, con carácter gratuito y no exclusivo para la Institución.</w:t>
        </w:r>
      </w:ins>
    </w:p>
    <w:p w14:paraId="6B700AA2" w14:textId="77777777" w:rsidR="00FE41A9" w:rsidRPr="00FE41A9" w:rsidRDefault="00FE41A9">
      <w:pPr>
        <w:widowControl w:val="0"/>
        <w:autoSpaceDE w:val="0"/>
        <w:autoSpaceDN w:val="0"/>
        <w:spacing w:before="159" w:after="0" w:line="240" w:lineRule="auto"/>
        <w:ind w:left="3261"/>
        <w:rPr>
          <w:ins w:id="245" w:author="JAVIERA PAZ LEFORT IBANEZ" w:date="2025-09-22T16:47:00Z" w16du:dateUtc="2025-09-22T19:47:00Z"/>
          <w:rFonts w:ascii="Arial MT" w:eastAsia="Arial MT" w:hAnsi="Arial MT" w:cs="Arial MT"/>
          <w:kern w:val="0"/>
          <w:lang w:val="es-ES"/>
          <w14:ligatures w14:val="none"/>
        </w:rPr>
        <w:pPrChange w:id="246" w:author="JAVIERA PAZ LEFORT IBANEZ" w:date="2025-09-22T16:48:00Z" w16du:dateUtc="2025-09-22T19:48:00Z">
          <w:pPr>
            <w:widowControl w:val="0"/>
            <w:autoSpaceDE w:val="0"/>
            <w:autoSpaceDN w:val="0"/>
            <w:spacing w:before="159" w:after="0" w:line="240" w:lineRule="auto"/>
            <w:ind w:left="3699"/>
          </w:pPr>
        </w:pPrChange>
      </w:pPr>
      <w:ins w:id="247" w:author="JAVIERA PAZ LEFORT IBANEZ" w:date="2025-09-22T16:47:00Z" w16du:dateUtc="2025-09-22T19:47:00Z">
        <w:r w:rsidRPr="00FE41A9">
          <w:rPr>
            <w:rFonts w:ascii="Arial MT" w:eastAsia="Arial MT" w:hAnsi="Arial MT" w:cs="Arial MT"/>
            <w:kern w:val="0"/>
            <w:lang w:val="es-ES"/>
            <w14:ligatures w14:val="none"/>
          </w:rPr>
          <w:t>Nota</w:t>
        </w:r>
        <w:r w:rsidRPr="00FE41A9">
          <w:rPr>
            <w:rFonts w:ascii="Arial MT" w:eastAsia="Arial MT" w:hAnsi="Arial MT" w:cs="Arial MT"/>
            <w:spacing w:val="-3"/>
            <w:kern w:val="0"/>
            <w:lang w:val="es-ES"/>
            <w14:ligatures w14:val="none"/>
          </w:rPr>
          <w:t xml:space="preserve"> </w:t>
        </w:r>
        <w:r w:rsidRPr="00FE41A9">
          <w:rPr>
            <w:rFonts w:ascii="Arial MT" w:eastAsia="Arial MT" w:hAnsi="Arial MT" w:cs="Arial MT"/>
            <w:kern w:val="0"/>
            <w:lang w:val="es-ES"/>
            <w14:ligatures w14:val="none"/>
          </w:rPr>
          <w:t>obtenida:</w:t>
        </w:r>
      </w:ins>
    </w:p>
    <w:p w14:paraId="4454C936" w14:textId="77777777" w:rsidR="00FE41A9" w:rsidRPr="00FE41A9" w:rsidRDefault="00FE41A9" w:rsidP="00FE41A9">
      <w:pPr>
        <w:widowControl w:val="0"/>
        <w:autoSpaceDE w:val="0"/>
        <w:autoSpaceDN w:val="0"/>
        <w:spacing w:before="44" w:after="0" w:line="240" w:lineRule="auto"/>
        <w:rPr>
          <w:ins w:id="248" w:author="JAVIERA PAZ LEFORT IBANEZ" w:date="2025-09-22T16:47:00Z" w16du:dateUtc="2025-09-22T19:47:00Z"/>
          <w:rFonts w:ascii="Arial MT" w:eastAsia="Arial MT" w:hAnsi="Arial MT" w:cs="Arial MT"/>
          <w:kern w:val="0"/>
          <w:sz w:val="20"/>
          <w:lang w:val="es-ES"/>
          <w14:ligatures w14:val="none"/>
        </w:rPr>
      </w:pPr>
    </w:p>
    <w:p w14:paraId="03B7E6E0" w14:textId="77777777" w:rsidR="00FE41A9" w:rsidRPr="00FE41A9" w:rsidRDefault="00FE41A9" w:rsidP="00FE41A9">
      <w:pPr>
        <w:widowControl w:val="0"/>
        <w:autoSpaceDE w:val="0"/>
        <w:autoSpaceDN w:val="0"/>
        <w:spacing w:before="33" w:after="0" w:line="240" w:lineRule="auto"/>
        <w:rPr>
          <w:ins w:id="249" w:author="JAVIERA PAZ LEFORT IBANEZ" w:date="2025-09-22T16:47:00Z" w16du:dateUtc="2025-09-22T19:47:00Z"/>
          <w:rFonts w:ascii="Arial MT" w:eastAsia="Arial MT" w:hAnsi="Arial MT" w:cs="Arial MT"/>
          <w:kern w:val="0"/>
          <w:lang w:val="es-ES"/>
          <w14:ligatures w14:val="none"/>
        </w:rPr>
      </w:pPr>
    </w:p>
    <w:p w14:paraId="7A3629DD" w14:textId="06D4B2CF" w:rsidR="001107F5" w:rsidRDefault="00FE41A9" w:rsidP="00B81BB0">
      <w:pPr>
        <w:widowControl w:val="0"/>
        <w:autoSpaceDE w:val="0"/>
        <w:autoSpaceDN w:val="0"/>
        <w:spacing w:after="0" w:line="240" w:lineRule="auto"/>
        <w:ind w:right="360"/>
        <w:jc w:val="center"/>
        <w:rPr>
          <w:ins w:id="250" w:author="JAVIERA PAZ LEFORT IBANEZ" w:date="2025-09-22T16:48:00Z" w16du:dateUtc="2025-09-22T19:48:00Z"/>
          <w:rFonts w:ascii="Arial MT" w:eastAsia="Arial MT" w:hAnsi="Arial MT" w:cs="Arial MT"/>
          <w:spacing w:val="-2"/>
          <w:kern w:val="0"/>
          <w:lang w:val="es-ES"/>
          <w14:ligatures w14:val="none"/>
        </w:rPr>
      </w:pPr>
      <w:ins w:id="251" w:author="JAVIERA PAZ LEFORT IBANEZ" w:date="2025-09-22T16:47:00Z" w16du:dateUtc="2025-09-22T19:47:00Z">
        <w:r w:rsidRPr="00FE41A9">
          <w:rPr>
            <w:rFonts w:ascii="Arial MT" w:eastAsia="Arial MT" w:hAnsi="Arial MT" w:cs="Arial MT"/>
            <w:kern w:val="0"/>
            <w:lang w:val="es-ES"/>
            <w14:ligatures w14:val="none"/>
          </w:rPr>
          <w:t>Firma</w:t>
        </w:r>
        <w:r w:rsidRPr="00FE41A9">
          <w:rPr>
            <w:rFonts w:ascii="Arial MT" w:eastAsia="Arial MT" w:hAnsi="Arial MT" w:cs="Arial MT"/>
            <w:spacing w:val="-3"/>
            <w:kern w:val="0"/>
            <w:lang w:val="es-ES"/>
            <w14:ligatures w14:val="none"/>
          </w:rPr>
          <w:t xml:space="preserve"> </w:t>
        </w:r>
        <w:r w:rsidRPr="00FE41A9">
          <w:rPr>
            <w:rFonts w:ascii="Arial MT" w:eastAsia="Arial MT" w:hAnsi="Arial MT" w:cs="Arial MT"/>
            <w:kern w:val="0"/>
            <w:lang w:val="es-ES"/>
            <w14:ligatures w14:val="none"/>
          </w:rPr>
          <w:t>y</w:t>
        </w:r>
        <w:r w:rsidRPr="00FE41A9">
          <w:rPr>
            <w:rFonts w:ascii="Arial MT" w:eastAsia="Arial MT" w:hAnsi="Arial MT" w:cs="Arial MT"/>
            <w:spacing w:val="-2"/>
            <w:kern w:val="0"/>
            <w:lang w:val="es-ES"/>
            <w14:ligatures w14:val="none"/>
          </w:rPr>
          <w:t xml:space="preserve"> </w:t>
        </w:r>
        <w:r w:rsidRPr="00FE41A9">
          <w:rPr>
            <w:rFonts w:ascii="Arial MT" w:eastAsia="Arial MT" w:hAnsi="Arial MT" w:cs="Arial MT"/>
            <w:kern w:val="0"/>
            <w:lang w:val="es-ES"/>
            <w14:ligatures w14:val="none"/>
          </w:rPr>
          <w:t>timbre</w:t>
        </w:r>
        <w:r w:rsidRPr="00FE41A9">
          <w:rPr>
            <w:rFonts w:ascii="Arial MT" w:eastAsia="Arial MT" w:hAnsi="Arial MT" w:cs="Arial MT"/>
            <w:spacing w:val="-3"/>
            <w:kern w:val="0"/>
            <w:lang w:val="es-ES"/>
            <w14:ligatures w14:val="none"/>
          </w:rPr>
          <w:t xml:space="preserve"> </w:t>
        </w:r>
        <w:r w:rsidRPr="00FE41A9">
          <w:rPr>
            <w:rFonts w:ascii="Arial MT" w:eastAsia="Arial MT" w:hAnsi="Arial MT" w:cs="Arial MT"/>
            <w:kern w:val="0"/>
            <w:lang w:val="es-ES"/>
            <w14:ligatures w14:val="none"/>
          </w:rPr>
          <w:t>autoridad</w:t>
        </w:r>
        <w:r w:rsidRPr="00FE41A9">
          <w:rPr>
            <w:rFonts w:ascii="Arial MT" w:eastAsia="Arial MT" w:hAnsi="Arial MT" w:cs="Arial MT"/>
            <w:spacing w:val="-2"/>
            <w:kern w:val="0"/>
            <w:lang w:val="es-ES"/>
            <w14:ligatures w14:val="none"/>
          </w:rPr>
          <w:t xml:space="preserve"> responsable</w:t>
        </w:r>
      </w:ins>
    </w:p>
    <w:p w14:paraId="7EB940E1" w14:textId="3EC75424" w:rsidR="00B81BB0" w:rsidRDefault="00B81BB0">
      <w:pPr>
        <w:rPr>
          <w:ins w:id="252" w:author="JAVIERA PAZ LEFORT IBANEZ" w:date="2025-09-22T16:48:00Z" w16du:dateUtc="2025-09-22T19:48:00Z"/>
          <w:rFonts w:ascii="Arial MT" w:eastAsia="Arial MT" w:hAnsi="Arial MT" w:cs="Arial MT"/>
          <w:spacing w:val="-2"/>
          <w:kern w:val="0"/>
          <w:lang w:val="es-ES"/>
          <w14:ligatures w14:val="none"/>
        </w:rPr>
      </w:pPr>
      <w:ins w:id="253" w:author="JAVIERA PAZ LEFORT IBANEZ" w:date="2025-09-22T16:48:00Z" w16du:dateUtc="2025-09-22T19:48:00Z">
        <w:r>
          <w:rPr>
            <w:rFonts w:ascii="Arial MT" w:eastAsia="Arial MT" w:hAnsi="Arial MT" w:cs="Arial MT"/>
            <w:spacing w:val="-2"/>
            <w:kern w:val="0"/>
            <w:lang w:val="es-ES"/>
            <w14:ligatures w14:val="none"/>
          </w:rPr>
          <w:br w:type="page"/>
        </w:r>
      </w:ins>
    </w:p>
    <w:p w14:paraId="2236E79D" w14:textId="77777777" w:rsidR="00B81BB0" w:rsidRPr="00B941DF" w:rsidRDefault="00B81BB0">
      <w:pPr>
        <w:pStyle w:val="Ttulo1"/>
        <w:jc w:val="center"/>
        <w:rPr>
          <w:ins w:id="254" w:author="JAVIERA PAZ LEFORT IBANEZ" w:date="2025-09-22T16:48:00Z" w16du:dateUtc="2025-09-22T19:48:00Z"/>
          <w:rFonts w:ascii="Arial" w:hAnsi="Arial" w:cs="Arial"/>
          <w:b/>
          <w:bCs/>
          <w:color w:val="auto"/>
          <w:sz w:val="24"/>
          <w:szCs w:val="24"/>
          <w:rPrChange w:id="255" w:author="JAVIERA PAZ LEFORT IBANEZ" w:date="2025-09-22T17:48:00Z" w16du:dateUtc="2025-09-22T20:48:00Z">
            <w:rPr>
              <w:ins w:id="256" w:author="JAVIERA PAZ LEFORT IBANEZ" w:date="2025-09-22T16:48:00Z" w16du:dateUtc="2025-09-22T19:48:00Z"/>
            </w:rPr>
          </w:rPrChange>
        </w:rPr>
        <w:pPrChange w:id="257" w:author="JAVIERA PAZ LEFORT IBANEZ" w:date="2025-09-22T17:48:00Z" w16du:dateUtc="2025-09-22T20:48:00Z">
          <w:pPr>
            <w:pStyle w:val="Ttulo1"/>
          </w:pPr>
        </w:pPrChange>
      </w:pPr>
      <w:bookmarkStart w:id="258" w:name="_Toc209475879"/>
      <w:ins w:id="259" w:author="JAVIERA PAZ LEFORT IBANEZ" w:date="2025-09-22T16:48:00Z" w16du:dateUtc="2025-09-22T19:48:00Z">
        <w:r w:rsidRPr="00B941DF">
          <w:rPr>
            <w:rFonts w:ascii="Arial" w:hAnsi="Arial" w:cs="Arial"/>
            <w:b/>
            <w:bCs/>
            <w:color w:val="auto"/>
            <w:spacing w:val="-2"/>
            <w:sz w:val="24"/>
            <w:szCs w:val="24"/>
            <w:rPrChange w:id="260" w:author="JAVIERA PAZ LEFORT IBANEZ" w:date="2025-09-22T17:48:00Z" w16du:dateUtc="2025-09-22T20:48:00Z">
              <w:rPr>
                <w:spacing w:val="-2"/>
              </w:rPr>
            </w:rPrChange>
          </w:rPr>
          <w:lastRenderedPageBreak/>
          <w:t>Dedicatoria</w:t>
        </w:r>
        <w:bookmarkEnd w:id="258"/>
      </w:ins>
    </w:p>
    <w:p w14:paraId="7FF3CB15" w14:textId="77777777" w:rsidR="00B81BB0" w:rsidRPr="00647DF5" w:rsidRDefault="00B81BB0" w:rsidP="00647DF5">
      <w:pPr>
        <w:widowControl w:val="0"/>
        <w:autoSpaceDE w:val="0"/>
        <w:autoSpaceDN w:val="0"/>
        <w:spacing w:after="0" w:line="360" w:lineRule="auto"/>
        <w:ind w:right="49"/>
        <w:jc w:val="both"/>
        <w:rPr>
          <w:ins w:id="261" w:author="JAVIERA PAZ LEFORT IBANEZ" w:date="2025-09-22T16:49:00Z" w16du:dateUtc="2025-09-22T19:49:00Z"/>
          <w:rFonts w:ascii="Arial MT" w:eastAsia="Arial MT" w:hAnsi="Arial MT" w:cs="Arial MT"/>
          <w:i/>
          <w:iCs/>
          <w:kern w:val="0"/>
          <w:lang w:val="es-ES"/>
          <w14:ligatures w14:val="none"/>
        </w:rPr>
      </w:pPr>
    </w:p>
    <w:p w14:paraId="2555B73B" w14:textId="3AD67A31" w:rsidR="00647DF5" w:rsidRPr="00647DF5" w:rsidRDefault="00647DF5" w:rsidP="00647DF5">
      <w:pPr>
        <w:widowControl w:val="0"/>
        <w:autoSpaceDE w:val="0"/>
        <w:autoSpaceDN w:val="0"/>
        <w:spacing w:after="0" w:line="360" w:lineRule="auto"/>
        <w:ind w:right="49"/>
        <w:jc w:val="both"/>
        <w:rPr>
          <w:rFonts w:ascii="Arial MT" w:eastAsia="Arial MT" w:hAnsi="Arial MT" w:cs="Arial MT"/>
          <w:i/>
          <w:iCs/>
          <w:kern w:val="0"/>
          <w14:ligatures w14:val="none"/>
        </w:rPr>
      </w:pPr>
      <w:r w:rsidRPr="00647DF5">
        <w:rPr>
          <w:rFonts w:ascii="Arial MT" w:eastAsia="Arial MT" w:hAnsi="Arial MT" w:cs="Arial MT"/>
          <w:i/>
          <w:iCs/>
          <w:kern w:val="0"/>
          <w14:ligatures w14:val="none"/>
        </w:rPr>
        <w:t>A mi hija, Akrata Violeta</w:t>
      </w:r>
      <w:r>
        <w:rPr>
          <w:rFonts w:ascii="Arial MT" w:eastAsia="Arial MT" w:hAnsi="Arial MT" w:cs="Arial MT"/>
          <w:i/>
          <w:iCs/>
          <w:kern w:val="0"/>
          <w14:ligatures w14:val="none"/>
        </w:rPr>
        <w:t xml:space="preserve">, quien me enseñó </w:t>
      </w:r>
      <w:r w:rsidRPr="00647DF5">
        <w:rPr>
          <w:rFonts w:ascii="Arial MT" w:eastAsia="Arial MT" w:hAnsi="Arial MT" w:cs="Arial MT"/>
          <w:i/>
          <w:iCs/>
          <w:kern w:val="0"/>
          <w14:ligatures w14:val="none"/>
        </w:rPr>
        <w:t xml:space="preserve">que cada madrugada vale la pena si al final me espera tu risa. Este trabajo es también tuyo: nació </w:t>
      </w:r>
      <w:r>
        <w:rPr>
          <w:rFonts w:ascii="Arial MT" w:eastAsia="Arial MT" w:hAnsi="Arial MT" w:cs="Arial MT"/>
          <w:i/>
          <w:iCs/>
          <w:kern w:val="0"/>
          <w14:ligatures w14:val="none"/>
        </w:rPr>
        <w:t>de</w:t>
      </w:r>
      <w:r w:rsidRPr="00647DF5">
        <w:rPr>
          <w:rFonts w:ascii="Arial MT" w:eastAsia="Arial MT" w:hAnsi="Arial MT" w:cs="Arial MT"/>
          <w:i/>
          <w:iCs/>
          <w:kern w:val="0"/>
          <w14:ligatures w14:val="none"/>
        </w:rPr>
        <w:t xml:space="preserve"> la certeza inmensa de mostrarte con hechos que los sueños se construyen con paciencia, disciplina y amor.</w:t>
      </w:r>
    </w:p>
    <w:p w14:paraId="64631EDC" w14:textId="77777777" w:rsidR="00647DF5" w:rsidRPr="00647DF5" w:rsidRDefault="00647DF5" w:rsidP="00647DF5">
      <w:pPr>
        <w:widowControl w:val="0"/>
        <w:autoSpaceDE w:val="0"/>
        <w:autoSpaceDN w:val="0"/>
        <w:spacing w:after="0" w:line="360" w:lineRule="auto"/>
        <w:ind w:right="49"/>
        <w:jc w:val="both"/>
        <w:rPr>
          <w:rFonts w:ascii="Arial MT" w:eastAsia="Arial MT" w:hAnsi="Arial MT" w:cs="Arial MT"/>
          <w:i/>
          <w:iCs/>
          <w:kern w:val="0"/>
          <w14:ligatures w14:val="none"/>
        </w:rPr>
      </w:pPr>
      <w:r w:rsidRPr="00647DF5">
        <w:rPr>
          <w:rFonts w:ascii="Arial MT" w:eastAsia="Arial MT" w:hAnsi="Arial MT" w:cs="Arial MT"/>
          <w:i/>
          <w:iCs/>
          <w:kern w:val="0"/>
          <w14:ligatures w14:val="none"/>
        </w:rPr>
        <w:t>A mi madre, Cecilia Ibáñez, por sostenerme siempre, incluso cuando yo misma dudé. Gracias por tu fuerza silenciosa, por enseñarme a no rendirme y por recordarme, una y otra vez, que lo importante es hacer las cosas con honestidad y corazón. Este logro es un reflejo de tu esfuerzo y de todo lo que pusiste en mi camino para que yo pudiera llegar hasta aquí.</w:t>
      </w:r>
    </w:p>
    <w:p w14:paraId="49A3C240" w14:textId="14D6AF99" w:rsidR="00647DF5" w:rsidRPr="00647DF5" w:rsidRDefault="00647DF5" w:rsidP="00647DF5">
      <w:pPr>
        <w:widowControl w:val="0"/>
        <w:autoSpaceDE w:val="0"/>
        <w:autoSpaceDN w:val="0"/>
        <w:spacing w:after="0" w:line="360" w:lineRule="auto"/>
        <w:ind w:right="49"/>
        <w:jc w:val="both"/>
        <w:rPr>
          <w:rFonts w:ascii="Arial MT" w:eastAsia="Arial MT" w:hAnsi="Arial MT" w:cs="Arial MT"/>
          <w:i/>
          <w:iCs/>
          <w:kern w:val="0"/>
          <w14:ligatures w14:val="none"/>
        </w:rPr>
      </w:pPr>
      <w:r w:rsidRPr="00647DF5">
        <w:rPr>
          <w:rFonts w:ascii="Arial MT" w:eastAsia="Arial MT" w:hAnsi="Arial MT" w:cs="Arial MT"/>
          <w:i/>
          <w:iCs/>
          <w:kern w:val="0"/>
          <w14:ligatures w14:val="none"/>
        </w:rPr>
        <w:t xml:space="preserve">A mi compañero de vida, Carlos San Martín, por creer en mí cuando el cansancio pesaba y por celebrar conmigo cada pequeño avance. Tu compañía hizo más livianos los días largos y más luminosas las noches de estudio. Gracias por tu paciencia, tu </w:t>
      </w:r>
      <w:r w:rsidR="002140B1">
        <w:rPr>
          <w:rFonts w:ascii="Arial MT" w:eastAsia="Arial MT" w:hAnsi="Arial MT" w:cs="Arial MT"/>
          <w:i/>
          <w:iCs/>
          <w:kern w:val="0"/>
          <w14:ligatures w14:val="none"/>
        </w:rPr>
        <w:t>amor incondicional</w:t>
      </w:r>
      <w:r w:rsidRPr="00647DF5">
        <w:rPr>
          <w:rFonts w:ascii="Arial MT" w:eastAsia="Arial MT" w:hAnsi="Arial MT" w:cs="Arial MT"/>
          <w:i/>
          <w:iCs/>
          <w:kern w:val="0"/>
          <w14:ligatures w14:val="none"/>
        </w:rPr>
        <w:t xml:space="preserve"> y por construir conmigo un </w:t>
      </w:r>
      <w:r w:rsidR="002140B1">
        <w:rPr>
          <w:rFonts w:ascii="Arial MT" w:eastAsia="Arial MT" w:hAnsi="Arial MT" w:cs="Arial MT"/>
          <w:i/>
          <w:iCs/>
          <w:kern w:val="0"/>
          <w14:ligatures w14:val="none"/>
        </w:rPr>
        <w:t>hogar</w:t>
      </w:r>
      <w:r w:rsidRPr="00647DF5">
        <w:rPr>
          <w:rFonts w:ascii="Arial MT" w:eastAsia="Arial MT" w:hAnsi="Arial MT" w:cs="Arial MT"/>
          <w:i/>
          <w:iCs/>
          <w:kern w:val="0"/>
          <w14:ligatures w14:val="none"/>
        </w:rPr>
        <w:t xml:space="preserve"> desde donde fue posible soñar.</w:t>
      </w:r>
    </w:p>
    <w:p w14:paraId="2A5FF368" w14:textId="689593C8" w:rsidR="00647DF5" w:rsidRPr="00647DF5" w:rsidRDefault="00647DF5" w:rsidP="00647DF5">
      <w:pPr>
        <w:widowControl w:val="0"/>
        <w:autoSpaceDE w:val="0"/>
        <w:autoSpaceDN w:val="0"/>
        <w:spacing w:after="0" w:line="360" w:lineRule="auto"/>
        <w:ind w:right="49"/>
        <w:jc w:val="both"/>
        <w:rPr>
          <w:rFonts w:ascii="Arial MT" w:eastAsia="Arial MT" w:hAnsi="Arial MT" w:cs="Arial MT"/>
          <w:i/>
          <w:iCs/>
          <w:kern w:val="0"/>
          <w14:ligatures w14:val="none"/>
        </w:rPr>
      </w:pPr>
      <w:r w:rsidRPr="00647DF5">
        <w:rPr>
          <w:rFonts w:ascii="Arial MT" w:eastAsia="Arial MT" w:hAnsi="Arial MT" w:cs="Arial MT"/>
          <w:i/>
          <w:iCs/>
          <w:kern w:val="0"/>
          <w14:ligatures w14:val="none"/>
        </w:rPr>
        <w:t xml:space="preserve">A mis amigos Salvador Zapata, Stephanie Urzúa, Benjamín Bravo, Benjamín Velásquez, Janice Rivera y Maximiliano Farías. Gracias por las conversaciones que despejaron la mente, </w:t>
      </w:r>
      <w:r w:rsidR="002140B1">
        <w:rPr>
          <w:rFonts w:ascii="Arial MT" w:eastAsia="Arial MT" w:hAnsi="Arial MT" w:cs="Arial MT"/>
          <w:i/>
          <w:iCs/>
          <w:kern w:val="0"/>
          <w14:ligatures w14:val="none"/>
        </w:rPr>
        <w:t>las salidas</w:t>
      </w:r>
      <w:r w:rsidRPr="00647DF5">
        <w:rPr>
          <w:rFonts w:ascii="Arial MT" w:eastAsia="Arial MT" w:hAnsi="Arial MT" w:cs="Arial MT"/>
          <w:i/>
          <w:iCs/>
          <w:kern w:val="0"/>
          <w14:ligatures w14:val="none"/>
        </w:rPr>
        <w:t xml:space="preserve"> que </w:t>
      </w:r>
      <w:r w:rsidR="002140B1">
        <w:rPr>
          <w:rFonts w:ascii="Arial MT" w:eastAsia="Arial MT" w:hAnsi="Arial MT" w:cs="Arial MT"/>
          <w:i/>
          <w:iCs/>
          <w:kern w:val="0"/>
          <w14:ligatures w14:val="none"/>
        </w:rPr>
        <w:t xml:space="preserve">me </w:t>
      </w:r>
      <w:r w:rsidRPr="00647DF5">
        <w:rPr>
          <w:rFonts w:ascii="Arial MT" w:eastAsia="Arial MT" w:hAnsi="Arial MT" w:cs="Arial MT"/>
          <w:i/>
          <w:iCs/>
          <w:kern w:val="0"/>
          <w14:ligatures w14:val="none"/>
        </w:rPr>
        <w:t xml:space="preserve">devolvieron el ánimo, </w:t>
      </w:r>
      <w:r w:rsidR="002140B1">
        <w:rPr>
          <w:rFonts w:ascii="Arial MT" w:eastAsia="Arial MT" w:hAnsi="Arial MT" w:cs="Arial MT"/>
          <w:i/>
          <w:iCs/>
          <w:kern w:val="0"/>
          <w14:ligatures w14:val="none"/>
        </w:rPr>
        <w:t>el humor con el que enfrentamos la ansiedad del día a día</w:t>
      </w:r>
      <w:r w:rsidRPr="00647DF5">
        <w:rPr>
          <w:rFonts w:ascii="Arial MT" w:eastAsia="Arial MT" w:hAnsi="Arial MT" w:cs="Arial MT"/>
          <w:i/>
          <w:iCs/>
          <w:kern w:val="0"/>
          <w14:ligatures w14:val="none"/>
        </w:rPr>
        <w:t xml:space="preserve"> y, sobre todo, por estar</w:t>
      </w:r>
      <w:r w:rsidR="002140B1">
        <w:rPr>
          <w:rFonts w:ascii="Arial MT" w:eastAsia="Arial MT" w:hAnsi="Arial MT" w:cs="Arial MT"/>
          <w:i/>
          <w:iCs/>
          <w:kern w:val="0"/>
          <w14:ligatures w14:val="none"/>
        </w:rPr>
        <w:t xml:space="preserve"> </w:t>
      </w:r>
      <w:r w:rsidRPr="00647DF5">
        <w:rPr>
          <w:rFonts w:ascii="Arial MT" w:eastAsia="Arial MT" w:hAnsi="Arial MT" w:cs="Arial MT"/>
          <w:i/>
          <w:iCs/>
          <w:kern w:val="0"/>
          <w14:ligatures w14:val="none"/>
        </w:rPr>
        <w:t>sin condiciones</w:t>
      </w:r>
      <w:r w:rsidR="002140B1">
        <w:rPr>
          <w:rFonts w:ascii="Arial MT" w:eastAsia="Arial MT" w:hAnsi="Arial MT" w:cs="Arial MT"/>
          <w:i/>
          <w:iCs/>
          <w:kern w:val="0"/>
          <w14:ligatures w14:val="none"/>
        </w:rPr>
        <w:t xml:space="preserve"> </w:t>
      </w:r>
      <w:r w:rsidRPr="00647DF5">
        <w:rPr>
          <w:rFonts w:ascii="Arial MT" w:eastAsia="Arial MT" w:hAnsi="Arial MT" w:cs="Arial MT"/>
          <w:i/>
          <w:iCs/>
          <w:kern w:val="0"/>
          <w14:ligatures w14:val="none"/>
        </w:rPr>
        <w:t xml:space="preserve">cuando más los necesitaba. Ustedes son </w:t>
      </w:r>
      <w:r w:rsidR="002140B1">
        <w:rPr>
          <w:rFonts w:ascii="Arial MT" w:eastAsia="Arial MT" w:hAnsi="Arial MT" w:cs="Arial MT"/>
          <w:i/>
          <w:iCs/>
          <w:kern w:val="0"/>
          <w14:ligatures w14:val="none"/>
        </w:rPr>
        <w:t xml:space="preserve">mi </w:t>
      </w:r>
      <w:r w:rsidRPr="00647DF5">
        <w:rPr>
          <w:rFonts w:ascii="Arial MT" w:eastAsia="Arial MT" w:hAnsi="Arial MT" w:cs="Arial MT"/>
          <w:i/>
          <w:iCs/>
          <w:kern w:val="0"/>
          <w14:ligatures w14:val="none"/>
        </w:rPr>
        <w:t>familia elegida.</w:t>
      </w:r>
    </w:p>
    <w:p w14:paraId="3E09B4AC" w14:textId="0741787B" w:rsidR="00647DF5" w:rsidRPr="00647DF5" w:rsidRDefault="00647DF5" w:rsidP="00647DF5">
      <w:pPr>
        <w:widowControl w:val="0"/>
        <w:autoSpaceDE w:val="0"/>
        <w:autoSpaceDN w:val="0"/>
        <w:spacing w:after="0" w:line="360" w:lineRule="auto"/>
        <w:ind w:right="49"/>
        <w:jc w:val="both"/>
        <w:rPr>
          <w:rFonts w:ascii="Arial MT" w:eastAsia="Arial MT" w:hAnsi="Arial MT" w:cs="Arial MT"/>
          <w:i/>
          <w:iCs/>
          <w:kern w:val="0"/>
          <w14:ligatures w14:val="none"/>
        </w:rPr>
      </w:pPr>
      <w:r w:rsidRPr="00647DF5">
        <w:rPr>
          <w:rFonts w:ascii="Arial MT" w:eastAsia="Arial MT" w:hAnsi="Arial MT" w:cs="Arial MT"/>
          <w:i/>
          <w:iCs/>
          <w:kern w:val="0"/>
          <w14:ligatures w14:val="none"/>
        </w:rPr>
        <w:t>Dedico estas páginas a quienes me sostuvieron, me empujaron y me abrazaron en el camino. Que cada línea les devuelva un poco de lo que me dieron: amor</w:t>
      </w:r>
      <w:r w:rsidR="002140B1">
        <w:rPr>
          <w:rFonts w:ascii="Arial MT" w:eastAsia="Arial MT" w:hAnsi="Arial MT" w:cs="Arial MT"/>
          <w:i/>
          <w:iCs/>
          <w:kern w:val="0"/>
          <w14:ligatures w14:val="none"/>
        </w:rPr>
        <w:t>, apoyo y</w:t>
      </w:r>
      <w:r w:rsidRPr="00647DF5">
        <w:rPr>
          <w:rFonts w:ascii="Arial MT" w:eastAsia="Arial MT" w:hAnsi="Arial MT" w:cs="Arial MT"/>
          <w:i/>
          <w:iCs/>
          <w:kern w:val="0"/>
          <w14:ligatures w14:val="none"/>
        </w:rPr>
        <w:t xml:space="preserve"> confianza. Esta meta es nuestra.</w:t>
      </w:r>
    </w:p>
    <w:p w14:paraId="4FC4BF84" w14:textId="77777777" w:rsidR="00B81BB0" w:rsidRDefault="00B81BB0" w:rsidP="00B81BB0">
      <w:pPr>
        <w:widowControl w:val="0"/>
        <w:autoSpaceDE w:val="0"/>
        <w:autoSpaceDN w:val="0"/>
        <w:spacing w:after="0" w:line="240" w:lineRule="auto"/>
        <w:ind w:right="360"/>
        <w:jc w:val="center"/>
        <w:rPr>
          <w:ins w:id="262" w:author="JAVIERA PAZ LEFORT IBANEZ" w:date="2025-09-22T16:49:00Z" w16du:dateUtc="2025-09-22T19:49:00Z"/>
          <w:rFonts w:ascii="Arial MT" w:eastAsia="Arial MT" w:hAnsi="Arial MT" w:cs="Arial MT"/>
          <w:kern w:val="0"/>
          <w:lang w:val="es-ES"/>
          <w14:ligatures w14:val="none"/>
        </w:rPr>
      </w:pPr>
    </w:p>
    <w:p w14:paraId="22424783" w14:textId="77777777" w:rsidR="00B81BB0" w:rsidRDefault="00B81BB0" w:rsidP="00B81BB0">
      <w:pPr>
        <w:widowControl w:val="0"/>
        <w:autoSpaceDE w:val="0"/>
        <w:autoSpaceDN w:val="0"/>
        <w:spacing w:after="0" w:line="240" w:lineRule="auto"/>
        <w:ind w:right="360"/>
        <w:jc w:val="center"/>
        <w:rPr>
          <w:ins w:id="263" w:author="JAVIERA PAZ LEFORT IBANEZ" w:date="2025-09-22T16:49:00Z" w16du:dateUtc="2025-09-22T19:49:00Z"/>
          <w:rFonts w:ascii="Arial MT" w:eastAsia="Arial MT" w:hAnsi="Arial MT" w:cs="Arial MT"/>
          <w:kern w:val="0"/>
          <w:lang w:val="es-ES"/>
          <w14:ligatures w14:val="none"/>
        </w:rPr>
      </w:pPr>
    </w:p>
    <w:p w14:paraId="23335C28" w14:textId="77777777" w:rsidR="00B81BB0" w:rsidRDefault="00B81BB0" w:rsidP="00B81BB0">
      <w:pPr>
        <w:widowControl w:val="0"/>
        <w:autoSpaceDE w:val="0"/>
        <w:autoSpaceDN w:val="0"/>
        <w:spacing w:after="0" w:line="240" w:lineRule="auto"/>
        <w:ind w:right="360"/>
        <w:jc w:val="center"/>
        <w:rPr>
          <w:ins w:id="264" w:author="JAVIERA PAZ LEFORT IBANEZ" w:date="2025-09-22T16:49:00Z" w16du:dateUtc="2025-09-22T19:49:00Z"/>
          <w:rFonts w:ascii="Arial MT" w:eastAsia="Arial MT" w:hAnsi="Arial MT" w:cs="Arial MT"/>
          <w:kern w:val="0"/>
          <w:lang w:val="es-ES"/>
          <w14:ligatures w14:val="none"/>
        </w:rPr>
      </w:pPr>
    </w:p>
    <w:p w14:paraId="08FB1E41" w14:textId="7DC3A50A" w:rsidR="00B81BB0" w:rsidRDefault="00B81BB0">
      <w:pPr>
        <w:rPr>
          <w:ins w:id="265" w:author="JAVIERA PAZ LEFORT IBANEZ" w:date="2025-09-22T16:49:00Z" w16du:dateUtc="2025-09-22T19:49:00Z"/>
          <w:rFonts w:ascii="Arial MT" w:eastAsia="Arial MT" w:hAnsi="Arial MT" w:cs="Arial MT"/>
          <w:kern w:val="0"/>
          <w:lang w:val="es-ES"/>
          <w14:ligatures w14:val="none"/>
        </w:rPr>
      </w:pPr>
      <w:ins w:id="266" w:author="JAVIERA PAZ LEFORT IBANEZ" w:date="2025-09-22T16:49:00Z" w16du:dateUtc="2025-09-22T19:49:00Z">
        <w:r>
          <w:rPr>
            <w:rFonts w:ascii="Arial MT" w:eastAsia="Arial MT" w:hAnsi="Arial MT" w:cs="Arial MT"/>
            <w:kern w:val="0"/>
            <w:lang w:val="es-ES"/>
            <w14:ligatures w14:val="none"/>
          </w:rPr>
          <w:br w:type="page"/>
        </w:r>
      </w:ins>
    </w:p>
    <w:p w14:paraId="4957E736" w14:textId="77777777" w:rsidR="00D16665" w:rsidRPr="00B941DF" w:rsidRDefault="00D16665">
      <w:pPr>
        <w:pStyle w:val="Ttulo1"/>
        <w:jc w:val="center"/>
        <w:rPr>
          <w:ins w:id="267" w:author="JAVIERA PAZ LEFORT IBANEZ" w:date="2025-09-22T16:49:00Z" w16du:dateUtc="2025-09-22T19:49:00Z"/>
          <w:rFonts w:ascii="Arial" w:hAnsi="Arial" w:cs="Arial"/>
          <w:b/>
          <w:bCs/>
          <w:color w:val="auto"/>
          <w:sz w:val="24"/>
          <w:szCs w:val="24"/>
          <w:rPrChange w:id="268" w:author="JAVIERA PAZ LEFORT IBANEZ" w:date="2025-09-22T17:48:00Z" w16du:dateUtc="2025-09-22T20:48:00Z">
            <w:rPr>
              <w:ins w:id="269" w:author="JAVIERA PAZ LEFORT IBANEZ" w:date="2025-09-22T16:49:00Z" w16du:dateUtc="2025-09-22T19:49:00Z"/>
            </w:rPr>
          </w:rPrChange>
        </w:rPr>
        <w:pPrChange w:id="270" w:author="JAVIERA PAZ LEFORT IBANEZ" w:date="2025-09-22T17:48:00Z" w16du:dateUtc="2025-09-22T20:48:00Z">
          <w:pPr>
            <w:pStyle w:val="Ttulo1"/>
          </w:pPr>
        </w:pPrChange>
      </w:pPr>
      <w:bookmarkStart w:id="271" w:name="_Toc209475880"/>
      <w:ins w:id="272" w:author="JAVIERA PAZ LEFORT IBANEZ" w:date="2025-09-22T16:49:00Z" w16du:dateUtc="2025-09-22T19:49:00Z">
        <w:r w:rsidRPr="00B941DF">
          <w:rPr>
            <w:rFonts w:ascii="Arial" w:hAnsi="Arial" w:cs="Arial"/>
            <w:b/>
            <w:bCs/>
            <w:color w:val="auto"/>
            <w:spacing w:val="-2"/>
            <w:sz w:val="24"/>
            <w:szCs w:val="24"/>
            <w:rPrChange w:id="273" w:author="JAVIERA PAZ LEFORT IBANEZ" w:date="2025-09-22T17:48:00Z" w16du:dateUtc="2025-09-22T20:48:00Z">
              <w:rPr>
                <w:spacing w:val="-2"/>
              </w:rPr>
            </w:rPrChange>
          </w:rPr>
          <w:lastRenderedPageBreak/>
          <w:t>Agradecimientos</w:t>
        </w:r>
        <w:bookmarkEnd w:id="271"/>
      </w:ins>
    </w:p>
    <w:p w14:paraId="559F6F69" w14:textId="77777777" w:rsidR="00B81BB0" w:rsidRDefault="00B81BB0" w:rsidP="00B81BB0">
      <w:pPr>
        <w:widowControl w:val="0"/>
        <w:autoSpaceDE w:val="0"/>
        <w:autoSpaceDN w:val="0"/>
        <w:spacing w:after="0" w:line="240" w:lineRule="auto"/>
        <w:ind w:right="360"/>
        <w:jc w:val="center"/>
        <w:rPr>
          <w:ins w:id="274" w:author="JAVIERA PAZ LEFORT IBANEZ" w:date="2025-09-22T16:49:00Z" w16du:dateUtc="2025-09-22T19:49:00Z"/>
          <w:rFonts w:ascii="Arial MT" w:eastAsia="Arial MT" w:hAnsi="Arial MT" w:cs="Arial MT"/>
          <w:kern w:val="0"/>
          <w:lang w:val="es-ES"/>
          <w14:ligatures w14:val="none"/>
        </w:rPr>
      </w:pPr>
    </w:p>
    <w:p w14:paraId="0D9CB873" w14:textId="0D625720" w:rsidR="002140B1" w:rsidRPr="002140B1" w:rsidRDefault="002140B1" w:rsidP="002140B1">
      <w:pPr>
        <w:widowControl w:val="0"/>
        <w:autoSpaceDE w:val="0"/>
        <w:autoSpaceDN w:val="0"/>
        <w:spacing w:after="0" w:line="360" w:lineRule="auto"/>
        <w:ind w:right="360"/>
        <w:jc w:val="both"/>
        <w:rPr>
          <w:rFonts w:ascii="Arial MT" w:eastAsia="Arial MT" w:hAnsi="Arial MT" w:cs="Arial MT"/>
          <w:kern w:val="0"/>
          <w14:ligatures w14:val="none"/>
        </w:rPr>
      </w:pPr>
      <w:r w:rsidRPr="002140B1">
        <w:rPr>
          <w:rFonts w:ascii="Arial MT" w:eastAsia="Arial MT" w:hAnsi="Arial MT" w:cs="Arial MT"/>
          <w:kern w:val="0"/>
          <w14:ligatures w14:val="none"/>
        </w:rPr>
        <w:t xml:space="preserve">A mi casa de estudios, </w:t>
      </w:r>
      <w:r>
        <w:rPr>
          <w:rFonts w:ascii="Arial MT" w:eastAsia="Arial MT" w:hAnsi="Arial MT" w:cs="Arial MT"/>
          <w:kern w:val="0"/>
          <w14:ligatures w14:val="none"/>
        </w:rPr>
        <w:t xml:space="preserve">Universidad Tecnológica Metropolitana, </w:t>
      </w:r>
      <w:r w:rsidRPr="002140B1">
        <w:rPr>
          <w:rFonts w:ascii="Arial MT" w:eastAsia="Arial MT" w:hAnsi="Arial MT" w:cs="Arial MT"/>
          <w:kern w:val="0"/>
          <w14:ligatures w14:val="none"/>
        </w:rPr>
        <w:t>por brindarme el espacio académico y humano donde esta tesis pudo desarrollarse. Agradezco la infraestructura, las bibliotecas, los laboratorios y, especialmente, la disposición de quienes hacen posible el trabajo universitario día a día.</w:t>
      </w:r>
    </w:p>
    <w:p w14:paraId="505CCD9F" w14:textId="6B4DB88D" w:rsidR="002140B1" w:rsidRPr="002140B1" w:rsidRDefault="002140B1" w:rsidP="002140B1">
      <w:pPr>
        <w:widowControl w:val="0"/>
        <w:autoSpaceDE w:val="0"/>
        <w:autoSpaceDN w:val="0"/>
        <w:spacing w:after="0" w:line="360" w:lineRule="auto"/>
        <w:ind w:right="360"/>
        <w:jc w:val="both"/>
        <w:rPr>
          <w:rFonts w:ascii="Arial MT" w:eastAsia="Arial MT" w:hAnsi="Arial MT" w:cs="Arial MT"/>
          <w:kern w:val="0"/>
          <w14:ligatures w14:val="none"/>
        </w:rPr>
      </w:pPr>
      <w:r w:rsidRPr="002140B1">
        <w:rPr>
          <w:rFonts w:ascii="Arial MT" w:eastAsia="Arial MT" w:hAnsi="Arial MT" w:cs="Arial MT"/>
          <w:kern w:val="0"/>
          <w14:ligatures w14:val="none"/>
        </w:rPr>
        <w:t xml:space="preserve">Expreso mi reconocimiento a mi profesor guía, </w:t>
      </w:r>
      <w:proofErr w:type="spellStart"/>
      <w:r w:rsidRPr="002140B1">
        <w:rPr>
          <w:rFonts w:ascii="Arial MT" w:eastAsia="Arial MT" w:hAnsi="Arial MT" w:cs="Arial MT"/>
          <w:kern w:val="0"/>
          <w14:ligatures w14:val="none"/>
        </w:rPr>
        <w:t>Wladimir</w:t>
      </w:r>
      <w:proofErr w:type="spellEnd"/>
      <w:r w:rsidRPr="002140B1">
        <w:rPr>
          <w:rFonts w:ascii="Arial MT" w:eastAsia="Arial MT" w:hAnsi="Arial MT" w:cs="Arial MT"/>
          <w:kern w:val="0"/>
          <w14:ligatures w14:val="none"/>
        </w:rPr>
        <w:t xml:space="preserve"> Silva</w:t>
      </w:r>
      <w:r w:rsidR="006B4CDA">
        <w:rPr>
          <w:rFonts w:ascii="Arial MT" w:eastAsia="Arial MT" w:hAnsi="Arial MT" w:cs="Arial MT"/>
          <w:kern w:val="0"/>
          <w14:ligatures w14:val="none"/>
        </w:rPr>
        <w:t>-Vera</w:t>
      </w:r>
      <w:r w:rsidRPr="002140B1">
        <w:rPr>
          <w:rFonts w:ascii="Arial MT" w:eastAsia="Arial MT" w:hAnsi="Arial MT" w:cs="Arial MT"/>
          <w:kern w:val="0"/>
          <w14:ligatures w14:val="none"/>
        </w:rPr>
        <w:t>, por su rigor, orientación y exigencia académica; su criterio técnico y sus observaciones oportunas guiaron las decisiones clave del proyecto. A Marcelo Rivas, por enseñarme a pensar la modelación computacional con cabeza de ingeniera. A Cristian Becerra, por su apoyo constante, por escuchar con paciencia y por recordarme—desde la pedagogía—que el conocimiento también se construye acompañando procesos.</w:t>
      </w:r>
      <w:r w:rsidR="00895CFF">
        <w:rPr>
          <w:rFonts w:ascii="Arial MT" w:eastAsia="Arial MT" w:hAnsi="Arial MT" w:cs="Arial MT"/>
          <w:kern w:val="0"/>
          <w14:ligatures w14:val="none"/>
        </w:rPr>
        <w:t xml:space="preserve"> </w:t>
      </w:r>
      <w:r w:rsidR="00895CFF" w:rsidRPr="00895CFF">
        <w:rPr>
          <w:rFonts w:ascii="Arial MT" w:eastAsia="Arial MT" w:hAnsi="Arial MT" w:cs="Arial MT"/>
          <w:kern w:val="0"/>
          <w14:ligatures w14:val="none"/>
        </w:rPr>
        <w:t>A María Soledad Toledo, actual decana y por muchos años jefa de carrera, por estar siempre presente, por escucharnos y apoyarnos en todo</w:t>
      </w:r>
      <w:r w:rsidR="00895CFF">
        <w:rPr>
          <w:rFonts w:ascii="Arial MT" w:eastAsia="Arial MT" w:hAnsi="Arial MT" w:cs="Arial MT"/>
          <w:kern w:val="0"/>
          <w14:ligatures w14:val="none"/>
        </w:rPr>
        <w:t xml:space="preserve"> </w:t>
      </w:r>
      <w:r w:rsidR="00895CFF" w:rsidRPr="00895CFF">
        <w:rPr>
          <w:rFonts w:ascii="Arial MT" w:eastAsia="Arial MT" w:hAnsi="Arial MT" w:cs="Arial MT"/>
          <w:kern w:val="0"/>
          <w14:ligatures w14:val="none"/>
        </w:rPr>
        <w:t>y por su compromiso sostenido con nuestra formación. A Gustavo Faúndez, profesor cuya partida nos marcó durante nuestro período universitario: su vocación, claridad y humanidad dejaron una huella profunda en quienes tuvimos el privilegio de aprender con él.</w:t>
      </w:r>
    </w:p>
    <w:p w14:paraId="13492F4C" w14:textId="77777777" w:rsidR="002140B1" w:rsidRPr="002140B1" w:rsidRDefault="002140B1" w:rsidP="002140B1">
      <w:pPr>
        <w:widowControl w:val="0"/>
        <w:autoSpaceDE w:val="0"/>
        <w:autoSpaceDN w:val="0"/>
        <w:spacing w:after="0" w:line="360" w:lineRule="auto"/>
        <w:ind w:right="360"/>
        <w:jc w:val="both"/>
        <w:rPr>
          <w:rFonts w:ascii="Arial MT" w:eastAsia="Arial MT" w:hAnsi="Arial MT" w:cs="Arial MT"/>
          <w:kern w:val="0"/>
          <w14:ligatures w14:val="none"/>
        </w:rPr>
      </w:pPr>
      <w:r w:rsidRPr="002140B1">
        <w:rPr>
          <w:rFonts w:ascii="Arial MT" w:eastAsia="Arial MT" w:hAnsi="Arial MT" w:cs="Arial MT"/>
          <w:kern w:val="0"/>
          <w14:ligatures w14:val="none"/>
        </w:rPr>
        <w:t>Hago extensivo este agradecimiento a todas y todos los profesores que aportaron a mi formación, desde los cursos básicos hasta los más especializados; a los funcionarios que sostienen silenciosamente el quehacer universitario; y a la comunidad estudiantil, compañeras y compañeros que compartieron materiales, ideas y empujones de ánimo en los momentos intensos del camino.</w:t>
      </w:r>
    </w:p>
    <w:p w14:paraId="79A8249D" w14:textId="77777777" w:rsidR="002140B1" w:rsidRPr="002140B1" w:rsidRDefault="002140B1" w:rsidP="002140B1">
      <w:pPr>
        <w:widowControl w:val="0"/>
        <w:autoSpaceDE w:val="0"/>
        <w:autoSpaceDN w:val="0"/>
        <w:spacing w:after="0" w:line="360" w:lineRule="auto"/>
        <w:ind w:right="360"/>
        <w:jc w:val="both"/>
        <w:rPr>
          <w:rFonts w:ascii="Arial MT" w:eastAsia="Arial MT" w:hAnsi="Arial MT" w:cs="Arial MT"/>
          <w:kern w:val="0"/>
          <w14:ligatures w14:val="none"/>
        </w:rPr>
      </w:pPr>
      <w:r w:rsidRPr="002140B1">
        <w:rPr>
          <w:rFonts w:ascii="Arial MT" w:eastAsia="Arial MT" w:hAnsi="Arial MT" w:cs="Arial MT"/>
          <w:kern w:val="0"/>
          <w14:ligatures w14:val="none"/>
        </w:rPr>
        <w:t>A los equipos de biblioteca y apoyo informático, por su eficiencia y buena disposición; y a quienes facilitaron el acceso a software, bases de datos y recursos necesarios para la etapa de simulación y análisis.</w:t>
      </w:r>
    </w:p>
    <w:p w14:paraId="4291891B" w14:textId="77777777" w:rsidR="002140B1" w:rsidRPr="002140B1" w:rsidRDefault="002140B1" w:rsidP="002140B1">
      <w:pPr>
        <w:widowControl w:val="0"/>
        <w:autoSpaceDE w:val="0"/>
        <w:autoSpaceDN w:val="0"/>
        <w:spacing w:after="0" w:line="360" w:lineRule="auto"/>
        <w:ind w:right="360"/>
        <w:jc w:val="both"/>
        <w:rPr>
          <w:rFonts w:ascii="Arial MT" w:eastAsia="Arial MT" w:hAnsi="Arial MT" w:cs="Arial MT"/>
          <w:kern w:val="0"/>
          <w14:ligatures w14:val="none"/>
        </w:rPr>
      </w:pPr>
      <w:r w:rsidRPr="002140B1">
        <w:rPr>
          <w:rFonts w:ascii="Arial MT" w:eastAsia="Arial MT" w:hAnsi="Arial MT" w:cs="Arial MT"/>
          <w:kern w:val="0"/>
          <w14:ligatures w14:val="none"/>
        </w:rPr>
        <w:t>Finalmente, gracias a la familia universitaria en su conjunto. Este trabajo es resultado de un esfuerzo colectivo donde cada aporte—grande o pequeño—hizo una diferencia.</w:t>
      </w:r>
    </w:p>
    <w:p w14:paraId="7F9B63B5" w14:textId="604BC3C6" w:rsidR="00D16665" w:rsidRDefault="00D16665">
      <w:pPr>
        <w:rPr>
          <w:ins w:id="275" w:author="JAVIERA PAZ LEFORT IBANEZ" w:date="2025-09-22T16:49:00Z" w16du:dateUtc="2025-09-22T19:49:00Z"/>
          <w:rFonts w:ascii="Arial MT" w:eastAsia="Arial MT" w:hAnsi="Arial MT" w:cs="Arial MT"/>
          <w:kern w:val="0"/>
          <w:lang w:val="es-ES"/>
          <w14:ligatures w14:val="none"/>
        </w:rPr>
      </w:pPr>
    </w:p>
    <w:customXmlInsRangeStart w:id="276" w:author="JAVIERA PAZ LEFORT IBANEZ" w:date="2025-09-22T16:50:00Z"/>
    <w:sdt>
      <w:sdtPr>
        <w:rPr>
          <w:rFonts w:asciiTheme="minorHAnsi" w:eastAsiaTheme="minorHAnsi" w:hAnsiTheme="minorHAnsi" w:cstheme="minorBidi"/>
          <w:color w:val="auto"/>
          <w:kern w:val="2"/>
          <w:sz w:val="24"/>
          <w:szCs w:val="24"/>
          <w:lang w:val="es-ES" w:eastAsia="en-US"/>
          <w14:ligatures w14:val="standardContextual"/>
        </w:rPr>
        <w:id w:val="1753152781"/>
        <w:docPartObj>
          <w:docPartGallery w:val="Table of Contents"/>
          <w:docPartUnique/>
        </w:docPartObj>
      </w:sdtPr>
      <w:sdtEndPr>
        <w:rPr>
          <w:b/>
          <w:bCs/>
        </w:rPr>
      </w:sdtEndPr>
      <w:sdtContent>
        <w:customXmlInsRangeEnd w:id="276"/>
        <w:p w14:paraId="1C344E15" w14:textId="7D8AB07D" w:rsidR="00FB6192" w:rsidRDefault="00B941DF">
          <w:pPr>
            <w:pStyle w:val="TtuloTDC"/>
            <w:rPr>
              <w:ins w:id="277" w:author="JAVIERA PAZ LEFORT IBANEZ" w:date="2025-09-22T17:49:00Z" w16du:dateUtc="2025-09-22T20:49:00Z"/>
              <w:rFonts w:ascii="Arial" w:hAnsi="Arial" w:cs="Arial"/>
              <w:color w:val="auto"/>
              <w:lang w:val="es-ES"/>
            </w:rPr>
          </w:pPr>
          <w:ins w:id="278" w:author="JAVIERA PAZ LEFORT IBANEZ" w:date="2025-09-22T17:49:00Z" w16du:dateUtc="2025-09-22T20:49:00Z">
            <w:r w:rsidRPr="00B941DF">
              <w:rPr>
                <w:rFonts w:ascii="Arial" w:hAnsi="Arial" w:cs="Arial"/>
                <w:color w:val="auto"/>
                <w:lang w:val="es-ES"/>
                <w:rPrChange w:id="279" w:author="JAVIERA PAZ LEFORT IBANEZ" w:date="2025-09-22T17:49:00Z" w16du:dateUtc="2025-09-22T20:49:00Z">
                  <w:rPr>
                    <w:lang w:val="es-ES"/>
                  </w:rPr>
                </w:rPrChange>
              </w:rPr>
              <w:t>Tabla de contenidos</w:t>
            </w:r>
          </w:ins>
        </w:p>
        <w:p w14:paraId="772F31CA" w14:textId="77777777" w:rsidR="00B941DF" w:rsidRPr="00B941DF" w:rsidRDefault="00B941DF">
          <w:pPr>
            <w:rPr>
              <w:ins w:id="280" w:author="JAVIERA PAZ LEFORT IBANEZ" w:date="2025-09-22T16:50:00Z" w16du:dateUtc="2025-09-22T19:50:00Z"/>
              <w:lang w:val="es-ES"/>
              <w:rPrChange w:id="281" w:author="JAVIERA PAZ LEFORT IBANEZ" w:date="2025-09-22T17:49:00Z" w16du:dateUtc="2025-09-22T20:49:00Z">
                <w:rPr>
                  <w:ins w:id="282" w:author="JAVIERA PAZ LEFORT IBANEZ" w:date="2025-09-22T16:50:00Z" w16du:dateUtc="2025-09-22T19:50:00Z"/>
                </w:rPr>
              </w:rPrChange>
            </w:rPr>
            <w:pPrChange w:id="283" w:author="JAVIERA PAZ LEFORT IBANEZ" w:date="2025-09-22T17:49:00Z" w16du:dateUtc="2025-09-22T20:49:00Z">
              <w:pPr>
                <w:pStyle w:val="TtuloTDC"/>
              </w:pPr>
            </w:pPrChange>
          </w:pPr>
        </w:p>
        <w:p w14:paraId="407DA8EF" w14:textId="1BE8B521" w:rsidR="003A4D66" w:rsidRDefault="00FB6192">
          <w:pPr>
            <w:pStyle w:val="TDC1"/>
            <w:tabs>
              <w:tab w:val="right" w:leader="dot" w:pos="8828"/>
            </w:tabs>
            <w:rPr>
              <w:rFonts w:eastAsiaTheme="minorEastAsia"/>
              <w:noProof/>
              <w:lang w:eastAsia="es-CL"/>
            </w:rPr>
          </w:pPr>
          <w:ins w:id="284" w:author="JAVIERA PAZ LEFORT IBANEZ" w:date="2025-09-22T16:50:00Z" w16du:dateUtc="2025-09-22T19:50:00Z">
            <w:r>
              <w:fldChar w:fldCharType="begin"/>
            </w:r>
            <w:r>
              <w:instrText xml:space="preserve"> TOC \o "1-3" \h \z \u </w:instrText>
            </w:r>
            <w:r>
              <w:fldChar w:fldCharType="separate"/>
            </w:r>
          </w:ins>
          <w:hyperlink w:anchor="_Toc209475879" w:history="1">
            <w:r w:rsidR="003A4D66" w:rsidRPr="007E799A">
              <w:rPr>
                <w:rStyle w:val="Hipervnculo"/>
                <w:rFonts w:ascii="Arial" w:hAnsi="Arial" w:cs="Arial"/>
                <w:b/>
                <w:bCs/>
                <w:noProof/>
                <w:spacing w:val="-2"/>
              </w:rPr>
              <w:t>Dedicatoria</w:t>
            </w:r>
            <w:r w:rsidR="003A4D66">
              <w:rPr>
                <w:noProof/>
                <w:webHidden/>
              </w:rPr>
              <w:tab/>
            </w:r>
            <w:r w:rsidR="003A4D66">
              <w:rPr>
                <w:noProof/>
                <w:webHidden/>
              </w:rPr>
              <w:fldChar w:fldCharType="begin"/>
            </w:r>
            <w:r w:rsidR="003A4D66">
              <w:rPr>
                <w:noProof/>
                <w:webHidden/>
              </w:rPr>
              <w:instrText xml:space="preserve"> PAGEREF _Toc209475879 \h </w:instrText>
            </w:r>
            <w:r w:rsidR="003A4D66">
              <w:rPr>
                <w:noProof/>
                <w:webHidden/>
              </w:rPr>
            </w:r>
            <w:r w:rsidR="003A4D66">
              <w:rPr>
                <w:noProof/>
                <w:webHidden/>
              </w:rPr>
              <w:fldChar w:fldCharType="separate"/>
            </w:r>
            <w:r w:rsidR="003A4D66">
              <w:rPr>
                <w:noProof/>
                <w:webHidden/>
              </w:rPr>
              <w:t>4</w:t>
            </w:r>
            <w:r w:rsidR="003A4D66">
              <w:rPr>
                <w:noProof/>
                <w:webHidden/>
              </w:rPr>
              <w:fldChar w:fldCharType="end"/>
            </w:r>
          </w:hyperlink>
        </w:p>
        <w:p w14:paraId="2FC6B19E" w14:textId="55D4C16E" w:rsidR="003A4D66" w:rsidRDefault="003A4D66">
          <w:pPr>
            <w:pStyle w:val="TDC1"/>
            <w:tabs>
              <w:tab w:val="right" w:leader="dot" w:pos="8828"/>
            </w:tabs>
            <w:rPr>
              <w:rFonts w:eastAsiaTheme="minorEastAsia"/>
              <w:noProof/>
              <w:lang w:eastAsia="es-CL"/>
            </w:rPr>
          </w:pPr>
          <w:hyperlink w:anchor="_Toc209475880" w:history="1">
            <w:r w:rsidRPr="007E799A">
              <w:rPr>
                <w:rStyle w:val="Hipervnculo"/>
                <w:rFonts w:ascii="Arial" w:hAnsi="Arial" w:cs="Arial"/>
                <w:b/>
                <w:bCs/>
                <w:noProof/>
                <w:spacing w:val="-2"/>
              </w:rPr>
              <w:t>Agradecimientos</w:t>
            </w:r>
            <w:r>
              <w:rPr>
                <w:noProof/>
                <w:webHidden/>
              </w:rPr>
              <w:tab/>
            </w:r>
            <w:r>
              <w:rPr>
                <w:noProof/>
                <w:webHidden/>
              </w:rPr>
              <w:fldChar w:fldCharType="begin"/>
            </w:r>
            <w:r>
              <w:rPr>
                <w:noProof/>
                <w:webHidden/>
              </w:rPr>
              <w:instrText xml:space="preserve"> PAGEREF _Toc209475880 \h </w:instrText>
            </w:r>
            <w:r>
              <w:rPr>
                <w:noProof/>
                <w:webHidden/>
              </w:rPr>
            </w:r>
            <w:r>
              <w:rPr>
                <w:noProof/>
                <w:webHidden/>
              </w:rPr>
              <w:fldChar w:fldCharType="separate"/>
            </w:r>
            <w:r>
              <w:rPr>
                <w:noProof/>
                <w:webHidden/>
              </w:rPr>
              <w:t>5</w:t>
            </w:r>
            <w:r>
              <w:rPr>
                <w:noProof/>
                <w:webHidden/>
              </w:rPr>
              <w:fldChar w:fldCharType="end"/>
            </w:r>
          </w:hyperlink>
        </w:p>
        <w:p w14:paraId="7498B73D" w14:textId="4652E4A0" w:rsidR="003A4D66" w:rsidRDefault="003A4D66">
          <w:pPr>
            <w:pStyle w:val="TDC1"/>
            <w:tabs>
              <w:tab w:val="right" w:leader="dot" w:pos="8828"/>
            </w:tabs>
            <w:rPr>
              <w:rFonts w:eastAsiaTheme="minorEastAsia"/>
              <w:noProof/>
              <w:lang w:eastAsia="es-CL"/>
            </w:rPr>
          </w:pPr>
          <w:hyperlink w:anchor="_Toc209475881" w:history="1">
            <w:r w:rsidRPr="007E799A">
              <w:rPr>
                <w:rStyle w:val="Hipervnculo"/>
                <w:rFonts w:ascii="Arial" w:eastAsia="Arial MT" w:hAnsi="Arial" w:cs="Arial"/>
                <w:b/>
                <w:bCs/>
                <w:noProof/>
                <w:lang w:val="es-ES"/>
              </w:rPr>
              <w:t>Indice de figuras</w:t>
            </w:r>
            <w:r>
              <w:rPr>
                <w:noProof/>
                <w:webHidden/>
              </w:rPr>
              <w:tab/>
            </w:r>
            <w:r>
              <w:rPr>
                <w:noProof/>
                <w:webHidden/>
              </w:rPr>
              <w:fldChar w:fldCharType="begin"/>
            </w:r>
            <w:r>
              <w:rPr>
                <w:noProof/>
                <w:webHidden/>
              </w:rPr>
              <w:instrText xml:space="preserve"> PAGEREF _Toc209475881 \h </w:instrText>
            </w:r>
            <w:r>
              <w:rPr>
                <w:noProof/>
                <w:webHidden/>
              </w:rPr>
            </w:r>
            <w:r>
              <w:rPr>
                <w:noProof/>
                <w:webHidden/>
              </w:rPr>
              <w:fldChar w:fldCharType="separate"/>
            </w:r>
            <w:r>
              <w:rPr>
                <w:noProof/>
                <w:webHidden/>
              </w:rPr>
              <w:t>9</w:t>
            </w:r>
            <w:r>
              <w:rPr>
                <w:noProof/>
                <w:webHidden/>
              </w:rPr>
              <w:fldChar w:fldCharType="end"/>
            </w:r>
          </w:hyperlink>
        </w:p>
        <w:p w14:paraId="21BA8BE2" w14:textId="74DD39EF" w:rsidR="003A4D66" w:rsidRDefault="003A4D66">
          <w:pPr>
            <w:pStyle w:val="TDC1"/>
            <w:tabs>
              <w:tab w:val="right" w:leader="dot" w:pos="8828"/>
            </w:tabs>
            <w:rPr>
              <w:rFonts w:eastAsiaTheme="minorEastAsia"/>
              <w:noProof/>
              <w:lang w:eastAsia="es-CL"/>
            </w:rPr>
          </w:pPr>
          <w:hyperlink w:anchor="_Toc209475882" w:history="1">
            <w:r w:rsidRPr="007E799A">
              <w:rPr>
                <w:rStyle w:val="Hipervnculo"/>
                <w:rFonts w:ascii="Arial" w:hAnsi="Arial" w:cs="Arial"/>
                <w:b/>
                <w:bCs/>
                <w:noProof/>
                <w:lang w:val="es-ES"/>
              </w:rPr>
              <w:t>Indice de tablas</w:t>
            </w:r>
            <w:r>
              <w:rPr>
                <w:noProof/>
                <w:webHidden/>
              </w:rPr>
              <w:tab/>
            </w:r>
            <w:r>
              <w:rPr>
                <w:noProof/>
                <w:webHidden/>
              </w:rPr>
              <w:fldChar w:fldCharType="begin"/>
            </w:r>
            <w:r>
              <w:rPr>
                <w:noProof/>
                <w:webHidden/>
              </w:rPr>
              <w:instrText xml:space="preserve"> PAGEREF _Toc209475882 \h </w:instrText>
            </w:r>
            <w:r>
              <w:rPr>
                <w:noProof/>
                <w:webHidden/>
              </w:rPr>
            </w:r>
            <w:r>
              <w:rPr>
                <w:noProof/>
                <w:webHidden/>
              </w:rPr>
              <w:fldChar w:fldCharType="separate"/>
            </w:r>
            <w:r>
              <w:rPr>
                <w:noProof/>
                <w:webHidden/>
              </w:rPr>
              <w:t>10</w:t>
            </w:r>
            <w:r>
              <w:rPr>
                <w:noProof/>
                <w:webHidden/>
              </w:rPr>
              <w:fldChar w:fldCharType="end"/>
            </w:r>
          </w:hyperlink>
        </w:p>
        <w:p w14:paraId="0C952629" w14:textId="546325A3" w:rsidR="003A4D66" w:rsidRDefault="003A4D66">
          <w:pPr>
            <w:pStyle w:val="TDC1"/>
            <w:tabs>
              <w:tab w:val="right" w:leader="dot" w:pos="8828"/>
            </w:tabs>
            <w:rPr>
              <w:rFonts w:eastAsiaTheme="minorEastAsia"/>
              <w:noProof/>
              <w:lang w:eastAsia="es-CL"/>
            </w:rPr>
          </w:pPr>
          <w:hyperlink w:anchor="_Toc209475883" w:history="1">
            <w:r w:rsidRPr="007E799A">
              <w:rPr>
                <w:rStyle w:val="Hipervnculo"/>
                <w:rFonts w:ascii="Arial" w:hAnsi="Arial" w:cs="Arial"/>
                <w:b/>
                <w:bCs/>
                <w:noProof/>
                <w:lang w:val="es-ES"/>
              </w:rPr>
              <w:t>Resumen</w:t>
            </w:r>
            <w:r>
              <w:rPr>
                <w:noProof/>
                <w:webHidden/>
              </w:rPr>
              <w:tab/>
            </w:r>
            <w:r>
              <w:rPr>
                <w:noProof/>
                <w:webHidden/>
              </w:rPr>
              <w:fldChar w:fldCharType="begin"/>
            </w:r>
            <w:r>
              <w:rPr>
                <w:noProof/>
                <w:webHidden/>
              </w:rPr>
              <w:instrText xml:space="preserve"> PAGEREF _Toc209475883 \h </w:instrText>
            </w:r>
            <w:r>
              <w:rPr>
                <w:noProof/>
                <w:webHidden/>
              </w:rPr>
            </w:r>
            <w:r>
              <w:rPr>
                <w:noProof/>
                <w:webHidden/>
              </w:rPr>
              <w:fldChar w:fldCharType="separate"/>
            </w:r>
            <w:r>
              <w:rPr>
                <w:noProof/>
                <w:webHidden/>
              </w:rPr>
              <w:t>11</w:t>
            </w:r>
            <w:r>
              <w:rPr>
                <w:noProof/>
                <w:webHidden/>
              </w:rPr>
              <w:fldChar w:fldCharType="end"/>
            </w:r>
          </w:hyperlink>
        </w:p>
        <w:p w14:paraId="50E5AA31" w14:textId="109753E3" w:rsidR="003A4D66" w:rsidRDefault="003A4D66">
          <w:pPr>
            <w:pStyle w:val="TDC1"/>
            <w:tabs>
              <w:tab w:val="right" w:leader="dot" w:pos="8828"/>
            </w:tabs>
            <w:rPr>
              <w:rFonts w:eastAsiaTheme="minorEastAsia"/>
              <w:noProof/>
              <w:lang w:eastAsia="es-CL"/>
            </w:rPr>
          </w:pPr>
          <w:hyperlink w:anchor="_Toc209475884" w:history="1">
            <w:r w:rsidRPr="007E799A">
              <w:rPr>
                <w:rStyle w:val="Hipervnculo"/>
                <w:rFonts w:ascii="Arial" w:hAnsi="Arial" w:cs="Arial"/>
                <w:b/>
                <w:bCs/>
                <w:noProof/>
                <w:lang w:val="es-ES"/>
              </w:rPr>
              <w:t>Abstract</w:t>
            </w:r>
            <w:r>
              <w:rPr>
                <w:noProof/>
                <w:webHidden/>
              </w:rPr>
              <w:tab/>
            </w:r>
            <w:r>
              <w:rPr>
                <w:noProof/>
                <w:webHidden/>
              </w:rPr>
              <w:fldChar w:fldCharType="begin"/>
            </w:r>
            <w:r>
              <w:rPr>
                <w:noProof/>
                <w:webHidden/>
              </w:rPr>
              <w:instrText xml:space="preserve"> PAGEREF _Toc209475884 \h </w:instrText>
            </w:r>
            <w:r>
              <w:rPr>
                <w:noProof/>
                <w:webHidden/>
              </w:rPr>
            </w:r>
            <w:r>
              <w:rPr>
                <w:noProof/>
                <w:webHidden/>
              </w:rPr>
              <w:fldChar w:fldCharType="separate"/>
            </w:r>
            <w:r>
              <w:rPr>
                <w:noProof/>
                <w:webHidden/>
              </w:rPr>
              <w:t>12</w:t>
            </w:r>
            <w:r>
              <w:rPr>
                <w:noProof/>
                <w:webHidden/>
              </w:rPr>
              <w:fldChar w:fldCharType="end"/>
            </w:r>
          </w:hyperlink>
        </w:p>
        <w:p w14:paraId="15BEF597" w14:textId="1A13AB11" w:rsidR="003A4D66" w:rsidRDefault="003A4D66">
          <w:pPr>
            <w:pStyle w:val="TDC1"/>
            <w:tabs>
              <w:tab w:val="left" w:pos="480"/>
              <w:tab w:val="right" w:leader="dot" w:pos="8828"/>
            </w:tabs>
            <w:rPr>
              <w:rFonts w:eastAsiaTheme="minorEastAsia"/>
              <w:noProof/>
              <w:lang w:eastAsia="es-CL"/>
            </w:rPr>
          </w:pPr>
          <w:hyperlink w:anchor="_Toc209475885" w:history="1">
            <w:r w:rsidRPr="007E799A">
              <w:rPr>
                <w:rStyle w:val="Hipervnculo"/>
                <w:rFonts w:ascii="Arial" w:hAnsi="Arial" w:cs="Arial"/>
                <w:b/>
                <w:bCs/>
                <w:noProof/>
              </w:rPr>
              <w:t>1.</w:t>
            </w:r>
            <w:r>
              <w:rPr>
                <w:rFonts w:eastAsiaTheme="minorEastAsia"/>
                <w:noProof/>
                <w:lang w:eastAsia="es-CL"/>
              </w:rPr>
              <w:tab/>
            </w:r>
            <w:r w:rsidRPr="007E799A">
              <w:rPr>
                <w:rStyle w:val="Hipervnculo"/>
                <w:rFonts w:ascii="Arial" w:hAnsi="Arial" w:cs="Arial"/>
                <w:b/>
                <w:bCs/>
                <w:noProof/>
              </w:rPr>
              <w:t>Introduccion</w:t>
            </w:r>
            <w:r>
              <w:rPr>
                <w:noProof/>
                <w:webHidden/>
              </w:rPr>
              <w:tab/>
            </w:r>
            <w:r>
              <w:rPr>
                <w:noProof/>
                <w:webHidden/>
              </w:rPr>
              <w:fldChar w:fldCharType="begin"/>
            </w:r>
            <w:r>
              <w:rPr>
                <w:noProof/>
                <w:webHidden/>
              </w:rPr>
              <w:instrText xml:space="preserve"> PAGEREF _Toc209475885 \h </w:instrText>
            </w:r>
            <w:r>
              <w:rPr>
                <w:noProof/>
                <w:webHidden/>
              </w:rPr>
            </w:r>
            <w:r>
              <w:rPr>
                <w:noProof/>
                <w:webHidden/>
              </w:rPr>
              <w:fldChar w:fldCharType="separate"/>
            </w:r>
            <w:r>
              <w:rPr>
                <w:noProof/>
                <w:webHidden/>
              </w:rPr>
              <w:t>13</w:t>
            </w:r>
            <w:r>
              <w:rPr>
                <w:noProof/>
                <w:webHidden/>
              </w:rPr>
              <w:fldChar w:fldCharType="end"/>
            </w:r>
          </w:hyperlink>
        </w:p>
        <w:p w14:paraId="59E068E3" w14:textId="468C0069" w:rsidR="003A4D66" w:rsidRDefault="003A4D66">
          <w:pPr>
            <w:pStyle w:val="TDC2"/>
            <w:tabs>
              <w:tab w:val="left" w:pos="960"/>
              <w:tab w:val="right" w:leader="dot" w:pos="8828"/>
            </w:tabs>
            <w:rPr>
              <w:rFonts w:eastAsiaTheme="minorEastAsia"/>
              <w:noProof/>
              <w:lang w:eastAsia="es-CL"/>
            </w:rPr>
          </w:pPr>
          <w:hyperlink w:anchor="_Toc209475886" w:history="1">
            <w:r w:rsidRPr="007E799A">
              <w:rPr>
                <w:rStyle w:val="Hipervnculo"/>
                <w:rFonts w:ascii="Arial" w:hAnsi="Arial" w:cs="Arial"/>
                <w:noProof/>
              </w:rPr>
              <w:t>1.1.</w:t>
            </w:r>
            <w:r>
              <w:rPr>
                <w:rFonts w:eastAsiaTheme="minorEastAsia"/>
                <w:noProof/>
                <w:lang w:eastAsia="es-CL"/>
              </w:rPr>
              <w:tab/>
            </w:r>
            <w:r w:rsidRPr="007E799A">
              <w:rPr>
                <w:rStyle w:val="Hipervnculo"/>
                <w:rFonts w:ascii="Arial" w:hAnsi="Arial" w:cs="Arial"/>
                <w:noProof/>
              </w:rPr>
              <w:t>Polifenoles: características funcionales y su importancia en diversas industrias</w:t>
            </w:r>
            <w:r>
              <w:rPr>
                <w:noProof/>
                <w:webHidden/>
              </w:rPr>
              <w:tab/>
            </w:r>
            <w:r>
              <w:rPr>
                <w:noProof/>
                <w:webHidden/>
              </w:rPr>
              <w:fldChar w:fldCharType="begin"/>
            </w:r>
            <w:r>
              <w:rPr>
                <w:noProof/>
                <w:webHidden/>
              </w:rPr>
              <w:instrText xml:space="preserve"> PAGEREF _Toc209475886 \h </w:instrText>
            </w:r>
            <w:r>
              <w:rPr>
                <w:noProof/>
                <w:webHidden/>
              </w:rPr>
            </w:r>
            <w:r>
              <w:rPr>
                <w:noProof/>
                <w:webHidden/>
              </w:rPr>
              <w:fldChar w:fldCharType="separate"/>
            </w:r>
            <w:r>
              <w:rPr>
                <w:noProof/>
                <w:webHidden/>
              </w:rPr>
              <w:t>13</w:t>
            </w:r>
            <w:r>
              <w:rPr>
                <w:noProof/>
                <w:webHidden/>
              </w:rPr>
              <w:fldChar w:fldCharType="end"/>
            </w:r>
          </w:hyperlink>
        </w:p>
        <w:p w14:paraId="1124ADCD" w14:textId="70F5495B" w:rsidR="003A4D66" w:rsidRDefault="003A4D66">
          <w:pPr>
            <w:pStyle w:val="TDC2"/>
            <w:tabs>
              <w:tab w:val="left" w:pos="960"/>
              <w:tab w:val="right" w:leader="dot" w:pos="8828"/>
            </w:tabs>
            <w:rPr>
              <w:rFonts w:eastAsiaTheme="minorEastAsia"/>
              <w:noProof/>
              <w:lang w:eastAsia="es-CL"/>
            </w:rPr>
          </w:pPr>
          <w:hyperlink w:anchor="_Toc209475887" w:history="1">
            <w:r w:rsidRPr="007E799A">
              <w:rPr>
                <w:rStyle w:val="Hipervnculo"/>
                <w:rFonts w:ascii="Arial" w:hAnsi="Arial" w:cs="Arial"/>
                <w:noProof/>
              </w:rPr>
              <w:t>1.2.</w:t>
            </w:r>
            <w:r>
              <w:rPr>
                <w:rFonts w:eastAsiaTheme="minorEastAsia"/>
                <w:noProof/>
                <w:lang w:eastAsia="es-CL"/>
              </w:rPr>
              <w:tab/>
            </w:r>
            <w:r w:rsidRPr="007E799A">
              <w:rPr>
                <w:rStyle w:val="Hipervnculo"/>
                <w:rFonts w:ascii="Arial" w:hAnsi="Arial" w:cs="Arial"/>
                <w:noProof/>
              </w:rPr>
              <w:t>Mecanismo de acción y beneficios para la salud</w:t>
            </w:r>
            <w:r>
              <w:rPr>
                <w:noProof/>
                <w:webHidden/>
              </w:rPr>
              <w:tab/>
            </w:r>
            <w:r>
              <w:rPr>
                <w:noProof/>
                <w:webHidden/>
              </w:rPr>
              <w:fldChar w:fldCharType="begin"/>
            </w:r>
            <w:r>
              <w:rPr>
                <w:noProof/>
                <w:webHidden/>
              </w:rPr>
              <w:instrText xml:space="preserve"> PAGEREF _Toc209475887 \h </w:instrText>
            </w:r>
            <w:r>
              <w:rPr>
                <w:noProof/>
                <w:webHidden/>
              </w:rPr>
            </w:r>
            <w:r>
              <w:rPr>
                <w:noProof/>
                <w:webHidden/>
              </w:rPr>
              <w:fldChar w:fldCharType="separate"/>
            </w:r>
            <w:r>
              <w:rPr>
                <w:noProof/>
                <w:webHidden/>
              </w:rPr>
              <w:t>13</w:t>
            </w:r>
            <w:r>
              <w:rPr>
                <w:noProof/>
                <w:webHidden/>
              </w:rPr>
              <w:fldChar w:fldCharType="end"/>
            </w:r>
          </w:hyperlink>
        </w:p>
        <w:p w14:paraId="472C4313" w14:textId="25CAAB97" w:rsidR="003A4D66" w:rsidRDefault="003A4D66">
          <w:pPr>
            <w:pStyle w:val="TDC2"/>
            <w:tabs>
              <w:tab w:val="left" w:pos="960"/>
              <w:tab w:val="right" w:leader="dot" w:pos="8828"/>
            </w:tabs>
            <w:rPr>
              <w:rFonts w:eastAsiaTheme="minorEastAsia"/>
              <w:noProof/>
              <w:lang w:eastAsia="es-CL"/>
            </w:rPr>
          </w:pPr>
          <w:hyperlink w:anchor="_Toc209475888" w:history="1">
            <w:r w:rsidRPr="007E799A">
              <w:rPr>
                <w:rStyle w:val="Hipervnculo"/>
                <w:rFonts w:ascii="Arial" w:hAnsi="Arial" w:cs="Arial"/>
                <w:noProof/>
              </w:rPr>
              <w:t>1.3.</w:t>
            </w:r>
            <w:r>
              <w:rPr>
                <w:rFonts w:eastAsiaTheme="minorEastAsia"/>
                <w:noProof/>
                <w:lang w:eastAsia="es-CL"/>
              </w:rPr>
              <w:tab/>
            </w:r>
            <w:r w:rsidRPr="007E799A">
              <w:rPr>
                <w:rStyle w:val="Hipervnculo"/>
                <w:rFonts w:ascii="Arial" w:hAnsi="Arial" w:cs="Arial"/>
                <w:noProof/>
              </w:rPr>
              <w:t>Aplicaciones industriales y desafíos asociados</w:t>
            </w:r>
            <w:r>
              <w:rPr>
                <w:noProof/>
                <w:webHidden/>
              </w:rPr>
              <w:tab/>
            </w:r>
            <w:r>
              <w:rPr>
                <w:noProof/>
                <w:webHidden/>
              </w:rPr>
              <w:fldChar w:fldCharType="begin"/>
            </w:r>
            <w:r>
              <w:rPr>
                <w:noProof/>
                <w:webHidden/>
              </w:rPr>
              <w:instrText xml:space="preserve"> PAGEREF _Toc209475888 \h </w:instrText>
            </w:r>
            <w:r>
              <w:rPr>
                <w:noProof/>
                <w:webHidden/>
              </w:rPr>
            </w:r>
            <w:r>
              <w:rPr>
                <w:noProof/>
                <w:webHidden/>
              </w:rPr>
              <w:fldChar w:fldCharType="separate"/>
            </w:r>
            <w:r>
              <w:rPr>
                <w:noProof/>
                <w:webHidden/>
              </w:rPr>
              <w:t>14</w:t>
            </w:r>
            <w:r>
              <w:rPr>
                <w:noProof/>
                <w:webHidden/>
              </w:rPr>
              <w:fldChar w:fldCharType="end"/>
            </w:r>
          </w:hyperlink>
        </w:p>
        <w:p w14:paraId="08161330" w14:textId="19139B0B" w:rsidR="003A4D66" w:rsidRDefault="003A4D66">
          <w:pPr>
            <w:pStyle w:val="TDC2"/>
            <w:tabs>
              <w:tab w:val="left" w:pos="960"/>
              <w:tab w:val="right" w:leader="dot" w:pos="8828"/>
            </w:tabs>
            <w:rPr>
              <w:rFonts w:eastAsiaTheme="minorEastAsia"/>
              <w:noProof/>
              <w:lang w:eastAsia="es-CL"/>
            </w:rPr>
          </w:pPr>
          <w:hyperlink w:anchor="_Toc209475889" w:history="1">
            <w:r w:rsidRPr="007E799A">
              <w:rPr>
                <w:rStyle w:val="Hipervnculo"/>
                <w:rFonts w:ascii="Arial" w:hAnsi="Arial" w:cs="Arial"/>
                <w:noProof/>
              </w:rPr>
              <w:t>1.4.</w:t>
            </w:r>
            <w:r>
              <w:rPr>
                <w:rFonts w:eastAsiaTheme="minorEastAsia"/>
                <w:noProof/>
                <w:lang w:eastAsia="es-CL"/>
              </w:rPr>
              <w:tab/>
            </w:r>
            <w:r w:rsidRPr="007E799A">
              <w:rPr>
                <w:rStyle w:val="Hipervnculo"/>
                <w:rFonts w:ascii="Arial" w:hAnsi="Arial" w:cs="Arial"/>
                <w:noProof/>
              </w:rPr>
              <w:t>Mercado de los Polifenoles</w:t>
            </w:r>
            <w:r>
              <w:rPr>
                <w:noProof/>
                <w:webHidden/>
              </w:rPr>
              <w:tab/>
            </w:r>
            <w:r>
              <w:rPr>
                <w:noProof/>
                <w:webHidden/>
              </w:rPr>
              <w:fldChar w:fldCharType="begin"/>
            </w:r>
            <w:r>
              <w:rPr>
                <w:noProof/>
                <w:webHidden/>
              </w:rPr>
              <w:instrText xml:space="preserve"> PAGEREF _Toc209475889 \h </w:instrText>
            </w:r>
            <w:r>
              <w:rPr>
                <w:noProof/>
                <w:webHidden/>
              </w:rPr>
            </w:r>
            <w:r>
              <w:rPr>
                <w:noProof/>
                <w:webHidden/>
              </w:rPr>
              <w:fldChar w:fldCharType="separate"/>
            </w:r>
            <w:r>
              <w:rPr>
                <w:noProof/>
                <w:webHidden/>
              </w:rPr>
              <w:t>15</w:t>
            </w:r>
            <w:r>
              <w:rPr>
                <w:noProof/>
                <w:webHidden/>
              </w:rPr>
              <w:fldChar w:fldCharType="end"/>
            </w:r>
          </w:hyperlink>
        </w:p>
        <w:p w14:paraId="51EABF66" w14:textId="5F30FDB2" w:rsidR="003A4D66" w:rsidRDefault="003A4D66">
          <w:pPr>
            <w:pStyle w:val="TDC3"/>
            <w:tabs>
              <w:tab w:val="left" w:pos="1200"/>
              <w:tab w:val="right" w:leader="dot" w:pos="8828"/>
            </w:tabs>
            <w:rPr>
              <w:rFonts w:eastAsiaTheme="minorEastAsia"/>
              <w:noProof/>
              <w:lang w:eastAsia="es-CL"/>
            </w:rPr>
          </w:pPr>
          <w:hyperlink w:anchor="_Toc209475890" w:history="1">
            <w:r w:rsidRPr="007E799A">
              <w:rPr>
                <w:rStyle w:val="Hipervnculo"/>
                <w:rFonts w:ascii="Arial" w:hAnsi="Arial" w:cs="Arial"/>
                <w:noProof/>
              </w:rPr>
              <w:t>1.5.</w:t>
            </w:r>
            <w:r>
              <w:rPr>
                <w:rFonts w:eastAsiaTheme="minorEastAsia"/>
                <w:noProof/>
                <w:lang w:eastAsia="es-CL"/>
              </w:rPr>
              <w:tab/>
            </w:r>
            <w:r w:rsidRPr="007E799A">
              <w:rPr>
                <w:rStyle w:val="Hipervnculo"/>
                <w:rFonts w:ascii="Arial" w:hAnsi="Arial" w:cs="Arial"/>
                <w:noProof/>
              </w:rPr>
              <w:t>Consumo de Polifenoles: Perspectiva Regional y Global</w:t>
            </w:r>
            <w:r>
              <w:rPr>
                <w:noProof/>
                <w:webHidden/>
              </w:rPr>
              <w:tab/>
            </w:r>
            <w:r>
              <w:rPr>
                <w:noProof/>
                <w:webHidden/>
              </w:rPr>
              <w:fldChar w:fldCharType="begin"/>
            </w:r>
            <w:r>
              <w:rPr>
                <w:noProof/>
                <w:webHidden/>
              </w:rPr>
              <w:instrText xml:space="preserve"> PAGEREF _Toc209475890 \h </w:instrText>
            </w:r>
            <w:r>
              <w:rPr>
                <w:noProof/>
                <w:webHidden/>
              </w:rPr>
            </w:r>
            <w:r>
              <w:rPr>
                <w:noProof/>
                <w:webHidden/>
              </w:rPr>
              <w:fldChar w:fldCharType="separate"/>
            </w:r>
            <w:r>
              <w:rPr>
                <w:noProof/>
                <w:webHidden/>
              </w:rPr>
              <w:t>16</w:t>
            </w:r>
            <w:r>
              <w:rPr>
                <w:noProof/>
                <w:webHidden/>
              </w:rPr>
              <w:fldChar w:fldCharType="end"/>
            </w:r>
          </w:hyperlink>
        </w:p>
        <w:p w14:paraId="35BD9747" w14:textId="05B00AB9" w:rsidR="003A4D66" w:rsidRDefault="003A4D66">
          <w:pPr>
            <w:pStyle w:val="TDC2"/>
            <w:tabs>
              <w:tab w:val="left" w:pos="960"/>
              <w:tab w:val="right" w:leader="dot" w:pos="8828"/>
            </w:tabs>
            <w:rPr>
              <w:rFonts w:eastAsiaTheme="minorEastAsia"/>
              <w:noProof/>
              <w:lang w:eastAsia="es-CL"/>
            </w:rPr>
          </w:pPr>
          <w:hyperlink w:anchor="_Toc209475891" w:history="1">
            <w:r w:rsidRPr="007E799A">
              <w:rPr>
                <w:rStyle w:val="Hipervnculo"/>
                <w:rFonts w:ascii="Arial" w:hAnsi="Arial" w:cs="Arial"/>
                <w:noProof/>
              </w:rPr>
              <w:t>1.6.</w:t>
            </w:r>
            <w:r>
              <w:rPr>
                <w:rFonts w:eastAsiaTheme="minorEastAsia"/>
                <w:noProof/>
                <w:lang w:eastAsia="es-CL"/>
              </w:rPr>
              <w:tab/>
            </w:r>
            <w:r w:rsidRPr="007E799A">
              <w:rPr>
                <w:rStyle w:val="Hipervnculo"/>
                <w:rFonts w:ascii="Arial" w:hAnsi="Arial" w:cs="Arial"/>
                <w:noProof/>
              </w:rPr>
              <w:t>Proyección y Relevancia del Consumo de Polifenoles</w:t>
            </w:r>
            <w:r>
              <w:rPr>
                <w:noProof/>
                <w:webHidden/>
              </w:rPr>
              <w:tab/>
            </w:r>
            <w:r>
              <w:rPr>
                <w:noProof/>
                <w:webHidden/>
              </w:rPr>
              <w:fldChar w:fldCharType="begin"/>
            </w:r>
            <w:r>
              <w:rPr>
                <w:noProof/>
                <w:webHidden/>
              </w:rPr>
              <w:instrText xml:space="preserve"> PAGEREF _Toc209475891 \h </w:instrText>
            </w:r>
            <w:r>
              <w:rPr>
                <w:noProof/>
                <w:webHidden/>
              </w:rPr>
            </w:r>
            <w:r>
              <w:rPr>
                <w:noProof/>
                <w:webHidden/>
              </w:rPr>
              <w:fldChar w:fldCharType="separate"/>
            </w:r>
            <w:r>
              <w:rPr>
                <w:noProof/>
                <w:webHidden/>
              </w:rPr>
              <w:t>16</w:t>
            </w:r>
            <w:r>
              <w:rPr>
                <w:noProof/>
                <w:webHidden/>
              </w:rPr>
              <w:fldChar w:fldCharType="end"/>
            </w:r>
          </w:hyperlink>
        </w:p>
        <w:p w14:paraId="456155DC" w14:textId="5E0D9A85" w:rsidR="003A4D66" w:rsidRDefault="003A4D66">
          <w:pPr>
            <w:pStyle w:val="TDC3"/>
            <w:tabs>
              <w:tab w:val="left" w:pos="1440"/>
              <w:tab w:val="right" w:leader="dot" w:pos="8828"/>
            </w:tabs>
            <w:rPr>
              <w:rFonts w:eastAsiaTheme="minorEastAsia"/>
              <w:noProof/>
              <w:lang w:eastAsia="es-CL"/>
            </w:rPr>
          </w:pPr>
          <w:hyperlink w:anchor="_Toc209475892" w:history="1">
            <w:r w:rsidRPr="007E799A">
              <w:rPr>
                <w:rStyle w:val="Hipervnculo"/>
                <w:rFonts w:ascii="Arial" w:hAnsi="Arial" w:cs="Arial"/>
                <w:noProof/>
              </w:rPr>
              <w:t>1.6.1.</w:t>
            </w:r>
            <w:r>
              <w:rPr>
                <w:rFonts w:eastAsiaTheme="minorEastAsia"/>
                <w:noProof/>
                <w:lang w:eastAsia="es-CL"/>
              </w:rPr>
              <w:tab/>
            </w:r>
            <w:r w:rsidRPr="007E799A">
              <w:rPr>
                <w:rStyle w:val="Hipervnculo"/>
                <w:rFonts w:ascii="Arial" w:hAnsi="Arial" w:cs="Arial"/>
                <w:noProof/>
              </w:rPr>
              <w:t>Polifenoles e impacto en la salud humana</w:t>
            </w:r>
            <w:r>
              <w:rPr>
                <w:noProof/>
                <w:webHidden/>
              </w:rPr>
              <w:tab/>
            </w:r>
            <w:r>
              <w:rPr>
                <w:noProof/>
                <w:webHidden/>
              </w:rPr>
              <w:fldChar w:fldCharType="begin"/>
            </w:r>
            <w:r>
              <w:rPr>
                <w:noProof/>
                <w:webHidden/>
              </w:rPr>
              <w:instrText xml:space="preserve"> PAGEREF _Toc209475892 \h </w:instrText>
            </w:r>
            <w:r>
              <w:rPr>
                <w:noProof/>
                <w:webHidden/>
              </w:rPr>
            </w:r>
            <w:r>
              <w:rPr>
                <w:noProof/>
                <w:webHidden/>
              </w:rPr>
              <w:fldChar w:fldCharType="separate"/>
            </w:r>
            <w:r>
              <w:rPr>
                <w:noProof/>
                <w:webHidden/>
              </w:rPr>
              <w:t>17</w:t>
            </w:r>
            <w:r>
              <w:rPr>
                <w:noProof/>
                <w:webHidden/>
              </w:rPr>
              <w:fldChar w:fldCharType="end"/>
            </w:r>
          </w:hyperlink>
        </w:p>
        <w:p w14:paraId="4227B54F" w14:textId="1F5B8790" w:rsidR="003A4D66" w:rsidRDefault="003A4D66">
          <w:pPr>
            <w:pStyle w:val="TDC3"/>
            <w:tabs>
              <w:tab w:val="left" w:pos="1440"/>
              <w:tab w:val="right" w:leader="dot" w:pos="8828"/>
            </w:tabs>
            <w:rPr>
              <w:rFonts w:eastAsiaTheme="minorEastAsia"/>
              <w:noProof/>
              <w:lang w:eastAsia="es-CL"/>
            </w:rPr>
          </w:pPr>
          <w:hyperlink w:anchor="_Toc209475893" w:history="1">
            <w:r w:rsidRPr="007E799A">
              <w:rPr>
                <w:rStyle w:val="Hipervnculo"/>
                <w:rFonts w:ascii="Arial" w:hAnsi="Arial" w:cs="Arial"/>
                <w:noProof/>
              </w:rPr>
              <w:t>1.6.2.</w:t>
            </w:r>
            <w:r>
              <w:rPr>
                <w:rFonts w:eastAsiaTheme="minorEastAsia"/>
                <w:noProof/>
                <w:lang w:eastAsia="es-CL"/>
              </w:rPr>
              <w:tab/>
            </w:r>
            <w:r w:rsidRPr="007E799A">
              <w:rPr>
                <w:rStyle w:val="Hipervnculo"/>
                <w:rFonts w:ascii="Arial" w:hAnsi="Arial" w:cs="Arial"/>
                <w:noProof/>
              </w:rPr>
              <w:t>Propiedades antioxidantes y salud cardiovascular</w:t>
            </w:r>
            <w:r>
              <w:rPr>
                <w:noProof/>
                <w:webHidden/>
              </w:rPr>
              <w:tab/>
            </w:r>
            <w:r>
              <w:rPr>
                <w:noProof/>
                <w:webHidden/>
              </w:rPr>
              <w:fldChar w:fldCharType="begin"/>
            </w:r>
            <w:r>
              <w:rPr>
                <w:noProof/>
                <w:webHidden/>
              </w:rPr>
              <w:instrText xml:space="preserve"> PAGEREF _Toc209475893 \h </w:instrText>
            </w:r>
            <w:r>
              <w:rPr>
                <w:noProof/>
                <w:webHidden/>
              </w:rPr>
            </w:r>
            <w:r>
              <w:rPr>
                <w:noProof/>
                <w:webHidden/>
              </w:rPr>
              <w:fldChar w:fldCharType="separate"/>
            </w:r>
            <w:r>
              <w:rPr>
                <w:noProof/>
                <w:webHidden/>
              </w:rPr>
              <w:t>17</w:t>
            </w:r>
            <w:r>
              <w:rPr>
                <w:noProof/>
                <w:webHidden/>
              </w:rPr>
              <w:fldChar w:fldCharType="end"/>
            </w:r>
          </w:hyperlink>
        </w:p>
        <w:p w14:paraId="0863701E" w14:textId="7CA1A826" w:rsidR="003A4D66" w:rsidRDefault="003A4D66">
          <w:pPr>
            <w:pStyle w:val="TDC3"/>
            <w:tabs>
              <w:tab w:val="left" w:pos="1440"/>
              <w:tab w:val="right" w:leader="dot" w:pos="8828"/>
            </w:tabs>
            <w:rPr>
              <w:rFonts w:eastAsiaTheme="minorEastAsia"/>
              <w:noProof/>
              <w:lang w:eastAsia="es-CL"/>
            </w:rPr>
          </w:pPr>
          <w:hyperlink w:anchor="_Toc209475894" w:history="1">
            <w:r w:rsidRPr="007E799A">
              <w:rPr>
                <w:rStyle w:val="Hipervnculo"/>
                <w:rFonts w:ascii="Arial" w:hAnsi="Arial" w:cs="Arial"/>
                <w:noProof/>
              </w:rPr>
              <w:t>1.6.3.</w:t>
            </w:r>
            <w:r>
              <w:rPr>
                <w:rFonts w:eastAsiaTheme="minorEastAsia"/>
                <w:noProof/>
                <w:lang w:eastAsia="es-CL"/>
              </w:rPr>
              <w:tab/>
            </w:r>
            <w:r w:rsidRPr="007E799A">
              <w:rPr>
                <w:rStyle w:val="Hipervnculo"/>
                <w:rFonts w:ascii="Arial" w:hAnsi="Arial" w:cs="Arial"/>
                <w:noProof/>
              </w:rPr>
              <w:t>Efectos antiinflamatorios</w:t>
            </w:r>
            <w:r>
              <w:rPr>
                <w:noProof/>
                <w:webHidden/>
              </w:rPr>
              <w:tab/>
            </w:r>
            <w:r>
              <w:rPr>
                <w:noProof/>
                <w:webHidden/>
              </w:rPr>
              <w:fldChar w:fldCharType="begin"/>
            </w:r>
            <w:r>
              <w:rPr>
                <w:noProof/>
                <w:webHidden/>
              </w:rPr>
              <w:instrText xml:space="preserve"> PAGEREF _Toc209475894 \h </w:instrText>
            </w:r>
            <w:r>
              <w:rPr>
                <w:noProof/>
                <w:webHidden/>
              </w:rPr>
            </w:r>
            <w:r>
              <w:rPr>
                <w:noProof/>
                <w:webHidden/>
              </w:rPr>
              <w:fldChar w:fldCharType="separate"/>
            </w:r>
            <w:r>
              <w:rPr>
                <w:noProof/>
                <w:webHidden/>
              </w:rPr>
              <w:t>17</w:t>
            </w:r>
            <w:r>
              <w:rPr>
                <w:noProof/>
                <w:webHidden/>
              </w:rPr>
              <w:fldChar w:fldCharType="end"/>
            </w:r>
          </w:hyperlink>
        </w:p>
        <w:p w14:paraId="69D0EF42" w14:textId="41A082D6" w:rsidR="003A4D66" w:rsidRDefault="003A4D66">
          <w:pPr>
            <w:pStyle w:val="TDC3"/>
            <w:tabs>
              <w:tab w:val="left" w:pos="1440"/>
              <w:tab w:val="right" w:leader="dot" w:pos="8828"/>
            </w:tabs>
            <w:rPr>
              <w:rFonts w:eastAsiaTheme="minorEastAsia"/>
              <w:noProof/>
              <w:lang w:eastAsia="es-CL"/>
            </w:rPr>
          </w:pPr>
          <w:hyperlink w:anchor="_Toc209475895" w:history="1">
            <w:r w:rsidRPr="007E799A">
              <w:rPr>
                <w:rStyle w:val="Hipervnculo"/>
                <w:rFonts w:ascii="Arial" w:hAnsi="Arial" w:cs="Arial"/>
                <w:noProof/>
              </w:rPr>
              <w:t>1.6.4.</w:t>
            </w:r>
            <w:r>
              <w:rPr>
                <w:rFonts w:eastAsiaTheme="minorEastAsia"/>
                <w:noProof/>
                <w:lang w:eastAsia="es-CL"/>
              </w:rPr>
              <w:tab/>
            </w:r>
            <w:r w:rsidRPr="007E799A">
              <w:rPr>
                <w:rStyle w:val="Hipervnculo"/>
                <w:rFonts w:ascii="Arial" w:hAnsi="Arial" w:cs="Arial"/>
                <w:noProof/>
              </w:rPr>
              <w:t>Impacto en la salud metabólica</w:t>
            </w:r>
            <w:r>
              <w:rPr>
                <w:noProof/>
                <w:webHidden/>
              </w:rPr>
              <w:tab/>
            </w:r>
            <w:r>
              <w:rPr>
                <w:noProof/>
                <w:webHidden/>
              </w:rPr>
              <w:fldChar w:fldCharType="begin"/>
            </w:r>
            <w:r>
              <w:rPr>
                <w:noProof/>
                <w:webHidden/>
              </w:rPr>
              <w:instrText xml:space="preserve"> PAGEREF _Toc209475895 \h </w:instrText>
            </w:r>
            <w:r>
              <w:rPr>
                <w:noProof/>
                <w:webHidden/>
              </w:rPr>
            </w:r>
            <w:r>
              <w:rPr>
                <w:noProof/>
                <w:webHidden/>
              </w:rPr>
              <w:fldChar w:fldCharType="separate"/>
            </w:r>
            <w:r>
              <w:rPr>
                <w:noProof/>
                <w:webHidden/>
              </w:rPr>
              <w:t>18</w:t>
            </w:r>
            <w:r>
              <w:rPr>
                <w:noProof/>
                <w:webHidden/>
              </w:rPr>
              <w:fldChar w:fldCharType="end"/>
            </w:r>
          </w:hyperlink>
        </w:p>
        <w:p w14:paraId="0F77B84E" w14:textId="2CC65ABD" w:rsidR="003A4D66" w:rsidRDefault="003A4D66">
          <w:pPr>
            <w:pStyle w:val="TDC3"/>
            <w:tabs>
              <w:tab w:val="left" w:pos="1440"/>
              <w:tab w:val="right" w:leader="dot" w:pos="8828"/>
            </w:tabs>
            <w:rPr>
              <w:rFonts w:eastAsiaTheme="minorEastAsia"/>
              <w:noProof/>
              <w:lang w:eastAsia="es-CL"/>
            </w:rPr>
          </w:pPr>
          <w:hyperlink w:anchor="_Toc209475896" w:history="1">
            <w:r w:rsidRPr="007E799A">
              <w:rPr>
                <w:rStyle w:val="Hipervnculo"/>
                <w:rFonts w:ascii="Arial" w:hAnsi="Arial" w:cs="Arial"/>
                <w:noProof/>
              </w:rPr>
              <w:t>1.6.5.</w:t>
            </w:r>
            <w:r>
              <w:rPr>
                <w:rFonts w:eastAsiaTheme="minorEastAsia"/>
                <w:noProof/>
                <w:lang w:eastAsia="es-CL"/>
              </w:rPr>
              <w:tab/>
            </w:r>
            <w:r w:rsidRPr="007E799A">
              <w:rPr>
                <w:rStyle w:val="Hipervnculo"/>
                <w:rFonts w:ascii="Arial" w:hAnsi="Arial" w:cs="Arial"/>
                <w:noProof/>
              </w:rPr>
              <w:t>Prevención del cáncer</w:t>
            </w:r>
            <w:r>
              <w:rPr>
                <w:noProof/>
                <w:webHidden/>
              </w:rPr>
              <w:tab/>
            </w:r>
            <w:r>
              <w:rPr>
                <w:noProof/>
                <w:webHidden/>
              </w:rPr>
              <w:fldChar w:fldCharType="begin"/>
            </w:r>
            <w:r>
              <w:rPr>
                <w:noProof/>
                <w:webHidden/>
              </w:rPr>
              <w:instrText xml:space="preserve"> PAGEREF _Toc209475896 \h </w:instrText>
            </w:r>
            <w:r>
              <w:rPr>
                <w:noProof/>
                <w:webHidden/>
              </w:rPr>
            </w:r>
            <w:r>
              <w:rPr>
                <w:noProof/>
                <w:webHidden/>
              </w:rPr>
              <w:fldChar w:fldCharType="separate"/>
            </w:r>
            <w:r>
              <w:rPr>
                <w:noProof/>
                <w:webHidden/>
              </w:rPr>
              <w:t>18</w:t>
            </w:r>
            <w:r>
              <w:rPr>
                <w:noProof/>
                <w:webHidden/>
              </w:rPr>
              <w:fldChar w:fldCharType="end"/>
            </w:r>
          </w:hyperlink>
        </w:p>
        <w:p w14:paraId="7EE64F70" w14:textId="51F15B83" w:rsidR="003A4D66" w:rsidRDefault="003A4D66">
          <w:pPr>
            <w:pStyle w:val="TDC2"/>
            <w:tabs>
              <w:tab w:val="left" w:pos="960"/>
              <w:tab w:val="right" w:leader="dot" w:pos="8828"/>
            </w:tabs>
            <w:rPr>
              <w:rFonts w:eastAsiaTheme="minorEastAsia"/>
              <w:noProof/>
              <w:lang w:eastAsia="es-CL"/>
            </w:rPr>
          </w:pPr>
          <w:hyperlink w:anchor="_Toc209475897" w:history="1">
            <w:r w:rsidRPr="007E799A">
              <w:rPr>
                <w:rStyle w:val="Hipervnculo"/>
                <w:rFonts w:ascii="Arial" w:hAnsi="Arial" w:cs="Arial"/>
                <w:noProof/>
              </w:rPr>
              <w:t>1.7.</w:t>
            </w:r>
            <w:r>
              <w:rPr>
                <w:rFonts w:eastAsiaTheme="minorEastAsia"/>
                <w:noProof/>
                <w:lang w:eastAsia="es-CL"/>
              </w:rPr>
              <w:tab/>
            </w:r>
            <w:r w:rsidRPr="007E799A">
              <w:rPr>
                <w:rStyle w:val="Hipervnculo"/>
                <w:rFonts w:ascii="Arial" w:hAnsi="Arial" w:cs="Arial"/>
                <w:noProof/>
              </w:rPr>
              <w:t>Métodos de Extracción y Concentración de Polifenoles</w:t>
            </w:r>
            <w:r>
              <w:rPr>
                <w:noProof/>
                <w:webHidden/>
              </w:rPr>
              <w:tab/>
            </w:r>
            <w:r>
              <w:rPr>
                <w:noProof/>
                <w:webHidden/>
              </w:rPr>
              <w:fldChar w:fldCharType="begin"/>
            </w:r>
            <w:r>
              <w:rPr>
                <w:noProof/>
                <w:webHidden/>
              </w:rPr>
              <w:instrText xml:space="preserve"> PAGEREF _Toc209475897 \h </w:instrText>
            </w:r>
            <w:r>
              <w:rPr>
                <w:noProof/>
                <w:webHidden/>
              </w:rPr>
            </w:r>
            <w:r>
              <w:rPr>
                <w:noProof/>
                <w:webHidden/>
              </w:rPr>
              <w:fldChar w:fldCharType="separate"/>
            </w:r>
            <w:r>
              <w:rPr>
                <w:noProof/>
                <w:webHidden/>
              </w:rPr>
              <w:t>18</w:t>
            </w:r>
            <w:r>
              <w:rPr>
                <w:noProof/>
                <w:webHidden/>
              </w:rPr>
              <w:fldChar w:fldCharType="end"/>
            </w:r>
          </w:hyperlink>
        </w:p>
        <w:p w14:paraId="64828A59" w14:textId="3234E2A5" w:rsidR="003A4D66" w:rsidRDefault="003A4D66">
          <w:pPr>
            <w:pStyle w:val="TDC3"/>
            <w:tabs>
              <w:tab w:val="left" w:pos="1440"/>
              <w:tab w:val="right" w:leader="dot" w:pos="8828"/>
            </w:tabs>
            <w:rPr>
              <w:rFonts w:eastAsiaTheme="minorEastAsia"/>
              <w:noProof/>
              <w:lang w:eastAsia="es-CL"/>
            </w:rPr>
          </w:pPr>
          <w:hyperlink w:anchor="_Toc209475898" w:history="1">
            <w:r w:rsidRPr="007E799A">
              <w:rPr>
                <w:rStyle w:val="Hipervnculo"/>
                <w:rFonts w:ascii="Arial" w:hAnsi="Arial" w:cs="Arial"/>
                <w:noProof/>
              </w:rPr>
              <w:t>1.7.1.</w:t>
            </w:r>
            <w:r>
              <w:rPr>
                <w:rFonts w:eastAsiaTheme="minorEastAsia"/>
                <w:noProof/>
                <w:lang w:eastAsia="es-CL"/>
              </w:rPr>
              <w:tab/>
            </w:r>
            <w:r w:rsidRPr="007E799A">
              <w:rPr>
                <w:rStyle w:val="Hipervnculo"/>
                <w:rFonts w:ascii="Arial" w:hAnsi="Arial" w:cs="Arial"/>
                <w:noProof/>
              </w:rPr>
              <w:t>Métodos Convencionales</w:t>
            </w:r>
            <w:r>
              <w:rPr>
                <w:noProof/>
                <w:webHidden/>
              </w:rPr>
              <w:tab/>
            </w:r>
            <w:r>
              <w:rPr>
                <w:noProof/>
                <w:webHidden/>
              </w:rPr>
              <w:fldChar w:fldCharType="begin"/>
            </w:r>
            <w:r>
              <w:rPr>
                <w:noProof/>
                <w:webHidden/>
              </w:rPr>
              <w:instrText xml:space="preserve"> PAGEREF _Toc209475898 \h </w:instrText>
            </w:r>
            <w:r>
              <w:rPr>
                <w:noProof/>
                <w:webHidden/>
              </w:rPr>
            </w:r>
            <w:r>
              <w:rPr>
                <w:noProof/>
                <w:webHidden/>
              </w:rPr>
              <w:fldChar w:fldCharType="separate"/>
            </w:r>
            <w:r>
              <w:rPr>
                <w:noProof/>
                <w:webHidden/>
              </w:rPr>
              <w:t>18</w:t>
            </w:r>
            <w:r>
              <w:rPr>
                <w:noProof/>
                <w:webHidden/>
              </w:rPr>
              <w:fldChar w:fldCharType="end"/>
            </w:r>
          </w:hyperlink>
        </w:p>
        <w:p w14:paraId="7F027289" w14:textId="1EBDD1F2" w:rsidR="003A4D66" w:rsidRDefault="003A4D66">
          <w:pPr>
            <w:pStyle w:val="TDC3"/>
            <w:tabs>
              <w:tab w:val="left" w:pos="1440"/>
              <w:tab w:val="right" w:leader="dot" w:pos="8828"/>
            </w:tabs>
            <w:rPr>
              <w:rFonts w:eastAsiaTheme="minorEastAsia"/>
              <w:noProof/>
              <w:lang w:eastAsia="es-CL"/>
            </w:rPr>
          </w:pPr>
          <w:hyperlink w:anchor="_Toc209475899" w:history="1">
            <w:r w:rsidRPr="007E799A">
              <w:rPr>
                <w:rStyle w:val="Hipervnculo"/>
                <w:rFonts w:ascii="Arial" w:hAnsi="Arial" w:cs="Arial"/>
                <w:noProof/>
              </w:rPr>
              <w:t>1.7.2.</w:t>
            </w:r>
            <w:r>
              <w:rPr>
                <w:rFonts w:eastAsiaTheme="minorEastAsia"/>
                <w:noProof/>
                <w:lang w:eastAsia="es-CL"/>
              </w:rPr>
              <w:tab/>
            </w:r>
            <w:r w:rsidRPr="007E799A">
              <w:rPr>
                <w:rStyle w:val="Hipervnculo"/>
                <w:rFonts w:ascii="Arial" w:hAnsi="Arial" w:cs="Arial"/>
                <w:noProof/>
              </w:rPr>
              <w:t>Métodos Modernos</w:t>
            </w:r>
            <w:r>
              <w:rPr>
                <w:noProof/>
                <w:webHidden/>
              </w:rPr>
              <w:tab/>
            </w:r>
            <w:r>
              <w:rPr>
                <w:noProof/>
                <w:webHidden/>
              </w:rPr>
              <w:fldChar w:fldCharType="begin"/>
            </w:r>
            <w:r>
              <w:rPr>
                <w:noProof/>
                <w:webHidden/>
              </w:rPr>
              <w:instrText xml:space="preserve"> PAGEREF _Toc209475899 \h </w:instrText>
            </w:r>
            <w:r>
              <w:rPr>
                <w:noProof/>
                <w:webHidden/>
              </w:rPr>
            </w:r>
            <w:r>
              <w:rPr>
                <w:noProof/>
                <w:webHidden/>
              </w:rPr>
              <w:fldChar w:fldCharType="separate"/>
            </w:r>
            <w:r>
              <w:rPr>
                <w:noProof/>
                <w:webHidden/>
              </w:rPr>
              <w:t>19</w:t>
            </w:r>
            <w:r>
              <w:rPr>
                <w:noProof/>
                <w:webHidden/>
              </w:rPr>
              <w:fldChar w:fldCharType="end"/>
            </w:r>
          </w:hyperlink>
        </w:p>
        <w:p w14:paraId="1BF0FBCA" w14:textId="76A07997" w:rsidR="003A4D66" w:rsidRDefault="003A4D66">
          <w:pPr>
            <w:pStyle w:val="TDC2"/>
            <w:tabs>
              <w:tab w:val="left" w:pos="960"/>
              <w:tab w:val="right" w:leader="dot" w:pos="8828"/>
            </w:tabs>
            <w:rPr>
              <w:rFonts w:eastAsiaTheme="minorEastAsia"/>
              <w:noProof/>
              <w:lang w:eastAsia="es-CL"/>
            </w:rPr>
          </w:pPr>
          <w:hyperlink w:anchor="_Toc209475900" w:history="1">
            <w:r w:rsidRPr="007E799A">
              <w:rPr>
                <w:rStyle w:val="Hipervnculo"/>
                <w:rFonts w:ascii="Arial" w:hAnsi="Arial" w:cs="Arial"/>
                <w:noProof/>
              </w:rPr>
              <w:t>1.8.</w:t>
            </w:r>
            <w:r>
              <w:rPr>
                <w:rFonts w:eastAsiaTheme="minorEastAsia"/>
                <w:noProof/>
                <w:lang w:eastAsia="es-CL"/>
              </w:rPr>
              <w:tab/>
            </w:r>
            <w:r w:rsidRPr="007E799A">
              <w:rPr>
                <w:rStyle w:val="Hipervnculo"/>
                <w:rFonts w:ascii="Arial" w:hAnsi="Arial" w:cs="Arial"/>
                <w:noProof/>
              </w:rPr>
              <w:t>Contactores de Membrana de Fibra Hueca (CMFH)</w:t>
            </w:r>
            <w:r>
              <w:rPr>
                <w:noProof/>
                <w:webHidden/>
              </w:rPr>
              <w:tab/>
            </w:r>
            <w:r>
              <w:rPr>
                <w:noProof/>
                <w:webHidden/>
              </w:rPr>
              <w:fldChar w:fldCharType="begin"/>
            </w:r>
            <w:r>
              <w:rPr>
                <w:noProof/>
                <w:webHidden/>
              </w:rPr>
              <w:instrText xml:space="preserve"> PAGEREF _Toc209475900 \h </w:instrText>
            </w:r>
            <w:r>
              <w:rPr>
                <w:noProof/>
                <w:webHidden/>
              </w:rPr>
            </w:r>
            <w:r>
              <w:rPr>
                <w:noProof/>
                <w:webHidden/>
              </w:rPr>
              <w:fldChar w:fldCharType="separate"/>
            </w:r>
            <w:r>
              <w:rPr>
                <w:noProof/>
                <w:webHidden/>
              </w:rPr>
              <w:t>21</w:t>
            </w:r>
            <w:r>
              <w:rPr>
                <w:noProof/>
                <w:webHidden/>
              </w:rPr>
              <w:fldChar w:fldCharType="end"/>
            </w:r>
          </w:hyperlink>
        </w:p>
        <w:p w14:paraId="06F83E57" w14:textId="25460EAE" w:rsidR="003A4D66" w:rsidRDefault="003A4D66">
          <w:pPr>
            <w:pStyle w:val="TDC3"/>
            <w:tabs>
              <w:tab w:val="left" w:pos="1440"/>
              <w:tab w:val="right" w:leader="dot" w:pos="8828"/>
            </w:tabs>
            <w:rPr>
              <w:rFonts w:eastAsiaTheme="minorEastAsia"/>
              <w:noProof/>
              <w:lang w:eastAsia="es-CL"/>
            </w:rPr>
          </w:pPr>
          <w:hyperlink w:anchor="_Toc209475901" w:history="1">
            <w:r w:rsidRPr="007E799A">
              <w:rPr>
                <w:rStyle w:val="Hipervnculo"/>
                <w:rFonts w:ascii="Arial" w:hAnsi="Arial" w:cs="Arial"/>
                <w:noProof/>
              </w:rPr>
              <w:t>1.8.1.</w:t>
            </w:r>
            <w:r>
              <w:rPr>
                <w:rFonts w:eastAsiaTheme="minorEastAsia"/>
                <w:noProof/>
                <w:lang w:eastAsia="es-CL"/>
              </w:rPr>
              <w:tab/>
            </w:r>
            <w:r w:rsidRPr="007E799A">
              <w:rPr>
                <w:rStyle w:val="Hipervnculo"/>
                <w:rFonts w:ascii="Arial" w:hAnsi="Arial" w:cs="Arial"/>
                <w:noProof/>
              </w:rPr>
              <w:t>Aplicaciones en la Captura de Carbono</w:t>
            </w:r>
            <w:r>
              <w:rPr>
                <w:noProof/>
                <w:webHidden/>
              </w:rPr>
              <w:tab/>
            </w:r>
            <w:r>
              <w:rPr>
                <w:noProof/>
                <w:webHidden/>
              </w:rPr>
              <w:fldChar w:fldCharType="begin"/>
            </w:r>
            <w:r>
              <w:rPr>
                <w:noProof/>
                <w:webHidden/>
              </w:rPr>
              <w:instrText xml:space="preserve"> PAGEREF _Toc209475901 \h </w:instrText>
            </w:r>
            <w:r>
              <w:rPr>
                <w:noProof/>
                <w:webHidden/>
              </w:rPr>
            </w:r>
            <w:r>
              <w:rPr>
                <w:noProof/>
                <w:webHidden/>
              </w:rPr>
              <w:fldChar w:fldCharType="separate"/>
            </w:r>
            <w:r>
              <w:rPr>
                <w:noProof/>
                <w:webHidden/>
              </w:rPr>
              <w:t>21</w:t>
            </w:r>
            <w:r>
              <w:rPr>
                <w:noProof/>
                <w:webHidden/>
              </w:rPr>
              <w:fldChar w:fldCharType="end"/>
            </w:r>
          </w:hyperlink>
        </w:p>
        <w:p w14:paraId="7C7C4DCB" w14:textId="2C398C99" w:rsidR="003A4D66" w:rsidRDefault="003A4D66">
          <w:pPr>
            <w:pStyle w:val="TDC3"/>
            <w:tabs>
              <w:tab w:val="left" w:pos="1440"/>
              <w:tab w:val="right" w:leader="dot" w:pos="8828"/>
            </w:tabs>
            <w:rPr>
              <w:rFonts w:eastAsiaTheme="minorEastAsia"/>
              <w:noProof/>
              <w:lang w:eastAsia="es-CL"/>
            </w:rPr>
          </w:pPr>
          <w:hyperlink w:anchor="_Toc209475902" w:history="1">
            <w:r w:rsidRPr="007E799A">
              <w:rPr>
                <w:rStyle w:val="Hipervnculo"/>
                <w:rFonts w:ascii="Arial" w:hAnsi="Arial" w:cs="Arial"/>
                <w:noProof/>
              </w:rPr>
              <w:t>1.8.2.</w:t>
            </w:r>
            <w:r>
              <w:rPr>
                <w:rFonts w:eastAsiaTheme="minorEastAsia"/>
                <w:noProof/>
                <w:lang w:eastAsia="es-CL"/>
              </w:rPr>
              <w:tab/>
            </w:r>
            <w:r w:rsidRPr="007E799A">
              <w:rPr>
                <w:rStyle w:val="Hipervnculo"/>
                <w:rFonts w:ascii="Arial" w:hAnsi="Arial" w:cs="Arial"/>
                <w:noProof/>
              </w:rPr>
              <w:t>Uso en Desalación y Tratamiento de Aguas</w:t>
            </w:r>
            <w:r>
              <w:rPr>
                <w:noProof/>
                <w:webHidden/>
              </w:rPr>
              <w:tab/>
            </w:r>
            <w:r>
              <w:rPr>
                <w:noProof/>
                <w:webHidden/>
              </w:rPr>
              <w:fldChar w:fldCharType="begin"/>
            </w:r>
            <w:r>
              <w:rPr>
                <w:noProof/>
                <w:webHidden/>
              </w:rPr>
              <w:instrText xml:space="preserve"> PAGEREF _Toc209475902 \h </w:instrText>
            </w:r>
            <w:r>
              <w:rPr>
                <w:noProof/>
                <w:webHidden/>
              </w:rPr>
            </w:r>
            <w:r>
              <w:rPr>
                <w:noProof/>
                <w:webHidden/>
              </w:rPr>
              <w:fldChar w:fldCharType="separate"/>
            </w:r>
            <w:r>
              <w:rPr>
                <w:noProof/>
                <w:webHidden/>
              </w:rPr>
              <w:t>22</w:t>
            </w:r>
            <w:r>
              <w:rPr>
                <w:noProof/>
                <w:webHidden/>
              </w:rPr>
              <w:fldChar w:fldCharType="end"/>
            </w:r>
          </w:hyperlink>
        </w:p>
        <w:p w14:paraId="47C15BCF" w14:textId="6C06C7E2" w:rsidR="003A4D66" w:rsidRDefault="003A4D66">
          <w:pPr>
            <w:pStyle w:val="TDC3"/>
            <w:tabs>
              <w:tab w:val="left" w:pos="1440"/>
              <w:tab w:val="right" w:leader="dot" w:pos="8828"/>
            </w:tabs>
            <w:rPr>
              <w:rFonts w:eastAsiaTheme="minorEastAsia"/>
              <w:noProof/>
              <w:lang w:eastAsia="es-CL"/>
            </w:rPr>
          </w:pPr>
          <w:hyperlink w:anchor="_Toc209475903" w:history="1">
            <w:r w:rsidRPr="007E799A">
              <w:rPr>
                <w:rStyle w:val="Hipervnculo"/>
                <w:rFonts w:ascii="Arial" w:hAnsi="Arial" w:cs="Arial"/>
                <w:noProof/>
              </w:rPr>
              <w:t>1.8.3.</w:t>
            </w:r>
            <w:r>
              <w:rPr>
                <w:rFonts w:eastAsiaTheme="minorEastAsia"/>
                <w:noProof/>
                <w:lang w:eastAsia="es-CL"/>
              </w:rPr>
              <w:tab/>
            </w:r>
            <w:r w:rsidRPr="007E799A">
              <w:rPr>
                <w:rStyle w:val="Hipervnculo"/>
                <w:rFonts w:ascii="Arial" w:hAnsi="Arial" w:cs="Arial"/>
                <w:noProof/>
              </w:rPr>
              <w:t>Aplicaciones en industria alimentaria</w:t>
            </w:r>
            <w:r>
              <w:rPr>
                <w:noProof/>
                <w:webHidden/>
              </w:rPr>
              <w:tab/>
            </w:r>
            <w:r>
              <w:rPr>
                <w:noProof/>
                <w:webHidden/>
              </w:rPr>
              <w:fldChar w:fldCharType="begin"/>
            </w:r>
            <w:r>
              <w:rPr>
                <w:noProof/>
                <w:webHidden/>
              </w:rPr>
              <w:instrText xml:space="preserve"> PAGEREF _Toc209475903 \h </w:instrText>
            </w:r>
            <w:r>
              <w:rPr>
                <w:noProof/>
                <w:webHidden/>
              </w:rPr>
            </w:r>
            <w:r>
              <w:rPr>
                <w:noProof/>
                <w:webHidden/>
              </w:rPr>
              <w:fldChar w:fldCharType="separate"/>
            </w:r>
            <w:r>
              <w:rPr>
                <w:noProof/>
                <w:webHidden/>
              </w:rPr>
              <w:t>22</w:t>
            </w:r>
            <w:r>
              <w:rPr>
                <w:noProof/>
                <w:webHidden/>
              </w:rPr>
              <w:fldChar w:fldCharType="end"/>
            </w:r>
          </w:hyperlink>
        </w:p>
        <w:p w14:paraId="5FEBDFCD" w14:textId="3A6791A2" w:rsidR="003A4D66" w:rsidRDefault="003A4D66">
          <w:pPr>
            <w:pStyle w:val="TDC3"/>
            <w:tabs>
              <w:tab w:val="left" w:pos="1440"/>
              <w:tab w:val="right" w:leader="dot" w:pos="8828"/>
            </w:tabs>
            <w:rPr>
              <w:rFonts w:eastAsiaTheme="minorEastAsia"/>
              <w:noProof/>
              <w:lang w:eastAsia="es-CL"/>
            </w:rPr>
          </w:pPr>
          <w:hyperlink w:anchor="_Toc209475904" w:history="1">
            <w:r w:rsidRPr="007E799A">
              <w:rPr>
                <w:rStyle w:val="Hipervnculo"/>
                <w:rFonts w:ascii="Arial" w:hAnsi="Arial" w:cs="Arial"/>
                <w:noProof/>
              </w:rPr>
              <w:t>1.8.4.</w:t>
            </w:r>
            <w:r>
              <w:rPr>
                <w:rFonts w:eastAsiaTheme="minorEastAsia"/>
                <w:noProof/>
                <w:lang w:eastAsia="es-CL"/>
              </w:rPr>
              <w:tab/>
            </w:r>
            <w:r w:rsidRPr="007E799A">
              <w:rPr>
                <w:rStyle w:val="Hipervnculo"/>
                <w:rFonts w:ascii="Arial" w:hAnsi="Arial" w:cs="Arial"/>
                <w:noProof/>
              </w:rPr>
              <w:t>Ventajas y Relevancia</w:t>
            </w:r>
            <w:r>
              <w:rPr>
                <w:noProof/>
                <w:webHidden/>
              </w:rPr>
              <w:tab/>
            </w:r>
            <w:r>
              <w:rPr>
                <w:noProof/>
                <w:webHidden/>
              </w:rPr>
              <w:fldChar w:fldCharType="begin"/>
            </w:r>
            <w:r>
              <w:rPr>
                <w:noProof/>
                <w:webHidden/>
              </w:rPr>
              <w:instrText xml:space="preserve"> PAGEREF _Toc209475904 \h </w:instrText>
            </w:r>
            <w:r>
              <w:rPr>
                <w:noProof/>
                <w:webHidden/>
              </w:rPr>
            </w:r>
            <w:r>
              <w:rPr>
                <w:noProof/>
                <w:webHidden/>
              </w:rPr>
              <w:fldChar w:fldCharType="separate"/>
            </w:r>
            <w:r>
              <w:rPr>
                <w:noProof/>
                <w:webHidden/>
              </w:rPr>
              <w:t>22</w:t>
            </w:r>
            <w:r>
              <w:rPr>
                <w:noProof/>
                <w:webHidden/>
              </w:rPr>
              <w:fldChar w:fldCharType="end"/>
            </w:r>
          </w:hyperlink>
        </w:p>
        <w:p w14:paraId="76F59FE0" w14:textId="7B0F6D7A" w:rsidR="003A4D66" w:rsidRDefault="003A4D66">
          <w:pPr>
            <w:pStyle w:val="TDC1"/>
            <w:tabs>
              <w:tab w:val="right" w:leader="dot" w:pos="8828"/>
            </w:tabs>
            <w:rPr>
              <w:rFonts w:eastAsiaTheme="minorEastAsia"/>
              <w:noProof/>
              <w:lang w:eastAsia="es-CL"/>
            </w:rPr>
          </w:pPr>
          <w:hyperlink w:anchor="_Toc209475905" w:history="1">
            <w:r w:rsidRPr="007E799A">
              <w:rPr>
                <w:rStyle w:val="Hipervnculo"/>
                <w:rFonts w:ascii="Arial" w:hAnsi="Arial" w:cs="Arial"/>
                <w:b/>
                <w:bCs/>
                <w:noProof/>
              </w:rPr>
              <w:t>2. Planteamiento del problema</w:t>
            </w:r>
            <w:r>
              <w:rPr>
                <w:noProof/>
                <w:webHidden/>
              </w:rPr>
              <w:tab/>
            </w:r>
            <w:r>
              <w:rPr>
                <w:noProof/>
                <w:webHidden/>
              </w:rPr>
              <w:fldChar w:fldCharType="begin"/>
            </w:r>
            <w:r>
              <w:rPr>
                <w:noProof/>
                <w:webHidden/>
              </w:rPr>
              <w:instrText xml:space="preserve"> PAGEREF _Toc209475905 \h </w:instrText>
            </w:r>
            <w:r>
              <w:rPr>
                <w:noProof/>
                <w:webHidden/>
              </w:rPr>
            </w:r>
            <w:r>
              <w:rPr>
                <w:noProof/>
                <w:webHidden/>
              </w:rPr>
              <w:fldChar w:fldCharType="separate"/>
            </w:r>
            <w:r>
              <w:rPr>
                <w:noProof/>
                <w:webHidden/>
              </w:rPr>
              <w:t>23</w:t>
            </w:r>
            <w:r>
              <w:rPr>
                <w:noProof/>
                <w:webHidden/>
              </w:rPr>
              <w:fldChar w:fldCharType="end"/>
            </w:r>
          </w:hyperlink>
        </w:p>
        <w:p w14:paraId="48033D80" w14:textId="7044FD87" w:rsidR="003A4D66" w:rsidRDefault="003A4D66">
          <w:pPr>
            <w:pStyle w:val="TDC1"/>
            <w:tabs>
              <w:tab w:val="right" w:leader="dot" w:pos="8828"/>
            </w:tabs>
            <w:rPr>
              <w:rFonts w:eastAsiaTheme="minorEastAsia"/>
              <w:noProof/>
              <w:lang w:eastAsia="es-CL"/>
            </w:rPr>
          </w:pPr>
          <w:hyperlink w:anchor="_Toc209475906" w:history="1">
            <w:r w:rsidRPr="007E799A">
              <w:rPr>
                <w:rStyle w:val="Hipervnculo"/>
                <w:rFonts w:ascii="Arial" w:hAnsi="Arial" w:cs="Arial"/>
                <w:b/>
                <w:bCs/>
                <w:noProof/>
              </w:rPr>
              <w:t>3. Objetivos</w:t>
            </w:r>
            <w:r>
              <w:rPr>
                <w:noProof/>
                <w:webHidden/>
              </w:rPr>
              <w:tab/>
            </w:r>
            <w:r>
              <w:rPr>
                <w:noProof/>
                <w:webHidden/>
              </w:rPr>
              <w:fldChar w:fldCharType="begin"/>
            </w:r>
            <w:r>
              <w:rPr>
                <w:noProof/>
                <w:webHidden/>
              </w:rPr>
              <w:instrText xml:space="preserve"> PAGEREF _Toc209475906 \h </w:instrText>
            </w:r>
            <w:r>
              <w:rPr>
                <w:noProof/>
                <w:webHidden/>
              </w:rPr>
            </w:r>
            <w:r>
              <w:rPr>
                <w:noProof/>
                <w:webHidden/>
              </w:rPr>
              <w:fldChar w:fldCharType="separate"/>
            </w:r>
            <w:r>
              <w:rPr>
                <w:noProof/>
                <w:webHidden/>
              </w:rPr>
              <w:t>24</w:t>
            </w:r>
            <w:r>
              <w:rPr>
                <w:noProof/>
                <w:webHidden/>
              </w:rPr>
              <w:fldChar w:fldCharType="end"/>
            </w:r>
          </w:hyperlink>
        </w:p>
        <w:p w14:paraId="3F5B2B58" w14:textId="3DC16C7E" w:rsidR="003A4D66" w:rsidRDefault="003A4D66">
          <w:pPr>
            <w:pStyle w:val="TDC2"/>
            <w:tabs>
              <w:tab w:val="right" w:leader="dot" w:pos="8828"/>
            </w:tabs>
            <w:rPr>
              <w:rFonts w:eastAsiaTheme="minorEastAsia"/>
              <w:noProof/>
              <w:lang w:eastAsia="es-CL"/>
            </w:rPr>
          </w:pPr>
          <w:hyperlink w:anchor="_Toc209475907" w:history="1">
            <w:r w:rsidRPr="007E799A">
              <w:rPr>
                <w:rStyle w:val="Hipervnculo"/>
                <w:rFonts w:ascii="Arial" w:hAnsi="Arial" w:cs="Arial"/>
                <w:noProof/>
              </w:rPr>
              <w:t>3.1 Objetivo general</w:t>
            </w:r>
            <w:r>
              <w:rPr>
                <w:noProof/>
                <w:webHidden/>
              </w:rPr>
              <w:tab/>
            </w:r>
            <w:r>
              <w:rPr>
                <w:noProof/>
                <w:webHidden/>
              </w:rPr>
              <w:fldChar w:fldCharType="begin"/>
            </w:r>
            <w:r>
              <w:rPr>
                <w:noProof/>
                <w:webHidden/>
              </w:rPr>
              <w:instrText xml:space="preserve"> PAGEREF _Toc209475907 \h </w:instrText>
            </w:r>
            <w:r>
              <w:rPr>
                <w:noProof/>
                <w:webHidden/>
              </w:rPr>
            </w:r>
            <w:r>
              <w:rPr>
                <w:noProof/>
                <w:webHidden/>
              </w:rPr>
              <w:fldChar w:fldCharType="separate"/>
            </w:r>
            <w:r>
              <w:rPr>
                <w:noProof/>
                <w:webHidden/>
              </w:rPr>
              <w:t>24</w:t>
            </w:r>
            <w:r>
              <w:rPr>
                <w:noProof/>
                <w:webHidden/>
              </w:rPr>
              <w:fldChar w:fldCharType="end"/>
            </w:r>
          </w:hyperlink>
        </w:p>
        <w:p w14:paraId="279AB2A0" w14:textId="0840BCA2" w:rsidR="003A4D66" w:rsidRDefault="003A4D66">
          <w:pPr>
            <w:pStyle w:val="TDC2"/>
            <w:tabs>
              <w:tab w:val="right" w:leader="dot" w:pos="8828"/>
            </w:tabs>
            <w:rPr>
              <w:rFonts w:eastAsiaTheme="minorEastAsia"/>
              <w:noProof/>
              <w:lang w:eastAsia="es-CL"/>
            </w:rPr>
          </w:pPr>
          <w:hyperlink w:anchor="_Toc209475908" w:history="1">
            <w:r w:rsidRPr="007E799A">
              <w:rPr>
                <w:rStyle w:val="Hipervnculo"/>
                <w:rFonts w:ascii="Arial" w:hAnsi="Arial" w:cs="Arial"/>
                <w:noProof/>
              </w:rPr>
              <w:t>3.2 Objetivos específicos</w:t>
            </w:r>
            <w:r>
              <w:rPr>
                <w:noProof/>
                <w:webHidden/>
              </w:rPr>
              <w:tab/>
            </w:r>
            <w:r>
              <w:rPr>
                <w:noProof/>
                <w:webHidden/>
              </w:rPr>
              <w:fldChar w:fldCharType="begin"/>
            </w:r>
            <w:r>
              <w:rPr>
                <w:noProof/>
                <w:webHidden/>
              </w:rPr>
              <w:instrText xml:space="preserve"> PAGEREF _Toc209475908 \h </w:instrText>
            </w:r>
            <w:r>
              <w:rPr>
                <w:noProof/>
                <w:webHidden/>
              </w:rPr>
            </w:r>
            <w:r>
              <w:rPr>
                <w:noProof/>
                <w:webHidden/>
              </w:rPr>
              <w:fldChar w:fldCharType="separate"/>
            </w:r>
            <w:r>
              <w:rPr>
                <w:noProof/>
                <w:webHidden/>
              </w:rPr>
              <w:t>24</w:t>
            </w:r>
            <w:r>
              <w:rPr>
                <w:noProof/>
                <w:webHidden/>
              </w:rPr>
              <w:fldChar w:fldCharType="end"/>
            </w:r>
          </w:hyperlink>
        </w:p>
        <w:p w14:paraId="74C36DED" w14:textId="00911BAE" w:rsidR="003A4D66" w:rsidRDefault="003A4D66">
          <w:pPr>
            <w:pStyle w:val="TDC1"/>
            <w:tabs>
              <w:tab w:val="right" w:leader="dot" w:pos="8828"/>
            </w:tabs>
            <w:rPr>
              <w:rFonts w:eastAsiaTheme="minorEastAsia"/>
              <w:noProof/>
              <w:lang w:eastAsia="es-CL"/>
            </w:rPr>
          </w:pPr>
          <w:hyperlink w:anchor="_Toc209475909" w:history="1">
            <w:r w:rsidRPr="007E799A">
              <w:rPr>
                <w:rStyle w:val="Hipervnculo"/>
                <w:rFonts w:ascii="Arial" w:hAnsi="Arial" w:cs="Arial"/>
                <w:b/>
                <w:bCs/>
                <w:noProof/>
              </w:rPr>
              <w:t>4. Metodología</w:t>
            </w:r>
            <w:r>
              <w:rPr>
                <w:noProof/>
                <w:webHidden/>
              </w:rPr>
              <w:tab/>
            </w:r>
            <w:r>
              <w:rPr>
                <w:noProof/>
                <w:webHidden/>
              </w:rPr>
              <w:fldChar w:fldCharType="begin"/>
            </w:r>
            <w:r>
              <w:rPr>
                <w:noProof/>
                <w:webHidden/>
              </w:rPr>
              <w:instrText xml:space="preserve"> PAGEREF _Toc209475909 \h </w:instrText>
            </w:r>
            <w:r>
              <w:rPr>
                <w:noProof/>
                <w:webHidden/>
              </w:rPr>
            </w:r>
            <w:r>
              <w:rPr>
                <w:noProof/>
                <w:webHidden/>
              </w:rPr>
              <w:fldChar w:fldCharType="separate"/>
            </w:r>
            <w:r>
              <w:rPr>
                <w:noProof/>
                <w:webHidden/>
              </w:rPr>
              <w:t>24</w:t>
            </w:r>
            <w:r>
              <w:rPr>
                <w:noProof/>
                <w:webHidden/>
              </w:rPr>
              <w:fldChar w:fldCharType="end"/>
            </w:r>
          </w:hyperlink>
        </w:p>
        <w:p w14:paraId="085D1A15" w14:textId="714D74CE" w:rsidR="003A4D66" w:rsidRDefault="003A4D66">
          <w:pPr>
            <w:pStyle w:val="TDC2"/>
            <w:tabs>
              <w:tab w:val="right" w:leader="dot" w:pos="8828"/>
            </w:tabs>
            <w:rPr>
              <w:rFonts w:eastAsiaTheme="minorEastAsia"/>
              <w:noProof/>
              <w:lang w:eastAsia="es-CL"/>
            </w:rPr>
          </w:pPr>
          <w:hyperlink w:anchor="_Toc209475910" w:history="1">
            <w:r w:rsidRPr="007E799A">
              <w:rPr>
                <w:rStyle w:val="Hipervnculo"/>
                <w:rFonts w:ascii="Arial" w:hAnsi="Arial" w:cs="Arial"/>
                <w:noProof/>
              </w:rPr>
              <w:t>4.1 Descripción del Sistema Físico</w:t>
            </w:r>
            <w:r>
              <w:rPr>
                <w:noProof/>
                <w:webHidden/>
              </w:rPr>
              <w:tab/>
            </w:r>
            <w:r>
              <w:rPr>
                <w:noProof/>
                <w:webHidden/>
              </w:rPr>
              <w:fldChar w:fldCharType="begin"/>
            </w:r>
            <w:r>
              <w:rPr>
                <w:noProof/>
                <w:webHidden/>
              </w:rPr>
              <w:instrText xml:space="preserve"> PAGEREF _Toc209475910 \h </w:instrText>
            </w:r>
            <w:r>
              <w:rPr>
                <w:noProof/>
                <w:webHidden/>
              </w:rPr>
            </w:r>
            <w:r>
              <w:rPr>
                <w:noProof/>
                <w:webHidden/>
              </w:rPr>
              <w:fldChar w:fldCharType="separate"/>
            </w:r>
            <w:r>
              <w:rPr>
                <w:noProof/>
                <w:webHidden/>
              </w:rPr>
              <w:t>24</w:t>
            </w:r>
            <w:r>
              <w:rPr>
                <w:noProof/>
                <w:webHidden/>
              </w:rPr>
              <w:fldChar w:fldCharType="end"/>
            </w:r>
          </w:hyperlink>
        </w:p>
        <w:p w14:paraId="76BE4A34" w14:textId="2E3320E1" w:rsidR="003A4D66" w:rsidRDefault="003A4D66">
          <w:pPr>
            <w:pStyle w:val="TDC3"/>
            <w:tabs>
              <w:tab w:val="right" w:leader="dot" w:pos="8828"/>
            </w:tabs>
            <w:rPr>
              <w:rFonts w:eastAsiaTheme="minorEastAsia"/>
              <w:noProof/>
              <w:lang w:eastAsia="es-CL"/>
            </w:rPr>
          </w:pPr>
          <w:hyperlink w:anchor="_Toc209475911" w:history="1">
            <w:r w:rsidRPr="007E799A">
              <w:rPr>
                <w:rStyle w:val="Hipervnculo"/>
                <w:rFonts w:ascii="Arial" w:hAnsi="Arial" w:cs="Arial"/>
                <w:noProof/>
              </w:rPr>
              <w:t>4.1.1 Configuración del sistema de extracción</w:t>
            </w:r>
            <w:r>
              <w:rPr>
                <w:noProof/>
                <w:webHidden/>
              </w:rPr>
              <w:tab/>
            </w:r>
            <w:r>
              <w:rPr>
                <w:noProof/>
                <w:webHidden/>
              </w:rPr>
              <w:fldChar w:fldCharType="begin"/>
            </w:r>
            <w:r>
              <w:rPr>
                <w:noProof/>
                <w:webHidden/>
              </w:rPr>
              <w:instrText xml:space="preserve"> PAGEREF _Toc209475911 \h </w:instrText>
            </w:r>
            <w:r>
              <w:rPr>
                <w:noProof/>
                <w:webHidden/>
              </w:rPr>
            </w:r>
            <w:r>
              <w:rPr>
                <w:noProof/>
                <w:webHidden/>
              </w:rPr>
              <w:fldChar w:fldCharType="separate"/>
            </w:r>
            <w:r>
              <w:rPr>
                <w:noProof/>
                <w:webHidden/>
              </w:rPr>
              <w:t>24</w:t>
            </w:r>
            <w:r>
              <w:rPr>
                <w:noProof/>
                <w:webHidden/>
              </w:rPr>
              <w:fldChar w:fldCharType="end"/>
            </w:r>
          </w:hyperlink>
        </w:p>
        <w:p w14:paraId="7D319E07" w14:textId="48FEB072" w:rsidR="003A4D66" w:rsidRDefault="003A4D66">
          <w:pPr>
            <w:pStyle w:val="TDC3"/>
            <w:tabs>
              <w:tab w:val="right" w:leader="dot" w:pos="8828"/>
            </w:tabs>
            <w:rPr>
              <w:rFonts w:eastAsiaTheme="minorEastAsia"/>
              <w:noProof/>
              <w:lang w:eastAsia="es-CL"/>
            </w:rPr>
          </w:pPr>
          <w:hyperlink w:anchor="_Toc209475912" w:history="1">
            <w:r w:rsidRPr="007E799A">
              <w:rPr>
                <w:rStyle w:val="Hipervnculo"/>
                <w:rFonts w:ascii="Arial" w:hAnsi="Arial" w:cs="Arial"/>
                <w:noProof/>
              </w:rPr>
              <w:t>4.1.2 Disposición y Funcionamiento del Sistema</w:t>
            </w:r>
            <w:r>
              <w:rPr>
                <w:noProof/>
                <w:webHidden/>
              </w:rPr>
              <w:tab/>
            </w:r>
            <w:r>
              <w:rPr>
                <w:noProof/>
                <w:webHidden/>
              </w:rPr>
              <w:fldChar w:fldCharType="begin"/>
            </w:r>
            <w:r>
              <w:rPr>
                <w:noProof/>
                <w:webHidden/>
              </w:rPr>
              <w:instrText xml:space="preserve"> PAGEREF _Toc209475912 \h </w:instrText>
            </w:r>
            <w:r>
              <w:rPr>
                <w:noProof/>
                <w:webHidden/>
              </w:rPr>
            </w:r>
            <w:r>
              <w:rPr>
                <w:noProof/>
                <w:webHidden/>
              </w:rPr>
              <w:fldChar w:fldCharType="separate"/>
            </w:r>
            <w:r>
              <w:rPr>
                <w:noProof/>
                <w:webHidden/>
              </w:rPr>
              <w:t>26</w:t>
            </w:r>
            <w:r>
              <w:rPr>
                <w:noProof/>
                <w:webHidden/>
              </w:rPr>
              <w:fldChar w:fldCharType="end"/>
            </w:r>
          </w:hyperlink>
        </w:p>
        <w:p w14:paraId="73887D88" w14:textId="102FFD14" w:rsidR="003A4D66" w:rsidRDefault="003A4D66">
          <w:pPr>
            <w:pStyle w:val="TDC3"/>
            <w:tabs>
              <w:tab w:val="right" w:leader="dot" w:pos="8828"/>
            </w:tabs>
            <w:rPr>
              <w:rFonts w:eastAsiaTheme="minorEastAsia"/>
              <w:noProof/>
              <w:lang w:eastAsia="es-CL"/>
            </w:rPr>
          </w:pPr>
          <w:hyperlink w:anchor="_Toc209475913" w:history="1">
            <w:r w:rsidRPr="007E799A">
              <w:rPr>
                <w:rStyle w:val="Hipervnculo"/>
                <w:rFonts w:ascii="Arial" w:hAnsi="Arial" w:cs="Arial"/>
                <w:noProof/>
              </w:rPr>
              <w:t>4.1.3 Propiedades del Módulo de Membrana</w:t>
            </w:r>
            <w:r>
              <w:rPr>
                <w:noProof/>
                <w:webHidden/>
              </w:rPr>
              <w:tab/>
            </w:r>
            <w:r>
              <w:rPr>
                <w:noProof/>
                <w:webHidden/>
              </w:rPr>
              <w:fldChar w:fldCharType="begin"/>
            </w:r>
            <w:r>
              <w:rPr>
                <w:noProof/>
                <w:webHidden/>
              </w:rPr>
              <w:instrText xml:space="preserve"> PAGEREF _Toc209475913 \h </w:instrText>
            </w:r>
            <w:r>
              <w:rPr>
                <w:noProof/>
                <w:webHidden/>
              </w:rPr>
            </w:r>
            <w:r>
              <w:rPr>
                <w:noProof/>
                <w:webHidden/>
              </w:rPr>
              <w:fldChar w:fldCharType="separate"/>
            </w:r>
            <w:r>
              <w:rPr>
                <w:noProof/>
                <w:webHidden/>
              </w:rPr>
              <w:t>27</w:t>
            </w:r>
            <w:r>
              <w:rPr>
                <w:noProof/>
                <w:webHidden/>
              </w:rPr>
              <w:fldChar w:fldCharType="end"/>
            </w:r>
          </w:hyperlink>
        </w:p>
        <w:p w14:paraId="5644C882" w14:textId="2CE780DE" w:rsidR="003A4D66" w:rsidRDefault="003A4D66">
          <w:pPr>
            <w:pStyle w:val="TDC3"/>
            <w:tabs>
              <w:tab w:val="right" w:leader="dot" w:pos="8828"/>
            </w:tabs>
            <w:rPr>
              <w:rFonts w:eastAsiaTheme="minorEastAsia"/>
              <w:noProof/>
              <w:lang w:eastAsia="es-CL"/>
            </w:rPr>
          </w:pPr>
          <w:hyperlink w:anchor="_Toc209475914" w:history="1">
            <w:r w:rsidRPr="007E799A">
              <w:rPr>
                <w:rStyle w:val="Hipervnculo"/>
                <w:rFonts w:ascii="Arial" w:hAnsi="Arial" w:cs="Arial"/>
                <w:noProof/>
              </w:rPr>
              <w:t>4.1.4 Condiciones de Operación</w:t>
            </w:r>
            <w:r>
              <w:rPr>
                <w:noProof/>
                <w:webHidden/>
              </w:rPr>
              <w:tab/>
            </w:r>
            <w:r>
              <w:rPr>
                <w:noProof/>
                <w:webHidden/>
              </w:rPr>
              <w:fldChar w:fldCharType="begin"/>
            </w:r>
            <w:r>
              <w:rPr>
                <w:noProof/>
                <w:webHidden/>
              </w:rPr>
              <w:instrText xml:space="preserve"> PAGEREF _Toc209475914 \h </w:instrText>
            </w:r>
            <w:r>
              <w:rPr>
                <w:noProof/>
                <w:webHidden/>
              </w:rPr>
            </w:r>
            <w:r>
              <w:rPr>
                <w:noProof/>
                <w:webHidden/>
              </w:rPr>
              <w:fldChar w:fldCharType="separate"/>
            </w:r>
            <w:r>
              <w:rPr>
                <w:noProof/>
                <w:webHidden/>
              </w:rPr>
              <w:t>29</w:t>
            </w:r>
            <w:r>
              <w:rPr>
                <w:noProof/>
                <w:webHidden/>
              </w:rPr>
              <w:fldChar w:fldCharType="end"/>
            </w:r>
          </w:hyperlink>
        </w:p>
        <w:p w14:paraId="27CD180B" w14:textId="7AEEDD3D" w:rsidR="003A4D66" w:rsidRDefault="003A4D66">
          <w:pPr>
            <w:pStyle w:val="TDC3"/>
            <w:tabs>
              <w:tab w:val="right" w:leader="dot" w:pos="8828"/>
            </w:tabs>
            <w:rPr>
              <w:rFonts w:eastAsiaTheme="minorEastAsia"/>
              <w:noProof/>
              <w:lang w:eastAsia="es-CL"/>
            </w:rPr>
          </w:pPr>
          <w:hyperlink w:anchor="_Toc209475915" w:history="1">
            <w:r w:rsidRPr="007E799A">
              <w:rPr>
                <w:rStyle w:val="Hipervnculo"/>
                <w:rFonts w:ascii="Arial" w:hAnsi="Arial" w:cs="Arial"/>
                <w:noProof/>
              </w:rPr>
              <w:t>4.1.5 Consideraciones de Seguridad, Control y Parámetros Clave para el Modelo Matemático</w:t>
            </w:r>
            <w:r>
              <w:rPr>
                <w:noProof/>
                <w:webHidden/>
              </w:rPr>
              <w:tab/>
            </w:r>
            <w:r>
              <w:rPr>
                <w:noProof/>
                <w:webHidden/>
              </w:rPr>
              <w:fldChar w:fldCharType="begin"/>
            </w:r>
            <w:r>
              <w:rPr>
                <w:noProof/>
                <w:webHidden/>
              </w:rPr>
              <w:instrText xml:space="preserve"> PAGEREF _Toc209475915 \h </w:instrText>
            </w:r>
            <w:r>
              <w:rPr>
                <w:noProof/>
                <w:webHidden/>
              </w:rPr>
            </w:r>
            <w:r>
              <w:rPr>
                <w:noProof/>
                <w:webHidden/>
              </w:rPr>
              <w:fldChar w:fldCharType="separate"/>
            </w:r>
            <w:r>
              <w:rPr>
                <w:noProof/>
                <w:webHidden/>
              </w:rPr>
              <w:t>30</w:t>
            </w:r>
            <w:r>
              <w:rPr>
                <w:noProof/>
                <w:webHidden/>
              </w:rPr>
              <w:fldChar w:fldCharType="end"/>
            </w:r>
          </w:hyperlink>
        </w:p>
        <w:p w14:paraId="0220184B" w14:textId="7D3DDA03" w:rsidR="003A4D66" w:rsidRDefault="003A4D66">
          <w:pPr>
            <w:pStyle w:val="TDC3"/>
            <w:tabs>
              <w:tab w:val="right" w:leader="dot" w:pos="8828"/>
            </w:tabs>
            <w:rPr>
              <w:rFonts w:eastAsiaTheme="minorEastAsia"/>
              <w:noProof/>
              <w:lang w:eastAsia="es-CL"/>
            </w:rPr>
          </w:pPr>
          <w:hyperlink w:anchor="_Toc209475916" w:history="1">
            <w:r w:rsidRPr="007E799A">
              <w:rPr>
                <w:rStyle w:val="Hipervnculo"/>
                <w:rFonts w:ascii="Arial" w:hAnsi="Arial" w:cs="Arial"/>
                <w:noProof/>
              </w:rPr>
              <w:t>4.1.6 Supuestos y alcance del modelo</w:t>
            </w:r>
            <w:r>
              <w:rPr>
                <w:noProof/>
                <w:webHidden/>
              </w:rPr>
              <w:tab/>
            </w:r>
            <w:r>
              <w:rPr>
                <w:noProof/>
                <w:webHidden/>
              </w:rPr>
              <w:fldChar w:fldCharType="begin"/>
            </w:r>
            <w:r>
              <w:rPr>
                <w:noProof/>
                <w:webHidden/>
              </w:rPr>
              <w:instrText xml:space="preserve"> PAGEREF _Toc209475916 \h </w:instrText>
            </w:r>
            <w:r>
              <w:rPr>
                <w:noProof/>
                <w:webHidden/>
              </w:rPr>
            </w:r>
            <w:r>
              <w:rPr>
                <w:noProof/>
                <w:webHidden/>
              </w:rPr>
              <w:fldChar w:fldCharType="separate"/>
            </w:r>
            <w:r>
              <w:rPr>
                <w:noProof/>
                <w:webHidden/>
              </w:rPr>
              <w:t>31</w:t>
            </w:r>
            <w:r>
              <w:rPr>
                <w:noProof/>
                <w:webHidden/>
              </w:rPr>
              <w:fldChar w:fldCharType="end"/>
            </w:r>
          </w:hyperlink>
        </w:p>
        <w:p w14:paraId="2450B4DD" w14:textId="1210B145" w:rsidR="003A4D66" w:rsidRDefault="003A4D66">
          <w:pPr>
            <w:pStyle w:val="TDC2"/>
            <w:tabs>
              <w:tab w:val="right" w:leader="dot" w:pos="8828"/>
            </w:tabs>
            <w:rPr>
              <w:rFonts w:eastAsiaTheme="minorEastAsia"/>
              <w:noProof/>
              <w:lang w:eastAsia="es-CL"/>
            </w:rPr>
          </w:pPr>
          <w:hyperlink w:anchor="_Toc209475917" w:history="1">
            <w:r w:rsidRPr="007E799A">
              <w:rPr>
                <w:rStyle w:val="Hipervnculo"/>
                <w:rFonts w:ascii="Arial" w:hAnsi="Arial" w:cs="Arial"/>
                <w:noProof/>
              </w:rPr>
              <w:t>4.2 Análisis de Sensibilidad</w:t>
            </w:r>
            <w:r>
              <w:rPr>
                <w:noProof/>
                <w:webHidden/>
              </w:rPr>
              <w:tab/>
            </w:r>
            <w:r>
              <w:rPr>
                <w:noProof/>
                <w:webHidden/>
              </w:rPr>
              <w:fldChar w:fldCharType="begin"/>
            </w:r>
            <w:r>
              <w:rPr>
                <w:noProof/>
                <w:webHidden/>
              </w:rPr>
              <w:instrText xml:space="preserve"> PAGEREF _Toc209475917 \h </w:instrText>
            </w:r>
            <w:r>
              <w:rPr>
                <w:noProof/>
                <w:webHidden/>
              </w:rPr>
            </w:r>
            <w:r>
              <w:rPr>
                <w:noProof/>
                <w:webHidden/>
              </w:rPr>
              <w:fldChar w:fldCharType="separate"/>
            </w:r>
            <w:r>
              <w:rPr>
                <w:noProof/>
                <w:webHidden/>
              </w:rPr>
              <w:t>32</w:t>
            </w:r>
            <w:r>
              <w:rPr>
                <w:noProof/>
                <w:webHidden/>
              </w:rPr>
              <w:fldChar w:fldCharType="end"/>
            </w:r>
          </w:hyperlink>
        </w:p>
        <w:p w14:paraId="47373DEE" w14:textId="727036E0" w:rsidR="003A4D66" w:rsidRDefault="003A4D66">
          <w:pPr>
            <w:pStyle w:val="TDC3"/>
            <w:tabs>
              <w:tab w:val="right" w:leader="dot" w:pos="8828"/>
            </w:tabs>
            <w:rPr>
              <w:rFonts w:eastAsiaTheme="minorEastAsia"/>
              <w:noProof/>
              <w:lang w:eastAsia="es-CL"/>
            </w:rPr>
          </w:pPr>
          <w:hyperlink w:anchor="_Toc209475918" w:history="1">
            <w:r w:rsidRPr="007E799A">
              <w:rPr>
                <w:rStyle w:val="Hipervnculo"/>
                <w:rFonts w:ascii="Arial" w:hAnsi="Arial" w:cs="Arial"/>
                <w:noProof/>
              </w:rPr>
              <w:t>4.2.1 Objetivo del Análisis de Sensibilidad</w:t>
            </w:r>
            <w:r>
              <w:rPr>
                <w:noProof/>
                <w:webHidden/>
              </w:rPr>
              <w:tab/>
            </w:r>
            <w:r>
              <w:rPr>
                <w:noProof/>
                <w:webHidden/>
              </w:rPr>
              <w:fldChar w:fldCharType="begin"/>
            </w:r>
            <w:r>
              <w:rPr>
                <w:noProof/>
                <w:webHidden/>
              </w:rPr>
              <w:instrText xml:space="preserve"> PAGEREF _Toc209475918 \h </w:instrText>
            </w:r>
            <w:r>
              <w:rPr>
                <w:noProof/>
                <w:webHidden/>
              </w:rPr>
            </w:r>
            <w:r>
              <w:rPr>
                <w:noProof/>
                <w:webHidden/>
              </w:rPr>
              <w:fldChar w:fldCharType="separate"/>
            </w:r>
            <w:r>
              <w:rPr>
                <w:noProof/>
                <w:webHidden/>
              </w:rPr>
              <w:t>32</w:t>
            </w:r>
            <w:r>
              <w:rPr>
                <w:noProof/>
                <w:webHidden/>
              </w:rPr>
              <w:fldChar w:fldCharType="end"/>
            </w:r>
          </w:hyperlink>
        </w:p>
        <w:p w14:paraId="2D4FB46B" w14:textId="5FBFFB9E" w:rsidR="003A4D66" w:rsidRDefault="003A4D66">
          <w:pPr>
            <w:pStyle w:val="TDC3"/>
            <w:tabs>
              <w:tab w:val="right" w:leader="dot" w:pos="8828"/>
            </w:tabs>
            <w:rPr>
              <w:rFonts w:eastAsiaTheme="minorEastAsia"/>
              <w:noProof/>
              <w:lang w:eastAsia="es-CL"/>
            </w:rPr>
          </w:pPr>
          <w:hyperlink w:anchor="_Toc209475919" w:history="1">
            <w:r w:rsidRPr="007E799A">
              <w:rPr>
                <w:rStyle w:val="Hipervnculo"/>
                <w:rFonts w:ascii="Arial" w:hAnsi="Arial" w:cs="Arial"/>
                <w:noProof/>
              </w:rPr>
              <w:t>4.2.2 Parámetros Evaluados</w:t>
            </w:r>
            <w:r>
              <w:rPr>
                <w:noProof/>
                <w:webHidden/>
              </w:rPr>
              <w:tab/>
            </w:r>
            <w:r>
              <w:rPr>
                <w:noProof/>
                <w:webHidden/>
              </w:rPr>
              <w:fldChar w:fldCharType="begin"/>
            </w:r>
            <w:r>
              <w:rPr>
                <w:noProof/>
                <w:webHidden/>
              </w:rPr>
              <w:instrText xml:space="preserve"> PAGEREF _Toc209475919 \h </w:instrText>
            </w:r>
            <w:r>
              <w:rPr>
                <w:noProof/>
                <w:webHidden/>
              </w:rPr>
            </w:r>
            <w:r>
              <w:rPr>
                <w:noProof/>
                <w:webHidden/>
              </w:rPr>
              <w:fldChar w:fldCharType="separate"/>
            </w:r>
            <w:r>
              <w:rPr>
                <w:noProof/>
                <w:webHidden/>
              </w:rPr>
              <w:t>33</w:t>
            </w:r>
            <w:r>
              <w:rPr>
                <w:noProof/>
                <w:webHidden/>
              </w:rPr>
              <w:fldChar w:fldCharType="end"/>
            </w:r>
          </w:hyperlink>
        </w:p>
        <w:p w14:paraId="65C9485B" w14:textId="15F98B19" w:rsidR="003A4D66" w:rsidRDefault="003A4D66">
          <w:pPr>
            <w:pStyle w:val="TDC3"/>
            <w:tabs>
              <w:tab w:val="right" w:leader="dot" w:pos="8828"/>
            </w:tabs>
            <w:rPr>
              <w:rFonts w:eastAsiaTheme="minorEastAsia"/>
              <w:noProof/>
              <w:lang w:eastAsia="es-CL"/>
            </w:rPr>
          </w:pPr>
          <w:hyperlink w:anchor="_Toc209475920" w:history="1">
            <w:r w:rsidRPr="007E799A">
              <w:rPr>
                <w:rStyle w:val="Hipervnculo"/>
                <w:rFonts w:ascii="Arial" w:hAnsi="Arial" w:cs="Arial"/>
                <w:noProof/>
              </w:rPr>
              <w:t>4.2.3 Metodología del Análisis</w:t>
            </w:r>
            <w:r>
              <w:rPr>
                <w:noProof/>
                <w:webHidden/>
              </w:rPr>
              <w:tab/>
            </w:r>
            <w:r>
              <w:rPr>
                <w:noProof/>
                <w:webHidden/>
              </w:rPr>
              <w:fldChar w:fldCharType="begin"/>
            </w:r>
            <w:r>
              <w:rPr>
                <w:noProof/>
                <w:webHidden/>
              </w:rPr>
              <w:instrText xml:space="preserve"> PAGEREF _Toc209475920 \h </w:instrText>
            </w:r>
            <w:r>
              <w:rPr>
                <w:noProof/>
                <w:webHidden/>
              </w:rPr>
            </w:r>
            <w:r>
              <w:rPr>
                <w:noProof/>
                <w:webHidden/>
              </w:rPr>
              <w:fldChar w:fldCharType="separate"/>
            </w:r>
            <w:r>
              <w:rPr>
                <w:noProof/>
                <w:webHidden/>
              </w:rPr>
              <w:t>34</w:t>
            </w:r>
            <w:r>
              <w:rPr>
                <w:noProof/>
                <w:webHidden/>
              </w:rPr>
              <w:fldChar w:fldCharType="end"/>
            </w:r>
          </w:hyperlink>
        </w:p>
        <w:p w14:paraId="75E9C2F1" w14:textId="137222AA" w:rsidR="003A4D66" w:rsidRDefault="003A4D66">
          <w:pPr>
            <w:pStyle w:val="TDC2"/>
            <w:tabs>
              <w:tab w:val="right" w:leader="dot" w:pos="8828"/>
            </w:tabs>
            <w:rPr>
              <w:rFonts w:eastAsiaTheme="minorEastAsia"/>
              <w:noProof/>
              <w:lang w:eastAsia="es-CL"/>
            </w:rPr>
          </w:pPr>
          <w:hyperlink w:anchor="_Toc209475921" w:history="1">
            <w:r w:rsidRPr="007E799A">
              <w:rPr>
                <w:rStyle w:val="Hipervnculo"/>
                <w:rFonts w:ascii="Arial" w:hAnsi="Arial" w:cs="Arial"/>
                <w:noProof/>
              </w:rPr>
              <w:t>4.3 Modelo Matemático</w:t>
            </w:r>
            <w:r>
              <w:rPr>
                <w:noProof/>
                <w:webHidden/>
              </w:rPr>
              <w:tab/>
            </w:r>
            <w:r>
              <w:rPr>
                <w:noProof/>
                <w:webHidden/>
              </w:rPr>
              <w:fldChar w:fldCharType="begin"/>
            </w:r>
            <w:r>
              <w:rPr>
                <w:noProof/>
                <w:webHidden/>
              </w:rPr>
              <w:instrText xml:space="preserve"> PAGEREF _Toc209475921 \h </w:instrText>
            </w:r>
            <w:r>
              <w:rPr>
                <w:noProof/>
                <w:webHidden/>
              </w:rPr>
            </w:r>
            <w:r>
              <w:rPr>
                <w:noProof/>
                <w:webHidden/>
              </w:rPr>
              <w:fldChar w:fldCharType="separate"/>
            </w:r>
            <w:r>
              <w:rPr>
                <w:noProof/>
                <w:webHidden/>
              </w:rPr>
              <w:t>36</w:t>
            </w:r>
            <w:r>
              <w:rPr>
                <w:noProof/>
                <w:webHidden/>
              </w:rPr>
              <w:fldChar w:fldCharType="end"/>
            </w:r>
          </w:hyperlink>
        </w:p>
        <w:p w14:paraId="23E8895E" w14:textId="0C77CB02" w:rsidR="003A4D66" w:rsidRDefault="003A4D66">
          <w:pPr>
            <w:pStyle w:val="TDC3"/>
            <w:tabs>
              <w:tab w:val="right" w:leader="dot" w:pos="8828"/>
            </w:tabs>
            <w:rPr>
              <w:rFonts w:eastAsiaTheme="minorEastAsia"/>
              <w:noProof/>
              <w:lang w:eastAsia="es-CL"/>
            </w:rPr>
          </w:pPr>
          <w:hyperlink w:anchor="_Toc209475922" w:history="1">
            <w:r w:rsidRPr="007E799A">
              <w:rPr>
                <w:rStyle w:val="Hipervnculo"/>
                <w:rFonts w:ascii="Arial" w:hAnsi="Arial" w:cs="Arial"/>
                <w:noProof/>
              </w:rPr>
              <w:t>4.3.1 Planteamiento del Modelo de Transferencia de Materia y Calor</w:t>
            </w:r>
            <w:r>
              <w:rPr>
                <w:noProof/>
                <w:webHidden/>
              </w:rPr>
              <w:tab/>
            </w:r>
            <w:r>
              <w:rPr>
                <w:noProof/>
                <w:webHidden/>
              </w:rPr>
              <w:fldChar w:fldCharType="begin"/>
            </w:r>
            <w:r>
              <w:rPr>
                <w:noProof/>
                <w:webHidden/>
              </w:rPr>
              <w:instrText xml:space="preserve"> PAGEREF _Toc209475922 \h </w:instrText>
            </w:r>
            <w:r>
              <w:rPr>
                <w:noProof/>
                <w:webHidden/>
              </w:rPr>
            </w:r>
            <w:r>
              <w:rPr>
                <w:noProof/>
                <w:webHidden/>
              </w:rPr>
              <w:fldChar w:fldCharType="separate"/>
            </w:r>
            <w:r>
              <w:rPr>
                <w:noProof/>
                <w:webHidden/>
              </w:rPr>
              <w:t>36</w:t>
            </w:r>
            <w:r>
              <w:rPr>
                <w:noProof/>
                <w:webHidden/>
              </w:rPr>
              <w:fldChar w:fldCharType="end"/>
            </w:r>
          </w:hyperlink>
        </w:p>
        <w:p w14:paraId="2AEAB1B1" w14:textId="0FF9BA31" w:rsidR="003A4D66" w:rsidRDefault="003A4D66">
          <w:pPr>
            <w:pStyle w:val="TDC3"/>
            <w:tabs>
              <w:tab w:val="right" w:leader="dot" w:pos="8828"/>
            </w:tabs>
            <w:rPr>
              <w:rFonts w:eastAsiaTheme="minorEastAsia"/>
              <w:noProof/>
              <w:lang w:eastAsia="es-CL"/>
            </w:rPr>
          </w:pPr>
          <w:hyperlink w:anchor="_Toc209475923" w:history="1">
            <w:r w:rsidRPr="007E799A">
              <w:rPr>
                <w:rStyle w:val="Hipervnculo"/>
                <w:rFonts w:ascii="Arial" w:hAnsi="Arial" w:cs="Arial"/>
                <w:noProof/>
              </w:rPr>
              <w:t>4.3.2 Propiedades Termodinámicas y Físicas del Sistema</w:t>
            </w:r>
            <w:r>
              <w:rPr>
                <w:noProof/>
                <w:webHidden/>
              </w:rPr>
              <w:tab/>
            </w:r>
            <w:r>
              <w:rPr>
                <w:noProof/>
                <w:webHidden/>
              </w:rPr>
              <w:fldChar w:fldCharType="begin"/>
            </w:r>
            <w:r>
              <w:rPr>
                <w:noProof/>
                <w:webHidden/>
              </w:rPr>
              <w:instrText xml:space="preserve"> PAGEREF _Toc209475923 \h </w:instrText>
            </w:r>
            <w:r>
              <w:rPr>
                <w:noProof/>
                <w:webHidden/>
              </w:rPr>
            </w:r>
            <w:r>
              <w:rPr>
                <w:noProof/>
                <w:webHidden/>
              </w:rPr>
              <w:fldChar w:fldCharType="separate"/>
            </w:r>
            <w:r>
              <w:rPr>
                <w:noProof/>
                <w:webHidden/>
              </w:rPr>
              <w:t>37</w:t>
            </w:r>
            <w:r>
              <w:rPr>
                <w:noProof/>
                <w:webHidden/>
              </w:rPr>
              <w:fldChar w:fldCharType="end"/>
            </w:r>
          </w:hyperlink>
        </w:p>
        <w:p w14:paraId="08AFA547" w14:textId="1A132238" w:rsidR="003A4D66" w:rsidRDefault="003A4D66">
          <w:pPr>
            <w:pStyle w:val="TDC3"/>
            <w:tabs>
              <w:tab w:val="right" w:leader="dot" w:pos="8828"/>
            </w:tabs>
            <w:rPr>
              <w:rFonts w:eastAsiaTheme="minorEastAsia"/>
              <w:noProof/>
              <w:lang w:eastAsia="es-CL"/>
            </w:rPr>
          </w:pPr>
          <w:hyperlink w:anchor="_Toc209475924" w:history="1">
            <w:r w:rsidRPr="007E799A">
              <w:rPr>
                <w:rStyle w:val="Hipervnculo"/>
                <w:rFonts w:ascii="Arial" w:hAnsi="Arial" w:cs="Arial"/>
                <w:noProof/>
              </w:rPr>
              <w:t>4.3.3 Modelo de Transferencia de Masa (Resistencias en Serie)</w:t>
            </w:r>
            <w:r>
              <w:rPr>
                <w:noProof/>
                <w:webHidden/>
              </w:rPr>
              <w:tab/>
            </w:r>
            <w:r>
              <w:rPr>
                <w:noProof/>
                <w:webHidden/>
              </w:rPr>
              <w:fldChar w:fldCharType="begin"/>
            </w:r>
            <w:r>
              <w:rPr>
                <w:noProof/>
                <w:webHidden/>
              </w:rPr>
              <w:instrText xml:space="preserve"> PAGEREF _Toc209475924 \h </w:instrText>
            </w:r>
            <w:r>
              <w:rPr>
                <w:noProof/>
                <w:webHidden/>
              </w:rPr>
            </w:r>
            <w:r>
              <w:rPr>
                <w:noProof/>
                <w:webHidden/>
              </w:rPr>
              <w:fldChar w:fldCharType="separate"/>
            </w:r>
            <w:r>
              <w:rPr>
                <w:noProof/>
                <w:webHidden/>
              </w:rPr>
              <w:t>41</w:t>
            </w:r>
            <w:r>
              <w:rPr>
                <w:noProof/>
                <w:webHidden/>
              </w:rPr>
              <w:fldChar w:fldCharType="end"/>
            </w:r>
          </w:hyperlink>
        </w:p>
        <w:p w14:paraId="55643D54" w14:textId="0AFA8FFB" w:rsidR="003A4D66" w:rsidRDefault="003A4D66">
          <w:pPr>
            <w:pStyle w:val="TDC3"/>
            <w:tabs>
              <w:tab w:val="right" w:leader="dot" w:pos="8828"/>
            </w:tabs>
            <w:rPr>
              <w:rFonts w:eastAsiaTheme="minorEastAsia"/>
              <w:noProof/>
              <w:lang w:eastAsia="es-CL"/>
            </w:rPr>
          </w:pPr>
          <w:hyperlink w:anchor="_Toc209475925" w:history="1">
            <w:r w:rsidRPr="007E799A">
              <w:rPr>
                <w:rStyle w:val="Hipervnculo"/>
                <w:rFonts w:ascii="Arial" w:hAnsi="Arial" w:cs="Arial"/>
                <w:noProof/>
              </w:rPr>
              <w:t>4.3.4 Modelo de Transferencia de Calor (Resistencias Térmicas)</w:t>
            </w:r>
            <w:r>
              <w:rPr>
                <w:noProof/>
                <w:webHidden/>
              </w:rPr>
              <w:tab/>
            </w:r>
            <w:r>
              <w:rPr>
                <w:noProof/>
                <w:webHidden/>
              </w:rPr>
              <w:fldChar w:fldCharType="begin"/>
            </w:r>
            <w:r>
              <w:rPr>
                <w:noProof/>
                <w:webHidden/>
              </w:rPr>
              <w:instrText xml:space="preserve"> PAGEREF _Toc209475925 \h </w:instrText>
            </w:r>
            <w:r>
              <w:rPr>
                <w:noProof/>
                <w:webHidden/>
              </w:rPr>
            </w:r>
            <w:r>
              <w:rPr>
                <w:noProof/>
                <w:webHidden/>
              </w:rPr>
              <w:fldChar w:fldCharType="separate"/>
            </w:r>
            <w:r>
              <w:rPr>
                <w:noProof/>
                <w:webHidden/>
              </w:rPr>
              <w:t>44</w:t>
            </w:r>
            <w:r>
              <w:rPr>
                <w:noProof/>
                <w:webHidden/>
              </w:rPr>
              <w:fldChar w:fldCharType="end"/>
            </w:r>
          </w:hyperlink>
        </w:p>
        <w:p w14:paraId="0191A3A0" w14:textId="40AE6FA7" w:rsidR="003A4D66" w:rsidRDefault="003A4D66">
          <w:pPr>
            <w:pStyle w:val="TDC3"/>
            <w:tabs>
              <w:tab w:val="right" w:leader="dot" w:pos="8828"/>
            </w:tabs>
            <w:rPr>
              <w:rFonts w:eastAsiaTheme="minorEastAsia"/>
              <w:noProof/>
              <w:lang w:eastAsia="es-CL"/>
            </w:rPr>
          </w:pPr>
          <w:hyperlink w:anchor="_Toc209475926" w:history="1">
            <w:r w:rsidRPr="007E799A">
              <w:rPr>
                <w:rStyle w:val="Hipervnculo"/>
                <w:rFonts w:ascii="Arial" w:hAnsi="Arial" w:cs="Arial"/>
                <w:noProof/>
              </w:rPr>
              <w:t>4.3.5 Modelo Discreto de Transferencia de Masa y Perfil de Concentración</w:t>
            </w:r>
            <w:r>
              <w:rPr>
                <w:noProof/>
                <w:webHidden/>
              </w:rPr>
              <w:tab/>
            </w:r>
            <w:r>
              <w:rPr>
                <w:noProof/>
                <w:webHidden/>
              </w:rPr>
              <w:fldChar w:fldCharType="begin"/>
            </w:r>
            <w:r>
              <w:rPr>
                <w:noProof/>
                <w:webHidden/>
              </w:rPr>
              <w:instrText xml:space="preserve"> PAGEREF _Toc209475926 \h </w:instrText>
            </w:r>
            <w:r>
              <w:rPr>
                <w:noProof/>
                <w:webHidden/>
              </w:rPr>
            </w:r>
            <w:r>
              <w:rPr>
                <w:noProof/>
                <w:webHidden/>
              </w:rPr>
              <w:fldChar w:fldCharType="separate"/>
            </w:r>
            <w:r>
              <w:rPr>
                <w:noProof/>
                <w:webHidden/>
              </w:rPr>
              <w:t>45</w:t>
            </w:r>
            <w:r>
              <w:rPr>
                <w:noProof/>
                <w:webHidden/>
              </w:rPr>
              <w:fldChar w:fldCharType="end"/>
            </w:r>
          </w:hyperlink>
        </w:p>
        <w:p w14:paraId="4B3ED803" w14:textId="772DA95D" w:rsidR="003A4D66" w:rsidRDefault="003A4D66">
          <w:pPr>
            <w:pStyle w:val="TDC3"/>
            <w:tabs>
              <w:tab w:val="right" w:leader="dot" w:pos="8828"/>
            </w:tabs>
            <w:rPr>
              <w:rFonts w:eastAsiaTheme="minorEastAsia"/>
              <w:noProof/>
              <w:lang w:eastAsia="es-CL"/>
            </w:rPr>
          </w:pPr>
          <w:hyperlink w:anchor="_Toc209475927" w:history="1">
            <w:r w:rsidRPr="007E799A">
              <w:rPr>
                <w:rStyle w:val="Hipervnculo"/>
                <w:rFonts w:ascii="Arial" w:hAnsi="Arial" w:cs="Arial"/>
                <w:noProof/>
              </w:rPr>
              <w:t>4.3.6 Alcance, supuestos y limitaciones del modelo</w:t>
            </w:r>
            <w:r>
              <w:rPr>
                <w:noProof/>
                <w:webHidden/>
              </w:rPr>
              <w:tab/>
            </w:r>
            <w:r>
              <w:rPr>
                <w:noProof/>
                <w:webHidden/>
              </w:rPr>
              <w:fldChar w:fldCharType="begin"/>
            </w:r>
            <w:r>
              <w:rPr>
                <w:noProof/>
                <w:webHidden/>
              </w:rPr>
              <w:instrText xml:space="preserve"> PAGEREF _Toc209475927 \h </w:instrText>
            </w:r>
            <w:r>
              <w:rPr>
                <w:noProof/>
                <w:webHidden/>
              </w:rPr>
            </w:r>
            <w:r>
              <w:rPr>
                <w:noProof/>
                <w:webHidden/>
              </w:rPr>
              <w:fldChar w:fldCharType="separate"/>
            </w:r>
            <w:r>
              <w:rPr>
                <w:noProof/>
                <w:webHidden/>
              </w:rPr>
              <w:t>47</w:t>
            </w:r>
            <w:r>
              <w:rPr>
                <w:noProof/>
                <w:webHidden/>
              </w:rPr>
              <w:fldChar w:fldCharType="end"/>
            </w:r>
          </w:hyperlink>
        </w:p>
        <w:p w14:paraId="44F1CF58" w14:textId="520BCB8E" w:rsidR="003A4D66" w:rsidRDefault="003A4D66">
          <w:pPr>
            <w:pStyle w:val="TDC2"/>
            <w:tabs>
              <w:tab w:val="right" w:leader="dot" w:pos="8828"/>
            </w:tabs>
            <w:rPr>
              <w:rFonts w:eastAsiaTheme="minorEastAsia"/>
              <w:noProof/>
              <w:lang w:eastAsia="es-CL"/>
            </w:rPr>
          </w:pPr>
          <w:hyperlink w:anchor="_Toc209475928" w:history="1">
            <w:r w:rsidRPr="007E799A">
              <w:rPr>
                <w:rStyle w:val="Hipervnculo"/>
                <w:rFonts w:ascii="Arial" w:hAnsi="Arial" w:cs="Arial"/>
                <w:noProof/>
              </w:rPr>
              <w:t>4.4 Resolución Numérica</w:t>
            </w:r>
            <w:r>
              <w:rPr>
                <w:noProof/>
                <w:webHidden/>
              </w:rPr>
              <w:tab/>
            </w:r>
            <w:r>
              <w:rPr>
                <w:noProof/>
                <w:webHidden/>
              </w:rPr>
              <w:fldChar w:fldCharType="begin"/>
            </w:r>
            <w:r>
              <w:rPr>
                <w:noProof/>
                <w:webHidden/>
              </w:rPr>
              <w:instrText xml:space="preserve"> PAGEREF _Toc209475928 \h </w:instrText>
            </w:r>
            <w:r>
              <w:rPr>
                <w:noProof/>
                <w:webHidden/>
              </w:rPr>
            </w:r>
            <w:r>
              <w:rPr>
                <w:noProof/>
                <w:webHidden/>
              </w:rPr>
              <w:fldChar w:fldCharType="separate"/>
            </w:r>
            <w:r>
              <w:rPr>
                <w:noProof/>
                <w:webHidden/>
              </w:rPr>
              <w:t>49</w:t>
            </w:r>
            <w:r>
              <w:rPr>
                <w:noProof/>
                <w:webHidden/>
              </w:rPr>
              <w:fldChar w:fldCharType="end"/>
            </w:r>
          </w:hyperlink>
        </w:p>
        <w:p w14:paraId="0BAC49A0" w14:textId="1CD823C8" w:rsidR="003A4D66" w:rsidRDefault="003A4D66">
          <w:pPr>
            <w:pStyle w:val="TDC3"/>
            <w:tabs>
              <w:tab w:val="right" w:leader="dot" w:pos="8828"/>
            </w:tabs>
            <w:rPr>
              <w:rFonts w:eastAsiaTheme="minorEastAsia"/>
              <w:noProof/>
              <w:lang w:eastAsia="es-CL"/>
            </w:rPr>
          </w:pPr>
          <w:hyperlink w:anchor="_Toc209475929" w:history="1">
            <w:r w:rsidRPr="007E799A">
              <w:rPr>
                <w:rStyle w:val="Hipervnculo"/>
                <w:rFonts w:ascii="Arial" w:hAnsi="Arial" w:cs="Arial"/>
                <w:noProof/>
              </w:rPr>
              <w:t>4.4.1 Metodología de Resolución Numérica</w:t>
            </w:r>
            <w:r>
              <w:rPr>
                <w:noProof/>
                <w:webHidden/>
              </w:rPr>
              <w:tab/>
            </w:r>
            <w:r>
              <w:rPr>
                <w:noProof/>
                <w:webHidden/>
              </w:rPr>
              <w:fldChar w:fldCharType="begin"/>
            </w:r>
            <w:r>
              <w:rPr>
                <w:noProof/>
                <w:webHidden/>
              </w:rPr>
              <w:instrText xml:space="preserve"> PAGEREF _Toc209475929 \h </w:instrText>
            </w:r>
            <w:r>
              <w:rPr>
                <w:noProof/>
                <w:webHidden/>
              </w:rPr>
            </w:r>
            <w:r>
              <w:rPr>
                <w:noProof/>
                <w:webHidden/>
              </w:rPr>
              <w:fldChar w:fldCharType="separate"/>
            </w:r>
            <w:r>
              <w:rPr>
                <w:noProof/>
                <w:webHidden/>
              </w:rPr>
              <w:t>49</w:t>
            </w:r>
            <w:r>
              <w:rPr>
                <w:noProof/>
                <w:webHidden/>
              </w:rPr>
              <w:fldChar w:fldCharType="end"/>
            </w:r>
          </w:hyperlink>
        </w:p>
        <w:p w14:paraId="6B912CC1" w14:textId="24263B35" w:rsidR="003A4D66" w:rsidRDefault="003A4D66">
          <w:pPr>
            <w:pStyle w:val="TDC3"/>
            <w:tabs>
              <w:tab w:val="right" w:leader="dot" w:pos="8828"/>
            </w:tabs>
            <w:rPr>
              <w:rFonts w:eastAsiaTheme="minorEastAsia"/>
              <w:noProof/>
              <w:lang w:eastAsia="es-CL"/>
            </w:rPr>
          </w:pPr>
          <w:hyperlink w:anchor="_Toc209475930" w:history="1">
            <w:r w:rsidRPr="007E799A">
              <w:rPr>
                <w:rStyle w:val="Hipervnculo"/>
                <w:rFonts w:ascii="Arial" w:hAnsi="Arial" w:cs="Arial"/>
                <w:noProof/>
              </w:rPr>
              <w:t>4.4.2 Implementación del Perfil de Agua y Polifenoles</w:t>
            </w:r>
            <w:r>
              <w:rPr>
                <w:noProof/>
                <w:webHidden/>
              </w:rPr>
              <w:tab/>
            </w:r>
            <w:r>
              <w:rPr>
                <w:noProof/>
                <w:webHidden/>
              </w:rPr>
              <w:fldChar w:fldCharType="begin"/>
            </w:r>
            <w:r>
              <w:rPr>
                <w:noProof/>
                <w:webHidden/>
              </w:rPr>
              <w:instrText xml:space="preserve"> PAGEREF _Toc209475930 \h </w:instrText>
            </w:r>
            <w:r>
              <w:rPr>
                <w:noProof/>
                <w:webHidden/>
              </w:rPr>
            </w:r>
            <w:r>
              <w:rPr>
                <w:noProof/>
                <w:webHidden/>
              </w:rPr>
              <w:fldChar w:fldCharType="separate"/>
            </w:r>
            <w:r>
              <w:rPr>
                <w:noProof/>
                <w:webHidden/>
              </w:rPr>
              <w:t>49</w:t>
            </w:r>
            <w:r>
              <w:rPr>
                <w:noProof/>
                <w:webHidden/>
              </w:rPr>
              <w:fldChar w:fldCharType="end"/>
            </w:r>
          </w:hyperlink>
        </w:p>
        <w:p w14:paraId="3B6ED9B5" w14:textId="2376D464" w:rsidR="003A4D66" w:rsidRDefault="003A4D66">
          <w:pPr>
            <w:pStyle w:val="TDC3"/>
            <w:tabs>
              <w:tab w:val="right" w:leader="dot" w:pos="8828"/>
            </w:tabs>
            <w:rPr>
              <w:rFonts w:eastAsiaTheme="minorEastAsia"/>
              <w:noProof/>
              <w:lang w:eastAsia="es-CL"/>
            </w:rPr>
          </w:pPr>
          <w:hyperlink w:anchor="_Toc209475931" w:history="1">
            <w:r w:rsidRPr="007E799A">
              <w:rPr>
                <w:rStyle w:val="Hipervnculo"/>
                <w:rFonts w:ascii="Arial" w:hAnsi="Arial" w:cs="Arial"/>
                <w:noProof/>
              </w:rPr>
              <w:t>4.4.3 Cierre interfacial numérico (método de Regula Falsi)</w:t>
            </w:r>
            <w:r>
              <w:rPr>
                <w:noProof/>
                <w:webHidden/>
              </w:rPr>
              <w:tab/>
            </w:r>
            <w:r>
              <w:rPr>
                <w:noProof/>
                <w:webHidden/>
              </w:rPr>
              <w:fldChar w:fldCharType="begin"/>
            </w:r>
            <w:r>
              <w:rPr>
                <w:noProof/>
                <w:webHidden/>
              </w:rPr>
              <w:instrText xml:space="preserve"> PAGEREF _Toc209475931 \h </w:instrText>
            </w:r>
            <w:r>
              <w:rPr>
                <w:noProof/>
                <w:webHidden/>
              </w:rPr>
            </w:r>
            <w:r>
              <w:rPr>
                <w:noProof/>
                <w:webHidden/>
              </w:rPr>
              <w:fldChar w:fldCharType="separate"/>
            </w:r>
            <w:r>
              <w:rPr>
                <w:noProof/>
                <w:webHidden/>
              </w:rPr>
              <w:t>50</w:t>
            </w:r>
            <w:r>
              <w:rPr>
                <w:noProof/>
                <w:webHidden/>
              </w:rPr>
              <w:fldChar w:fldCharType="end"/>
            </w:r>
          </w:hyperlink>
        </w:p>
        <w:p w14:paraId="26A2B651" w14:textId="51E77645" w:rsidR="003A4D66" w:rsidRDefault="003A4D66">
          <w:pPr>
            <w:pStyle w:val="TDC3"/>
            <w:tabs>
              <w:tab w:val="right" w:leader="dot" w:pos="8828"/>
            </w:tabs>
            <w:rPr>
              <w:rFonts w:eastAsiaTheme="minorEastAsia"/>
              <w:noProof/>
              <w:lang w:eastAsia="es-CL"/>
            </w:rPr>
          </w:pPr>
          <w:hyperlink w:anchor="_Toc209475932" w:history="1">
            <w:r w:rsidRPr="007E799A">
              <w:rPr>
                <w:rStyle w:val="Hipervnculo"/>
                <w:rFonts w:ascii="Arial" w:hAnsi="Arial" w:cs="Arial"/>
                <w:noProof/>
              </w:rPr>
              <w:t>4.4.4 Resolución del Perfil de Temperatura</w:t>
            </w:r>
            <w:r>
              <w:rPr>
                <w:noProof/>
                <w:webHidden/>
              </w:rPr>
              <w:tab/>
            </w:r>
            <w:r>
              <w:rPr>
                <w:noProof/>
                <w:webHidden/>
              </w:rPr>
              <w:fldChar w:fldCharType="begin"/>
            </w:r>
            <w:r>
              <w:rPr>
                <w:noProof/>
                <w:webHidden/>
              </w:rPr>
              <w:instrText xml:space="preserve"> PAGEREF _Toc209475932 \h </w:instrText>
            </w:r>
            <w:r>
              <w:rPr>
                <w:noProof/>
                <w:webHidden/>
              </w:rPr>
            </w:r>
            <w:r>
              <w:rPr>
                <w:noProof/>
                <w:webHidden/>
              </w:rPr>
              <w:fldChar w:fldCharType="separate"/>
            </w:r>
            <w:r>
              <w:rPr>
                <w:noProof/>
                <w:webHidden/>
              </w:rPr>
              <w:t>51</w:t>
            </w:r>
            <w:r>
              <w:rPr>
                <w:noProof/>
                <w:webHidden/>
              </w:rPr>
              <w:fldChar w:fldCharType="end"/>
            </w:r>
          </w:hyperlink>
        </w:p>
        <w:p w14:paraId="4B3918CB" w14:textId="20C632BD" w:rsidR="003A4D66" w:rsidRDefault="003A4D66">
          <w:pPr>
            <w:pStyle w:val="TDC3"/>
            <w:tabs>
              <w:tab w:val="right" w:leader="dot" w:pos="8828"/>
            </w:tabs>
            <w:rPr>
              <w:rFonts w:eastAsiaTheme="minorEastAsia"/>
              <w:noProof/>
              <w:lang w:eastAsia="es-CL"/>
            </w:rPr>
          </w:pPr>
          <w:hyperlink w:anchor="_Toc209475933" w:history="1">
            <w:r w:rsidRPr="007E799A">
              <w:rPr>
                <w:rStyle w:val="Hipervnculo"/>
                <w:rFonts w:ascii="Arial" w:hAnsi="Arial" w:cs="Arial"/>
                <w:noProof/>
              </w:rPr>
              <w:t>4.4.5 Control de Convergencia y Validación</w:t>
            </w:r>
            <w:r>
              <w:rPr>
                <w:noProof/>
                <w:webHidden/>
              </w:rPr>
              <w:tab/>
            </w:r>
            <w:r>
              <w:rPr>
                <w:noProof/>
                <w:webHidden/>
              </w:rPr>
              <w:fldChar w:fldCharType="begin"/>
            </w:r>
            <w:r>
              <w:rPr>
                <w:noProof/>
                <w:webHidden/>
              </w:rPr>
              <w:instrText xml:space="preserve"> PAGEREF _Toc209475933 \h </w:instrText>
            </w:r>
            <w:r>
              <w:rPr>
                <w:noProof/>
                <w:webHidden/>
              </w:rPr>
            </w:r>
            <w:r>
              <w:rPr>
                <w:noProof/>
                <w:webHidden/>
              </w:rPr>
              <w:fldChar w:fldCharType="separate"/>
            </w:r>
            <w:r>
              <w:rPr>
                <w:noProof/>
                <w:webHidden/>
              </w:rPr>
              <w:t>52</w:t>
            </w:r>
            <w:r>
              <w:rPr>
                <w:noProof/>
                <w:webHidden/>
              </w:rPr>
              <w:fldChar w:fldCharType="end"/>
            </w:r>
          </w:hyperlink>
        </w:p>
        <w:p w14:paraId="6878F5A4" w14:textId="6CA0DDAB" w:rsidR="003A4D66" w:rsidRDefault="003A4D66">
          <w:pPr>
            <w:pStyle w:val="TDC2"/>
            <w:tabs>
              <w:tab w:val="right" w:leader="dot" w:pos="8828"/>
            </w:tabs>
            <w:rPr>
              <w:rFonts w:eastAsiaTheme="minorEastAsia"/>
              <w:noProof/>
              <w:lang w:eastAsia="es-CL"/>
            </w:rPr>
          </w:pPr>
          <w:hyperlink w:anchor="_Toc209475934" w:history="1">
            <w:r w:rsidRPr="007E799A">
              <w:rPr>
                <w:rStyle w:val="Hipervnculo"/>
                <w:rFonts w:ascii="Arial" w:hAnsi="Arial" w:cs="Arial"/>
                <w:noProof/>
              </w:rPr>
              <w:t>4.5 Implementación Computacional</w:t>
            </w:r>
            <w:r>
              <w:rPr>
                <w:noProof/>
                <w:webHidden/>
              </w:rPr>
              <w:tab/>
            </w:r>
            <w:r>
              <w:rPr>
                <w:noProof/>
                <w:webHidden/>
              </w:rPr>
              <w:fldChar w:fldCharType="begin"/>
            </w:r>
            <w:r>
              <w:rPr>
                <w:noProof/>
                <w:webHidden/>
              </w:rPr>
              <w:instrText xml:space="preserve"> PAGEREF _Toc209475934 \h </w:instrText>
            </w:r>
            <w:r>
              <w:rPr>
                <w:noProof/>
                <w:webHidden/>
              </w:rPr>
            </w:r>
            <w:r>
              <w:rPr>
                <w:noProof/>
                <w:webHidden/>
              </w:rPr>
              <w:fldChar w:fldCharType="separate"/>
            </w:r>
            <w:r>
              <w:rPr>
                <w:noProof/>
                <w:webHidden/>
              </w:rPr>
              <w:t>52</w:t>
            </w:r>
            <w:r>
              <w:rPr>
                <w:noProof/>
                <w:webHidden/>
              </w:rPr>
              <w:fldChar w:fldCharType="end"/>
            </w:r>
          </w:hyperlink>
        </w:p>
        <w:p w14:paraId="037482E0" w14:textId="22D0F87D" w:rsidR="003A4D66" w:rsidRDefault="003A4D66">
          <w:pPr>
            <w:pStyle w:val="TDC3"/>
            <w:tabs>
              <w:tab w:val="right" w:leader="dot" w:pos="8828"/>
            </w:tabs>
            <w:rPr>
              <w:rFonts w:eastAsiaTheme="minorEastAsia"/>
              <w:noProof/>
              <w:lang w:eastAsia="es-CL"/>
            </w:rPr>
          </w:pPr>
          <w:hyperlink w:anchor="_Toc209475935" w:history="1">
            <w:r w:rsidRPr="007E799A">
              <w:rPr>
                <w:rStyle w:val="Hipervnculo"/>
                <w:rFonts w:ascii="Arial" w:hAnsi="Arial" w:cs="Arial"/>
                <w:noProof/>
              </w:rPr>
              <w:t>4.5.1 Estructura del Código</w:t>
            </w:r>
            <w:r>
              <w:rPr>
                <w:noProof/>
                <w:webHidden/>
              </w:rPr>
              <w:tab/>
            </w:r>
            <w:r>
              <w:rPr>
                <w:noProof/>
                <w:webHidden/>
              </w:rPr>
              <w:fldChar w:fldCharType="begin"/>
            </w:r>
            <w:r>
              <w:rPr>
                <w:noProof/>
                <w:webHidden/>
              </w:rPr>
              <w:instrText xml:space="preserve"> PAGEREF _Toc209475935 \h </w:instrText>
            </w:r>
            <w:r>
              <w:rPr>
                <w:noProof/>
                <w:webHidden/>
              </w:rPr>
            </w:r>
            <w:r>
              <w:rPr>
                <w:noProof/>
                <w:webHidden/>
              </w:rPr>
              <w:fldChar w:fldCharType="separate"/>
            </w:r>
            <w:r>
              <w:rPr>
                <w:noProof/>
                <w:webHidden/>
              </w:rPr>
              <w:t>52</w:t>
            </w:r>
            <w:r>
              <w:rPr>
                <w:noProof/>
                <w:webHidden/>
              </w:rPr>
              <w:fldChar w:fldCharType="end"/>
            </w:r>
          </w:hyperlink>
        </w:p>
        <w:p w14:paraId="27CD8D3D" w14:textId="49965068" w:rsidR="003A4D66" w:rsidRDefault="003A4D66">
          <w:pPr>
            <w:pStyle w:val="TDC3"/>
            <w:tabs>
              <w:tab w:val="left" w:pos="1440"/>
              <w:tab w:val="right" w:leader="dot" w:pos="8828"/>
            </w:tabs>
            <w:rPr>
              <w:rFonts w:eastAsiaTheme="minorEastAsia"/>
              <w:noProof/>
              <w:lang w:eastAsia="es-CL"/>
            </w:rPr>
          </w:pPr>
          <w:hyperlink w:anchor="_Toc209475936" w:history="1">
            <w:r w:rsidRPr="007E799A">
              <w:rPr>
                <w:rStyle w:val="Hipervnculo"/>
                <w:rFonts w:ascii="Arial" w:hAnsi="Arial" w:cs="Arial"/>
                <w:noProof/>
              </w:rPr>
              <w:t>4.5.2</w:t>
            </w:r>
            <w:r>
              <w:rPr>
                <w:rFonts w:eastAsiaTheme="minorEastAsia"/>
                <w:noProof/>
                <w:lang w:eastAsia="es-CL"/>
              </w:rPr>
              <w:tab/>
            </w:r>
            <w:r w:rsidRPr="007E799A">
              <w:rPr>
                <w:rStyle w:val="Hipervnculo"/>
                <w:rFonts w:ascii="Arial" w:hAnsi="Arial" w:cs="Arial"/>
                <w:noProof/>
              </w:rPr>
              <w:t>Funciones Clave del Código</w:t>
            </w:r>
            <w:r>
              <w:rPr>
                <w:noProof/>
                <w:webHidden/>
              </w:rPr>
              <w:tab/>
            </w:r>
            <w:r>
              <w:rPr>
                <w:noProof/>
                <w:webHidden/>
              </w:rPr>
              <w:fldChar w:fldCharType="begin"/>
            </w:r>
            <w:r>
              <w:rPr>
                <w:noProof/>
                <w:webHidden/>
              </w:rPr>
              <w:instrText xml:space="preserve"> PAGEREF _Toc209475936 \h </w:instrText>
            </w:r>
            <w:r>
              <w:rPr>
                <w:noProof/>
                <w:webHidden/>
              </w:rPr>
            </w:r>
            <w:r>
              <w:rPr>
                <w:noProof/>
                <w:webHidden/>
              </w:rPr>
              <w:fldChar w:fldCharType="separate"/>
            </w:r>
            <w:r>
              <w:rPr>
                <w:noProof/>
                <w:webHidden/>
              </w:rPr>
              <w:t>54</w:t>
            </w:r>
            <w:r>
              <w:rPr>
                <w:noProof/>
                <w:webHidden/>
              </w:rPr>
              <w:fldChar w:fldCharType="end"/>
            </w:r>
          </w:hyperlink>
        </w:p>
        <w:p w14:paraId="13B02A0A" w14:textId="1D248725" w:rsidR="003A4D66" w:rsidRDefault="003A4D66">
          <w:pPr>
            <w:pStyle w:val="TDC3"/>
            <w:tabs>
              <w:tab w:val="right" w:leader="dot" w:pos="8828"/>
            </w:tabs>
            <w:rPr>
              <w:rFonts w:eastAsiaTheme="minorEastAsia"/>
              <w:noProof/>
              <w:lang w:eastAsia="es-CL"/>
            </w:rPr>
          </w:pPr>
          <w:hyperlink w:anchor="_Toc209475937" w:history="1">
            <w:r w:rsidRPr="007E799A">
              <w:rPr>
                <w:rStyle w:val="Hipervnculo"/>
                <w:rFonts w:ascii="Arial" w:hAnsi="Arial" w:cs="Arial"/>
                <w:noProof/>
              </w:rPr>
              <w:t>4.5.3 Parámetros de Entrada</w:t>
            </w:r>
            <w:r>
              <w:rPr>
                <w:noProof/>
                <w:webHidden/>
              </w:rPr>
              <w:tab/>
            </w:r>
            <w:r>
              <w:rPr>
                <w:noProof/>
                <w:webHidden/>
              </w:rPr>
              <w:fldChar w:fldCharType="begin"/>
            </w:r>
            <w:r>
              <w:rPr>
                <w:noProof/>
                <w:webHidden/>
              </w:rPr>
              <w:instrText xml:space="preserve"> PAGEREF _Toc209475937 \h </w:instrText>
            </w:r>
            <w:r>
              <w:rPr>
                <w:noProof/>
                <w:webHidden/>
              </w:rPr>
            </w:r>
            <w:r>
              <w:rPr>
                <w:noProof/>
                <w:webHidden/>
              </w:rPr>
              <w:fldChar w:fldCharType="separate"/>
            </w:r>
            <w:r>
              <w:rPr>
                <w:noProof/>
                <w:webHidden/>
              </w:rPr>
              <w:t>55</w:t>
            </w:r>
            <w:r>
              <w:rPr>
                <w:noProof/>
                <w:webHidden/>
              </w:rPr>
              <w:fldChar w:fldCharType="end"/>
            </w:r>
          </w:hyperlink>
        </w:p>
        <w:p w14:paraId="6849830B" w14:textId="37DF13BC" w:rsidR="003A4D66" w:rsidRDefault="003A4D66">
          <w:pPr>
            <w:pStyle w:val="TDC3"/>
            <w:tabs>
              <w:tab w:val="right" w:leader="dot" w:pos="8828"/>
            </w:tabs>
            <w:rPr>
              <w:rFonts w:eastAsiaTheme="minorEastAsia"/>
              <w:noProof/>
              <w:lang w:eastAsia="es-CL"/>
            </w:rPr>
          </w:pPr>
          <w:hyperlink w:anchor="_Toc209475938" w:history="1">
            <w:r w:rsidRPr="007E799A">
              <w:rPr>
                <w:rStyle w:val="Hipervnculo"/>
                <w:rFonts w:ascii="Arial" w:hAnsi="Arial" w:cs="Arial"/>
                <w:noProof/>
              </w:rPr>
              <w:t>4.5.4 Salidas del Código</w:t>
            </w:r>
            <w:r>
              <w:rPr>
                <w:noProof/>
                <w:webHidden/>
              </w:rPr>
              <w:tab/>
            </w:r>
            <w:r>
              <w:rPr>
                <w:noProof/>
                <w:webHidden/>
              </w:rPr>
              <w:fldChar w:fldCharType="begin"/>
            </w:r>
            <w:r>
              <w:rPr>
                <w:noProof/>
                <w:webHidden/>
              </w:rPr>
              <w:instrText xml:space="preserve"> PAGEREF _Toc209475938 \h </w:instrText>
            </w:r>
            <w:r>
              <w:rPr>
                <w:noProof/>
                <w:webHidden/>
              </w:rPr>
            </w:r>
            <w:r>
              <w:rPr>
                <w:noProof/>
                <w:webHidden/>
              </w:rPr>
              <w:fldChar w:fldCharType="separate"/>
            </w:r>
            <w:r>
              <w:rPr>
                <w:noProof/>
                <w:webHidden/>
              </w:rPr>
              <w:t>56</w:t>
            </w:r>
            <w:r>
              <w:rPr>
                <w:noProof/>
                <w:webHidden/>
              </w:rPr>
              <w:fldChar w:fldCharType="end"/>
            </w:r>
          </w:hyperlink>
        </w:p>
        <w:p w14:paraId="67352CC9" w14:textId="4A667C45" w:rsidR="003A4D66" w:rsidRDefault="003A4D66">
          <w:pPr>
            <w:pStyle w:val="TDC1"/>
            <w:tabs>
              <w:tab w:val="right" w:leader="dot" w:pos="8828"/>
            </w:tabs>
            <w:rPr>
              <w:rFonts w:eastAsiaTheme="minorEastAsia"/>
              <w:noProof/>
              <w:lang w:eastAsia="es-CL"/>
            </w:rPr>
          </w:pPr>
          <w:hyperlink w:anchor="_Toc209475939" w:history="1">
            <w:r w:rsidRPr="007E799A">
              <w:rPr>
                <w:rStyle w:val="Hipervnculo"/>
                <w:rFonts w:ascii="Arial" w:hAnsi="Arial" w:cs="Arial"/>
                <w:b/>
                <w:bCs/>
                <w:noProof/>
              </w:rPr>
              <w:t>5. Resultados y Discusión</w:t>
            </w:r>
            <w:r>
              <w:rPr>
                <w:noProof/>
                <w:webHidden/>
              </w:rPr>
              <w:tab/>
            </w:r>
            <w:r>
              <w:rPr>
                <w:noProof/>
                <w:webHidden/>
              </w:rPr>
              <w:fldChar w:fldCharType="begin"/>
            </w:r>
            <w:r>
              <w:rPr>
                <w:noProof/>
                <w:webHidden/>
              </w:rPr>
              <w:instrText xml:space="preserve"> PAGEREF _Toc209475939 \h </w:instrText>
            </w:r>
            <w:r>
              <w:rPr>
                <w:noProof/>
                <w:webHidden/>
              </w:rPr>
            </w:r>
            <w:r>
              <w:rPr>
                <w:noProof/>
                <w:webHidden/>
              </w:rPr>
              <w:fldChar w:fldCharType="separate"/>
            </w:r>
            <w:r>
              <w:rPr>
                <w:noProof/>
                <w:webHidden/>
              </w:rPr>
              <w:t>56</w:t>
            </w:r>
            <w:r>
              <w:rPr>
                <w:noProof/>
                <w:webHidden/>
              </w:rPr>
              <w:fldChar w:fldCharType="end"/>
            </w:r>
          </w:hyperlink>
        </w:p>
        <w:p w14:paraId="7E041B85" w14:textId="79DC77AD" w:rsidR="003A4D66" w:rsidRDefault="003A4D66">
          <w:pPr>
            <w:pStyle w:val="TDC2"/>
            <w:tabs>
              <w:tab w:val="right" w:leader="dot" w:pos="8828"/>
            </w:tabs>
            <w:rPr>
              <w:rFonts w:eastAsiaTheme="minorEastAsia"/>
              <w:noProof/>
              <w:lang w:eastAsia="es-CL"/>
            </w:rPr>
          </w:pPr>
          <w:hyperlink w:anchor="_Toc209475940" w:history="1">
            <w:r w:rsidRPr="007E799A">
              <w:rPr>
                <w:rStyle w:val="Hipervnculo"/>
                <w:rFonts w:ascii="Arial" w:hAnsi="Arial" w:cs="Arial"/>
                <w:noProof/>
              </w:rPr>
              <w:t>5.1 Perfiles axiales de flujo de agua</w:t>
            </w:r>
            <w:r>
              <w:rPr>
                <w:noProof/>
                <w:webHidden/>
              </w:rPr>
              <w:tab/>
            </w:r>
            <w:r>
              <w:rPr>
                <w:noProof/>
                <w:webHidden/>
              </w:rPr>
              <w:fldChar w:fldCharType="begin"/>
            </w:r>
            <w:r>
              <w:rPr>
                <w:noProof/>
                <w:webHidden/>
              </w:rPr>
              <w:instrText xml:space="preserve"> PAGEREF _Toc209475940 \h </w:instrText>
            </w:r>
            <w:r>
              <w:rPr>
                <w:noProof/>
                <w:webHidden/>
              </w:rPr>
            </w:r>
            <w:r>
              <w:rPr>
                <w:noProof/>
                <w:webHidden/>
              </w:rPr>
              <w:fldChar w:fldCharType="separate"/>
            </w:r>
            <w:r>
              <w:rPr>
                <w:noProof/>
                <w:webHidden/>
              </w:rPr>
              <w:t>56</w:t>
            </w:r>
            <w:r>
              <w:rPr>
                <w:noProof/>
                <w:webHidden/>
              </w:rPr>
              <w:fldChar w:fldCharType="end"/>
            </w:r>
          </w:hyperlink>
        </w:p>
        <w:p w14:paraId="7EA0AADC" w14:textId="7A890A23" w:rsidR="003A4D66" w:rsidRDefault="003A4D66">
          <w:pPr>
            <w:pStyle w:val="TDC2"/>
            <w:tabs>
              <w:tab w:val="right" w:leader="dot" w:pos="8828"/>
            </w:tabs>
            <w:rPr>
              <w:rFonts w:eastAsiaTheme="minorEastAsia"/>
              <w:noProof/>
              <w:lang w:eastAsia="es-CL"/>
            </w:rPr>
          </w:pPr>
          <w:hyperlink w:anchor="_Toc209475941" w:history="1">
            <w:r w:rsidRPr="007E799A">
              <w:rPr>
                <w:rStyle w:val="Hipervnculo"/>
                <w:rFonts w:ascii="Arial" w:hAnsi="Arial" w:cs="Arial"/>
                <w:noProof/>
              </w:rPr>
              <w:t>5.2 Polifenoles</w:t>
            </w:r>
            <w:r>
              <w:rPr>
                <w:noProof/>
                <w:webHidden/>
              </w:rPr>
              <w:tab/>
            </w:r>
            <w:r>
              <w:rPr>
                <w:noProof/>
                <w:webHidden/>
              </w:rPr>
              <w:fldChar w:fldCharType="begin"/>
            </w:r>
            <w:r>
              <w:rPr>
                <w:noProof/>
                <w:webHidden/>
              </w:rPr>
              <w:instrText xml:space="preserve"> PAGEREF _Toc209475941 \h </w:instrText>
            </w:r>
            <w:r>
              <w:rPr>
                <w:noProof/>
                <w:webHidden/>
              </w:rPr>
            </w:r>
            <w:r>
              <w:rPr>
                <w:noProof/>
                <w:webHidden/>
              </w:rPr>
              <w:fldChar w:fldCharType="separate"/>
            </w:r>
            <w:r>
              <w:rPr>
                <w:noProof/>
                <w:webHidden/>
              </w:rPr>
              <w:t>58</w:t>
            </w:r>
            <w:r>
              <w:rPr>
                <w:noProof/>
                <w:webHidden/>
              </w:rPr>
              <w:fldChar w:fldCharType="end"/>
            </w:r>
          </w:hyperlink>
        </w:p>
        <w:p w14:paraId="74C7A956" w14:textId="7F5B3964" w:rsidR="003A4D66" w:rsidRDefault="003A4D66">
          <w:pPr>
            <w:pStyle w:val="TDC3"/>
            <w:tabs>
              <w:tab w:val="right" w:leader="dot" w:pos="8828"/>
            </w:tabs>
            <w:rPr>
              <w:rFonts w:eastAsiaTheme="minorEastAsia"/>
              <w:noProof/>
              <w:lang w:eastAsia="es-CL"/>
            </w:rPr>
          </w:pPr>
          <w:hyperlink w:anchor="_Toc209475942" w:history="1">
            <w:r w:rsidRPr="007E799A">
              <w:rPr>
                <w:rStyle w:val="Hipervnculo"/>
                <w:rFonts w:ascii="Arial" w:hAnsi="Arial" w:cs="Arial"/>
                <w:noProof/>
              </w:rPr>
              <w:t xml:space="preserve">5.2.1 Perfil axial de concentración </w:t>
            </w:r>
            <m:oMath>
              <m:r>
                <w:rPr>
                  <w:rStyle w:val="Hipervnculo"/>
                  <w:rFonts w:ascii="Cambria Math" w:hAnsi="Cambria Math" w:cs="Arial"/>
                  <w:noProof/>
                </w:rPr>
                <m:t>Cpolyz</m:t>
              </m:r>
            </m:oMath>
            <w:r>
              <w:rPr>
                <w:noProof/>
                <w:webHidden/>
              </w:rPr>
              <w:tab/>
            </w:r>
            <w:r>
              <w:rPr>
                <w:noProof/>
                <w:webHidden/>
              </w:rPr>
              <w:fldChar w:fldCharType="begin"/>
            </w:r>
            <w:r>
              <w:rPr>
                <w:noProof/>
                <w:webHidden/>
              </w:rPr>
              <w:instrText xml:space="preserve"> PAGEREF _Toc209475942 \h </w:instrText>
            </w:r>
            <w:r>
              <w:rPr>
                <w:noProof/>
                <w:webHidden/>
              </w:rPr>
            </w:r>
            <w:r>
              <w:rPr>
                <w:noProof/>
                <w:webHidden/>
              </w:rPr>
              <w:fldChar w:fldCharType="separate"/>
            </w:r>
            <w:r>
              <w:rPr>
                <w:noProof/>
                <w:webHidden/>
              </w:rPr>
              <w:t>58</w:t>
            </w:r>
            <w:r>
              <w:rPr>
                <w:noProof/>
                <w:webHidden/>
              </w:rPr>
              <w:fldChar w:fldCharType="end"/>
            </w:r>
          </w:hyperlink>
        </w:p>
        <w:p w14:paraId="2AB84C58" w14:textId="7A5D00AB" w:rsidR="003A4D66" w:rsidRDefault="003A4D66">
          <w:pPr>
            <w:pStyle w:val="TDC3"/>
            <w:tabs>
              <w:tab w:val="right" w:leader="dot" w:pos="8828"/>
            </w:tabs>
            <w:rPr>
              <w:rFonts w:eastAsiaTheme="minorEastAsia"/>
              <w:noProof/>
              <w:lang w:eastAsia="es-CL"/>
            </w:rPr>
          </w:pPr>
          <w:hyperlink w:anchor="_Toc209475943" w:history="1">
            <w:r w:rsidRPr="007E799A">
              <w:rPr>
                <w:rStyle w:val="Hipervnculo"/>
                <w:rFonts w:ascii="Arial" w:hAnsi="Arial" w:cs="Arial"/>
                <w:noProof/>
              </w:rPr>
              <w:t xml:space="preserve">5.2.2 Proyección temporal fenomenológica </w:t>
            </w:r>
            <m:oMath>
              <m:r>
                <w:rPr>
                  <w:rStyle w:val="Hipervnculo"/>
                  <w:rFonts w:ascii="Cambria Math" w:hAnsi="Cambria Math" w:cs="Arial"/>
                  <w:noProof/>
                </w:rPr>
                <m:t>Csimt</m:t>
              </m:r>
            </m:oMath>
            <w:r>
              <w:rPr>
                <w:noProof/>
                <w:webHidden/>
              </w:rPr>
              <w:tab/>
            </w:r>
            <w:r>
              <w:rPr>
                <w:noProof/>
                <w:webHidden/>
              </w:rPr>
              <w:fldChar w:fldCharType="begin"/>
            </w:r>
            <w:r>
              <w:rPr>
                <w:noProof/>
                <w:webHidden/>
              </w:rPr>
              <w:instrText xml:space="preserve"> PAGEREF _Toc209475943 \h </w:instrText>
            </w:r>
            <w:r>
              <w:rPr>
                <w:noProof/>
                <w:webHidden/>
              </w:rPr>
            </w:r>
            <w:r>
              <w:rPr>
                <w:noProof/>
                <w:webHidden/>
              </w:rPr>
              <w:fldChar w:fldCharType="separate"/>
            </w:r>
            <w:r>
              <w:rPr>
                <w:noProof/>
                <w:webHidden/>
              </w:rPr>
              <w:t>59</w:t>
            </w:r>
            <w:r>
              <w:rPr>
                <w:noProof/>
                <w:webHidden/>
              </w:rPr>
              <w:fldChar w:fldCharType="end"/>
            </w:r>
          </w:hyperlink>
        </w:p>
        <w:p w14:paraId="7B55886F" w14:textId="6D991C7C" w:rsidR="003A4D66" w:rsidRDefault="003A4D66">
          <w:pPr>
            <w:pStyle w:val="TDC2"/>
            <w:tabs>
              <w:tab w:val="right" w:leader="dot" w:pos="8828"/>
            </w:tabs>
            <w:rPr>
              <w:rFonts w:eastAsiaTheme="minorEastAsia"/>
              <w:noProof/>
              <w:lang w:eastAsia="es-CL"/>
            </w:rPr>
          </w:pPr>
          <w:hyperlink w:anchor="_Toc209475944" w:history="1">
            <w:r w:rsidRPr="007E799A">
              <w:rPr>
                <w:rStyle w:val="Hipervnculo"/>
                <w:rFonts w:ascii="Arial" w:hAnsi="Arial" w:cs="Arial"/>
                <w:noProof/>
              </w:rPr>
              <w:t>5.3 Sensibilidad a caudal/Reynolds</w:t>
            </w:r>
            <w:r>
              <w:rPr>
                <w:noProof/>
                <w:webHidden/>
              </w:rPr>
              <w:tab/>
            </w:r>
            <w:r>
              <w:rPr>
                <w:noProof/>
                <w:webHidden/>
              </w:rPr>
              <w:fldChar w:fldCharType="begin"/>
            </w:r>
            <w:r>
              <w:rPr>
                <w:noProof/>
                <w:webHidden/>
              </w:rPr>
              <w:instrText xml:space="preserve"> PAGEREF _Toc209475944 \h </w:instrText>
            </w:r>
            <w:r>
              <w:rPr>
                <w:noProof/>
                <w:webHidden/>
              </w:rPr>
            </w:r>
            <w:r>
              <w:rPr>
                <w:noProof/>
                <w:webHidden/>
              </w:rPr>
              <w:fldChar w:fldCharType="separate"/>
            </w:r>
            <w:r>
              <w:rPr>
                <w:noProof/>
                <w:webHidden/>
              </w:rPr>
              <w:t>60</w:t>
            </w:r>
            <w:r>
              <w:rPr>
                <w:noProof/>
                <w:webHidden/>
              </w:rPr>
              <w:fldChar w:fldCharType="end"/>
            </w:r>
          </w:hyperlink>
        </w:p>
        <w:p w14:paraId="1B5FFA92" w14:textId="1CF5CF96" w:rsidR="003A4D66" w:rsidRDefault="003A4D66">
          <w:pPr>
            <w:pStyle w:val="TDC3"/>
            <w:tabs>
              <w:tab w:val="right" w:leader="dot" w:pos="8828"/>
            </w:tabs>
            <w:rPr>
              <w:rFonts w:eastAsiaTheme="minorEastAsia"/>
              <w:noProof/>
              <w:lang w:eastAsia="es-CL"/>
            </w:rPr>
          </w:pPr>
          <w:hyperlink w:anchor="_Toc209475945" w:history="1">
            <w:r w:rsidRPr="007E799A">
              <w:rPr>
                <w:rStyle w:val="Hipervnculo"/>
                <w:rFonts w:ascii="Arial" w:hAnsi="Arial" w:cs="Arial"/>
                <w:noProof/>
              </w:rPr>
              <w:t>5.3.1 Perfiles locales de flujo de agua</w:t>
            </w:r>
            <w:r>
              <w:rPr>
                <w:noProof/>
                <w:webHidden/>
              </w:rPr>
              <w:tab/>
            </w:r>
            <w:r>
              <w:rPr>
                <w:noProof/>
                <w:webHidden/>
              </w:rPr>
              <w:fldChar w:fldCharType="begin"/>
            </w:r>
            <w:r>
              <w:rPr>
                <w:noProof/>
                <w:webHidden/>
              </w:rPr>
              <w:instrText xml:space="preserve"> PAGEREF _Toc209475945 \h </w:instrText>
            </w:r>
            <w:r>
              <w:rPr>
                <w:noProof/>
                <w:webHidden/>
              </w:rPr>
            </w:r>
            <w:r>
              <w:rPr>
                <w:noProof/>
                <w:webHidden/>
              </w:rPr>
              <w:fldChar w:fldCharType="separate"/>
            </w:r>
            <w:r>
              <w:rPr>
                <w:noProof/>
                <w:webHidden/>
              </w:rPr>
              <w:t>60</w:t>
            </w:r>
            <w:r>
              <w:rPr>
                <w:noProof/>
                <w:webHidden/>
              </w:rPr>
              <w:fldChar w:fldCharType="end"/>
            </w:r>
          </w:hyperlink>
        </w:p>
        <w:p w14:paraId="4C1C6A69" w14:textId="5C45448B" w:rsidR="003A4D66" w:rsidRDefault="003A4D66">
          <w:pPr>
            <w:pStyle w:val="TDC3"/>
            <w:tabs>
              <w:tab w:val="right" w:leader="dot" w:pos="8828"/>
            </w:tabs>
            <w:rPr>
              <w:rFonts w:eastAsiaTheme="minorEastAsia"/>
              <w:noProof/>
              <w:lang w:eastAsia="es-CL"/>
            </w:rPr>
          </w:pPr>
          <w:hyperlink w:anchor="_Toc209475946" w:history="1">
            <w:r w:rsidRPr="007E799A">
              <w:rPr>
                <w:rStyle w:val="Hipervnculo"/>
                <w:rFonts w:ascii="Arial" w:hAnsi="Arial" w:cs="Arial"/>
                <w:noProof/>
              </w:rPr>
              <w:t>5.3.2 Métricas agregadas vs Re</w:t>
            </w:r>
            <w:r>
              <w:rPr>
                <w:noProof/>
                <w:webHidden/>
              </w:rPr>
              <w:tab/>
            </w:r>
            <w:r>
              <w:rPr>
                <w:noProof/>
                <w:webHidden/>
              </w:rPr>
              <w:fldChar w:fldCharType="begin"/>
            </w:r>
            <w:r>
              <w:rPr>
                <w:noProof/>
                <w:webHidden/>
              </w:rPr>
              <w:instrText xml:space="preserve"> PAGEREF _Toc209475946 \h </w:instrText>
            </w:r>
            <w:r>
              <w:rPr>
                <w:noProof/>
                <w:webHidden/>
              </w:rPr>
            </w:r>
            <w:r>
              <w:rPr>
                <w:noProof/>
                <w:webHidden/>
              </w:rPr>
              <w:fldChar w:fldCharType="separate"/>
            </w:r>
            <w:r>
              <w:rPr>
                <w:noProof/>
                <w:webHidden/>
              </w:rPr>
              <w:t>62</w:t>
            </w:r>
            <w:r>
              <w:rPr>
                <w:noProof/>
                <w:webHidden/>
              </w:rPr>
              <w:fldChar w:fldCharType="end"/>
            </w:r>
          </w:hyperlink>
        </w:p>
        <w:p w14:paraId="792B20E6" w14:textId="486FA706" w:rsidR="003A4D66" w:rsidRDefault="003A4D66">
          <w:pPr>
            <w:pStyle w:val="TDC3"/>
            <w:tabs>
              <w:tab w:val="right" w:leader="dot" w:pos="8828"/>
            </w:tabs>
            <w:rPr>
              <w:rFonts w:eastAsiaTheme="minorEastAsia"/>
              <w:noProof/>
              <w:lang w:eastAsia="es-CL"/>
            </w:rPr>
          </w:pPr>
          <w:hyperlink w:anchor="_Toc209475947" w:history="1">
            <w:r w:rsidRPr="007E799A">
              <w:rPr>
                <w:rStyle w:val="Hipervnculo"/>
                <w:rFonts w:ascii="Arial" w:hAnsi="Arial" w:cs="Arial"/>
                <w:noProof/>
                <w:lang w:val="en-US"/>
              </w:rPr>
              <w:t>5.3.3 Productividad vs stage-cut (trade-off operativo)</w:t>
            </w:r>
            <w:r>
              <w:rPr>
                <w:noProof/>
                <w:webHidden/>
              </w:rPr>
              <w:tab/>
            </w:r>
            <w:r>
              <w:rPr>
                <w:noProof/>
                <w:webHidden/>
              </w:rPr>
              <w:fldChar w:fldCharType="begin"/>
            </w:r>
            <w:r>
              <w:rPr>
                <w:noProof/>
                <w:webHidden/>
              </w:rPr>
              <w:instrText xml:space="preserve"> PAGEREF _Toc209475947 \h </w:instrText>
            </w:r>
            <w:r>
              <w:rPr>
                <w:noProof/>
                <w:webHidden/>
              </w:rPr>
            </w:r>
            <w:r>
              <w:rPr>
                <w:noProof/>
                <w:webHidden/>
              </w:rPr>
              <w:fldChar w:fldCharType="separate"/>
            </w:r>
            <w:r>
              <w:rPr>
                <w:noProof/>
                <w:webHidden/>
              </w:rPr>
              <w:t>63</w:t>
            </w:r>
            <w:r>
              <w:rPr>
                <w:noProof/>
                <w:webHidden/>
              </w:rPr>
              <w:fldChar w:fldCharType="end"/>
            </w:r>
          </w:hyperlink>
        </w:p>
        <w:p w14:paraId="069A00D5" w14:textId="630273A6" w:rsidR="003A4D66" w:rsidRDefault="003A4D66">
          <w:pPr>
            <w:pStyle w:val="TDC2"/>
            <w:tabs>
              <w:tab w:val="right" w:leader="dot" w:pos="8828"/>
            </w:tabs>
            <w:rPr>
              <w:rFonts w:eastAsiaTheme="minorEastAsia"/>
              <w:noProof/>
              <w:lang w:eastAsia="es-CL"/>
            </w:rPr>
          </w:pPr>
          <w:hyperlink w:anchor="_Toc209475948" w:history="1">
            <w:r w:rsidRPr="007E799A">
              <w:rPr>
                <w:rStyle w:val="Hipervnculo"/>
                <w:rFonts w:ascii="Arial" w:hAnsi="Arial" w:cs="Arial"/>
                <w:noProof/>
              </w:rPr>
              <w:t>5.4 Correlación de capa límite: K</w:t>
            </w:r>
            <w:r w:rsidRPr="007E799A">
              <w:rPr>
                <w:rStyle w:val="Hipervnculo"/>
                <w:rFonts w:ascii="Arial" w:hAnsi="Arial" w:cs="Arial"/>
                <w:noProof/>
                <w:vertAlign w:val="subscript"/>
              </w:rPr>
              <w:t>L</w:t>
            </w:r>
            <w:r w:rsidRPr="007E799A">
              <w:rPr>
                <w:rStyle w:val="Hipervnculo"/>
                <w:rFonts w:ascii="Arial" w:hAnsi="Arial" w:cs="Arial"/>
                <w:noProof/>
              </w:rPr>
              <w:t xml:space="preserve"> vs Re</w:t>
            </w:r>
            <w:r>
              <w:rPr>
                <w:noProof/>
                <w:webHidden/>
              </w:rPr>
              <w:tab/>
            </w:r>
            <w:r>
              <w:rPr>
                <w:noProof/>
                <w:webHidden/>
              </w:rPr>
              <w:fldChar w:fldCharType="begin"/>
            </w:r>
            <w:r>
              <w:rPr>
                <w:noProof/>
                <w:webHidden/>
              </w:rPr>
              <w:instrText xml:space="preserve"> PAGEREF _Toc209475948 \h </w:instrText>
            </w:r>
            <w:r>
              <w:rPr>
                <w:noProof/>
                <w:webHidden/>
              </w:rPr>
            </w:r>
            <w:r>
              <w:rPr>
                <w:noProof/>
                <w:webHidden/>
              </w:rPr>
              <w:fldChar w:fldCharType="separate"/>
            </w:r>
            <w:r>
              <w:rPr>
                <w:noProof/>
                <w:webHidden/>
              </w:rPr>
              <w:t>65</w:t>
            </w:r>
            <w:r>
              <w:rPr>
                <w:noProof/>
                <w:webHidden/>
              </w:rPr>
              <w:fldChar w:fldCharType="end"/>
            </w:r>
          </w:hyperlink>
        </w:p>
        <w:p w14:paraId="5D1EA6CC" w14:textId="6A69F7C8" w:rsidR="003A4D66" w:rsidRDefault="003A4D66">
          <w:pPr>
            <w:pStyle w:val="TDC2"/>
            <w:tabs>
              <w:tab w:val="right" w:leader="dot" w:pos="8828"/>
            </w:tabs>
            <w:rPr>
              <w:rFonts w:eastAsiaTheme="minorEastAsia"/>
              <w:noProof/>
              <w:lang w:eastAsia="es-CL"/>
            </w:rPr>
          </w:pPr>
          <w:hyperlink w:anchor="_Toc209475949" w:history="1">
            <w:r w:rsidRPr="007E799A">
              <w:rPr>
                <w:rStyle w:val="Hipervnculo"/>
                <w:rFonts w:ascii="Arial" w:hAnsi="Arial" w:cs="Arial"/>
                <w:noProof/>
                <w:lang w:val="en-US"/>
              </w:rPr>
              <w:t xml:space="preserve">5.5 Trade-off operativo: productividad vs </w:t>
            </w:r>
            <w:r w:rsidRPr="007E799A">
              <w:rPr>
                <w:rStyle w:val="Hipervnculo"/>
                <w:rFonts w:ascii="Arial" w:hAnsi="Arial" w:cs="Arial"/>
                <w:i/>
                <w:iCs/>
                <w:noProof/>
                <w:lang w:val="en-US"/>
              </w:rPr>
              <w:t>stage-cut</w:t>
            </w:r>
            <w:r>
              <w:rPr>
                <w:noProof/>
                <w:webHidden/>
              </w:rPr>
              <w:tab/>
            </w:r>
            <w:r>
              <w:rPr>
                <w:noProof/>
                <w:webHidden/>
              </w:rPr>
              <w:fldChar w:fldCharType="begin"/>
            </w:r>
            <w:r>
              <w:rPr>
                <w:noProof/>
                <w:webHidden/>
              </w:rPr>
              <w:instrText xml:space="preserve"> PAGEREF _Toc209475949 \h </w:instrText>
            </w:r>
            <w:r>
              <w:rPr>
                <w:noProof/>
                <w:webHidden/>
              </w:rPr>
            </w:r>
            <w:r>
              <w:rPr>
                <w:noProof/>
                <w:webHidden/>
              </w:rPr>
              <w:fldChar w:fldCharType="separate"/>
            </w:r>
            <w:r>
              <w:rPr>
                <w:noProof/>
                <w:webHidden/>
              </w:rPr>
              <w:t>66</w:t>
            </w:r>
            <w:r>
              <w:rPr>
                <w:noProof/>
                <w:webHidden/>
              </w:rPr>
              <w:fldChar w:fldCharType="end"/>
            </w:r>
          </w:hyperlink>
        </w:p>
        <w:p w14:paraId="7BF1BB85" w14:textId="6C784CF8" w:rsidR="003A4D66" w:rsidRDefault="003A4D66">
          <w:pPr>
            <w:pStyle w:val="TDC2"/>
            <w:tabs>
              <w:tab w:val="right" w:leader="dot" w:pos="8828"/>
            </w:tabs>
            <w:rPr>
              <w:rFonts w:eastAsiaTheme="minorEastAsia"/>
              <w:noProof/>
              <w:lang w:eastAsia="es-CL"/>
            </w:rPr>
          </w:pPr>
          <w:hyperlink w:anchor="_Toc209475950" w:history="1">
            <w:r w:rsidRPr="007E799A">
              <w:rPr>
                <w:rStyle w:val="Hipervnculo"/>
                <w:rFonts w:ascii="Arial" w:hAnsi="Arial" w:cs="Arial"/>
                <w:noProof/>
              </w:rPr>
              <w:t>5.6 Sensibilidad térmica</w:t>
            </w:r>
            <w:r>
              <w:rPr>
                <w:noProof/>
                <w:webHidden/>
              </w:rPr>
              <w:tab/>
            </w:r>
            <w:r>
              <w:rPr>
                <w:noProof/>
                <w:webHidden/>
              </w:rPr>
              <w:fldChar w:fldCharType="begin"/>
            </w:r>
            <w:r>
              <w:rPr>
                <w:noProof/>
                <w:webHidden/>
              </w:rPr>
              <w:instrText xml:space="preserve"> PAGEREF _Toc209475950 \h </w:instrText>
            </w:r>
            <w:r>
              <w:rPr>
                <w:noProof/>
                <w:webHidden/>
              </w:rPr>
            </w:r>
            <w:r>
              <w:rPr>
                <w:noProof/>
                <w:webHidden/>
              </w:rPr>
              <w:fldChar w:fldCharType="separate"/>
            </w:r>
            <w:r>
              <w:rPr>
                <w:noProof/>
                <w:webHidden/>
              </w:rPr>
              <w:t>67</w:t>
            </w:r>
            <w:r>
              <w:rPr>
                <w:noProof/>
                <w:webHidden/>
              </w:rPr>
              <w:fldChar w:fldCharType="end"/>
            </w:r>
          </w:hyperlink>
        </w:p>
        <w:p w14:paraId="03B3CE3D" w14:textId="1D062465" w:rsidR="003A4D66" w:rsidRDefault="003A4D66">
          <w:pPr>
            <w:pStyle w:val="TDC3"/>
            <w:tabs>
              <w:tab w:val="right" w:leader="dot" w:pos="8828"/>
            </w:tabs>
            <w:rPr>
              <w:rFonts w:eastAsiaTheme="minorEastAsia"/>
              <w:noProof/>
              <w:lang w:eastAsia="es-CL"/>
            </w:rPr>
          </w:pPr>
          <w:hyperlink w:anchor="_Toc209475951" w:history="1">
            <w:r w:rsidRPr="007E799A">
              <w:rPr>
                <w:rStyle w:val="Hipervnculo"/>
                <w:rFonts w:ascii="Arial" w:hAnsi="Arial" w:cs="Arial"/>
                <w:noProof/>
              </w:rPr>
              <w:t>5.6.1 Perfil térmico en contracorriente</w:t>
            </w:r>
            <w:r>
              <w:rPr>
                <w:noProof/>
                <w:webHidden/>
              </w:rPr>
              <w:tab/>
            </w:r>
            <w:r>
              <w:rPr>
                <w:noProof/>
                <w:webHidden/>
              </w:rPr>
              <w:fldChar w:fldCharType="begin"/>
            </w:r>
            <w:r>
              <w:rPr>
                <w:noProof/>
                <w:webHidden/>
              </w:rPr>
              <w:instrText xml:space="preserve"> PAGEREF _Toc209475951 \h </w:instrText>
            </w:r>
            <w:r>
              <w:rPr>
                <w:noProof/>
                <w:webHidden/>
              </w:rPr>
            </w:r>
            <w:r>
              <w:rPr>
                <w:noProof/>
                <w:webHidden/>
              </w:rPr>
              <w:fldChar w:fldCharType="separate"/>
            </w:r>
            <w:r>
              <w:rPr>
                <w:noProof/>
                <w:webHidden/>
              </w:rPr>
              <w:t>67</w:t>
            </w:r>
            <w:r>
              <w:rPr>
                <w:noProof/>
                <w:webHidden/>
              </w:rPr>
              <w:fldChar w:fldCharType="end"/>
            </w:r>
          </w:hyperlink>
        </w:p>
        <w:p w14:paraId="23FBA373" w14:textId="4485635A" w:rsidR="003A4D66" w:rsidRDefault="003A4D66">
          <w:pPr>
            <w:pStyle w:val="TDC3"/>
            <w:tabs>
              <w:tab w:val="right" w:leader="dot" w:pos="8828"/>
            </w:tabs>
            <w:rPr>
              <w:rFonts w:eastAsiaTheme="minorEastAsia"/>
              <w:noProof/>
              <w:lang w:eastAsia="es-CL"/>
            </w:rPr>
          </w:pPr>
          <w:hyperlink w:anchor="_Toc209475952" w:history="1">
            <w:r w:rsidRPr="007E799A">
              <w:rPr>
                <w:rStyle w:val="Hipervnculo"/>
                <w:rFonts w:ascii="Arial" w:hAnsi="Arial" w:cs="Arial"/>
                <w:noProof/>
              </w:rPr>
              <w:t>5.6.2 Temperatura de entrada y concentración de polifenoles</w:t>
            </w:r>
            <w:r>
              <w:rPr>
                <w:noProof/>
                <w:webHidden/>
              </w:rPr>
              <w:tab/>
            </w:r>
            <w:r>
              <w:rPr>
                <w:noProof/>
                <w:webHidden/>
              </w:rPr>
              <w:fldChar w:fldCharType="begin"/>
            </w:r>
            <w:r>
              <w:rPr>
                <w:noProof/>
                <w:webHidden/>
              </w:rPr>
              <w:instrText xml:space="preserve"> PAGEREF _Toc209475952 \h </w:instrText>
            </w:r>
            <w:r>
              <w:rPr>
                <w:noProof/>
                <w:webHidden/>
              </w:rPr>
            </w:r>
            <w:r>
              <w:rPr>
                <w:noProof/>
                <w:webHidden/>
              </w:rPr>
              <w:fldChar w:fldCharType="separate"/>
            </w:r>
            <w:r>
              <w:rPr>
                <w:noProof/>
                <w:webHidden/>
              </w:rPr>
              <w:t>68</w:t>
            </w:r>
            <w:r>
              <w:rPr>
                <w:noProof/>
                <w:webHidden/>
              </w:rPr>
              <w:fldChar w:fldCharType="end"/>
            </w:r>
          </w:hyperlink>
        </w:p>
        <w:p w14:paraId="07BA297B" w14:textId="0273197C" w:rsidR="003A4D66" w:rsidRDefault="003A4D66">
          <w:pPr>
            <w:pStyle w:val="TDC3"/>
            <w:tabs>
              <w:tab w:val="right" w:leader="dot" w:pos="8828"/>
            </w:tabs>
            <w:rPr>
              <w:rFonts w:eastAsiaTheme="minorEastAsia"/>
              <w:noProof/>
              <w:lang w:eastAsia="es-CL"/>
            </w:rPr>
          </w:pPr>
          <w:hyperlink w:anchor="_Toc209475953" w:history="1">
            <w:r w:rsidRPr="007E799A">
              <w:rPr>
                <w:rStyle w:val="Hipervnculo"/>
                <w:rFonts w:ascii="Arial" w:hAnsi="Arial" w:cs="Arial"/>
                <w:noProof/>
              </w:rPr>
              <w:t>5.6.3 Temperatura y flujo de agua</w:t>
            </w:r>
            <w:r>
              <w:rPr>
                <w:noProof/>
                <w:webHidden/>
              </w:rPr>
              <w:tab/>
            </w:r>
            <w:r>
              <w:rPr>
                <w:noProof/>
                <w:webHidden/>
              </w:rPr>
              <w:fldChar w:fldCharType="begin"/>
            </w:r>
            <w:r>
              <w:rPr>
                <w:noProof/>
                <w:webHidden/>
              </w:rPr>
              <w:instrText xml:space="preserve"> PAGEREF _Toc209475953 \h </w:instrText>
            </w:r>
            <w:r>
              <w:rPr>
                <w:noProof/>
                <w:webHidden/>
              </w:rPr>
            </w:r>
            <w:r>
              <w:rPr>
                <w:noProof/>
                <w:webHidden/>
              </w:rPr>
              <w:fldChar w:fldCharType="separate"/>
            </w:r>
            <w:r>
              <w:rPr>
                <w:noProof/>
                <w:webHidden/>
              </w:rPr>
              <w:t>70</w:t>
            </w:r>
            <w:r>
              <w:rPr>
                <w:noProof/>
                <w:webHidden/>
              </w:rPr>
              <w:fldChar w:fldCharType="end"/>
            </w:r>
          </w:hyperlink>
        </w:p>
        <w:p w14:paraId="0BD5F7BA" w14:textId="287A3E6A" w:rsidR="003A4D66" w:rsidRDefault="003A4D66">
          <w:pPr>
            <w:pStyle w:val="TDC2"/>
            <w:tabs>
              <w:tab w:val="right" w:leader="dot" w:pos="8828"/>
            </w:tabs>
            <w:rPr>
              <w:rFonts w:eastAsiaTheme="minorEastAsia"/>
              <w:noProof/>
              <w:lang w:eastAsia="es-CL"/>
            </w:rPr>
          </w:pPr>
          <w:hyperlink w:anchor="_Toc209475954" w:history="1">
            <w:r w:rsidRPr="007E799A">
              <w:rPr>
                <w:rStyle w:val="Hipervnculo"/>
                <w:rFonts w:ascii="Arial" w:hAnsi="Arial" w:cs="Arial"/>
                <w:noProof/>
              </w:rPr>
              <w:t>5.7 Robustez numérica y consistencia</w:t>
            </w:r>
            <w:r>
              <w:rPr>
                <w:noProof/>
                <w:webHidden/>
              </w:rPr>
              <w:tab/>
            </w:r>
            <w:r>
              <w:rPr>
                <w:noProof/>
                <w:webHidden/>
              </w:rPr>
              <w:fldChar w:fldCharType="begin"/>
            </w:r>
            <w:r>
              <w:rPr>
                <w:noProof/>
                <w:webHidden/>
              </w:rPr>
              <w:instrText xml:space="preserve"> PAGEREF _Toc209475954 \h </w:instrText>
            </w:r>
            <w:r>
              <w:rPr>
                <w:noProof/>
                <w:webHidden/>
              </w:rPr>
            </w:r>
            <w:r>
              <w:rPr>
                <w:noProof/>
                <w:webHidden/>
              </w:rPr>
              <w:fldChar w:fldCharType="separate"/>
            </w:r>
            <w:r>
              <w:rPr>
                <w:noProof/>
                <w:webHidden/>
              </w:rPr>
              <w:t>71</w:t>
            </w:r>
            <w:r>
              <w:rPr>
                <w:noProof/>
                <w:webHidden/>
              </w:rPr>
              <w:fldChar w:fldCharType="end"/>
            </w:r>
          </w:hyperlink>
        </w:p>
        <w:p w14:paraId="2A8D5C36" w14:textId="7F6A4213" w:rsidR="003A4D66" w:rsidRDefault="003A4D66">
          <w:pPr>
            <w:pStyle w:val="TDC1"/>
            <w:tabs>
              <w:tab w:val="right" w:leader="dot" w:pos="8828"/>
            </w:tabs>
            <w:rPr>
              <w:rFonts w:eastAsiaTheme="minorEastAsia"/>
              <w:noProof/>
              <w:lang w:eastAsia="es-CL"/>
            </w:rPr>
          </w:pPr>
          <w:hyperlink w:anchor="_Toc209475955" w:history="1">
            <w:r w:rsidRPr="007E799A">
              <w:rPr>
                <w:rStyle w:val="Hipervnculo"/>
                <w:rFonts w:ascii="Arial" w:hAnsi="Arial" w:cs="Arial"/>
                <w:b/>
                <w:bCs/>
                <w:noProof/>
              </w:rPr>
              <w:t>6. Conclusiones</w:t>
            </w:r>
            <w:r>
              <w:rPr>
                <w:noProof/>
                <w:webHidden/>
              </w:rPr>
              <w:tab/>
            </w:r>
            <w:r>
              <w:rPr>
                <w:noProof/>
                <w:webHidden/>
              </w:rPr>
              <w:fldChar w:fldCharType="begin"/>
            </w:r>
            <w:r>
              <w:rPr>
                <w:noProof/>
                <w:webHidden/>
              </w:rPr>
              <w:instrText xml:space="preserve"> PAGEREF _Toc209475955 \h </w:instrText>
            </w:r>
            <w:r>
              <w:rPr>
                <w:noProof/>
                <w:webHidden/>
              </w:rPr>
            </w:r>
            <w:r>
              <w:rPr>
                <w:noProof/>
                <w:webHidden/>
              </w:rPr>
              <w:fldChar w:fldCharType="separate"/>
            </w:r>
            <w:r>
              <w:rPr>
                <w:noProof/>
                <w:webHidden/>
              </w:rPr>
              <w:t>73</w:t>
            </w:r>
            <w:r>
              <w:rPr>
                <w:noProof/>
                <w:webHidden/>
              </w:rPr>
              <w:fldChar w:fldCharType="end"/>
            </w:r>
          </w:hyperlink>
        </w:p>
        <w:p w14:paraId="0C173B98" w14:textId="03141CDF" w:rsidR="003A4D66" w:rsidRDefault="003A4D66">
          <w:pPr>
            <w:pStyle w:val="TDC1"/>
            <w:tabs>
              <w:tab w:val="right" w:leader="dot" w:pos="8828"/>
            </w:tabs>
            <w:rPr>
              <w:rFonts w:eastAsiaTheme="minorEastAsia"/>
              <w:noProof/>
              <w:lang w:eastAsia="es-CL"/>
            </w:rPr>
          </w:pPr>
          <w:hyperlink w:anchor="_Toc209475956" w:history="1">
            <w:r w:rsidRPr="007E799A">
              <w:rPr>
                <w:rStyle w:val="Hipervnculo"/>
                <w:rFonts w:ascii="Arial" w:hAnsi="Arial" w:cs="Arial"/>
                <w:b/>
                <w:bCs/>
                <w:noProof/>
                <w:lang w:val="en-US"/>
              </w:rPr>
              <w:t>7. Bibliografía</w:t>
            </w:r>
            <w:r>
              <w:rPr>
                <w:noProof/>
                <w:webHidden/>
              </w:rPr>
              <w:tab/>
            </w:r>
            <w:r>
              <w:rPr>
                <w:noProof/>
                <w:webHidden/>
              </w:rPr>
              <w:fldChar w:fldCharType="begin"/>
            </w:r>
            <w:r>
              <w:rPr>
                <w:noProof/>
                <w:webHidden/>
              </w:rPr>
              <w:instrText xml:space="preserve"> PAGEREF _Toc209475956 \h </w:instrText>
            </w:r>
            <w:r>
              <w:rPr>
                <w:noProof/>
                <w:webHidden/>
              </w:rPr>
            </w:r>
            <w:r>
              <w:rPr>
                <w:noProof/>
                <w:webHidden/>
              </w:rPr>
              <w:fldChar w:fldCharType="separate"/>
            </w:r>
            <w:r>
              <w:rPr>
                <w:noProof/>
                <w:webHidden/>
              </w:rPr>
              <w:t>75</w:t>
            </w:r>
            <w:r>
              <w:rPr>
                <w:noProof/>
                <w:webHidden/>
              </w:rPr>
              <w:fldChar w:fldCharType="end"/>
            </w:r>
          </w:hyperlink>
        </w:p>
        <w:p w14:paraId="7255DDA1" w14:textId="7CE3F6E6" w:rsidR="003A4D66" w:rsidRDefault="003A4D66">
          <w:pPr>
            <w:pStyle w:val="TDC1"/>
            <w:tabs>
              <w:tab w:val="right" w:leader="dot" w:pos="8828"/>
            </w:tabs>
            <w:rPr>
              <w:rFonts w:eastAsiaTheme="minorEastAsia"/>
              <w:noProof/>
              <w:lang w:eastAsia="es-CL"/>
            </w:rPr>
          </w:pPr>
          <w:hyperlink w:anchor="_Toc209475957" w:history="1">
            <w:r w:rsidRPr="007E799A">
              <w:rPr>
                <w:rStyle w:val="Hipervnculo"/>
                <w:rFonts w:ascii="Arial" w:hAnsi="Arial" w:cs="Arial"/>
                <w:b/>
                <w:bCs/>
                <w:noProof/>
              </w:rPr>
              <w:t>8. Anexos</w:t>
            </w:r>
            <w:r>
              <w:rPr>
                <w:noProof/>
                <w:webHidden/>
              </w:rPr>
              <w:tab/>
            </w:r>
            <w:r>
              <w:rPr>
                <w:noProof/>
                <w:webHidden/>
              </w:rPr>
              <w:fldChar w:fldCharType="begin"/>
            </w:r>
            <w:r>
              <w:rPr>
                <w:noProof/>
                <w:webHidden/>
              </w:rPr>
              <w:instrText xml:space="preserve"> PAGEREF _Toc209475957 \h </w:instrText>
            </w:r>
            <w:r>
              <w:rPr>
                <w:noProof/>
                <w:webHidden/>
              </w:rPr>
            </w:r>
            <w:r>
              <w:rPr>
                <w:noProof/>
                <w:webHidden/>
              </w:rPr>
              <w:fldChar w:fldCharType="separate"/>
            </w:r>
            <w:r>
              <w:rPr>
                <w:noProof/>
                <w:webHidden/>
              </w:rPr>
              <w:t>82</w:t>
            </w:r>
            <w:r>
              <w:rPr>
                <w:noProof/>
                <w:webHidden/>
              </w:rPr>
              <w:fldChar w:fldCharType="end"/>
            </w:r>
          </w:hyperlink>
        </w:p>
        <w:p w14:paraId="1DA440F1" w14:textId="63245828" w:rsidR="00FB6192" w:rsidRDefault="00FB6192">
          <w:pPr>
            <w:rPr>
              <w:ins w:id="285" w:author="JAVIERA PAZ LEFORT IBANEZ" w:date="2025-09-22T16:50:00Z" w16du:dateUtc="2025-09-22T19:50:00Z"/>
            </w:rPr>
          </w:pPr>
          <w:ins w:id="286" w:author="JAVIERA PAZ LEFORT IBANEZ" w:date="2025-09-22T16:50:00Z" w16du:dateUtc="2025-09-22T19:50:00Z">
            <w:r>
              <w:rPr>
                <w:b/>
                <w:bCs/>
                <w:lang w:val="es-ES"/>
              </w:rPr>
              <w:fldChar w:fldCharType="end"/>
            </w:r>
          </w:ins>
        </w:p>
        <w:customXmlInsRangeStart w:id="287" w:author="JAVIERA PAZ LEFORT IBANEZ" w:date="2025-09-22T16:50:00Z"/>
      </w:sdtContent>
    </w:sdt>
    <w:customXmlInsRangeEnd w:id="287"/>
    <w:p w14:paraId="40A3F43F" w14:textId="34C8A9A3" w:rsidR="00647DF5" w:rsidRDefault="00647DF5">
      <w:pPr>
        <w:rPr>
          <w:rFonts w:ascii="Arial" w:eastAsia="Arial MT" w:hAnsi="Arial" w:cs="Arial"/>
          <w:b/>
          <w:bCs/>
          <w:lang w:val="es-ES"/>
        </w:rPr>
      </w:pPr>
      <w:r>
        <w:rPr>
          <w:rFonts w:ascii="Arial" w:eastAsia="Arial MT" w:hAnsi="Arial" w:cs="Arial"/>
          <w:b/>
          <w:bCs/>
          <w:lang w:val="es-ES"/>
        </w:rPr>
        <w:br w:type="page"/>
      </w:r>
    </w:p>
    <w:p w14:paraId="4A5D1372" w14:textId="6068AA5A" w:rsidR="003A4D66" w:rsidRPr="003A4D66" w:rsidRDefault="001B629E" w:rsidP="003A4D66">
      <w:pPr>
        <w:pStyle w:val="Ttulo1"/>
        <w:rPr>
          <w:rFonts w:ascii="Arial" w:eastAsia="Arial MT" w:hAnsi="Arial" w:cs="Arial"/>
          <w:b/>
          <w:bCs/>
          <w:color w:val="auto"/>
          <w:sz w:val="24"/>
          <w:szCs w:val="24"/>
          <w:lang w:val="es-ES"/>
        </w:rPr>
      </w:pPr>
      <w:bookmarkStart w:id="288" w:name="_Toc209475881"/>
      <w:proofErr w:type="spellStart"/>
      <w:ins w:id="289" w:author="JAVIERA PAZ LEFORT IBANEZ" w:date="2025-09-22T17:01:00Z" w16du:dateUtc="2025-09-22T20:01:00Z">
        <w:r w:rsidRPr="00B941DF">
          <w:rPr>
            <w:rFonts w:ascii="Arial" w:eastAsia="Arial MT" w:hAnsi="Arial" w:cs="Arial"/>
            <w:b/>
            <w:bCs/>
            <w:color w:val="auto"/>
            <w:sz w:val="24"/>
            <w:szCs w:val="24"/>
            <w:lang w:val="es-ES"/>
            <w:rPrChange w:id="290" w:author="JAVIERA PAZ LEFORT IBANEZ" w:date="2025-09-22T17:50:00Z" w16du:dateUtc="2025-09-22T20:50:00Z">
              <w:rPr>
                <w:rFonts w:eastAsia="Arial MT"/>
                <w:lang w:val="es-ES"/>
              </w:rPr>
            </w:rPrChange>
          </w:rPr>
          <w:lastRenderedPageBreak/>
          <w:t>Indice</w:t>
        </w:r>
        <w:proofErr w:type="spellEnd"/>
        <w:r w:rsidRPr="00B941DF">
          <w:rPr>
            <w:rFonts w:ascii="Arial" w:eastAsia="Arial MT" w:hAnsi="Arial" w:cs="Arial"/>
            <w:b/>
            <w:bCs/>
            <w:color w:val="auto"/>
            <w:sz w:val="24"/>
            <w:szCs w:val="24"/>
            <w:lang w:val="es-ES"/>
            <w:rPrChange w:id="291" w:author="JAVIERA PAZ LEFORT IBANEZ" w:date="2025-09-22T17:50:00Z" w16du:dateUtc="2025-09-22T20:50:00Z">
              <w:rPr>
                <w:rFonts w:eastAsia="Arial MT"/>
                <w:lang w:val="es-ES"/>
              </w:rPr>
            </w:rPrChange>
          </w:rPr>
          <w:t xml:space="preserve"> de figuras</w:t>
        </w:r>
      </w:ins>
      <w:bookmarkEnd w:id="288"/>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036"/>
      </w:tblGrid>
      <w:tr w:rsidR="007B00C1" w14:paraId="47C0676E" w14:textId="77777777" w:rsidTr="00E83F78">
        <w:tc>
          <w:tcPr>
            <w:tcW w:w="7792" w:type="dxa"/>
          </w:tcPr>
          <w:p w14:paraId="2051E6B3" w14:textId="77777777" w:rsidR="007B00C1" w:rsidRPr="0028503A" w:rsidRDefault="007B00C1" w:rsidP="003A4D66">
            <w:pPr>
              <w:spacing w:line="360" w:lineRule="auto"/>
              <w:rPr>
                <w:rFonts w:ascii="Arial" w:hAnsi="Arial" w:cs="Arial"/>
                <w:sz w:val="22"/>
                <w:szCs w:val="22"/>
              </w:rPr>
            </w:pPr>
            <w:ins w:id="292" w:author="JAVIERA PAZ LEFORT IBANEZ" w:date="2025-09-22T17:17:00Z" w16du:dateUtc="2025-09-22T20:17:00Z">
              <w:r w:rsidRPr="006B4CDA">
                <w:rPr>
                  <w:rFonts w:ascii="Arial" w:hAnsi="Arial" w:cs="Arial"/>
                  <w:b/>
                  <w:sz w:val="22"/>
                  <w:szCs w:val="22"/>
                </w:rPr>
                <w:t>Figura 1.</w:t>
              </w:r>
            </w:ins>
            <w:r w:rsidRPr="006B4CDA">
              <w:rPr>
                <w:rFonts w:ascii="Arial" w:hAnsi="Arial" w:cs="Arial"/>
                <w:b/>
                <w:sz w:val="22"/>
                <w:szCs w:val="22"/>
              </w:rPr>
              <w:t>1</w:t>
            </w:r>
            <w:ins w:id="293" w:author="JAVIERA PAZ LEFORT IBANEZ" w:date="2025-09-22T17:17:00Z" w16du:dateUtc="2025-09-22T20:17:00Z">
              <w:r w:rsidRPr="006B4CDA">
                <w:rPr>
                  <w:rFonts w:ascii="Arial" w:hAnsi="Arial" w:cs="Arial"/>
                  <w:b/>
                  <w:sz w:val="22"/>
                  <w:szCs w:val="22"/>
                </w:rPr>
                <w:t xml:space="preserve"> </w:t>
              </w:r>
              <w:r w:rsidRPr="006B4CDA">
                <w:rPr>
                  <w:rFonts w:ascii="Arial" w:hAnsi="Arial" w:cs="Arial"/>
                  <w:sz w:val="22"/>
                  <w:szCs w:val="22"/>
                </w:rPr>
                <w:t xml:space="preserve">Estructuras químicas </w:t>
              </w:r>
            </w:ins>
            <w:ins w:id="294" w:author="JAVIERA PAZ LEFORT IBANEZ" w:date="2025-09-22T17:19:00Z" w16du:dateUtc="2025-09-22T20:19:00Z">
              <w:r w:rsidRPr="006B4CDA">
                <w:rPr>
                  <w:rFonts w:ascii="Arial" w:hAnsi="Arial" w:cs="Arial"/>
                  <w:sz w:val="22"/>
                  <w:szCs w:val="22"/>
                </w:rPr>
                <w:t>de algunos de los principales tipos de polifenoles</w:t>
              </w:r>
            </w:ins>
          </w:p>
        </w:tc>
        <w:tc>
          <w:tcPr>
            <w:tcW w:w="1036" w:type="dxa"/>
          </w:tcPr>
          <w:p w14:paraId="010C164E" w14:textId="77777777" w:rsidR="007B00C1" w:rsidRDefault="007B00C1" w:rsidP="003A4D66">
            <w:pPr>
              <w:spacing w:line="360" w:lineRule="auto"/>
              <w:jc w:val="right"/>
              <w:rPr>
                <w:rFonts w:eastAsiaTheme="minorEastAsia"/>
              </w:rPr>
            </w:pPr>
            <w:r>
              <w:rPr>
                <w:rFonts w:eastAsiaTheme="minorEastAsia"/>
              </w:rPr>
              <w:t>12</w:t>
            </w:r>
          </w:p>
        </w:tc>
      </w:tr>
      <w:tr w:rsidR="007B00C1" w14:paraId="60DCF015" w14:textId="77777777" w:rsidTr="00E83F78">
        <w:tc>
          <w:tcPr>
            <w:tcW w:w="7792" w:type="dxa"/>
          </w:tcPr>
          <w:p w14:paraId="3B4CD089" w14:textId="77777777" w:rsidR="007B00C1" w:rsidRPr="0028503A" w:rsidRDefault="007B00C1" w:rsidP="003A4D66">
            <w:pPr>
              <w:pStyle w:val="Textoindependiente"/>
              <w:spacing w:before="77" w:line="360" w:lineRule="auto"/>
              <w:ind w:left="0" w:right="49"/>
              <w:jc w:val="both"/>
              <w:rPr>
                <w:sz w:val="22"/>
                <w:szCs w:val="22"/>
              </w:rPr>
            </w:pPr>
            <w:ins w:id="295" w:author="JAVIERA PAZ LEFORT IBANEZ" w:date="2025-09-22T17:22:00Z" w16du:dateUtc="2025-09-22T20:22:00Z">
              <w:r w:rsidRPr="006B4CDA">
                <w:rPr>
                  <w:rFonts w:ascii="Arial" w:hAnsi="Arial"/>
                  <w:b/>
                  <w:sz w:val="22"/>
                  <w:szCs w:val="22"/>
                </w:rPr>
                <w:t xml:space="preserve">Figura </w:t>
              </w:r>
            </w:ins>
            <w:r w:rsidRPr="006B4CDA">
              <w:rPr>
                <w:rFonts w:ascii="Arial" w:hAnsi="Arial"/>
                <w:b/>
                <w:sz w:val="22"/>
                <w:szCs w:val="22"/>
              </w:rPr>
              <w:t>1.</w:t>
            </w:r>
            <w:ins w:id="296" w:author="JAVIERA PAZ LEFORT IBANEZ" w:date="2025-09-22T17:22:00Z" w16du:dateUtc="2025-09-22T20:22:00Z">
              <w:r w:rsidRPr="006B4CDA">
                <w:rPr>
                  <w:rFonts w:ascii="Arial" w:hAnsi="Arial"/>
                  <w:b/>
                  <w:sz w:val="22"/>
                  <w:szCs w:val="22"/>
                </w:rPr>
                <w:t xml:space="preserve">2 </w:t>
              </w:r>
              <w:r w:rsidRPr="006B4CDA">
                <w:rPr>
                  <w:sz w:val="22"/>
                  <w:szCs w:val="22"/>
                </w:rPr>
                <w:t>Mercado global de polifenoles al año 2020.</w:t>
              </w:r>
            </w:ins>
          </w:p>
        </w:tc>
        <w:tc>
          <w:tcPr>
            <w:tcW w:w="1036" w:type="dxa"/>
          </w:tcPr>
          <w:p w14:paraId="0CE8FA74" w14:textId="77777777" w:rsidR="007B00C1" w:rsidRDefault="007B00C1" w:rsidP="003A4D66">
            <w:pPr>
              <w:spacing w:line="360" w:lineRule="auto"/>
              <w:jc w:val="right"/>
              <w:rPr>
                <w:rFonts w:eastAsiaTheme="minorEastAsia"/>
              </w:rPr>
            </w:pPr>
            <w:r>
              <w:rPr>
                <w:rFonts w:eastAsiaTheme="minorEastAsia"/>
              </w:rPr>
              <w:t>14</w:t>
            </w:r>
          </w:p>
        </w:tc>
      </w:tr>
      <w:tr w:rsidR="007B00C1" w14:paraId="135A989A" w14:textId="77777777" w:rsidTr="00E83F78">
        <w:tc>
          <w:tcPr>
            <w:tcW w:w="7792" w:type="dxa"/>
          </w:tcPr>
          <w:p w14:paraId="16F33B76" w14:textId="77777777" w:rsidR="007B00C1" w:rsidRPr="0028503A" w:rsidRDefault="007B00C1" w:rsidP="003A4D66">
            <w:pPr>
              <w:pStyle w:val="Textoindependiente"/>
              <w:spacing w:before="77" w:line="360" w:lineRule="auto"/>
              <w:ind w:left="0"/>
              <w:jc w:val="both"/>
              <w:rPr>
                <w:rFonts w:ascii="Arial" w:hAnsi="Arial" w:cs="Arial"/>
              </w:rPr>
            </w:pPr>
            <w:ins w:id="297" w:author="JAVIERA PAZ LEFORT IBANEZ" w:date="2025-09-22T17:25:00Z" w16du:dateUtc="2025-09-22T20:25:00Z">
              <w:r w:rsidRPr="006B4CDA">
                <w:rPr>
                  <w:rFonts w:ascii="Arial" w:hAnsi="Arial" w:cs="Arial"/>
                  <w:b/>
                  <w:sz w:val="22"/>
                  <w:szCs w:val="22"/>
                </w:rPr>
                <w:t xml:space="preserve">Figura </w:t>
              </w:r>
            </w:ins>
            <w:r w:rsidRPr="006B4CDA">
              <w:rPr>
                <w:rFonts w:ascii="Arial" w:hAnsi="Arial" w:cs="Arial"/>
                <w:b/>
                <w:sz w:val="22"/>
                <w:szCs w:val="22"/>
              </w:rPr>
              <w:t>1.</w:t>
            </w:r>
            <w:ins w:id="298" w:author="JAVIERA PAZ LEFORT IBANEZ" w:date="2025-09-22T17:25:00Z" w16du:dateUtc="2025-09-22T20:25:00Z">
              <w:r w:rsidRPr="006B4CDA">
                <w:rPr>
                  <w:rFonts w:ascii="Arial" w:hAnsi="Arial" w:cs="Arial"/>
                  <w:b/>
                  <w:sz w:val="22"/>
                  <w:szCs w:val="22"/>
                </w:rPr>
                <w:t xml:space="preserve">3 </w:t>
              </w:r>
              <w:r w:rsidRPr="006B4CDA">
                <w:rPr>
                  <w:rFonts w:ascii="Arial" w:hAnsi="Arial" w:cs="Arial"/>
                  <w:sz w:val="22"/>
                  <w:szCs w:val="22"/>
                </w:rPr>
                <w:t xml:space="preserve">Esquema de un módulo de contacto de fibras huecas tipo </w:t>
              </w:r>
              <w:proofErr w:type="gramStart"/>
              <w:r w:rsidRPr="006B4CDA">
                <w:rPr>
                  <w:rFonts w:ascii="Arial" w:hAnsi="Arial" w:cs="Arial"/>
                  <w:sz w:val="22"/>
                  <w:szCs w:val="22"/>
                </w:rPr>
                <w:t>Extra Flow</w:t>
              </w:r>
              <w:proofErr w:type="gramEnd"/>
              <w:r w:rsidRPr="006B4CDA">
                <w:rPr>
                  <w:rFonts w:ascii="Arial" w:hAnsi="Arial" w:cs="Arial"/>
                  <w:sz w:val="22"/>
                  <w:szCs w:val="22"/>
                </w:rPr>
                <w:t xml:space="preserve"> Liqui-cel con bafle central fabricado por </w:t>
              </w:r>
              <w:proofErr w:type="spellStart"/>
              <w:r w:rsidRPr="006B4CDA">
                <w:rPr>
                  <w:rFonts w:ascii="Arial" w:hAnsi="Arial" w:cs="Arial"/>
                  <w:sz w:val="22"/>
                  <w:szCs w:val="22"/>
                </w:rPr>
                <w:t>Celgard</w:t>
              </w:r>
              <w:proofErr w:type="spellEnd"/>
              <w:r w:rsidRPr="006B4CDA">
                <w:rPr>
                  <w:rFonts w:ascii="Arial" w:hAnsi="Arial" w:cs="Arial"/>
                  <w:sz w:val="22"/>
                  <w:szCs w:val="22"/>
                </w:rPr>
                <w:t xml:space="preserve"> LLC.</w:t>
              </w:r>
            </w:ins>
          </w:p>
        </w:tc>
        <w:tc>
          <w:tcPr>
            <w:tcW w:w="1036" w:type="dxa"/>
          </w:tcPr>
          <w:p w14:paraId="0C3CCB94" w14:textId="77777777" w:rsidR="007B00C1" w:rsidRDefault="007B00C1" w:rsidP="003A4D66">
            <w:pPr>
              <w:spacing w:line="360" w:lineRule="auto"/>
              <w:jc w:val="right"/>
              <w:rPr>
                <w:rFonts w:eastAsiaTheme="minorEastAsia"/>
              </w:rPr>
            </w:pPr>
            <w:r>
              <w:rPr>
                <w:rFonts w:eastAsiaTheme="minorEastAsia"/>
              </w:rPr>
              <w:t>20</w:t>
            </w:r>
          </w:p>
        </w:tc>
      </w:tr>
      <w:tr w:rsidR="007B00C1" w14:paraId="2ED4D821" w14:textId="77777777" w:rsidTr="00E83F78">
        <w:tc>
          <w:tcPr>
            <w:tcW w:w="7792" w:type="dxa"/>
          </w:tcPr>
          <w:p w14:paraId="159D0964" w14:textId="77777777" w:rsidR="007B00C1" w:rsidRPr="0028503A" w:rsidRDefault="007B00C1" w:rsidP="003A4D66">
            <w:pPr>
              <w:spacing w:line="360" w:lineRule="auto"/>
              <w:ind w:right="-101"/>
              <w:jc w:val="both"/>
              <w:rPr>
                <w:rFonts w:ascii="Arial" w:hAnsi="Arial" w:cs="Arial"/>
                <w:sz w:val="22"/>
                <w:szCs w:val="22"/>
              </w:rPr>
            </w:pPr>
            <w:ins w:id="299" w:author="JAVIERA PAZ LEFORT IBANEZ" w:date="2025-09-22T17:29:00Z" w16du:dateUtc="2025-09-22T20:29:00Z">
              <w:r w:rsidRPr="003349A7">
                <w:rPr>
                  <w:rFonts w:ascii="Arial" w:hAnsi="Arial" w:cs="Arial"/>
                  <w:b/>
                  <w:bCs/>
                  <w:sz w:val="22"/>
                  <w:szCs w:val="22"/>
                  <w:rPrChange w:id="300" w:author="JAVIERA PAZ LEFORT IBANEZ" w:date="2025-09-22T17:29:00Z" w16du:dateUtc="2025-09-22T20:29:00Z">
                    <w:rPr>
                      <w:rFonts w:ascii="Arial" w:hAnsi="Arial" w:cs="Arial"/>
                    </w:rPr>
                  </w:rPrChange>
                </w:rPr>
                <w:t>Figura 4</w:t>
              </w:r>
            </w:ins>
            <w:ins w:id="301" w:author="JAVIERA PAZ LEFORT IBANEZ" w:date="2025-09-22T17:33:00Z" w16du:dateUtc="2025-09-22T20:33:00Z">
              <w:r>
                <w:rPr>
                  <w:rFonts w:ascii="Arial" w:hAnsi="Arial" w:cs="Arial"/>
                  <w:b/>
                  <w:bCs/>
                  <w:sz w:val="22"/>
                  <w:szCs w:val="22"/>
                </w:rPr>
                <w:t>.1</w:t>
              </w:r>
            </w:ins>
            <w:ins w:id="302" w:author="JAVIERA PAZ LEFORT IBANEZ" w:date="2025-09-22T17:29:00Z" w16du:dateUtc="2025-09-22T20:29:00Z">
              <w:r w:rsidRPr="003349A7">
                <w:rPr>
                  <w:rFonts w:ascii="Arial" w:hAnsi="Arial" w:cs="Arial"/>
                  <w:b/>
                  <w:bCs/>
                  <w:sz w:val="22"/>
                  <w:szCs w:val="22"/>
                  <w:rPrChange w:id="303" w:author="JAVIERA PAZ LEFORT IBANEZ" w:date="2025-09-22T17:29:00Z" w16du:dateUtc="2025-09-22T20:29:00Z">
                    <w:rPr>
                      <w:rFonts w:ascii="Arial" w:hAnsi="Arial" w:cs="Arial"/>
                    </w:rPr>
                  </w:rPrChange>
                </w:rPr>
                <w:t>.</w:t>
              </w:r>
              <w:r w:rsidRPr="003349A7">
                <w:rPr>
                  <w:rFonts w:ascii="Arial" w:hAnsi="Arial" w:cs="Arial"/>
                  <w:sz w:val="22"/>
                  <w:szCs w:val="22"/>
                  <w:rPrChange w:id="304" w:author="JAVIERA PAZ LEFORT IBANEZ" w:date="2025-09-22T17:29:00Z" w16du:dateUtc="2025-09-22T20:29:00Z">
                    <w:rPr>
                      <w:rFonts w:ascii="Arial" w:hAnsi="Arial" w:cs="Arial"/>
                    </w:rPr>
                  </w:rPrChange>
                </w:rPr>
                <w:t xml:space="preserve"> Esquema del contactor de membrana modelo Module D50 </w:t>
              </w:r>
            </w:ins>
            <w:ins w:id="305" w:author="JAVIERA PAZ LEFORT IBANEZ" w:date="2025-09-22T17:30:00Z" w16du:dateUtc="2025-09-22T20:30:00Z">
              <w:r>
                <w:rPr>
                  <w:rFonts w:ascii="Arial" w:hAnsi="Arial" w:cs="Arial"/>
                  <w:sz w:val="22"/>
                  <w:szCs w:val="22"/>
                </w:rPr>
                <w:t xml:space="preserve">PC </w:t>
              </w:r>
            </w:ins>
            <w:ins w:id="306" w:author="JAVIERA PAZ LEFORT IBANEZ" w:date="2025-09-22T17:29:00Z" w16du:dateUtc="2025-09-22T20:29:00Z">
              <w:r w:rsidRPr="003349A7">
                <w:rPr>
                  <w:rFonts w:ascii="Arial" w:hAnsi="Arial" w:cs="Arial"/>
                  <w:sz w:val="22"/>
                  <w:szCs w:val="22"/>
                  <w:rPrChange w:id="307" w:author="JAVIERA PAZ LEFORT IBANEZ" w:date="2025-09-22T17:29:00Z" w16du:dateUtc="2025-09-22T20:29:00Z">
                    <w:rPr>
                      <w:rFonts w:ascii="Arial" w:hAnsi="Arial" w:cs="Arial"/>
                    </w:rPr>
                  </w:rPrChange>
                </w:rPr>
                <w:t xml:space="preserve">de </w:t>
              </w:r>
              <w:proofErr w:type="spellStart"/>
              <w:r w:rsidRPr="003349A7">
                <w:rPr>
                  <w:rFonts w:ascii="Arial" w:hAnsi="Arial" w:cs="Arial"/>
                  <w:sz w:val="22"/>
                  <w:szCs w:val="22"/>
                  <w:rPrChange w:id="308" w:author="JAVIERA PAZ LEFORT IBANEZ" w:date="2025-09-22T17:29:00Z" w16du:dateUtc="2025-09-22T20:29:00Z">
                    <w:rPr>
                      <w:rFonts w:ascii="Arial" w:hAnsi="Arial" w:cs="Arial"/>
                    </w:rPr>
                  </w:rPrChange>
                </w:rPr>
                <w:t>Zena-Membranes</w:t>
              </w:r>
              <w:proofErr w:type="spellEnd"/>
              <w:r w:rsidRPr="003349A7">
                <w:rPr>
                  <w:rFonts w:ascii="Arial" w:hAnsi="Arial" w:cs="Arial"/>
                  <w:sz w:val="22"/>
                  <w:szCs w:val="22"/>
                  <w:rPrChange w:id="309" w:author="JAVIERA PAZ LEFORT IBANEZ" w:date="2025-09-22T17:29:00Z" w16du:dateUtc="2025-09-22T20:29:00Z">
                    <w:rPr>
                      <w:rFonts w:ascii="Arial" w:hAnsi="Arial" w:cs="Arial"/>
                    </w:rPr>
                  </w:rPrChange>
                </w:rPr>
                <w:t>.</w:t>
              </w:r>
            </w:ins>
          </w:p>
        </w:tc>
        <w:tc>
          <w:tcPr>
            <w:tcW w:w="1036" w:type="dxa"/>
          </w:tcPr>
          <w:p w14:paraId="447DF2B5" w14:textId="77777777" w:rsidR="007B00C1" w:rsidRDefault="007B00C1" w:rsidP="003A4D66">
            <w:pPr>
              <w:spacing w:line="360" w:lineRule="auto"/>
              <w:jc w:val="right"/>
              <w:rPr>
                <w:rFonts w:eastAsiaTheme="minorEastAsia"/>
              </w:rPr>
            </w:pPr>
            <w:r>
              <w:rPr>
                <w:rFonts w:eastAsiaTheme="minorEastAsia"/>
              </w:rPr>
              <w:t>24</w:t>
            </w:r>
          </w:p>
        </w:tc>
      </w:tr>
      <w:tr w:rsidR="007B00C1" w14:paraId="4FD07E8C" w14:textId="77777777" w:rsidTr="00E83F78">
        <w:tc>
          <w:tcPr>
            <w:tcW w:w="7792" w:type="dxa"/>
          </w:tcPr>
          <w:p w14:paraId="367443AE" w14:textId="77777777" w:rsidR="007B00C1" w:rsidRPr="0028503A" w:rsidRDefault="007B00C1" w:rsidP="003A4D66">
            <w:pPr>
              <w:spacing w:line="360" w:lineRule="auto"/>
              <w:jc w:val="both"/>
              <w:rPr>
                <w:rFonts w:ascii="Arial" w:hAnsi="Arial" w:cs="Arial"/>
                <w:sz w:val="22"/>
                <w:szCs w:val="22"/>
              </w:rPr>
            </w:pPr>
            <w:ins w:id="310" w:author="JAVIERA PAZ LEFORT IBANEZ" w:date="2025-09-22T17:33:00Z" w16du:dateUtc="2025-09-22T20:33:00Z">
              <w:r w:rsidRPr="001C4BC1">
                <w:rPr>
                  <w:rFonts w:ascii="Arial" w:hAnsi="Arial" w:cs="Arial"/>
                  <w:b/>
                  <w:bCs/>
                  <w:sz w:val="22"/>
                  <w:szCs w:val="22"/>
                  <w:rPrChange w:id="311" w:author="JAVIERA PAZ LEFORT IBANEZ" w:date="2025-09-22T17:34:00Z" w16du:dateUtc="2025-09-22T20:34:00Z">
                    <w:rPr>
                      <w:rFonts w:ascii="Arial" w:hAnsi="Arial" w:cs="Arial"/>
                    </w:rPr>
                  </w:rPrChange>
                </w:rPr>
                <w:t>Figura 4.2.</w:t>
              </w:r>
              <w:r w:rsidRPr="001C4BC1">
                <w:rPr>
                  <w:rFonts w:ascii="Arial" w:hAnsi="Arial" w:cs="Arial"/>
                  <w:sz w:val="22"/>
                  <w:szCs w:val="22"/>
                  <w:rPrChange w:id="312" w:author="JAVIERA PAZ LEFORT IBANEZ" w:date="2025-09-22T17:34:00Z" w16du:dateUtc="2025-09-22T20:34:00Z">
                    <w:rPr>
                      <w:rFonts w:ascii="Arial" w:hAnsi="Arial" w:cs="Arial"/>
                    </w:rPr>
                  </w:rPrChange>
                </w:rPr>
                <w:t xml:space="preserve"> Esquema del sistema </w:t>
              </w:r>
            </w:ins>
            <w:ins w:id="313" w:author="JAVIERA PAZ LEFORT IBANEZ" w:date="2025-09-22T17:34:00Z" w16du:dateUtc="2025-09-22T20:34:00Z">
              <w:r w:rsidRPr="001C4BC1">
                <w:rPr>
                  <w:rFonts w:ascii="Arial" w:hAnsi="Arial" w:cs="Arial"/>
                  <w:sz w:val="22"/>
                  <w:szCs w:val="22"/>
                  <w:rPrChange w:id="314" w:author="JAVIERA PAZ LEFORT IBANEZ" w:date="2025-09-22T17:34:00Z" w16du:dateUtc="2025-09-22T20:34:00Z">
                    <w:rPr>
                      <w:rFonts w:ascii="Arial" w:hAnsi="Arial" w:cs="Arial"/>
                    </w:rPr>
                  </w:rPrChange>
                </w:rPr>
                <w:t xml:space="preserve">en estudio </w:t>
              </w:r>
            </w:ins>
            <w:ins w:id="315" w:author="JAVIERA PAZ LEFORT IBANEZ" w:date="2025-09-22T17:33:00Z" w16du:dateUtc="2025-09-22T20:33:00Z">
              <w:r w:rsidRPr="001C4BC1">
                <w:rPr>
                  <w:rFonts w:ascii="Arial" w:hAnsi="Arial" w:cs="Arial"/>
                  <w:sz w:val="22"/>
                  <w:szCs w:val="22"/>
                  <w:rPrChange w:id="316" w:author="JAVIERA PAZ LEFORT IBANEZ" w:date="2025-09-22T17:34:00Z" w16du:dateUtc="2025-09-22T20:34:00Z">
                    <w:rPr>
                      <w:rFonts w:ascii="Arial" w:hAnsi="Arial" w:cs="Arial"/>
                    </w:rPr>
                  </w:rPrChange>
                </w:rPr>
                <w:t>para la concentración de polifen</w:t>
              </w:r>
            </w:ins>
            <w:ins w:id="317" w:author="JAVIERA PAZ LEFORT IBANEZ" w:date="2025-09-22T17:34:00Z" w16du:dateUtc="2025-09-22T20:34:00Z">
              <w:r w:rsidRPr="001C4BC1">
                <w:rPr>
                  <w:rFonts w:ascii="Arial" w:hAnsi="Arial" w:cs="Arial"/>
                  <w:sz w:val="22"/>
                  <w:szCs w:val="22"/>
                  <w:rPrChange w:id="318" w:author="JAVIERA PAZ LEFORT IBANEZ" w:date="2025-09-22T17:34:00Z" w16du:dateUtc="2025-09-22T20:34:00Z">
                    <w:rPr>
                      <w:rFonts w:ascii="Arial" w:hAnsi="Arial" w:cs="Arial"/>
                    </w:rPr>
                  </w:rPrChange>
                </w:rPr>
                <w:t>oles</w:t>
              </w:r>
            </w:ins>
          </w:p>
        </w:tc>
        <w:tc>
          <w:tcPr>
            <w:tcW w:w="1036" w:type="dxa"/>
          </w:tcPr>
          <w:p w14:paraId="25552DF3" w14:textId="77777777" w:rsidR="007B00C1" w:rsidRDefault="007B00C1" w:rsidP="003A4D66">
            <w:pPr>
              <w:spacing w:line="360" w:lineRule="auto"/>
              <w:jc w:val="right"/>
              <w:rPr>
                <w:rFonts w:eastAsiaTheme="minorEastAsia"/>
              </w:rPr>
            </w:pPr>
            <w:r>
              <w:rPr>
                <w:rFonts w:eastAsiaTheme="minorEastAsia"/>
              </w:rPr>
              <w:t>25</w:t>
            </w:r>
          </w:p>
        </w:tc>
      </w:tr>
      <w:tr w:rsidR="007B00C1" w14:paraId="0619EA76" w14:textId="77777777" w:rsidTr="00E83F78">
        <w:tc>
          <w:tcPr>
            <w:tcW w:w="7792" w:type="dxa"/>
          </w:tcPr>
          <w:p w14:paraId="0C938E57" w14:textId="77777777" w:rsidR="007B00C1" w:rsidRPr="0028503A" w:rsidRDefault="007B00C1" w:rsidP="003A4D66">
            <w:pPr>
              <w:spacing w:line="360" w:lineRule="auto"/>
              <w:jc w:val="both"/>
              <w:rPr>
                <w:rFonts w:ascii="Arial" w:hAnsi="Arial" w:cs="Arial"/>
                <w:sz w:val="22"/>
                <w:szCs w:val="22"/>
              </w:rPr>
            </w:pPr>
            <w:ins w:id="319" w:author="JAVIERA PAZ LEFORT IBANEZ" w:date="2025-09-22T17:33:00Z" w16du:dateUtc="2025-09-22T20:33:00Z">
              <w:r w:rsidRPr="001C4BC1">
                <w:rPr>
                  <w:rFonts w:ascii="Arial" w:hAnsi="Arial" w:cs="Arial"/>
                  <w:b/>
                  <w:bCs/>
                  <w:sz w:val="22"/>
                  <w:szCs w:val="22"/>
                  <w:rPrChange w:id="320" w:author="JAVIERA PAZ LEFORT IBANEZ" w:date="2025-09-22T17:34:00Z" w16du:dateUtc="2025-09-22T20:34:00Z">
                    <w:rPr>
                      <w:rFonts w:ascii="Arial" w:hAnsi="Arial" w:cs="Arial"/>
                    </w:rPr>
                  </w:rPrChange>
                </w:rPr>
                <w:t>Figura 4.</w:t>
              </w:r>
            </w:ins>
            <w:r>
              <w:rPr>
                <w:rFonts w:ascii="Arial" w:hAnsi="Arial" w:cs="Arial"/>
                <w:b/>
                <w:bCs/>
                <w:sz w:val="22"/>
                <w:szCs w:val="22"/>
              </w:rPr>
              <w:t>3</w:t>
            </w:r>
            <w:ins w:id="321" w:author="JAVIERA PAZ LEFORT IBANEZ" w:date="2025-09-22T17:33:00Z" w16du:dateUtc="2025-09-22T20:33:00Z">
              <w:r w:rsidRPr="001C4BC1">
                <w:rPr>
                  <w:rFonts w:ascii="Arial" w:hAnsi="Arial" w:cs="Arial"/>
                  <w:b/>
                  <w:bCs/>
                  <w:sz w:val="22"/>
                  <w:szCs w:val="22"/>
                  <w:rPrChange w:id="322" w:author="JAVIERA PAZ LEFORT IBANEZ" w:date="2025-09-22T17:34:00Z" w16du:dateUtc="2025-09-22T20:34:00Z">
                    <w:rPr>
                      <w:rFonts w:ascii="Arial" w:hAnsi="Arial" w:cs="Arial"/>
                    </w:rPr>
                  </w:rPrChange>
                </w:rPr>
                <w:t>.</w:t>
              </w:r>
              <w:r w:rsidRPr="001C4BC1">
                <w:rPr>
                  <w:rFonts w:ascii="Arial" w:hAnsi="Arial" w:cs="Arial"/>
                  <w:sz w:val="22"/>
                  <w:szCs w:val="22"/>
                  <w:rPrChange w:id="323" w:author="JAVIERA PAZ LEFORT IBANEZ" w:date="2025-09-22T17:34:00Z" w16du:dateUtc="2025-09-22T20:34:00Z">
                    <w:rPr>
                      <w:rFonts w:ascii="Arial" w:hAnsi="Arial" w:cs="Arial"/>
                    </w:rPr>
                  </w:rPrChange>
                </w:rPr>
                <w:t xml:space="preserve"> </w:t>
              </w:r>
            </w:ins>
            <w:r>
              <w:rPr>
                <w:rFonts w:ascii="Arial" w:hAnsi="Arial" w:cs="Arial"/>
                <w:sz w:val="22"/>
                <w:szCs w:val="22"/>
              </w:rPr>
              <w:t>Esquema del fenómeno de transporte con los perfiles de concentración y temperatura en el proceso de destilación osmótica.</w:t>
            </w:r>
          </w:p>
        </w:tc>
        <w:tc>
          <w:tcPr>
            <w:tcW w:w="1036" w:type="dxa"/>
          </w:tcPr>
          <w:p w14:paraId="13C84C0A" w14:textId="77777777" w:rsidR="007B00C1" w:rsidRDefault="007B00C1" w:rsidP="003A4D66">
            <w:pPr>
              <w:spacing w:line="360" w:lineRule="auto"/>
              <w:jc w:val="right"/>
              <w:rPr>
                <w:rFonts w:eastAsiaTheme="minorEastAsia"/>
              </w:rPr>
            </w:pPr>
            <w:r>
              <w:rPr>
                <w:rFonts w:eastAsiaTheme="minorEastAsia"/>
              </w:rPr>
              <w:t>26</w:t>
            </w:r>
          </w:p>
        </w:tc>
      </w:tr>
      <w:tr w:rsidR="007B00C1" w14:paraId="565E8128" w14:textId="77777777" w:rsidTr="00E83F78">
        <w:tc>
          <w:tcPr>
            <w:tcW w:w="7792" w:type="dxa"/>
          </w:tcPr>
          <w:p w14:paraId="2B4467A4" w14:textId="77777777" w:rsidR="007B00C1" w:rsidRPr="007B00C1" w:rsidRDefault="007B00C1" w:rsidP="003A4D66">
            <w:pPr>
              <w:spacing w:line="360" w:lineRule="auto"/>
              <w:jc w:val="both"/>
              <w:rPr>
                <w:rFonts w:ascii="Arial" w:hAnsi="Arial" w:cs="Arial"/>
                <w:sz w:val="22"/>
                <w:szCs w:val="22"/>
              </w:rPr>
            </w:pPr>
            <w:ins w:id="324" w:author="JAVIERA PAZ LEFORT IBANEZ" w:date="2025-09-22T17:38:00Z" w16du:dateUtc="2025-09-22T20:38:00Z">
              <w:r w:rsidRPr="00E83D04">
                <w:rPr>
                  <w:rFonts w:ascii="Arial" w:hAnsi="Arial" w:cs="Arial"/>
                  <w:b/>
                  <w:bCs/>
                  <w:sz w:val="22"/>
                  <w:szCs w:val="22"/>
                  <w:rPrChange w:id="325" w:author="JAVIERA PAZ LEFORT IBANEZ" w:date="2025-09-22T17:39:00Z" w16du:dateUtc="2025-09-22T20:39:00Z">
                    <w:rPr>
                      <w:rFonts w:ascii="Arial" w:hAnsi="Arial" w:cs="Arial"/>
                    </w:rPr>
                  </w:rPrChange>
                </w:rPr>
                <w:t>Figura 4.</w:t>
              </w:r>
            </w:ins>
            <w:r>
              <w:rPr>
                <w:rFonts w:ascii="Arial" w:hAnsi="Arial" w:cs="Arial"/>
                <w:b/>
                <w:bCs/>
                <w:sz w:val="22"/>
                <w:szCs w:val="22"/>
              </w:rPr>
              <w:t>4</w:t>
            </w:r>
            <w:ins w:id="326" w:author="JAVIERA PAZ LEFORT IBANEZ" w:date="2025-09-22T17:38:00Z" w16du:dateUtc="2025-09-22T20:38:00Z">
              <w:r w:rsidRPr="00E83D04">
                <w:rPr>
                  <w:rFonts w:ascii="Arial" w:hAnsi="Arial" w:cs="Arial"/>
                  <w:sz w:val="22"/>
                  <w:szCs w:val="22"/>
                  <w:rPrChange w:id="327" w:author="JAVIERA PAZ LEFORT IBANEZ" w:date="2025-09-22T17:39:00Z" w16du:dateUtc="2025-09-22T20:39:00Z">
                    <w:rPr>
                      <w:rFonts w:ascii="Arial" w:hAnsi="Arial" w:cs="Arial"/>
                    </w:rPr>
                  </w:rPrChange>
                </w:rPr>
                <w:t xml:space="preserve">. </w:t>
              </w:r>
            </w:ins>
            <w:ins w:id="328" w:author="JAVIERA PAZ LEFORT IBANEZ" w:date="2025-09-22T17:39:00Z" w16du:dateUtc="2025-09-22T20:39:00Z">
              <w:r>
                <w:rPr>
                  <w:rFonts w:ascii="Arial" w:hAnsi="Arial" w:cs="Arial"/>
                  <w:sz w:val="22"/>
                  <w:szCs w:val="22"/>
                </w:rPr>
                <w:t>Fotografía</w:t>
              </w:r>
            </w:ins>
            <w:ins w:id="329" w:author="JAVIERA PAZ LEFORT IBANEZ" w:date="2025-09-22T17:38:00Z" w16du:dateUtc="2025-09-22T20:38:00Z">
              <w:r w:rsidRPr="00E83D04">
                <w:rPr>
                  <w:rFonts w:ascii="Arial" w:hAnsi="Arial" w:cs="Arial"/>
                  <w:sz w:val="22"/>
                  <w:szCs w:val="22"/>
                  <w:rPrChange w:id="330" w:author="JAVIERA PAZ LEFORT IBANEZ" w:date="2025-09-22T17:39:00Z" w16du:dateUtc="2025-09-22T20:39:00Z">
                    <w:rPr>
                      <w:rFonts w:ascii="Arial" w:hAnsi="Arial" w:cs="Arial"/>
                    </w:rPr>
                  </w:rPrChange>
                </w:rPr>
                <w:t xml:space="preserve"> microscó</w:t>
              </w:r>
            </w:ins>
            <w:ins w:id="331" w:author="JAVIERA PAZ LEFORT IBANEZ" w:date="2025-09-22T17:39:00Z" w16du:dateUtc="2025-09-22T20:39:00Z">
              <w:r w:rsidRPr="00E83D04">
                <w:rPr>
                  <w:rFonts w:ascii="Arial" w:hAnsi="Arial" w:cs="Arial"/>
                  <w:sz w:val="22"/>
                  <w:szCs w:val="22"/>
                  <w:rPrChange w:id="332" w:author="JAVIERA PAZ LEFORT IBANEZ" w:date="2025-09-22T17:39:00Z" w16du:dateUtc="2025-09-22T20:39:00Z">
                    <w:rPr>
                      <w:rFonts w:ascii="Arial" w:hAnsi="Arial" w:cs="Arial"/>
                    </w:rPr>
                  </w:rPrChange>
                </w:rPr>
                <w:t>pica de la membrana P60 utilizada en el sistema de estudio. Escala 1 µm.</w:t>
              </w:r>
            </w:ins>
          </w:p>
        </w:tc>
        <w:tc>
          <w:tcPr>
            <w:tcW w:w="1036" w:type="dxa"/>
          </w:tcPr>
          <w:p w14:paraId="7A48CFF2" w14:textId="77777777" w:rsidR="007B00C1" w:rsidRDefault="007B00C1" w:rsidP="003A4D66">
            <w:pPr>
              <w:spacing w:line="360" w:lineRule="auto"/>
              <w:jc w:val="right"/>
              <w:rPr>
                <w:rFonts w:eastAsiaTheme="minorEastAsia"/>
              </w:rPr>
            </w:pPr>
            <w:r>
              <w:rPr>
                <w:rFonts w:eastAsiaTheme="minorEastAsia"/>
              </w:rPr>
              <w:t>26</w:t>
            </w:r>
          </w:p>
        </w:tc>
      </w:tr>
      <w:tr w:rsidR="007B00C1" w14:paraId="11076441" w14:textId="77777777" w:rsidTr="00E83F78">
        <w:tc>
          <w:tcPr>
            <w:tcW w:w="7792" w:type="dxa"/>
          </w:tcPr>
          <w:p w14:paraId="028DBA52" w14:textId="77777777" w:rsidR="007B00C1" w:rsidRPr="007B00C1" w:rsidRDefault="007B00C1" w:rsidP="003A4D66">
            <w:pPr>
              <w:spacing w:line="360" w:lineRule="auto"/>
              <w:jc w:val="both"/>
              <w:rPr>
                <w:rFonts w:ascii="Arial" w:hAnsi="Arial" w:cs="Arial"/>
                <w:sz w:val="22"/>
                <w:szCs w:val="22"/>
              </w:rPr>
            </w:pPr>
            <w:r w:rsidRPr="00F10585">
              <w:rPr>
                <w:rFonts w:ascii="Arial" w:hAnsi="Arial" w:cs="Arial"/>
                <w:b/>
                <w:bCs/>
                <w:sz w:val="22"/>
                <w:szCs w:val="22"/>
              </w:rPr>
              <w:t>Figura 5.1</w:t>
            </w:r>
            <w:r w:rsidRPr="00F10585">
              <w:rPr>
                <w:rFonts w:ascii="Arial" w:hAnsi="Arial" w:cs="Arial"/>
                <w:sz w:val="22"/>
                <w:szCs w:val="22"/>
              </w:rPr>
              <w:t xml:space="preserve"> Fracciones másicas de agua en fibra y carcasa a lo largo de </w:t>
            </w:r>
            <m:oMath>
              <m:r>
                <w:rPr>
                  <w:rFonts w:ascii="Cambria Math" w:hAnsi="Cambria Math" w:cs="Arial"/>
                  <w:sz w:val="22"/>
                  <w:szCs w:val="22"/>
                </w:rPr>
                <m:t>z</m:t>
              </m:r>
            </m:oMath>
            <w:r w:rsidRPr="00F10585">
              <w:rPr>
                <w:rFonts w:ascii="Arial" w:hAnsi="Arial" w:cs="Arial"/>
                <w:sz w:val="22"/>
                <w:szCs w:val="22"/>
              </w:rPr>
              <w:t xml:space="preserve"> (contracorriente).</w:t>
            </w:r>
          </w:p>
        </w:tc>
        <w:tc>
          <w:tcPr>
            <w:tcW w:w="1036" w:type="dxa"/>
          </w:tcPr>
          <w:p w14:paraId="123186A7" w14:textId="77777777" w:rsidR="007B00C1" w:rsidRDefault="007B00C1" w:rsidP="003A4D66">
            <w:pPr>
              <w:spacing w:line="360" w:lineRule="auto"/>
              <w:jc w:val="right"/>
              <w:rPr>
                <w:rFonts w:eastAsiaTheme="minorEastAsia"/>
              </w:rPr>
            </w:pPr>
            <w:r>
              <w:rPr>
                <w:rFonts w:eastAsiaTheme="minorEastAsia"/>
              </w:rPr>
              <w:t>56</w:t>
            </w:r>
          </w:p>
        </w:tc>
      </w:tr>
      <w:tr w:rsidR="007B00C1" w14:paraId="1A1EDE37" w14:textId="77777777" w:rsidTr="00E83F78">
        <w:tc>
          <w:tcPr>
            <w:tcW w:w="7792" w:type="dxa"/>
          </w:tcPr>
          <w:p w14:paraId="639DC2D7" w14:textId="77777777" w:rsidR="007B00C1" w:rsidRPr="007B00C1" w:rsidRDefault="007B00C1" w:rsidP="003A4D66">
            <w:pPr>
              <w:spacing w:line="360" w:lineRule="auto"/>
              <w:rPr>
                <w:rFonts w:ascii="Arial" w:hAnsi="Arial" w:cs="Arial"/>
                <w:sz w:val="22"/>
                <w:szCs w:val="22"/>
              </w:rPr>
            </w:pPr>
            <w:r w:rsidRPr="00BE66B1">
              <w:rPr>
                <w:rFonts w:ascii="Arial" w:hAnsi="Arial" w:cs="Arial"/>
                <w:b/>
                <w:bCs/>
                <w:sz w:val="22"/>
                <w:szCs w:val="22"/>
              </w:rPr>
              <w:t>Figura 5.2</w:t>
            </w:r>
            <w:r w:rsidRPr="00BE66B1">
              <w:rPr>
                <w:rFonts w:ascii="Arial" w:hAnsi="Arial" w:cs="Arial"/>
                <w:sz w:val="22"/>
                <w:szCs w:val="22"/>
              </w:rPr>
              <w:t xml:space="preserve"> Flux local de agua </w:t>
            </w:r>
            <m:oMath>
              <m:r>
                <w:rPr>
                  <w:rFonts w:ascii="Cambria Math" w:hAnsi="Cambria Math" w:cs="Arial"/>
                  <w:sz w:val="22"/>
                  <w:szCs w:val="22"/>
                </w:rPr>
                <m:t>J(z)</m:t>
              </m:r>
            </m:oMath>
            <w:r w:rsidRPr="00BE66B1">
              <w:rPr>
                <w:rFonts w:ascii="Arial" w:hAnsi="Arial" w:cs="Arial"/>
                <w:sz w:val="22"/>
                <w:szCs w:val="22"/>
              </w:rPr>
              <w:t xml:space="preserve"> [kg m</w:t>
            </w:r>
            <w:r w:rsidRPr="00BE66B1">
              <w:rPr>
                <w:rFonts w:ascii="Arial" w:hAnsi="Arial" w:cs="Arial"/>
                <w:sz w:val="22"/>
                <w:szCs w:val="22"/>
                <w:vertAlign w:val="superscript"/>
              </w:rPr>
              <w:t>−2</w:t>
            </w:r>
            <w:r w:rsidRPr="00BE66B1">
              <w:rPr>
                <w:rFonts w:ascii="Arial" w:hAnsi="Arial" w:cs="Arial"/>
                <w:sz w:val="22"/>
                <w:szCs w:val="22"/>
              </w:rPr>
              <w:t>h</w:t>
            </w:r>
            <w:r w:rsidRPr="00BE66B1">
              <w:rPr>
                <w:rFonts w:ascii="Arial" w:hAnsi="Arial" w:cs="Arial"/>
                <w:sz w:val="22"/>
                <w:szCs w:val="22"/>
                <w:vertAlign w:val="superscript"/>
              </w:rPr>
              <w:t>−1</w:t>
            </w:r>
            <w:r w:rsidRPr="00BE66B1">
              <w:rPr>
                <w:rFonts w:ascii="Arial" w:hAnsi="Arial" w:cs="Arial"/>
                <w:sz w:val="22"/>
                <w:szCs w:val="22"/>
              </w:rPr>
              <w:t xml:space="preserve">] vs posición axial </w:t>
            </w:r>
            <m:oMath>
              <m:r>
                <w:rPr>
                  <w:rFonts w:ascii="Cambria Math" w:hAnsi="Cambria Math" w:cs="Arial"/>
                  <w:sz w:val="22"/>
                  <w:szCs w:val="22"/>
                </w:rPr>
                <m:t>z</m:t>
              </m:r>
            </m:oMath>
            <w:r w:rsidRPr="00BE66B1">
              <w:rPr>
                <w:rFonts w:ascii="Arial" w:eastAsiaTheme="minorEastAsia" w:hAnsi="Arial" w:cs="Arial"/>
                <w:sz w:val="22"/>
                <w:szCs w:val="22"/>
              </w:rPr>
              <w:t xml:space="preserve"> [m]</w:t>
            </w:r>
            <w:r w:rsidRPr="00BE66B1">
              <w:rPr>
                <w:rFonts w:ascii="Arial" w:hAnsi="Arial" w:cs="Arial"/>
                <w:sz w:val="22"/>
                <w:szCs w:val="22"/>
              </w:rPr>
              <w:t>.</w:t>
            </w:r>
          </w:p>
        </w:tc>
        <w:tc>
          <w:tcPr>
            <w:tcW w:w="1036" w:type="dxa"/>
          </w:tcPr>
          <w:p w14:paraId="364898E8" w14:textId="77777777" w:rsidR="007B00C1" w:rsidRDefault="007B00C1" w:rsidP="003A4D66">
            <w:pPr>
              <w:spacing w:line="360" w:lineRule="auto"/>
              <w:jc w:val="right"/>
              <w:rPr>
                <w:rFonts w:eastAsiaTheme="minorEastAsia"/>
              </w:rPr>
            </w:pPr>
            <w:r>
              <w:rPr>
                <w:rFonts w:eastAsiaTheme="minorEastAsia"/>
              </w:rPr>
              <w:t>57</w:t>
            </w:r>
          </w:p>
        </w:tc>
      </w:tr>
      <w:tr w:rsidR="007B00C1" w14:paraId="43CE781B" w14:textId="77777777" w:rsidTr="00E83F78">
        <w:tc>
          <w:tcPr>
            <w:tcW w:w="7792" w:type="dxa"/>
          </w:tcPr>
          <w:p w14:paraId="2D3FA6F8" w14:textId="77777777" w:rsidR="007B00C1" w:rsidRPr="007B00C1" w:rsidRDefault="007B00C1" w:rsidP="003A4D66">
            <w:pPr>
              <w:spacing w:line="360" w:lineRule="auto"/>
              <w:jc w:val="both"/>
              <w:rPr>
                <w:rFonts w:ascii="Arial" w:hAnsi="Arial" w:cs="Arial"/>
                <w:sz w:val="22"/>
                <w:szCs w:val="22"/>
              </w:rPr>
            </w:pPr>
            <w:r w:rsidRPr="00BE66B1">
              <w:rPr>
                <w:rFonts w:ascii="Arial" w:hAnsi="Arial" w:cs="Arial"/>
                <w:b/>
                <w:bCs/>
                <w:sz w:val="22"/>
                <w:szCs w:val="22"/>
              </w:rPr>
              <w:t>Figura 5.3</w:t>
            </w:r>
            <w:r w:rsidRPr="00BE66B1">
              <w:rPr>
                <w:rFonts w:ascii="Arial" w:hAnsi="Arial" w:cs="Arial"/>
                <w:sz w:val="22"/>
                <w:szCs w:val="22"/>
              </w:rPr>
              <w:t xml:space="preserve"> Concentración de polifenoles </w:t>
            </w:r>
            <m:oMath>
              <m:sSub>
                <m:sSubPr>
                  <m:ctrlPr>
                    <w:ins w:id="333" w:author="JAVIERA PAZ LEFORT IBANEZ" w:date="2025-09-20T03:14:00Z" w16du:dateUtc="2025-09-20T06:14:00Z">
                      <w:rPr>
                        <w:rFonts w:ascii="Cambria Math" w:hAnsi="Cambria Math" w:cs="Arial"/>
                        <w:sz w:val="22"/>
                        <w:szCs w:val="22"/>
                      </w:rPr>
                    </w:ins>
                  </m:ctrlPr>
                </m:sSubPr>
                <m:e>
                  <m:r>
                    <w:ins w:id="334" w:author="JAVIERA PAZ LEFORT IBANEZ" w:date="2025-09-20T03:14:00Z" w16du:dateUtc="2025-09-20T06:14:00Z">
                      <w:rPr>
                        <w:rFonts w:ascii="Cambria Math" w:hAnsi="Cambria Math" w:cs="Arial"/>
                        <w:sz w:val="22"/>
                        <w:szCs w:val="22"/>
                      </w:rPr>
                      <m:t>C</m:t>
                    </w:ins>
                  </m:r>
                </m:e>
                <m:sub>
                  <m:r>
                    <w:ins w:id="335" w:author="JAVIERA PAZ LEFORT IBANEZ" w:date="2025-09-20T03:14:00Z" w16du:dateUtc="2025-09-20T06:14:00Z">
                      <w:rPr>
                        <w:rFonts w:ascii="Cambria Math" w:hAnsi="Cambria Math" w:cs="Arial"/>
                        <w:sz w:val="22"/>
                        <w:szCs w:val="22"/>
                      </w:rPr>
                      <m:t>poly</m:t>
                    </w:ins>
                  </m:r>
                </m:sub>
              </m:sSub>
            </m:oMath>
            <w:r w:rsidRPr="00BE66B1">
              <w:rPr>
                <w:rFonts w:ascii="Arial" w:hAnsi="Arial" w:cs="Arial"/>
                <w:sz w:val="22"/>
                <w:szCs w:val="22"/>
              </w:rPr>
              <w:t xml:space="preserve"> a lo largo del módulo (caso base)</w:t>
            </w:r>
          </w:p>
        </w:tc>
        <w:tc>
          <w:tcPr>
            <w:tcW w:w="1036" w:type="dxa"/>
          </w:tcPr>
          <w:p w14:paraId="7DF53A67" w14:textId="77777777" w:rsidR="007B00C1" w:rsidRDefault="007B00C1" w:rsidP="003A4D66">
            <w:pPr>
              <w:spacing w:line="360" w:lineRule="auto"/>
              <w:jc w:val="right"/>
              <w:rPr>
                <w:rFonts w:eastAsiaTheme="minorEastAsia"/>
              </w:rPr>
            </w:pPr>
            <w:r>
              <w:rPr>
                <w:rFonts w:eastAsiaTheme="minorEastAsia"/>
              </w:rPr>
              <w:t>58</w:t>
            </w:r>
          </w:p>
        </w:tc>
      </w:tr>
      <w:tr w:rsidR="007B00C1" w14:paraId="25AB31F5" w14:textId="77777777" w:rsidTr="00E83F78">
        <w:tc>
          <w:tcPr>
            <w:tcW w:w="7792" w:type="dxa"/>
          </w:tcPr>
          <w:p w14:paraId="62E272DB" w14:textId="77777777" w:rsidR="007B00C1" w:rsidRPr="007B00C1" w:rsidRDefault="007B00C1" w:rsidP="003A4D66">
            <w:pPr>
              <w:spacing w:line="360" w:lineRule="auto"/>
              <w:rPr>
                <w:rFonts w:ascii="Arial" w:hAnsi="Arial" w:cs="Arial"/>
                <w:b/>
                <w:bCs/>
                <w:sz w:val="22"/>
                <w:szCs w:val="22"/>
              </w:rPr>
            </w:pPr>
            <w:r w:rsidRPr="00BE66B1">
              <w:rPr>
                <w:rFonts w:ascii="Arial" w:hAnsi="Arial" w:cs="Arial"/>
                <w:b/>
                <w:bCs/>
                <w:sz w:val="22"/>
                <w:szCs w:val="22"/>
              </w:rPr>
              <w:t>Figura 5.4</w:t>
            </w:r>
            <w:r w:rsidRPr="00BE66B1">
              <w:rPr>
                <w:rFonts w:ascii="Arial" w:hAnsi="Arial" w:cs="Arial"/>
                <w:sz w:val="22"/>
                <w:szCs w:val="22"/>
              </w:rPr>
              <w:t xml:space="preserve"> Proyección temporal global </w:t>
            </w:r>
            <m:oMath>
              <m:sSub>
                <m:sSubPr>
                  <m:ctrlPr>
                    <w:ins w:id="336" w:author="JAVIERA PAZ LEFORT IBANEZ" w:date="2025-09-20T03:14:00Z" w16du:dateUtc="2025-09-20T06:14:00Z">
                      <w:rPr>
                        <w:rFonts w:ascii="Cambria Math" w:hAnsi="Cambria Math" w:cs="Arial"/>
                        <w:sz w:val="22"/>
                        <w:szCs w:val="22"/>
                      </w:rPr>
                    </w:ins>
                  </m:ctrlPr>
                </m:sSubPr>
                <m:e>
                  <m:r>
                    <w:ins w:id="337" w:author="JAVIERA PAZ LEFORT IBANEZ" w:date="2025-09-20T03:14:00Z" w16du:dateUtc="2025-09-20T06:14:00Z">
                      <w:rPr>
                        <w:rFonts w:ascii="Cambria Math" w:hAnsi="Cambria Math" w:cs="Arial"/>
                        <w:sz w:val="22"/>
                        <w:szCs w:val="22"/>
                      </w:rPr>
                      <m:t>C</m:t>
                    </w:ins>
                  </m:r>
                </m:e>
                <m:sub>
                  <m:r>
                    <w:rPr>
                      <w:rFonts w:ascii="Cambria Math" w:hAnsi="Cambria Math" w:cs="Arial"/>
                      <w:sz w:val="22"/>
                      <w:szCs w:val="22"/>
                    </w:rPr>
                    <m:t>sim</m:t>
                  </m:r>
                </m:sub>
              </m:sSub>
              <m:d>
                <m:dPr>
                  <m:ctrlPr>
                    <w:ins w:id="338" w:author="JAVIERA PAZ LEFORT IBANEZ" w:date="2025-09-20T03:14:00Z" w16du:dateUtc="2025-09-20T06:14:00Z">
                      <w:rPr>
                        <w:rFonts w:ascii="Cambria Math" w:hAnsi="Cambria Math" w:cs="Arial"/>
                        <w:i/>
                        <w:sz w:val="22"/>
                        <w:szCs w:val="22"/>
                      </w:rPr>
                    </w:ins>
                  </m:ctrlPr>
                </m:dPr>
                <m:e>
                  <m:r>
                    <w:rPr>
                      <w:rFonts w:ascii="Cambria Math" w:hAnsi="Cambria Math" w:cs="Arial"/>
                      <w:sz w:val="22"/>
                      <w:szCs w:val="22"/>
                    </w:rPr>
                    <m:t>t</m:t>
                  </m:r>
                </m:e>
              </m:d>
            </m:oMath>
            <w:r w:rsidRPr="00BE66B1">
              <w:rPr>
                <w:rFonts w:ascii="Arial" w:hAnsi="Arial" w:cs="Arial"/>
                <w:sz w:val="22"/>
                <w:szCs w:val="22"/>
              </w:rPr>
              <w:t xml:space="preserve"> derivada del perfil axial; puntos: datos simulados, línea: ajuste</w:t>
            </w:r>
            <w:r w:rsidRPr="007B00C1">
              <w:rPr>
                <w:rFonts w:ascii="Arial" w:hAnsi="Arial" w:cs="Arial"/>
                <w:b/>
                <w:bCs/>
                <w:sz w:val="22"/>
                <w:szCs w:val="22"/>
              </w:rPr>
              <w:t xml:space="preserve"> </w:t>
            </w:r>
          </w:p>
        </w:tc>
        <w:tc>
          <w:tcPr>
            <w:tcW w:w="1036" w:type="dxa"/>
          </w:tcPr>
          <w:p w14:paraId="245D2D9A" w14:textId="77777777" w:rsidR="007B00C1" w:rsidRDefault="007B00C1" w:rsidP="003A4D66">
            <w:pPr>
              <w:spacing w:line="360" w:lineRule="auto"/>
              <w:jc w:val="right"/>
              <w:rPr>
                <w:rFonts w:eastAsiaTheme="minorEastAsia"/>
              </w:rPr>
            </w:pPr>
            <w:r>
              <w:rPr>
                <w:rFonts w:eastAsiaTheme="minorEastAsia"/>
              </w:rPr>
              <w:t>59</w:t>
            </w:r>
          </w:p>
        </w:tc>
      </w:tr>
      <w:tr w:rsidR="007B00C1" w14:paraId="109E8D29" w14:textId="77777777" w:rsidTr="00E83F78">
        <w:tc>
          <w:tcPr>
            <w:tcW w:w="7792" w:type="dxa"/>
          </w:tcPr>
          <w:p w14:paraId="33A842A5" w14:textId="77777777" w:rsidR="007B00C1" w:rsidRPr="007B00C1" w:rsidRDefault="007B00C1" w:rsidP="003A4D66">
            <w:pPr>
              <w:spacing w:line="360" w:lineRule="auto"/>
              <w:rPr>
                <w:rFonts w:ascii="Arial" w:hAnsi="Arial" w:cs="Arial"/>
                <w:sz w:val="22"/>
                <w:szCs w:val="22"/>
              </w:rPr>
            </w:pPr>
            <w:r w:rsidRPr="00B10BE5">
              <w:rPr>
                <w:rFonts w:ascii="Arial" w:hAnsi="Arial" w:cs="Arial"/>
                <w:b/>
                <w:bCs/>
                <w:sz w:val="22"/>
                <w:szCs w:val="22"/>
                <w:rPrChange w:id="339" w:author="JAVIERA PAZ LEFORT IBANEZ" w:date="2025-09-22T17:14:00Z" w16du:dateUtc="2025-09-22T20:14:00Z">
                  <w:rPr>
                    <w:b/>
                    <w:bCs/>
                  </w:rPr>
                </w:rPrChange>
              </w:rPr>
              <w:t>Figura 5.5</w:t>
            </w:r>
            <w:r w:rsidRPr="00B10BE5">
              <w:rPr>
                <w:rFonts w:ascii="Arial" w:hAnsi="Arial" w:cs="Arial"/>
                <w:sz w:val="22"/>
                <w:szCs w:val="22"/>
                <w:rPrChange w:id="340" w:author="JAVIERA PAZ LEFORT IBANEZ" w:date="2025-09-22T17:14:00Z" w16du:dateUtc="2025-09-22T20:14:00Z">
                  <w:rPr/>
                </w:rPrChange>
              </w:rPr>
              <w:t xml:space="preserve"> Sensibilidad del caudal en </w:t>
            </w:r>
            <m:oMath>
              <m:r>
                <w:rPr>
                  <w:rFonts w:ascii="Cambria Math" w:hAnsi="Cambria Math" w:cs="Arial"/>
                  <w:sz w:val="22"/>
                  <w:szCs w:val="22"/>
                </w:rPr>
                <m:t>J(z)</m:t>
              </m:r>
            </m:oMath>
            <w:r w:rsidRPr="00B10BE5">
              <w:rPr>
                <w:rFonts w:ascii="Arial" w:hAnsi="Arial" w:cs="Arial"/>
                <w:sz w:val="22"/>
                <w:szCs w:val="22"/>
                <w:rPrChange w:id="341" w:author="JAVIERA PAZ LEFORT IBANEZ" w:date="2025-09-22T17:14:00Z" w16du:dateUtc="2025-09-22T20:14:00Z">
                  <w:rPr/>
                </w:rPrChange>
              </w:rPr>
              <w:t xml:space="preserve"> [kg m</w:t>
            </w:r>
            <w:r w:rsidRPr="00B10BE5">
              <w:rPr>
                <w:rFonts w:ascii="Cambria Math" w:hAnsi="Cambria Math" w:cs="Cambria Math"/>
                <w:sz w:val="22"/>
                <w:szCs w:val="22"/>
              </w:rPr>
              <w:t>⁻</w:t>
            </w:r>
            <w:r w:rsidRPr="00B10BE5">
              <w:rPr>
                <w:rFonts w:ascii="Arial" w:hAnsi="Arial" w:cs="Arial"/>
                <w:sz w:val="22"/>
                <w:szCs w:val="22"/>
                <w:rPrChange w:id="342" w:author="JAVIERA PAZ LEFORT IBANEZ" w:date="2025-09-22T17:14:00Z" w16du:dateUtc="2025-09-22T20:14:00Z">
                  <w:rPr>
                    <w:rFonts w:ascii="Aptos" w:hAnsi="Aptos" w:cs="Aptos"/>
                  </w:rPr>
                </w:rPrChange>
              </w:rPr>
              <w:t>²</w:t>
            </w:r>
            <w:r w:rsidRPr="00B10BE5">
              <w:rPr>
                <w:rFonts w:ascii="Arial" w:hAnsi="Arial" w:cs="Arial"/>
                <w:sz w:val="22"/>
                <w:szCs w:val="22"/>
                <w:rPrChange w:id="343" w:author="JAVIERA PAZ LEFORT IBANEZ" w:date="2025-09-22T17:14:00Z" w16du:dateUtc="2025-09-22T20:14:00Z">
                  <w:rPr/>
                </w:rPrChange>
              </w:rPr>
              <w:t xml:space="preserve"> h</w:t>
            </w:r>
            <w:r w:rsidRPr="00B10BE5">
              <w:rPr>
                <w:rFonts w:ascii="Cambria Math" w:hAnsi="Cambria Math" w:cs="Cambria Math"/>
                <w:sz w:val="22"/>
                <w:szCs w:val="22"/>
              </w:rPr>
              <w:t>⁻</w:t>
            </w:r>
            <w:r w:rsidRPr="00B10BE5">
              <w:rPr>
                <w:rFonts w:ascii="Arial" w:hAnsi="Arial" w:cs="Arial"/>
                <w:sz w:val="22"/>
                <w:szCs w:val="22"/>
                <w:rPrChange w:id="344" w:author="JAVIERA PAZ LEFORT IBANEZ" w:date="2025-09-22T17:14:00Z" w16du:dateUtc="2025-09-22T20:14:00Z">
                  <w:rPr>
                    <w:rFonts w:ascii="Aptos" w:hAnsi="Aptos" w:cs="Aptos"/>
                  </w:rPr>
                </w:rPrChange>
              </w:rPr>
              <w:t>¹]</w:t>
            </w:r>
          </w:p>
        </w:tc>
        <w:tc>
          <w:tcPr>
            <w:tcW w:w="1036" w:type="dxa"/>
          </w:tcPr>
          <w:p w14:paraId="59118816" w14:textId="757C4C56" w:rsidR="007B00C1" w:rsidRDefault="007B00C1" w:rsidP="003A4D66">
            <w:pPr>
              <w:spacing w:line="360" w:lineRule="auto"/>
              <w:jc w:val="right"/>
              <w:rPr>
                <w:rFonts w:eastAsiaTheme="minorEastAsia"/>
              </w:rPr>
            </w:pPr>
            <w:r>
              <w:rPr>
                <w:rFonts w:eastAsiaTheme="minorEastAsia"/>
              </w:rPr>
              <w:t>6</w:t>
            </w:r>
            <w:r w:rsidR="003A4D66">
              <w:rPr>
                <w:rFonts w:eastAsiaTheme="minorEastAsia"/>
              </w:rPr>
              <w:t>1</w:t>
            </w:r>
          </w:p>
        </w:tc>
      </w:tr>
      <w:tr w:rsidR="007B00C1" w14:paraId="4CF496EF" w14:textId="77777777" w:rsidTr="00E83F78">
        <w:tc>
          <w:tcPr>
            <w:tcW w:w="7792" w:type="dxa"/>
          </w:tcPr>
          <w:p w14:paraId="2D9A1737" w14:textId="77777777" w:rsidR="007B00C1" w:rsidRPr="007B00C1" w:rsidRDefault="007B00C1" w:rsidP="003A4D66">
            <w:pPr>
              <w:spacing w:line="360" w:lineRule="auto"/>
              <w:jc w:val="both"/>
              <w:rPr>
                <w:rFonts w:ascii="Arial" w:eastAsiaTheme="minorEastAsia" w:hAnsi="Arial" w:cs="Arial"/>
                <w:iCs/>
                <w:sz w:val="22"/>
                <w:szCs w:val="22"/>
              </w:rPr>
            </w:pPr>
            <w:r w:rsidRPr="00B10BE5">
              <w:rPr>
                <w:rFonts w:ascii="Arial" w:hAnsi="Arial" w:cs="Arial"/>
                <w:b/>
                <w:bCs/>
                <w:sz w:val="22"/>
                <w:szCs w:val="22"/>
              </w:rPr>
              <w:t>Figura 5.6</w:t>
            </w:r>
            <w:r w:rsidRPr="00B10BE5">
              <w:rPr>
                <w:rFonts w:ascii="Arial" w:hAnsi="Arial" w:cs="Arial"/>
                <w:sz w:val="22"/>
                <w:szCs w:val="22"/>
              </w:rPr>
              <w:t xml:space="preserve">  </w:t>
            </w:r>
            <m:oMath>
              <m:acc>
                <m:accPr>
                  <m:chr m:val="̃"/>
                  <m:ctrlPr>
                    <w:rPr>
                      <w:rFonts w:ascii="Cambria Math" w:hAnsi="Cambria Math" w:cs="Arial"/>
                      <w:i/>
                      <w:sz w:val="22"/>
                      <w:szCs w:val="22"/>
                    </w:rPr>
                  </m:ctrlPr>
                </m:accPr>
                <m:e>
                  <m:r>
                    <w:rPr>
                      <w:rFonts w:ascii="Cambria Math" w:hAnsi="Cambria Math" w:cs="Arial"/>
                      <w:sz w:val="22"/>
                      <w:szCs w:val="22"/>
                    </w:rPr>
                    <m:t>J</m:t>
                  </m:r>
                </m:e>
              </m:acc>
              <m:d>
                <m:dPr>
                  <m:ctrlPr>
                    <w:rPr>
                      <w:rFonts w:ascii="Cambria Math" w:hAnsi="Cambria Math" w:cs="Arial"/>
                      <w:i/>
                      <w:sz w:val="22"/>
                      <w:szCs w:val="22"/>
                    </w:rPr>
                  </m:ctrlPr>
                </m:dPr>
                <m:e>
                  <m:r>
                    <w:rPr>
                      <w:rFonts w:ascii="Cambria Math" w:hAnsi="Cambria Math" w:cs="Arial"/>
                      <w:sz w:val="22"/>
                      <w:szCs w:val="22"/>
                    </w:rPr>
                    <m:t>z</m:t>
                  </m:r>
                </m:e>
              </m:d>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J</m:t>
                  </m:r>
                  <m:d>
                    <m:dPr>
                      <m:ctrlPr>
                        <w:rPr>
                          <w:rFonts w:ascii="Cambria Math" w:hAnsi="Cambria Math" w:cs="Arial"/>
                          <w:i/>
                          <w:sz w:val="22"/>
                          <w:szCs w:val="22"/>
                        </w:rPr>
                      </m:ctrlPr>
                    </m:dPr>
                    <m:e>
                      <m:r>
                        <w:rPr>
                          <w:rFonts w:ascii="Cambria Math" w:hAnsi="Cambria Math" w:cs="Arial"/>
                          <w:sz w:val="22"/>
                          <w:szCs w:val="22"/>
                        </w:rPr>
                        <m:t>z</m:t>
                      </m:r>
                    </m:e>
                  </m:d>
                </m:num>
                <m:den>
                  <m:sSub>
                    <m:sSubPr>
                      <m:ctrlPr>
                        <w:rPr>
                          <w:rFonts w:ascii="Cambria Math" w:hAnsi="Cambria Math" w:cs="Arial"/>
                          <w:i/>
                          <w:sz w:val="22"/>
                          <w:szCs w:val="22"/>
                        </w:rPr>
                      </m:ctrlPr>
                    </m:sSubPr>
                    <m:e>
                      <m:r>
                        <w:rPr>
                          <w:rFonts w:ascii="Cambria Math" w:hAnsi="Cambria Math" w:cs="Arial"/>
                          <w:sz w:val="22"/>
                          <w:szCs w:val="22"/>
                        </w:rPr>
                        <m:t>J</m:t>
                      </m:r>
                    </m:e>
                    <m:sub>
                      <m:r>
                        <w:rPr>
                          <w:rFonts w:ascii="Cambria Math" w:hAnsi="Cambria Math" w:cs="Arial"/>
                          <w:sz w:val="22"/>
                          <w:szCs w:val="22"/>
                        </w:rPr>
                        <m:t>in</m:t>
                      </m:r>
                    </m:sub>
                  </m:sSub>
                </m:den>
              </m:f>
            </m:oMath>
            <w:r w:rsidRPr="00B10BE5">
              <w:rPr>
                <w:rFonts w:ascii="Arial" w:hAnsi="Arial" w:cs="Arial"/>
                <w:sz w:val="22"/>
                <w:szCs w:val="22"/>
              </w:rPr>
              <w:t xml:space="preserve"> para distintos </w:t>
            </w:r>
            <m:oMath>
              <m:r>
                <w:rPr>
                  <w:rFonts w:ascii="Cambria Math" w:hAnsi="Cambria Math" w:cs="Arial"/>
                  <w:sz w:val="22"/>
                  <w:szCs w:val="22"/>
                </w:rPr>
                <m:t>Q</m:t>
              </m:r>
              <m:r>
                <w:rPr>
                  <w:rFonts w:ascii="Cambria Math" w:eastAsiaTheme="minorEastAsia" w:hAnsi="Cambria Math" w:cs="Arial"/>
                  <w:sz w:val="22"/>
                  <w:szCs w:val="22"/>
                </w:rPr>
                <m:t>(o Re)</m:t>
              </m:r>
            </m:oMath>
            <w:r w:rsidRPr="00B10BE5">
              <w:rPr>
                <w:rFonts w:ascii="Arial" w:hAnsi="Arial" w:cs="Arial"/>
                <w:sz w:val="22"/>
                <w:szCs w:val="22"/>
              </w:rPr>
              <w:t xml:space="preserve">; </w:t>
            </w:r>
            <m:oMath>
              <m:acc>
                <m:accPr>
                  <m:chr m:val="̃"/>
                  <m:ctrlPr>
                    <w:rPr>
                      <w:rFonts w:ascii="Cambria Math" w:hAnsi="Cambria Math" w:cs="Arial"/>
                      <w:sz w:val="22"/>
                      <w:szCs w:val="22"/>
                    </w:rPr>
                  </m:ctrlPr>
                </m:accPr>
                <m:e>
                  <m:r>
                    <w:rPr>
                      <w:rFonts w:ascii="Cambria Math" w:hAnsi="Cambria Math" w:cs="Arial"/>
                      <w:sz w:val="22"/>
                      <w:szCs w:val="22"/>
                    </w:rPr>
                    <m:t>z</m:t>
                  </m:r>
                </m:e>
              </m:acc>
              <m:r>
                <m:rPr>
                  <m:sty m:val="p"/>
                </m:rPr>
                <w:rPr>
                  <w:rFonts w:ascii="Cambria Math" w:hAnsi="Cambria Math" w:cs="Arial"/>
                  <w:sz w:val="22"/>
                  <w:szCs w:val="22"/>
                </w:rPr>
                <m:t>=</m:t>
              </m:r>
              <m:r>
                <w:rPr>
                  <w:rFonts w:ascii="Cambria Math" w:hAnsi="Cambria Math" w:cs="Arial"/>
                  <w:sz w:val="22"/>
                  <w:szCs w:val="22"/>
                </w:rPr>
                <m:t>z</m:t>
              </m:r>
              <m:r>
                <m:rPr>
                  <m:sty m:val="p"/>
                </m:rPr>
                <w:rPr>
                  <w:rFonts w:ascii="Cambria Math" w:hAnsi="Cambria Math" w:cs="Arial"/>
                  <w:sz w:val="22"/>
                  <w:szCs w:val="22"/>
                </w:rPr>
                <m:t>/</m:t>
              </m:r>
              <m:r>
                <w:rPr>
                  <w:rFonts w:ascii="Cambria Math" w:hAnsi="Cambria Math" w:cs="Arial"/>
                  <w:sz w:val="22"/>
                  <w:szCs w:val="22"/>
                </w:rPr>
                <m:t>L</m:t>
              </m:r>
            </m:oMath>
          </w:p>
        </w:tc>
        <w:tc>
          <w:tcPr>
            <w:tcW w:w="1036" w:type="dxa"/>
          </w:tcPr>
          <w:p w14:paraId="0B79711A" w14:textId="6EC128ED" w:rsidR="007B00C1" w:rsidRDefault="007B00C1" w:rsidP="003A4D66">
            <w:pPr>
              <w:spacing w:line="360" w:lineRule="auto"/>
              <w:jc w:val="right"/>
              <w:rPr>
                <w:rFonts w:eastAsiaTheme="minorEastAsia"/>
              </w:rPr>
            </w:pPr>
            <w:r>
              <w:rPr>
                <w:rFonts w:eastAsiaTheme="minorEastAsia"/>
              </w:rPr>
              <w:t>6</w:t>
            </w:r>
            <w:r w:rsidR="003A4D66">
              <w:rPr>
                <w:rFonts w:eastAsiaTheme="minorEastAsia"/>
              </w:rPr>
              <w:t>2</w:t>
            </w:r>
          </w:p>
        </w:tc>
      </w:tr>
      <w:tr w:rsidR="007B00C1" w14:paraId="367A30A8" w14:textId="77777777" w:rsidTr="00E83F78">
        <w:tc>
          <w:tcPr>
            <w:tcW w:w="7792" w:type="dxa"/>
          </w:tcPr>
          <w:p w14:paraId="5E4F3A45" w14:textId="77777777" w:rsidR="007B00C1" w:rsidRPr="007B00C1" w:rsidRDefault="007B00C1" w:rsidP="003A4D66">
            <w:pPr>
              <w:spacing w:line="360" w:lineRule="auto"/>
              <w:rPr>
                <w:rFonts w:ascii="Arial" w:hAnsi="Arial" w:cs="Arial"/>
                <w:sz w:val="22"/>
                <w:szCs w:val="22"/>
              </w:rPr>
            </w:pPr>
            <w:r w:rsidRPr="00BE66B1">
              <w:rPr>
                <w:rFonts w:ascii="Arial" w:hAnsi="Arial" w:cs="Arial"/>
                <w:b/>
                <w:bCs/>
                <w:sz w:val="22"/>
                <w:szCs w:val="22"/>
                <w:rPrChange w:id="345" w:author="JAVIERA PAZ LEFORT IBANEZ" w:date="2025-09-22T17:14:00Z" w16du:dateUtc="2025-09-22T20:14:00Z">
                  <w:rPr>
                    <w:b/>
                    <w:bCs/>
                  </w:rPr>
                </w:rPrChange>
              </w:rPr>
              <w:t>Figura 5.7</w:t>
            </w:r>
            <w:r w:rsidRPr="00BE66B1">
              <w:rPr>
                <w:rFonts w:ascii="Arial" w:hAnsi="Arial" w:cs="Arial"/>
                <w:sz w:val="22"/>
                <w:szCs w:val="22"/>
                <w:rPrChange w:id="346" w:author="JAVIERA PAZ LEFORT IBANEZ" w:date="2025-09-22T17:14:00Z" w16du:dateUtc="2025-09-22T20:14:00Z">
                  <w:rPr/>
                </w:rPrChange>
              </w:rPr>
              <w:t xml:space="preserve"> </w:t>
            </w:r>
            <m:oMath>
              <m:sSub>
                <m:sSubPr>
                  <m:ctrlPr>
                    <w:rPr>
                      <w:rFonts w:ascii="Cambria Math" w:hAnsi="Cambria Math" w:cs="Arial"/>
                      <w:i/>
                      <w:sz w:val="22"/>
                      <w:szCs w:val="22"/>
                    </w:rPr>
                  </m:ctrlPr>
                </m:sSubPr>
                <m:e>
                  <m:r>
                    <w:rPr>
                      <w:rFonts w:ascii="Cambria Math" w:hAnsi="Cambria Math" w:cs="Arial"/>
                      <w:sz w:val="22"/>
                      <w:szCs w:val="22"/>
                    </w:rPr>
                    <m:t>J</m:t>
                  </m:r>
                </m:e>
                <m:sub>
                  <m:r>
                    <w:rPr>
                      <w:rFonts w:ascii="Cambria Math" w:hAnsi="Cambria Math" w:cs="Arial"/>
                      <w:sz w:val="22"/>
                      <w:szCs w:val="22"/>
                    </w:rPr>
                    <m:t>in</m:t>
                  </m:r>
                </m:sub>
              </m:sSub>
            </m:oMath>
            <w:r w:rsidRPr="00BE66B1">
              <w:rPr>
                <w:rFonts w:ascii="Arial" w:hAnsi="Arial" w:cs="Arial"/>
                <w:sz w:val="22"/>
                <w:szCs w:val="22"/>
              </w:rPr>
              <w:t>​</w:t>
            </w:r>
            <w:r w:rsidRPr="00BE66B1">
              <w:rPr>
                <w:rFonts w:ascii="Arial" w:hAnsi="Arial" w:cs="Arial"/>
                <w:sz w:val="22"/>
                <w:szCs w:val="22"/>
                <w:rPrChange w:id="347" w:author="JAVIERA PAZ LEFORT IBANEZ" w:date="2025-09-22T17:14:00Z" w16du:dateUtc="2025-09-22T20:14:00Z">
                  <w:rPr/>
                </w:rPrChange>
              </w:rPr>
              <w:t xml:space="preserve"> en función de Re.</w:t>
            </w:r>
          </w:p>
        </w:tc>
        <w:tc>
          <w:tcPr>
            <w:tcW w:w="1036" w:type="dxa"/>
          </w:tcPr>
          <w:p w14:paraId="207B550A" w14:textId="3BB646F4" w:rsidR="007B00C1" w:rsidRDefault="007B00C1" w:rsidP="003A4D66">
            <w:pPr>
              <w:spacing w:line="360" w:lineRule="auto"/>
              <w:jc w:val="right"/>
              <w:rPr>
                <w:rFonts w:eastAsiaTheme="minorEastAsia"/>
              </w:rPr>
            </w:pPr>
            <w:r>
              <w:rPr>
                <w:rFonts w:eastAsiaTheme="minorEastAsia"/>
              </w:rPr>
              <w:t>6</w:t>
            </w:r>
            <w:r w:rsidR="003A4D66">
              <w:rPr>
                <w:rFonts w:eastAsiaTheme="minorEastAsia"/>
              </w:rPr>
              <w:t>2</w:t>
            </w:r>
          </w:p>
        </w:tc>
      </w:tr>
      <w:tr w:rsidR="007B00C1" w14:paraId="11ECDD67" w14:textId="77777777" w:rsidTr="00E83F78">
        <w:tc>
          <w:tcPr>
            <w:tcW w:w="7792" w:type="dxa"/>
          </w:tcPr>
          <w:p w14:paraId="08A97693" w14:textId="77777777" w:rsidR="007B00C1" w:rsidRPr="007B00C1" w:rsidRDefault="007B00C1" w:rsidP="003A4D66">
            <w:pPr>
              <w:spacing w:line="360" w:lineRule="auto"/>
              <w:rPr>
                <w:rFonts w:ascii="Arial" w:hAnsi="Arial" w:cs="Arial"/>
                <w:sz w:val="22"/>
                <w:szCs w:val="22"/>
              </w:rPr>
            </w:pPr>
            <w:r w:rsidRPr="00BE66B1">
              <w:rPr>
                <w:rFonts w:ascii="Arial" w:hAnsi="Arial" w:cs="Arial"/>
                <w:b/>
                <w:bCs/>
                <w:sz w:val="22"/>
                <w:szCs w:val="22"/>
                <w:rPrChange w:id="348" w:author="JAVIERA PAZ LEFORT IBANEZ" w:date="2025-09-22T17:14:00Z" w16du:dateUtc="2025-09-22T20:14:00Z">
                  <w:rPr>
                    <w:b/>
                    <w:bCs/>
                  </w:rPr>
                </w:rPrChange>
              </w:rPr>
              <w:t>Figura 5</w:t>
            </w:r>
            <w:r>
              <w:rPr>
                <w:rFonts w:ascii="Arial" w:hAnsi="Arial" w:cs="Arial"/>
                <w:b/>
                <w:bCs/>
                <w:sz w:val="22"/>
                <w:szCs w:val="22"/>
              </w:rPr>
              <w:t>.</w:t>
            </w:r>
            <w:r w:rsidRPr="00BE66B1">
              <w:rPr>
                <w:rFonts w:ascii="Arial" w:hAnsi="Arial" w:cs="Arial"/>
                <w:b/>
                <w:bCs/>
                <w:sz w:val="22"/>
                <w:szCs w:val="22"/>
                <w:rPrChange w:id="349" w:author="JAVIERA PAZ LEFORT IBANEZ" w:date="2025-09-22T17:14:00Z" w16du:dateUtc="2025-09-22T20:14:00Z">
                  <w:rPr>
                    <w:b/>
                    <w:bCs/>
                  </w:rPr>
                </w:rPrChange>
              </w:rPr>
              <w:t>8</w:t>
            </w:r>
            <w:r w:rsidRPr="00BE66B1">
              <w:rPr>
                <w:rFonts w:ascii="Arial" w:hAnsi="Arial" w:cs="Arial"/>
                <w:sz w:val="22"/>
                <w:szCs w:val="22"/>
                <w:rPrChange w:id="350" w:author="JAVIERA PAZ LEFORT IBANEZ" w:date="2025-09-22T17:14:00Z" w16du:dateUtc="2025-09-22T20:14:00Z">
                  <w:rPr/>
                </w:rPrChange>
              </w:rPr>
              <w:t xml:space="preserve"> Masa transferida total [kg/h] en función de </w:t>
            </w:r>
            <m:oMath>
              <m:r>
                <w:rPr>
                  <w:rFonts w:ascii="Cambria Math" w:hAnsi="Cambria Math" w:cs="Arial"/>
                  <w:sz w:val="22"/>
                  <w:szCs w:val="22"/>
                </w:rPr>
                <m:t>Re</m:t>
              </m:r>
            </m:oMath>
            <w:r w:rsidRPr="00BE66B1">
              <w:rPr>
                <w:rFonts w:ascii="Arial" w:hAnsi="Arial" w:cs="Arial"/>
                <w:sz w:val="22"/>
                <w:szCs w:val="22"/>
                <w:rPrChange w:id="351" w:author="JAVIERA PAZ LEFORT IBANEZ" w:date="2025-09-22T17:14:00Z" w16du:dateUtc="2025-09-22T20:14:00Z">
                  <w:rPr/>
                </w:rPrChange>
              </w:rPr>
              <w:t>.</w:t>
            </w:r>
          </w:p>
        </w:tc>
        <w:tc>
          <w:tcPr>
            <w:tcW w:w="1036" w:type="dxa"/>
          </w:tcPr>
          <w:p w14:paraId="68369B33" w14:textId="30059457" w:rsidR="007B00C1" w:rsidRDefault="007B00C1" w:rsidP="003A4D66">
            <w:pPr>
              <w:spacing w:line="360" w:lineRule="auto"/>
              <w:jc w:val="right"/>
              <w:rPr>
                <w:rFonts w:eastAsiaTheme="minorEastAsia"/>
              </w:rPr>
            </w:pPr>
            <w:r>
              <w:rPr>
                <w:rFonts w:eastAsiaTheme="minorEastAsia"/>
              </w:rPr>
              <w:t>6</w:t>
            </w:r>
            <w:r w:rsidR="003A4D66">
              <w:rPr>
                <w:rFonts w:eastAsiaTheme="minorEastAsia"/>
              </w:rPr>
              <w:t>3</w:t>
            </w:r>
          </w:p>
        </w:tc>
      </w:tr>
      <w:tr w:rsidR="007B00C1" w14:paraId="1E83B9D5" w14:textId="77777777" w:rsidTr="00E83F78">
        <w:tc>
          <w:tcPr>
            <w:tcW w:w="7792" w:type="dxa"/>
          </w:tcPr>
          <w:p w14:paraId="46F68525" w14:textId="77777777" w:rsidR="007B00C1" w:rsidRPr="007B00C1" w:rsidRDefault="007B00C1" w:rsidP="003A4D66">
            <w:pPr>
              <w:spacing w:line="360" w:lineRule="auto"/>
              <w:jc w:val="both"/>
              <w:rPr>
                <w:rFonts w:ascii="Arial" w:eastAsia="Times New Roman" w:hAnsi="Arial" w:cs="Arial"/>
                <w:kern w:val="0"/>
                <w:sz w:val="22"/>
                <w:szCs w:val="22"/>
                <w:lang w:eastAsia="es-CL"/>
                <w14:ligatures w14:val="none"/>
              </w:rPr>
            </w:pPr>
            <w:r w:rsidRPr="00BE66B1">
              <w:rPr>
                <w:rFonts w:ascii="Arial" w:eastAsia="Times New Roman" w:hAnsi="Arial" w:cs="Arial"/>
                <w:b/>
                <w:bCs/>
                <w:kern w:val="0"/>
                <w:sz w:val="22"/>
                <w:szCs w:val="22"/>
                <w:lang w:eastAsia="es-CL"/>
                <w14:ligatures w14:val="none"/>
              </w:rPr>
              <w:t>Figura 5.9</w:t>
            </w:r>
            <w:r w:rsidRPr="00BE66B1">
              <w:rPr>
                <w:rFonts w:ascii="Arial" w:eastAsia="Times New Roman" w:hAnsi="Arial" w:cs="Arial"/>
                <w:kern w:val="0"/>
                <w:sz w:val="22"/>
                <w:szCs w:val="22"/>
                <w:lang w:eastAsia="es-CL"/>
                <w14:ligatures w14:val="none"/>
              </w:rPr>
              <w:t xml:space="preserve"> </w:t>
            </w:r>
            <m:oMath>
              <m:r>
                <w:rPr>
                  <w:rFonts w:ascii="Cambria Math" w:eastAsia="Times New Roman" w:hAnsi="Cambria Math" w:cs="Arial"/>
                  <w:kern w:val="0"/>
                  <w:sz w:val="22"/>
                  <w:szCs w:val="22"/>
                  <w:lang w:eastAsia="es-CL"/>
                  <w14:ligatures w14:val="none"/>
                </w:rPr>
                <m:t>Δf</m:t>
              </m:r>
            </m:oMath>
            <w:r w:rsidRPr="00BE66B1">
              <w:rPr>
                <w:rFonts w:ascii="Arial" w:eastAsia="Times New Roman" w:hAnsi="Arial" w:cs="Arial"/>
                <w:kern w:val="0"/>
                <w:sz w:val="22"/>
                <w:szCs w:val="22"/>
                <w:lang w:eastAsia="es-CL"/>
                <w14:ligatures w14:val="none"/>
              </w:rPr>
              <w:t xml:space="preserve"> en la fibra vs </w:t>
            </w:r>
            <m:oMath>
              <m:r>
                <w:rPr>
                  <w:rFonts w:ascii="Cambria Math" w:eastAsia="Times New Roman" w:hAnsi="Cambria Math" w:cs="Arial"/>
                  <w:kern w:val="0"/>
                  <w:sz w:val="22"/>
                  <w:szCs w:val="22"/>
                  <w:lang w:eastAsia="es-CL"/>
                  <w14:ligatures w14:val="none"/>
                </w:rPr>
                <m:t>Re</m:t>
              </m:r>
            </m:oMath>
          </w:p>
        </w:tc>
        <w:tc>
          <w:tcPr>
            <w:tcW w:w="1036" w:type="dxa"/>
          </w:tcPr>
          <w:p w14:paraId="7A5EB647" w14:textId="7F7A65F6" w:rsidR="007B00C1" w:rsidRDefault="003A4D66" w:rsidP="003A4D66">
            <w:pPr>
              <w:spacing w:line="360" w:lineRule="auto"/>
              <w:jc w:val="right"/>
              <w:rPr>
                <w:rFonts w:eastAsiaTheme="minorEastAsia"/>
              </w:rPr>
            </w:pPr>
            <w:r>
              <w:rPr>
                <w:rFonts w:eastAsiaTheme="minorEastAsia"/>
              </w:rPr>
              <w:t>64</w:t>
            </w:r>
          </w:p>
        </w:tc>
      </w:tr>
      <w:tr w:rsidR="007B00C1" w14:paraId="2C8AEB43" w14:textId="77777777" w:rsidTr="00E83F78">
        <w:tc>
          <w:tcPr>
            <w:tcW w:w="7792" w:type="dxa"/>
          </w:tcPr>
          <w:p w14:paraId="3E7CD38E" w14:textId="77777777" w:rsidR="007B00C1" w:rsidRPr="007B00C1" w:rsidRDefault="007B00C1" w:rsidP="003A4D66">
            <w:pPr>
              <w:spacing w:line="360" w:lineRule="auto"/>
              <w:jc w:val="both"/>
              <w:rPr>
                <w:rFonts w:ascii="Arial" w:eastAsia="Times New Roman" w:hAnsi="Arial" w:cs="Arial"/>
                <w:kern w:val="0"/>
                <w:sz w:val="22"/>
                <w:szCs w:val="22"/>
                <w:lang w:eastAsia="es-CL"/>
                <w14:ligatures w14:val="none"/>
              </w:rPr>
            </w:pPr>
            <w:r w:rsidRPr="00BE66B1">
              <w:rPr>
                <w:rFonts w:ascii="Arial" w:eastAsia="Times New Roman" w:hAnsi="Arial" w:cs="Arial"/>
                <w:b/>
                <w:bCs/>
                <w:kern w:val="0"/>
                <w:sz w:val="22"/>
                <w:szCs w:val="22"/>
                <w:lang w:eastAsia="es-CL"/>
                <w14:ligatures w14:val="none"/>
              </w:rPr>
              <w:t>Figura 5.10</w:t>
            </w:r>
            <w:r w:rsidRPr="00BE66B1">
              <w:rPr>
                <w:rFonts w:ascii="Arial" w:eastAsia="Times New Roman" w:hAnsi="Arial" w:cs="Arial"/>
                <w:kern w:val="0"/>
                <w:sz w:val="22"/>
                <w:szCs w:val="22"/>
                <w:lang w:eastAsia="es-CL"/>
                <w14:ligatures w14:val="none"/>
              </w:rPr>
              <w:t xml:space="preserve"> </w:t>
            </w:r>
            <m:oMath>
              <m:sSub>
                <m:sSubPr>
                  <m:ctrlPr>
                    <w:rPr>
                      <w:rFonts w:ascii="Cambria Math" w:eastAsia="Times New Roman" w:hAnsi="Cambria Math" w:cs="Arial"/>
                      <w:i/>
                      <w:kern w:val="0"/>
                      <w:sz w:val="22"/>
                      <w:szCs w:val="22"/>
                      <w:lang w:eastAsia="es-CL"/>
                      <w14:ligatures w14:val="none"/>
                    </w:rPr>
                  </m:ctrlPr>
                </m:sSubPr>
                <m:e>
                  <m:r>
                    <w:rPr>
                      <w:rFonts w:ascii="Cambria Math" w:eastAsia="Times New Roman" w:hAnsi="Cambria Math" w:cs="Arial"/>
                      <w:kern w:val="0"/>
                      <w:sz w:val="22"/>
                      <w:szCs w:val="22"/>
                      <w:lang w:eastAsia="es-CL"/>
                      <w14:ligatures w14:val="none"/>
                    </w:rPr>
                    <m:t>f</m:t>
                  </m:r>
                </m:e>
                <m:sub>
                  <m:r>
                    <w:rPr>
                      <w:rFonts w:ascii="Cambria Math" w:eastAsia="Times New Roman" w:hAnsi="Cambria Math" w:cs="Arial"/>
                      <w:kern w:val="0"/>
                      <w:sz w:val="22"/>
                      <w:szCs w:val="22"/>
                      <w:lang w:eastAsia="es-CL"/>
                      <w14:ligatures w14:val="none"/>
                    </w:rPr>
                    <m:t>fibra,salida</m:t>
                  </m:r>
                </m:sub>
              </m:sSub>
            </m:oMath>
            <w:r w:rsidRPr="00BE66B1">
              <w:rPr>
                <w:rFonts w:ascii="Arial" w:eastAsia="Times New Roman" w:hAnsi="Arial" w:cs="Arial"/>
                <w:kern w:val="0"/>
                <w:sz w:val="22"/>
                <w:szCs w:val="22"/>
                <w:lang w:eastAsia="es-CL"/>
                <w14:ligatures w14:val="none"/>
              </w:rPr>
              <w:t xml:space="preserve"> en la fibra vs </w:t>
            </w:r>
            <m:oMath>
              <m:r>
                <w:rPr>
                  <w:rFonts w:ascii="Cambria Math" w:eastAsia="Times New Roman" w:hAnsi="Cambria Math" w:cs="Arial"/>
                  <w:kern w:val="0"/>
                  <w:sz w:val="22"/>
                  <w:szCs w:val="22"/>
                  <w:lang w:eastAsia="es-CL"/>
                  <w14:ligatures w14:val="none"/>
                </w:rPr>
                <m:t>Re</m:t>
              </m:r>
            </m:oMath>
          </w:p>
        </w:tc>
        <w:tc>
          <w:tcPr>
            <w:tcW w:w="1036" w:type="dxa"/>
          </w:tcPr>
          <w:p w14:paraId="55CCCABF" w14:textId="189B8A09" w:rsidR="007B00C1" w:rsidRDefault="007B00C1" w:rsidP="003A4D66">
            <w:pPr>
              <w:spacing w:line="360" w:lineRule="auto"/>
              <w:jc w:val="right"/>
              <w:rPr>
                <w:rFonts w:eastAsiaTheme="minorEastAsia"/>
              </w:rPr>
            </w:pPr>
            <w:r>
              <w:rPr>
                <w:rFonts w:eastAsiaTheme="minorEastAsia"/>
              </w:rPr>
              <w:t>6</w:t>
            </w:r>
            <w:r w:rsidR="003A4D66">
              <w:rPr>
                <w:rFonts w:eastAsiaTheme="minorEastAsia"/>
              </w:rPr>
              <w:t>4</w:t>
            </w:r>
          </w:p>
        </w:tc>
      </w:tr>
      <w:tr w:rsidR="007B00C1" w14:paraId="5AC1DF20" w14:textId="77777777" w:rsidTr="00E83F78">
        <w:tc>
          <w:tcPr>
            <w:tcW w:w="7792" w:type="dxa"/>
          </w:tcPr>
          <w:p w14:paraId="68703610" w14:textId="77777777" w:rsidR="007B00C1" w:rsidRPr="007B00C1" w:rsidRDefault="007B00C1" w:rsidP="003A4D66">
            <w:pPr>
              <w:spacing w:line="360" w:lineRule="auto"/>
              <w:jc w:val="both"/>
              <w:rPr>
                <w:rFonts w:ascii="Arial" w:hAnsi="Arial" w:cs="Arial"/>
                <w:sz w:val="22"/>
                <w:szCs w:val="22"/>
              </w:rPr>
            </w:pPr>
            <w:r w:rsidRPr="00BE66B1">
              <w:rPr>
                <w:rFonts w:ascii="Arial" w:hAnsi="Arial" w:cs="Arial"/>
                <w:b/>
                <w:bCs/>
                <w:sz w:val="22"/>
                <w:szCs w:val="22"/>
                <w:rPrChange w:id="352" w:author="JAVIERA PAZ LEFORT IBANEZ" w:date="2025-09-22T17:14:00Z" w16du:dateUtc="2025-09-22T20:14:00Z">
                  <w:rPr>
                    <w:b/>
                    <w:bCs/>
                  </w:rPr>
                </w:rPrChange>
              </w:rPr>
              <w:t xml:space="preserve">Figura 5.11  </w:t>
            </w:r>
            <m:oMath>
              <m:sSub>
                <m:sSubPr>
                  <m:ctrlPr>
                    <w:rPr>
                      <w:rFonts w:ascii="Cambria Math" w:hAnsi="Cambria Math" w:cs="Arial"/>
                      <w:i/>
                      <w:sz w:val="22"/>
                      <w:szCs w:val="22"/>
                    </w:rPr>
                  </m:ctrlPr>
                </m:sSubPr>
                <m:e>
                  <m:r>
                    <w:rPr>
                      <w:rFonts w:ascii="Cambria Math" w:hAnsi="Cambria Math" w:cs="Arial"/>
                      <w:sz w:val="22"/>
                      <w:szCs w:val="22"/>
                    </w:rPr>
                    <m:t>K</m:t>
                  </m:r>
                </m:e>
                <m:sub>
                  <m:r>
                    <w:rPr>
                      <w:rFonts w:ascii="Cambria Math" w:hAnsi="Cambria Math" w:cs="Arial"/>
                      <w:sz w:val="22"/>
                      <w:szCs w:val="22"/>
                    </w:rPr>
                    <m:t>L</m:t>
                  </m:r>
                </m:sub>
              </m:sSub>
            </m:oMath>
            <w:r w:rsidRPr="00BE66B1">
              <w:rPr>
                <w:rFonts w:ascii="Arial" w:eastAsiaTheme="minorEastAsia" w:hAnsi="Arial" w:cs="Arial"/>
                <w:sz w:val="22"/>
                <w:szCs w:val="22"/>
                <w:rPrChange w:id="353" w:author="JAVIERA PAZ LEFORT IBANEZ" w:date="2025-09-22T17:14:00Z" w16du:dateUtc="2025-09-22T20:14:00Z">
                  <w:rPr>
                    <w:rFonts w:eastAsiaTheme="minorEastAsia"/>
                  </w:rPr>
                </w:rPrChange>
              </w:rPr>
              <w:t xml:space="preserve"> </w:t>
            </w:r>
            <w:r w:rsidRPr="00BE66B1">
              <w:rPr>
                <w:rFonts w:ascii="Arial" w:hAnsi="Arial" w:cs="Arial"/>
                <w:sz w:val="22"/>
                <w:szCs w:val="22"/>
                <w:rPrChange w:id="354" w:author="JAVIERA PAZ LEFORT IBANEZ" w:date="2025-09-22T17:14:00Z" w16du:dateUtc="2025-09-22T20:14:00Z">
                  <w:rPr/>
                </w:rPrChange>
              </w:rPr>
              <w:t>[10</w:t>
            </w:r>
            <w:r w:rsidRPr="00BE66B1">
              <w:rPr>
                <w:rFonts w:ascii="Arial" w:hAnsi="Arial" w:cs="Arial"/>
                <w:sz w:val="22"/>
                <w:szCs w:val="22"/>
                <w:vertAlign w:val="superscript"/>
                <w:rPrChange w:id="355" w:author="JAVIERA PAZ LEFORT IBANEZ" w:date="2025-09-22T17:14:00Z" w16du:dateUtc="2025-09-22T20:14:00Z">
                  <w:rPr>
                    <w:vertAlign w:val="superscript"/>
                  </w:rPr>
                </w:rPrChange>
              </w:rPr>
              <w:t>-5</w:t>
            </w:r>
            <w:r w:rsidRPr="00BE66B1">
              <w:rPr>
                <w:rFonts w:ascii="Arial" w:hAnsi="Arial" w:cs="Arial"/>
                <w:sz w:val="22"/>
                <w:szCs w:val="22"/>
                <w:rPrChange w:id="356" w:author="JAVIERA PAZ LEFORT IBANEZ" w:date="2025-09-22T17:14:00Z" w16du:dateUtc="2025-09-22T20:14:00Z">
                  <w:rPr/>
                </w:rPrChange>
              </w:rPr>
              <w:t xml:space="preserve"> m s</w:t>
            </w:r>
            <w:r w:rsidRPr="00BE66B1">
              <w:rPr>
                <w:rFonts w:ascii="Arial" w:hAnsi="Arial" w:cs="Arial"/>
                <w:sz w:val="22"/>
                <w:szCs w:val="22"/>
                <w:vertAlign w:val="superscript"/>
                <w:rPrChange w:id="357" w:author="JAVIERA PAZ LEFORT IBANEZ" w:date="2025-09-22T17:14:00Z" w16du:dateUtc="2025-09-22T20:14:00Z">
                  <w:rPr>
                    <w:vertAlign w:val="superscript"/>
                  </w:rPr>
                </w:rPrChange>
              </w:rPr>
              <w:t>−1</w:t>
            </w:r>
            <w:r w:rsidRPr="00BE66B1">
              <w:rPr>
                <w:rFonts w:ascii="Arial" w:hAnsi="Arial" w:cs="Arial"/>
                <w:sz w:val="22"/>
                <w:szCs w:val="22"/>
                <w:rPrChange w:id="358" w:author="JAVIERA PAZ LEFORT IBANEZ" w:date="2025-09-22T17:14:00Z" w16du:dateUtc="2025-09-22T20:14:00Z">
                  <w:rPr/>
                </w:rPrChange>
              </w:rPr>
              <w:t xml:space="preserve">] vs </w:t>
            </w:r>
            <m:oMath>
              <m:r>
                <w:rPr>
                  <w:rFonts w:ascii="Cambria Math" w:hAnsi="Cambria Math" w:cs="Arial"/>
                  <w:sz w:val="22"/>
                  <w:szCs w:val="22"/>
                </w:rPr>
                <m:t>Re</m:t>
              </m:r>
            </m:oMath>
            <w:r w:rsidRPr="00BE66B1">
              <w:rPr>
                <w:rFonts w:ascii="Arial" w:eastAsiaTheme="minorEastAsia" w:hAnsi="Arial" w:cs="Arial"/>
                <w:sz w:val="22"/>
                <w:szCs w:val="22"/>
                <w:rPrChange w:id="359" w:author="JAVIERA PAZ LEFORT IBANEZ" w:date="2025-09-22T17:14:00Z" w16du:dateUtc="2025-09-22T20:14:00Z">
                  <w:rPr>
                    <w:rFonts w:eastAsiaTheme="minorEastAsia"/>
                  </w:rPr>
                </w:rPrChange>
              </w:rPr>
              <w:t xml:space="preserve"> (log-log) y ajuste </w:t>
            </w:r>
            <m:oMath>
              <m:sSub>
                <m:sSubPr>
                  <m:ctrlPr>
                    <w:rPr>
                      <w:rFonts w:ascii="Cambria Math" w:hAnsi="Cambria Math" w:cs="Arial"/>
                      <w:i/>
                      <w:sz w:val="22"/>
                      <w:szCs w:val="22"/>
                    </w:rPr>
                  </m:ctrlPr>
                </m:sSubPr>
                <m:e>
                  <m:r>
                    <w:rPr>
                      <w:rFonts w:ascii="Cambria Math" w:hAnsi="Cambria Math" w:cs="Arial"/>
                      <w:sz w:val="22"/>
                      <w:szCs w:val="22"/>
                    </w:rPr>
                    <m:t>K</m:t>
                  </m:r>
                </m:e>
                <m:sub>
                  <m:r>
                    <w:rPr>
                      <w:rFonts w:ascii="Cambria Math" w:hAnsi="Cambria Math" w:cs="Arial"/>
                      <w:sz w:val="22"/>
                      <w:szCs w:val="22"/>
                    </w:rPr>
                    <m:t>L</m:t>
                  </m:r>
                </m:sub>
              </m:sSub>
              <m:r>
                <w:rPr>
                  <w:rFonts w:ascii="Cambria Math" w:hAnsi="Cambria Math" w:cs="Arial"/>
                  <w:sz w:val="22"/>
                  <w:szCs w:val="22"/>
                </w:rPr>
                <m:t>∝</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Re</m:t>
                  </m:r>
                </m:e>
                <m:sup>
                  <m:r>
                    <w:rPr>
                      <w:rFonts w:ascii="Cambria Math" w:eastAsiaTheme="minorEastAsia" w:hAnsi="Cambria Math" w:cs="Arial"/>
                      <w:sz w:val="22"/>
                      <w:szCs w:val="22"/>
                    </w:rPr>
                    <m:t>0.33</m:t>
                  </m:r>
                </m:sup>
              </m:sSup>
            </m:oMath>
            <w:r w:rsidRPr="00BE66B1">
              <w:rPr>
                <w:rFonts w:ascii="Arial" w:hAnsi="Arial" w:cs="Arial"/>
                <w:sz w:val="22"/>
                <w:szCs w:val="22"/>
              </w:rPr>
              <w:t>​</w:t>
            </w:r>
            <w:r w:rsidRPr="00BE66B1">
              <w:rPr>
                <w:rFonts w:ascii="Arial" w:hAnsi="Arial" w:cs="Arial"/>
                <w:sz w:val="22"/>
                <w:szCs w:val="22"/>
                <w:rPrChange w:id="360" w:author="JAVIERA PAZ LEFORT IBANEZ" w:date="2025-09-22T17:14:00Z" w16du:dateUtc="2025-09-22T20:14:00Z">
                  <w:rPr/>
                </w:rPrChange>
              </w:rPr>
              <w:t xml:space="preserve"> </w:t>
            </w:r>
          </w:p>
        </w:tc>
        <w:tc>
          <w:tcPr>
            <w:tcW w:w="1036" w:type="dxa"/>
          </w:tcPr>
          <w:p w14:paraId="33D70404" w14:textId="7EE30D68" w:rsidR="007B00C1" w:rsidRDefault="007B00C1" w:rsidP="003A4D66">
            <w:pPr>
              <w:spacing w:line="360" w:lineRule="auto"/>
              <w:jc w:val="right"/>
              <w:rPr>
                <w:rFonts w:eastAsiaTheme="minorEastAsia"/>
              </w:rPr>
            </w:pPr>
            <w:r>
              <w:rPr>
                <w:rFonts w:eastAsiaTheme="minorEastAsia"/>
              </w:rPr>
              <w:t>6</w:t>
            </w:r>
            <w:r w:rsidR="003A4D66">
              <w:rPr>
                <w:rFonts w:eastAsiaTheme="minorEastAsia"/>
              </w:rPr>
              <w:t>6</w:t>
            </w:r>
          </w:p>
        </w:tc>
      </w:tr>
      <w:tr w:rsidR="007B00C1" w:rsidRPr="0028503A" w14:paraId="57FC31F6" w14:textId="77777777" w:rsidTr="00E83F78">
        <w:tc>
          <w:tcPr>
            <w:tcW w:w="7792" w:type="dxa"/>
          </w:tcPr>
          <w:p w14:paraId="5A99A803" w14:textId="77777777" w:rsidR="007B00C1" w:rsidRPr="007B00C1" w:rsidRDefault="007B00C1" w:rsidP="003A4D66">
            <w:pPr>
              <w:spacing w:line="360" w:lineRule="auto"/>
              <w:jc w:val="both"/>
              <w:rPr>
                <w:rFonts w:ascii="Arial" w:hAnsi="Arial" w:cs="Arial"/>
                <w:sz w:val="22"/>
                <w:szCs w:val="22"/>
                <w:lang w:val="en-US"/>
              </w:rPr>
            </w:pPr>
            <w:proofErr w:type="spellStart"/>
            <w:r w:rsidRPr="00BE66B1">
              <w:rPr>
                <w:rFonts w:ascii="Arial" w:hAnsi="Arial" w:cs="Arial"/>
                <w:b/>
                <w:bCs/>
                <w:sz w:val="22"/>
                <w:szCs w:val="22"/>
                <w:lang w:val="en-US"/>
                <w:rPrChange w:id="361" w:author="JAVIERA PAZ LEFORT IBANEZ" w:date="2025-09-22T17:14:00Z" w16du:dateUtc="2025-09-22T20:14:00Z">
                  <w:rPr>
                    <w:b/>
                    <w:bCs/>
                    <w:lang w:val="en-US"/>
                  </w:rPr>
                </w:rPrChange>
              </w:rPr>
              <w:t>Figura</w:t>
            </w:r>
            <w:proofErr w:type="spellEnd"/>
            <w:r w:rsidRPr="00BE66B1">
              <w:rPr>
                <w:rFonts w:ascii="Arial" w:hAnsi="Arial" w:cs="Arial"/>
                <w:b/>
                <w:bCs/>
                <w:sz w:val="22"/>
                <w:szCs w:val="22"/>
                <w:lang w:val="en-US"/>
                <w:rPrChange w:id="362" w:author="JAVIERA PAZ LEFORT IBANEZ" w:date="2025-09-22T17:14:00Z" w16du:dateUtc="2025-09-22T20:14:00Z">
                  <w:rPr>
                    <w:b/>
                    <w:bCs/>
                    <w:lang w:val="en-US"/>
                  </w:rPr>
                </w:rPrChange>
              </w:rPr>
              <w:t xml:space="preserve"> 5.12 </w:t>
            </w:r>
            <w:proofErr w:type="spellStart"/>
            <w:r w:rsidRPr="00BE66B1">
              <w:rPr>
                <w:rFonts w:ascii="Arial" w:hAnsi="Arial" w:cs="Arial"/>
                <w:sz w:val="22"/>
                <w:szCs w:val="22"/>
                <w:lang w:val="en-US"/>
                <w:rPrChange w:id="363" w:author="JAVIERA PAZ LEFORT IBANEZ" w:date="2025-09-22T17:14:00Z" w16du:dateUtc="2025-09-22T20:14:00Z">
                  <w:rPr>
                    <w:lang w:val="en-US"/>
                  </w:rPr>
                </w:rPrChange>
              </w:rPr>
              <w:t>Productividad</w:t>
            </w:r>
            <w:proofErr w:type="spellEnd"/>
            <w:r w:rsidRPr="00BE66B1">
              <w:rPr>
                <w:rFonts w:ascii="Arial" w:hAnsi="Arial" w:cs="Arial"/>
                <w:sz w:val="22"/>
                <w:szCs w:val="22"/>
                <w:lang w:val="en-US"/>
                <w:rPrChange w:id="364" w:author="JAVIERA PAZ LEFORT IBANEZ" w:date="2025-09-22T17:14:00Z" w16du:dateUtc="2025-09-22T20:14:00Z">
                  <w:rPr>
                    <w:lang w:val="en-US"/>
                  </w:rPr>
                </w:rPrChange>
              </w:rPr>
              <w:t xml:space="preserve"> vs </w:t>
            </w:r>
            <w:r w:rsidRPr="00BE66B1">
              <w:rPr>
                <w:rFonts w:ascii="Arial" w:hAnsi="Arial" w:cs="Arial"/>
                <w:i/>
                <w:iCs/>
                <w:sz w:val="22"/>
                <w:szCs w:val="22"/>
                <w:lang w:val="en-US"/>
                <w:rPrChange w:id="365" w:author="JAVIERA PAZ LEFORT IBANEZ" w:date="2025-09-22T17:14:00Z" w16du:dateUtc="2025-09-22T20:14:00Z">
                  <w:rPr>
                    <w:i/>
                    <w:iCs/>
                    <w:lang w:val="en-US"/>
                  </w:rPr>
                </w:rPrChange>
              </w:rPr>
              <w:t xml:space="preserve">stage-cut </w:t>
            </w:r>
            <w:r w:rsidRPr="00BE66B1">
              <w:rPr>
                <w:rFonts w:ascii="Arial" w:hAnsi="Arial" w:cs="Arial"/>
                <w:sz w:val="22"/>
                <w:szCs w:val="22"/>
                <w:lang w:val="en-US"/>
                <w:rPrChange w:id="366" w:author="JAVIERA PAZ LEFORT IBANEZ" w:date="2025-09-22T17:14:00Z" w16du:dateUtc="2025-09-22T20:14:00Z">
                  <w:rPr>
                    <w:lang w:val="en-US"/>
                  </w:rPr>
                </w:rPrChange>
              </w:rPr>
              <w:t>(%).</w:t>
            </w:r>
          </w:p>
        </w:tc>
        <w:tc>
          <w:tcPr>
            <w:tcW w:w="1036" w:type="dxa"/>
          </w:tcPr>
          <w:p w14:paraId="53CF6FAD" w14:textId="32F2A277" w:rsidR="007B00C1" w:rsidRPr="0028503A" w:rsidRDefault="007B00C1" w:rsidP="003A4D66">
            <w:pPr>
              <w:spacing w:line="360" w:lineRule="auto"/>
              <w:jc w:val="right"/>
              <w:rPr>
                <w:rFonts w:eastAsiaTheme="minorEastAsia"/>
                <w:lang w:val="en-US"/>
              </w:rPr>
            </w:pPr>
            <w:r>
              <w:rPr>
                <w:rFonts w:eastAsiaTheme="minorEastAsia"/>
                <w:lang w:val="en-US"/>
              </w:rPr>
              <w:t>6</w:t>
            </w:r>
            <w:r w:rsidR="003A4D66">
              <w:rPr>
                <w:rFonts w:eastAsiaTheme="minorEastAsia"/>
                <w:lang w:val="en-US"/>
              </w:rPr>
              <w:t>7</w:t>
            </w:r>
          </w:p>
        </w:tc>
      </w:tr>
      <w:tr w:rsidR="007B00C1" w:rsidRPr="0028503A" w14:paraId="1AD0BDBD" w14:textId="77777777" w:rsidTr="00E83F78">
        <w:tc>
          <w:tcPr>
            <w:tcW w:w="7792" w:type="dxa"/>
          </w:tcPr>
          <w:p w14:paraId="01159CB6" w14:textId="77777777" w:rsidR="007B00C1" w:rsidRPr="007B00C1" w:rsidRDefault="007B00C1" w:rsidP="003A4D66">
            <w:pPr>
              <w:spacing w:line="360" w:lineRule="auto"/>
              <w:jc w:val="both"/>
              <w:rPr>
                <w:rFonts w:ascii="Arial" w:hAnsi="Arial" w:cs="Arial"/>
                <w:sz w:val="22"/>
                <w:szCs w:val="22"/>
              </w:rPr>
            </w:pPr>
            <w:r w:rsidRPr="00BE66B1">
              <w:rPr>
                <w:rFonts w:ascii="Arial" w:hAnsi="Arial" w:cs="Arial"/>
                <w:b/>
                <w:bCs/>
                <w:sz w:val="22"/>
                <w:szCs w:val="22"/>
              </w:rPr>
              <w:t>Figura 5.13</w:t>
            </w:r>
            <w:r w:rsidRPr="00BE66B1">
              <w:rPr>
                <w:rFonts w:ascii="Arial" w:hAnsi="Arial" w:cs="Arial"/>
                <w:sz w:val="22"/>
                <w:szCs w:val="22"/>
              </w:rPr>
              <w:t>. Perfil de temperatura en fibra (vino) y carcasa (</w:t>
            </w:r>
            <w:proofErr w:type="spellStart"/>
            <w:r w:rsidRPr="00BE66B1">
              <w:rPr>
                <w:rFonts w:ascii="Arial" w:hAnsi="Arial" w:cs="Arial"/>
                <w:sz w:val="22"/>
                <w:szCs w:val="22"/>
              </w:rPr>
              <w:t>CaCl</w:t>
            </w:r>
            <w:proofErr w:type="spellEnd"/>
            <w:r w:rsidRPr="00BE66B1">
              <w:rPr>
                <w:rFonts w:ascii="Cambria Math" w:hAnsi="Cambria Math" w:cs="Cambria Math"/>
                <w:sz w:val="22"/>
                <w:szCs w:val="22"/>
              </w:rPr>
              <w:t>₂</w:t>
            </w:r>
            <w:r w:rsidRPr="00BE66B1">
              <w:rPr>
                <w:rFonts w:ascii="Arial" w:hAnsi="Arial" w:cs="Arial"/>
                <w:sz w:val="22"/>
                <w:szCs w:val="22"/>
              </w:rPr>
              <w:t>) a lo largo del módulo.</w:t>
            </w:r>
          </w:p>
        </w:tc>
        <w:tc>
          <w:tcPr>
            <w:tcW w:w="1036" w:type="dxa"/>
          </w:tcPr>
          <w:p w14:paraId="3529ACA3" w14:textId="4F2C87F6" w:rsidR="007B00C1" w:rsidRPr="0028503A" w:rsidRDefault="007B00C1" w:rsidP="003A4D66">
            <w:pPr>
              <w:spacing w:line="360" w:lineRule="auto"/>
              <w:jc w:val="right"/>
              <w:rPr>
                <w:rFonts w:eastAsiaTheme="minorEastAsia"/>
              </w:rPr>
            </w:pPr>
            <w:r>
              <w:rPr>
                <w:rFonts w:eastAsiaTheme="minorEastAsia"/>
              </w:rPr>
              <w:t>6</w:t>
            </w:r>
            <w:r w:rsidR="003A4D66">
              <w:rPr>
                <w:rFonts w:eastAsiaTheme="minorEastAsia"/>
              </w:rPr>
              <w:t>8</w:t>
            </w:r>
          </w:p>
        </w:tc>
      </w:tr>
      <w:tr w:rsidR="007B00C1" w:rsidRPr="0028503A" w14:paraId="163C3AA9" w14:textId="77777777" w:rsidTr="00E83F78">
        <w:tc>
          <w:tcPr>
            <w:tcW w:w="7792" w:type="dxa"/>
          </w:tcPr>
          <w:p w14:paraId="550BB671" w14:textId="77777777" w:rsidR="007B00C1" w:rsidRPr="007B00C1" w:rsidRDefault="007B00C1" w:rsidP="003A4D66">
            <w:pPr>
              <w:spacing w:line="360" w:lineRule="auto"/>
              <w:jc w:val="both"/>
              <w:rPr>
                <w:rFonts w:ascii="Arial" w:hAnsi="Arial" w:cs="Arial"/>
                <w:sz w:val="22"/>
                <w:szCs w:val="22"/>
              </w:rPr>
            </w:pPr>
            <w:r w:rsidRPr="00BE66B1">
              <w:rPr>
                <w:rFonts w:ascii="Arial" w:hAnsi="Arial" w:cs="Arial"/>
                <w:b/>
                <w:bCs/>
                <w:sz w:val="22"/>
                <w:szCs w:val="22"/>
              </w:rPr>
              <w:lastRenderedPageBreak/>
              <w:t>Figura 5.14a</w:t>
            </w:r>
            <w:r w:rsidRPr="00BE66B1">
              <w:rPr>
                <w:rFonts w:ascii="Arial" w:hAnsi="Arial" w:cs="Arial"/>
                <w:sz w:val="22"/>
                <w:szCs w:val="22"/>
              </w:rPr>
              <w:t xml:space="preserve">. Sensibilidad de la temperatura de entrada en la fibra sobre el perfil </w:t>
            </w:r>
            <m:oMath>
              <m:sSub>
                <m:sSubPr>
                  <m:ctrlPr>
                    <w:ins w:id="367" w:author="JAVIERA PAZ LEFORT IBANEZ" w:date="2025-09-20T03:14:00Z" w16du:dateUtc="2025-09-20T06:14:00Z">
                      <w:rPr>
                        <w:rFonts w:ascii="Cambria Math" w:hAnsi="Cambria Math" w:cs="Arial"/>
                        <w:sz w:val="22"/>
                        <w:szCs w:val="22"/>
                      </w:rPr>
                    </w:ins>
                  </m:ctrlPr>
                </m:sSubPr>
                <m:e>
                  <m:r>
                    <w:ins w:id="368" w:author="JAVIERA PAZ LEFORT IBANEZ" w:date="2025-09-20T03:14:00Z" w16du:dateUtc="2025-09-20T06:14:00Z">
                      <w:rPr>
                        <w:rFonts w:ascii="Cambria Math" w:hAnsi="Cambria Math" w:cs="Arial"/>
                        <w:sz w:val="22"/>
                        <w:szCs w:val="22"/>
                      </w:rPr>
                      <m:t>C</m:t>
                    </w:ins>
                  </m:r>
                </m:e>
                <m:sub>
                  <m:r>
                    <w:rPr>
                      <w:rFonts w:ascii="Cambria Math" w:hAnsi="Cambria Math" w:cs="Arial"/>
                      <w:sz w:val="22"/>
                      <w:szCs w:val="22"/>
                    </w:rPr>
                    <m:t>poly</m:t>
                  </m:r>
                </m:sub>
              </m:sSub>
              <m:r>
                <w:rPr>
                  <w:rFonts w:ascii="Cambria Math" w:hAnsi="Cambria Math" w:cs="Arial"/>
                  <w:sz w:val="22"/>
                  <w:szCs w:val="22"/>
                </w:rPr>
                <m:t>(z)</m:t>
              </m:r>
            </m:oMath>
            <w:r w:rsidRPr="00BE66B1">
              <w:rPr>
                <w:rFonts w:ascii="Arial" w:hAnsi="Arial" w:cs="Arial"/>
                <w:sz w:val="22"/>
                <w:szCs w:val="22"/>
              </w:rPr>
              <w:t>.</w:t>
            </w:r>
          </w:p>
        </w:tc>
        <w:tc>
          <w:tcPr>
            <w:tcW w:w="1036" w:type="dxa"/>
          </w:tcPr>
          <w:p w14:paraId="3D62E6C7" w14:textId="57B35B96" w:rsidR="007B00C1" w:rsidRPr="0028503A" w:rsidRDefault="007B00C1" w:rsidP="003A4D66">
            <w:pPr>
              <w:spacing w:line="360" w:lineRule="auto"/>
              <w:jc w:val="right"/>
              <w:rPr>
                <w:rFonts w:eastAsiaTheme="minorEastAsia"/>
              </w:rPr>
            </w:pPr>
            <w:r>
              <w:rPr>
                <w:rFonts w:eastAsiaTheme="minorEastAsia"/>
              </w:rPr>
              <w:t>6</w:t>
            </w:r>
            <w:r w:rsidR="003A4D66">
              <w:rPr>
                <w:rFonts w:eastAsiaTheme="minorEastAsia"/>
              </w:rPr>
              <w:t>8</w:t>
            </w:r>
          </w:p>
        </w:tc>
      </w:tr>
      <w:tr w:rsidR="007B00C1" w:rsidRPr="0028503A" w14:paraId="6BE11FAE" w14:textId="77777777" w:rsidTr="00E83F78">
        <w:tc>
          <w:tcPr>
            <w:tcW w:w="7792" w:type="dxa"/>
          </w:tcPr>
          <w:p w14:paraId="1FA31B1F" w14:textId="77777777" w:rsidR="007B00C1" w:rsidRPr="0028503A" w:rsidRDefault="007B00C1" w:rsidP="003A4D66">
            <w:pPr>
              <w:spacing w:line="360" w:lineRule="auto"/>
              <w:jc w:val="both"/>
              <w:rPr>
                <w:rFonts w:ascii="Arial" w:hAnsi="Arial" w:cs="Arial"/>
                <w:sz w:val="22"/>
                <w:szCs w:val="22"/>
              </w:rPr>
            </w:pPr>
            <w:r w:rsidRPr="00D52BF1">
              <w:rPr>
                <w:rFonts w:ascii="Arial" w:hAnsi="Arial" w:cs="Arial"/>
                <w:b/>
                <w:bCs/>
                <w:sz w:val="22"/>
                <w:szCs w:val="22"/>
              </w:rPr>
              <w:t>Figura 5.14b</w:t>
            </w:r>
            <w:r w:rsidRPr="00D52BF1">
              <w:rPr>
                <w:rFonts w:ascii="Arial" w:hAnsi="Arial" w:cs="Arial"/>
                <w:sz w:val="22"/>
                <w:szCs w:val="22"/>
              </w:rPr>
              <w:t xml:space="preserve"> Sensibilidad térmica porcentual respecto al caso base (20°C)</w:t>
            </w:r>
          </w:p>
        </w:tc>
        <w:tc>
          <w:tcPr>
            <w:tcW w:w="1036" w:type="dxa"/>
          </w:tcPr>
          <w:p w14:paraId="4F5430CE" w14:textId="13349699" w:rsidR="007B00C1" w:rsidRPr="0028503A" w:rsidRDefault="007B00C1" w:rsidP="003A4D66">
            <w:pPr>
              <w:spacing w:line="360" w:lineRule="auto"/>
              <w:jc w:val="right"/>
              <w:rPr>
                <w:rFonts w:eastAsiaTheme="minorEastAsia"/>
              </w:rPr>
            </w:pPr>
            <w:r>
              <w:rPr>
                <w:rFonts w:eastAsiaTheme="minorEastAsia"/>
              </w:rPr>
              <w:t>6</w:t>
            </w:r>
            <w:r w:rsidR="003A4D66">
              <w:rPr>
                <w:rFonts w:eastAsiaTheme="minorEastAsia"/>
              </w:rPr>
              <w:t>9</w:t>
            </w:r>
          </w:p>
        </w:tc>
      </w:tr>
      <w:tr w:rsidR="007B00C1" w:rsidRPr="0028503A" w14:paraId="70315663" w14:textId="77777777" w:rsidTr="00E83F78">
        <w:tc>
          <w:tcPr>
            <w:tcW w:w="7792" w:type="dxa"/>
          </w:tcPr>
          <w:p w14:paraId="3689560A" w14:textId="77777777" w:rsidR="007B00C1" w:rsidRPr="0028503A" w:rsidRDefault="007B00C1" w:rsidP="003A4D66">
            <w:pPr>
              <w:spacing w:line="360" w:lineRule="auto"/>
              <w:jc w:val="both"/>
              <w:rPr>
                <w:rFonts w:ascii="Arial" w:hAnsi="Arial" w:cs="Arial"/>
                <w:sz w:val="22"/>
                <w:szCs w:val="22"/>
              </w:rPr>
            </w:pPr>
            <w:r w:rsidRPr="00D52BF1">
              <w:rPr>
                <w:rFonts w:ascii="Arial" w:hAnsi="Arial" w:cs="Arial"/>
                <w:b/>
                <w:bCs/>
                <w:sz w:val="22"/>
                <w:szCs w:val="22"/>
              </w:rPr>
              <w:t>Figura 5.15</w:t>
            </w:r>
            <w:r w:rsidRPr="00D52BF1">
              <w:rPr>
                <w:rFonts w:ascii="Arial" w:hAnsi="Arial" w:cs="Arial"/>
                <w:sz w:val="22"/>
                <w:szCs w:val="22"/>
              </w:rPr>
              <w:t xml:space="preserve">. Sensibilidad de la temperatura de entrada en la fibra sobre el perfil de flujo </w:t>
            </w:r>
            <m:oMath>
              <m:r>
                <w:rPr>
                  <w:rFonts w:ascii="Cambria Math" w:hAnsi="Cambria Math" w:cs="Arial"/>
                  <w:sz w:val="22"/>
                  <w:szCs w:val="22"/>
                </w:rPr>
                <m:t>J(z)</m:t>
              </m:r>
            </m:oMath>
            <w:r w:rsidRPr="00D52BF1">
              <w:rPr>
                <w:rFonts w:ascii="Arial" w:hAnsi="Arial" w:cs="Arial"/>
                <w:sz w:val="22"/>
                <w:szCs w:val="22"/>
              </w:rPr>
              <w:t>.</w:t>
            </w:r>
          </w:p>
        </w:tc>
        <w:tc>
          <w:tcPr>
            <w:tcW w:w="1036" w:type="dxa"/>
          </w:tcPr>
          <w:p w14:paraId="4DB692FA" w14:textId="56794195" w:rsidR="007B00C1" w:rsidRPr="0028503A" w:rsidRDefault="003A4D66" w:rsidP="003A4D66">
            <w:pPr>
              <w:spacing w:line="360" w:lineRule="auto"/>
              <w:jc w:val="right"/>
              <w:rPr>
                <w:rFonts w:eastAsiaTheme="minorEastAsia"/>
              </w:rPr>
            </w:pPr>
            <w:r>
              <w:rPr>
                <w:rFonts w:eastAsiaTheme="minorEastAsia"/>
              </w:rPr>
              <w:t>70</w:t>
            </w:r>
          </w:p>
        </w:tc>
      </w:tr>
      <w:tr w:rsidR="007B00C1" w:rsidRPr="0028503A" w14:paraId="7F480D36" w14:textId="77777777" w:rsidTr="00E83F78">
        <w:tc>
          <w:tcPr>
            <w:tcW w:w="7792" w:type="dxa"/>
          </w:tcPr>
          <w:p w14:paraId="2FCBFE70" w14:textId="77777777" w:rsidR="007B00C1" w:rsidRPr="0028503A" w:rsidRDefault="007B00C1" w:rsidP="003A4D66">
            <w:pPr>
              <w:spacing w:line="360" w:lineRule="auto"/>
              <w:rPr>
                <w:rFonts w:ascii="Arial" w:hAnsi="Arial" w:cs="Arial"/>
              </w:rPr>
            </w:pPr>
            <w:r w:rsidRPr="00D52BF1">
              <w:rPr>
                <w:rFonts w:ascii="Arial" w:hAnsi="Arial" w:cs="Arial"/>
                <w:b/>
                <w:bCs/>
                <w:sz w:val="22"/>
                <w:szCs w:val="22"/>
              </w:rPr>
              <w:t>Figura 5.16</w:t>
            </w:r>
            <w:r w:rsidRPr="00D52BF1">
              <w:rPr>
                <w:rFonts w:ascii="Arial" w:hAnsi="Arial" w:cs="Arial"/>
                <w:sz w:val="22"/>
                <w:szCs w:val="22"/>
              </w:rPr>
              <w:t xml:space="preserve">. Flujo medio </w:t>
            </w:r>
            <m:oMath>
              <m:r>
                <w:rPr>
                  <w:rFonts w:ascii="Cambria Math" w:hAnsi="Cambria Math" w:cs="Arial"/>
                  <w:sz w:val="22"/>
                  <w:szCs w:val="22"/>
                </w:rPr>
                <m:t>⟨J⟩</m:t>
              </m:r>
            </m:oMath>
            <w:r w:rsidRPr="00D52BF1">
              <w:rPr>
                <w:rFonts w:ascii="Arial" w:hAnsi="Arial" w:cs="Arial"/>
                <w:sz w:val="22"/>
                <w:szCs w:val="22"/>
              </w:rPr>
              <w:t xml:space="preserve"> y </w:t>
            </w:r>
            <w:proofErr w:type="spellStart"/>
            <w:r w:rsidRPr="00D52BF1">
              <w:rPr>
                <w:rFonts w:ascii="Arial" w:hAnsi="Arial" w:cs="Arial"/>
                <w:i/>
                <w:iCs/>
                <w:sz w:val="22"/>
                <w:szCs w:val="22"/>
              </w:rPr>
              <w:t>stage-cut</w:t>
            </w:r>
            <w:proofErr w:type="spellEnd"/>
            <w:r w:rsidRPr="00D52BF1">
              <w:rPr>
                <w:rFonts w:ascii="Arial" w:hAnsi="Arial" w:cs="Arial"/>
                <w:sz w:val="22"/>
                <w:szCs w:val="22"/>
              </w:rPr>
              <w:t xml:space="preserve"> en la fibra en función de la temperatura.</w:t>
            </w:r>
          </w:p>
        </w:tc>
        <w:tc>
          <w:tcPr>
            <w:tcW w:w="1036" w:type="dxa"/>
          </w:tcPr>
          <w:p w14:paraId="3FECECDF" w14:textId="53B50A3B" w:rsidR="007B00C1" w:rsidRPr="0028503A" w:rsidRDefault="003A4D66" w:rsidP="003A4D66">
            <w:pPr>
              <w:spacing w:line="360" w:lineRule="auto"/>
              <w:jc w:val="right"/>
              <w:rPr>
                <w:rFonts w:eastAsiaTheme="minorEastAsia"/>
              </w:rPr>
            </w:pPr>
            <w:r>
              <w:rPr>
                <w:rFonts w:eastAsiaTheme="minorEastAsia"/>
              </w:rPr>
              <w:t>70</w:t>
            </w:r>
          </w:p>
        </w:tc>
      </w:tr>
      <w:tr w:rsidR="007B00C1" w:rsidRPr="0028503A" w14:paraId="1F202130" w14:textId="77777777" w:rsidTr="00E83F78">
        <w:tc>
          <w:tcPr>
            <w:tcW w:w="7792" w:type="dxa"/>
          </w:tcPr>
          <w:p w14:paraId="0A2FC788" w14:textId="77777777" w:rsidR="007B00C1" w:rsidRPr="0028503A" w:rsidRDefault="007B00C1" w:rsidP="003A4D66">
            <w:pPr>
              <w:spacing w:line="360" w:lineRule="auto"/>
              <w:jc w:val="both"/>
              <w:rPr>
                <w:rFonts w:ascii="Arial" w:hAnsi="Arial" w:cs="Arial"/>
                <w:color w:val="404040" w:themeColor="text1" w:themeTint="BF"/>
                <w:sz w:val="22"/>
                <w:szCs w:val="22"/>
              </w:rPr>
            </w:pPr>
            <w:r w:rsidRPr="00D52BF1">
              <w:rPr>
                <w:rStyle w:val="nfasissutil"/>
                <w:rFonts w:ascii="Arial" w:hAnsi="Arial" w:cs="Arial"/>
                <w:b/>
                <w:bCs/>
                <w:i w:val="0"/>
                <w:iCs w:val="0"/>
                <w:color w:val="auto"/>
                <w:sz w:val="22"/>
                <w:szCs w:val="22"/>
                <w:rPrChange w:id="369" w:author="JAVIERA PAZ LEFORT IBANEZ" w:date="2025-09-22T17:14:00Z" w16du:dateUtc="2025-09-22T20:14:00Z">
                  <w:rPr>
                    <w:rStyle w:val="nfasissutil"/>
                    <w:b/>
                    <w:bCs/>
                    <w:i w:val="0"/>
                    <w:iCs w:val="0"/>
                    <w:color w:val="auto"/>
                  </w:rPr>
                </w:rPrChange>
              </w:rPr>
              <w:t>Figura 5.17</w:t>
            </w:r>
            <w:r w:rsidRPr="00D52BF1">
              <w:rPr>
                <w:rStyle w:val="nfasissutil"/>
                <w:rFonts w:ascii="Arial" w:hAnsi="Arial" w:cs="Arial"/>
                <w:i w:val="0"/>
                <w:iCs w:val="0"/>
                <w:color w:val="auto"/>
                <w:sz w:val="22"/>
                <w:szCs w:val="22"/>
                <w:rPrChange w:id="370" w:author="JAVIERA PAZ LEFORT IBANEZ" w:date="2025-09-22T17:14:00Z" w16du:dateUtc="2025-09-22T20:14:00Z">
                  <w:rPr>
                    <w:rStyle w:val="nfasissutil"/>
                    <w:i w:val="0"/>
                    <w:iCs w:val="0"/>
                    <w:color w:val="auto"/>
                  </w:rPr>
                </w:rPrChange>
              </w:rPr>
              <w:t xml:space="preserve"> Sensibilidad a la discretización espacial</w:t>
            </w:r>
          </w:p>
        </w:tc>
        <w:tc>
          <w:tcPr>
            <w:tcW w:w="1036" w:type="dxa"/>
          </w:tcPr>
          <w:p w14:paraId="66066A12" w14:textId="3B45E04F" w:rsidR="007B00C1" w:rsidRPr="0028503A" w:rsidRDefault="007B00C1" w:rsidP="003A4D66">
            <w:pPr>
              <w:spacing w:line="360" w:lineRule="auto"/>
              <w:jc w:val="right"/>
              <w:rPr>
                <w:rFonts w:eastAsiaTheme="minorEastAsia"/>
              </w:rPr>
            </w:pPr>
            <w:r>
              <w:rPr>
                <w:rFonts w:eastAsiaTheme="minorEastAsia"/>
              </w:rPr>
              <w:t>7</w:t>
            </w:r>
            <w:r w:rsidR="003A4D66">
              <w:rPr>
                <w:rFonts w:eastAsiaTheme="minorEastAsia"/>
              </w:rPr>
              <w:t>2</w:t>
            </w:r>
          </w:p>
        </w:tc>
      </w:tr>
    </w:tbl>
    <w:p w14:paraId="53FC630F" w14:textId="77777777" w:rsidR="006B4CDA" w:rsidRPr="006B4CDA" w:rsidRDefault="006B4CDA" w:rsidP="006B4CDA">
      <w:pPr>
        <w:rPr>
          <w:ins w:id="371" w:author="JAVIERA PAZ LEFORT IBANEZ" w:date="2025-09-22T17:01:00Z" w16du:dateUtc="2025-09-22T20:01:00Z"/>
          <w:lang w:val="es-ES"/>
          <w:rPrChange w:id="372" w:author="JAVIERA PAZ LEFORT IBANEZ" w:date="2025-09-22T17:50:00Z" w16du:dateUtc="2025-09-22T20:50:00Z">
            <w:rPr>
              <w:ins w:id="373" w:author="JAVIERA PAZ LEFORT IBANEZ" w:date="2025-09-22T17:01:00Z" w16du:dateUtc="2025-09-22T20:01:00Z"/>
              <w:rFonts w:eastAsia="Arial MT"/>
              <w:lang w:val="es-ES"/>
            </w:rPr>
          </w:rPrChange>
        </w:rPr>
      </w:pPr>
    </w:p>
    <w:p w14:paraId="18929D30" w14:textId="1AAF794A" w:rsidR="001B629E" w:rsidRDefault="001B629E" w:rsidP="001B629E">
      <w:pPr>
        <w:pStyle w:val="Ttulo1"/>
        <w:rPr>
          <w:rFonts w:ascii="Arial" w:hAnsi="Arial" w:cs="Arial"/>
          <w:b/>
          <w:bCs/>
          <w:color w:val="auto"/>
          <w:sz w:val="24"/>
          <w:szCs w:val="24"/>
          <w:lang w:val="es-ES"/>
        </w:rPr>
      </w:pPr>
      <w:bookmarkStart w:id="374" w:name="_Toc209475882"/>
      <w:proofErr w:type="spellStart"/>
      <w:ins w:id="375" w:author="JAVIERA PAZ LEFORT IBANEZ" w:date="2025-09-22T17:01:00Z" w16du:dateUtc="2025-09-22T20:01:00Z">
        <w:r w:rsidRPr="00B941DF">
          <w:rPr>
            <w:rFonts w:ascii="Arial" w:hAnsi="Arial" w:cs="Arial"/>
            <w:b/>
            <w:bCs/>
            <w:color w:val="auto"/>
            <w:sz w:val="24"/>
            <w:szCs w:val="24"/>
            <w:lang w:val="es-ES"/>
            <w:rPrChange w:id="376" w:author="JAVIERA PAZ LEFORT IBANEZ" w:date="2025-09-22T17:50:00Z" w16du:dateUtc="2025-09-22T20:50:00Z">
              <w:rPr>
                <w:lang w:val="es-ES"/>
              </w:rPr>
            </w:rPrChange>
          </w:rPr>
          <w:t>Indice</w:t>
        </w:r>
        <w:proofErr w:type="spellEnd"/>
        <w:r w:rsidRPr="00B941DF">
          <w:rPr>
            <w:rFonts w:ascii="Arial" w:hAnsi="Arial" w:cs="Arial"/>
            <w:b/>
            <w:bCs/>
            <w:color w:val="auto"/>
            <w:sz w:val="24"/>
            <w:szCs w:val="24"/>
            <w:lang w:val="es-ES"/>
            <w:rPrChange w:id="377" w:author="JAVIERA PAZ LEFORT IBANEZ" w:date="2025-09-22T17:50:00Z" w16du:dateUtc="2025-09-22T20:50:00Z">
              <w:rPr>
                <w:lang w:val="es-ES"/>
              </w:rPr>
            </w:rPrChange>
          </w:rPr>
          <w:t xml:space="preserve"> de tablas</w:t>
        </w:r>
      </w:ins>
      <w:bookmarkEnd w:id="374"/>
    </w:p>
    <w:p w14:paraId="2C09B48D" w14:textId="7EA272ED" w:rsidR="007B00C1" w:rsidRDefault="007B00C1">
      <w:pPr>
        <w:rPr>
          <w:lang w:val="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320"/>
      </w:tblGrid>
      <w:tr w:rsidR="007B00C1" w14:paraId="5FC835A0" w14:textId="77777777" w:rsidTr="007B00C1">
        <w:tc>
          <w:tcPr>
            <w:tcW w:w="7508" w:type="dxa"/>
          </w:tcPr>
          <w:p w14:paraId="2002702F" w14:textId="00D2FEF0" w:rsidR="007B00C1" w:rsidRPr="007B00C1" w:rsidRDefault="007B00C1" w:rsidP="007B00C1">
            <w:pPr>
              <w:spacing w:line="360" w:lineRule="auto"/>
              <w:jc w:val="both"/>
              <w:rPr>
                <w:rFonts w:ascii="Arial" w:hAnsi="Arial" w:cs="Arial"/>
                <w:sz w:val="22"/>
                <w:szCs w:val="22"/>
              </w:rPr>
            </w:pPr>
            <w:del w:id="378" w:author="JAVIERA PAZ LEFORT IBANEZ" w:date="2025-09-18T16:00:00Z" w16du:dateUtc="2025-09-18T19:00:00Z">
              <w:r w:rsidRPr="0074484A" w:rsidDel="00C04930">
                <w:rPr>
                  <w:rFonts w:ascii="Arial" w:hAnsi="Arial" w:cs="Arial"/>
                  <w:b/>
                  <w:bCs/>
                  <w:sz w:val="22"/>
                  <w:szCs w:val="22"/>
                  <w:rPrChange w:id="379" w:author="JAVIERA PAZ LEFORT IBANEZ" w:date="2025-09-22T17:08:00Z" w16du:dateUtc="2025-09-22T20:08:00Z">
                    <w:rPr/>
                  </w:rPrChange>
                </w:rPr>
                <w:delText xml:space="preserve">El módulo de membrana utilizado en este sistema corresponde al modelo </w:delText>
              </w:r>
              <w:r w:rsidRPr="0074484A" w:rsidDel="00C04930">
                <w:rPr>
                  <w:rFonts w:ascii="Arial" w:hAnsi="Arial" w:cs="Arial"/>
                  <w:b/>
                  <w:bCs/>
                  <w:sz w:val="22"/>
                  <w:szCs w:val="22"/>
                  <w:rPrChange w:id="380" w:author="JAVIERA PAZ LEFORT IBANEZ" w:date="2025-09-22T17:08:00Z" w16du:dateUtc="2025-09-22T20:08:00Z">
                    <w:rPr>
                      <w:rFonts w:ascii="Arial" w:hAnsi="Arial" w:cs="Arial"/>
                      <w:b/>
                      <w:bCs/>
                    </w:rPr>
                  </w:rPrChange>
                </w:rPr>
                <w:delText>"Module 50" de Zena Membranes</w:delText>
              </w:r>
              <w:r w:rsidRPr="0074484A" w:rsidDel="00C04930">
                <w:rPr>
                  <w:rFonts w:ascii="Arial" w:hAnsi="Arial" w:cs="Arial"/>
                  <w:b/>
                  <w:bCs/>
                  <w:sz w:val="22"/>
                  <w:szCs w:val="22"/>
                  <w:rPrChange w:id="381" w:author="JAVIERA PAZ LEFORT IBANEZ" w:date="2025-09-22T17:08:00Z" w16du:dateUtc="2025-09-22T20:08:00Z">
                    <w:rPr/>
                  </w:rPrChange>
                </w:rPr>
                <w:delText>, equipado con membranas tipo P60 fabricadas en polipropileno. Las propiedades geométricas, estructurales y materiales del módulo se presentan en la Tabla 1.</w:delText>
              </w:r>
            </w:del>
            <w:ins w:id="382" w:author="JAVIERA PAZ LEFORT IBANEZ" w:date="2025-09-18T15:59:00Z" w16du:dateUtc="2025-09-18T18:59:00Z">
              <w:r w:rsidRPr="0074484A">
                <w:rPr>
                  <w:rFonts w:ascii="Arial" w:hAnsi="Arial" w:cs="Arial"/>
                  <w:b/>
                  <w:bCs/>
                  <w:sz w:val="22"/>
                  <w:szCs w:val="22"/>
                  <w:rPrChange w:id="383" w:author="JAVIERA PAZ LEFORT IBANEZ" w:date="2025-09-22T17:08:00Z" w16du:dateUtc="2025-09-22T20:08:00Z">
                    <w:rPr/>
                  </w:rPrChange>
                </w:rPr>
                <w:t>Tabla 1</w:t>
              </w:r>
              <w:r w:rsidRPr="0074484A">
                <w:rPr>
                  <w:rFonts w:ascii="Arial" w:hAnsi="Arial" w:cs="Arial"/>
                  <w:sz w:val="22"/>
                  <w:szCs w:val="22"/>
                  <w:rPrChange w:id="384" w:author="JAVIERA PAZ LEFORT IBANEZ" w:date="2025-09-22T17:08:00Z" w16du:dateUtc="2025-09-22T20:08:00Z">
                    <w:rPr>
                      <w:rFonts w:ascii="Arial" w:hAnsi="Arial" w:cs="Arial"/>
                    </w:rPr>
                  </w:rPrChange>
                </w:rPr>
                <w:t>. Pr</w:t>
              </w:r>
            </w:ins>
            <w:ins w:id="385" w:author="JAVIERA PAZ LEFORT IBANEZ" w:date="2025-09-18T16:00:00Z" w16du:dateUtc="2025-09-18T19:00:00Z">
              <w:r w:rsidRPr="0074484A">
                <w:rPr>
                  <w:rFonts w:ascii="Arial" w:hAnsi="Arial" w:cs="Arial"/>
                  <w:sz w:val="22"/>
                  <w:szCs w:val="22"/>
                  <w:rPrChange w:id="386" w:author="JAVIERA PAZ LEFORT IBANEZ" w:date="2025-09-22T17:08:00Z" w16du:dateUtc="2025-09-22T20:08:00Z">
                    <w:rPr>
                      <w:rFonts w:ascii="Arial" w:hAnsi="Arial" w:cs="Arial"/>
                    </w:rPr>
                  </w:rPrChange>
                </w:rPr>
                <w:t>opiedades geométricas y materiales del módulo de membrana (</w:t>
              </w:r>
              <w:proofErr w:type="spellStart"/>
              <w:r w:rsidRPr="0074484A">
                <w:rPr>
                  <w:rFonts w:ascii="Arial" w:hAnsi="Arial" w:cs="Arial"/>
                  <w:i/>
                  <w:iCs/>
                  <w:sz w:val="22"/>
                  <w:szCs w:val="22"/>
                  <w:rPrChange w:id="387" w:author="JAVIERA PAZ LEFORT IBANEZ" w:date="2025-09-22T17:08:00Z" w16du:dateUtc="2025-09-22T20:08:00Z">
                    <w:rPr>
                      <w:rFonts w:ascii="Arial" w:hAnsi="Arial" w:cs="Arial"/>
                      <w:i/>
                      <w:iCs/>
                    </w:rPr>
                  </w:rPrChange>
                </w:rPr>
                <w:t>Zena</w:t>
              </w:r>
              <w:proofErr w:type="spellEnd"/>
              <w:r w:rsidRPr="0074484A">
                <w:rPr>
                  <w:rFonts w:ascii="Arial" w:hAnsi="Arial" w:cs="Arial"/>
                  <w:i/>
                  <w:iCs/>
                  <w:sz w:val="22"/>
                  <w:szCs w:val="22"/>
                  <w:rPrChange w:id="388" w:author="JAVIERA PAZ LEFORT IBANEZ" w:date="2025-09-22T17:08:00Z" w16du:dateUtc="2025-09-22T20:08:00Z">
                    <w:rPr>
                      <w:rFonts w:ascii="Arial" w:hAnsi="Arial" w:cs="Arial"/>
                      <w:i/>
                      <w:iCs/>
                    </w:rPr>
                  </w:rPrChange>
                </w:rPr>
                <w:t xml:space="preserve"> </w:t>
              </w:r>
              <w:proofErr w:type="spellStart"/>
              <w:r w:rsidRPr="0074484A">
                <w:rPr>
                  <w:rFonts w:ascii="Arial" w:hAnsi="Arial" w:cs="Arial"/>
                  <w:i/>
                  <w:iCs/>
                  <w:sz w:val="22"/>
                  <w:szCs w:val="22"/>
                  <w:rPrChange w:id="389" w:author="JAVIERA PAZ LEFORT IBANEZ" w:date="2025-09-22T17:08:00Z" w16du:dateUtc="2025-09-22T20:08:00Z">
                    <w:rPr>
                      <w:rFonts w:ascii="Arial" w:hAnsi="Arial" w:cs="Arial"/>
                      <w:i/>
                      <w:iCs/>
                    </w:rPr>
                  </w:rPrChange>
                </w:rPr>
                <w:t>membranes</w:t>
              </w:r>
              <w:proofErr w:type="spellEnd"/>
              <w:r w:rsidRPr="0074484A">
                <w:rPr>
                  <w:rFonts w:ascii="Arial" w:hAnsi="Arial" w:cs="Arial"/>
                  <w:sz w:val="22"/>
                  <w:szCs w:val="22"/>
                  <w:rPrChange w:id="390" w:author="JAVIERA PAZ LEFORT IBANEZ" w:date="2025-09-22T17:08:00Z" w16du:dateUtc="2025-09-22T20:08:00Z">
                    <w:rPr>
                      <w:rFonts w:ascii="Arial" w:hAnsi="Arial" w:cs="Arial"/>
                    </w:rPr>
                  </w:rPrChange>
                </w:rPr>
                <w:t xml:space="preserve">, </w:t>
              </w:r>
              <w:r w:rsidRPr="0074484A">
                <w:rPr>
                  <w:rFonts w:ascii="Arial" w:hAnsi="Arial" w:cs="Arial"/>
                  <w:i/>
                  <w:iCs/>
                  <w:sz w:val="22"/>
                  <w:szCs w:val="22"/>
                  <w:rPrChange w:id="391" w:author="JAVIERA PAZ LEFORT IBANEZ" w:date="2025-09-22T17:08:00Z" w16du:dateUtc="2025-09-22T20:08:00Z">
                    <w:rPr>
                      <w:rFonts w:ascii="Arial" w:hAnsi="Arial" w:cs="Arial"/>
                      <w:i/>
                      <w:iCs/>
                    </w:rPr>
                  </w:rPrChange>
                </w:rPr>
                <w:t>Module D50</w:t>
              </w:r>
              <w:r w:rsidRPr="0074484A">
                <w:rPr>
                  <w:rFonts w:ascii="Arial" w:hAnsi="Arial" w:cs="Arial"/>
                  <w:sz w:val="22"/>
                  <w:szCs w:val="22"/>
                  <w:rPrChange w:id="392" w:author="JAVIERA PAZ LEFORT IBANEZ" w:date="2025-09-22T17:08:00Z" w16du:dateUtc="2025-09-22T20:08:00Z">
                    <w:rPr>
                      <w:rFonts w:ascii="Arial" w:hAnsi="Arial" w:cs="Arial"/>
                    </w:rPr>
                  </w:rPrChange>
                </w:rPr>
                <w:t xml:space="preserve"> con fibras P60 de polipropileno)</w:t>
              </w:r>
            </w:ins>
            <w:ins w:id="393" w:author="JAVIERA PAZ LEFORT IBANEZ" w:date="2025-09-18T16:05:00Z" w16du:dateUtc="2025-09-18T19:05:00Z">
              <w:r w:rsidRPr="0074484A">
                <w:rPr>
                  <w:rFonts w:ascii="Arial" w:hAnsi="Arial" w:cs="Arial"/>
                  <w:sz w:val="22"/>
                  <w:szCs w:val="22"/>
                  <w:rPrChange w:id="394" w:author="JAVIERA PAZ LEFORT IBANEZ" w:date="2025-09-22T17:08:00Z" w16du:dateUtc="2025-09-22T20:08:00Z">
                    <w:rPr>
                      <w:rFonts w:ascii="Arial" w:hAnsi="Arial" w:cs="Arial"/>
                    </w:rPr>
                  </w:rPrChange>
                </w:rPr>
                <w:t>.</w:t>
              </w:r>
            </w:ins>
          </w:p>
        </w:tc>
        <w:tc>
          <w:tcPr>
            <w:tcW w:w="1320" w:type="dxa"/>
          </w:tcPr>
          <w:p w14:paraId="189679B8" w14:textId="4A0DC958" w:rsidR="007B00C1" w:rsidRDefault="007B00C1" w:rsidP="007B00C1">
            <w:pPr>
              <w:spacing w:line="360" w:lineRule="auto"/>
              <w:jc w:val="right"/>
              <w:rPr>
                <w:lang w:val="es-ES"/>
              </w:rPr>
            </w:pPr>
            <w:r>
              <w:rPr>
                <w:lang w:val="es-ES"/>
              </w:rPr>
              <w:t>27</w:t>
            </w:r>
          </w:p>
        </w:tc>
      </w:tr>
      <w:tr w:rsidR="007B00C1" w14:paraId="655CA4CA" w14:textId="77777777" w:rsidTr="007B00C1">
        <w:tc>
          <w:tcPr>
            <w:tcW w:w="7508" w:type="dxa"/>
          </w:tcPr>
          <w:p w14:paraId="1EBE144B" w14:textId="245B0141" w:rsidR="007B00C1" w:rsidRPr="007B00C1" w:rsidRDefault="007B00C1" w:rsidP="007B00C1">
            <w:pPr>
              <w:spacing w:line="360" w:lineRule="auto"/>
              <w:jc w:val="both"/>
              <w:rPr>
                <w:rFonts w:ascii="Arial" w:hAnsi="Arial" w:cs="Arial"/>
                <w:sz w:val="22"/>
                <w:szCs w:val="22"/>
              </w:rPr>
            </w:pPr>
            <w:ins w:id="395" w:author="JAVIERA PAZ LEFORT IBANEZ" w:date="2025-09-18T16:18:00Z" w16du:dateUtc="2025-09-18T19:18:00Z">
              <w:r w:rsidRPr="009C31AA">
                <w:rPr>
                  <w:rFonts w:ascii="Arial" w:hAnsi="Arial" w:cs="Arial"/>
                  <w:b/>
                  <w:bCs/>
                  <w:sz w:val="22"/>
                  <w:szCs w:val="22"/>
                  <w:rPrChange w:id="396" w:author="JAVIERA PAZ LEFORT IBANEZ" w:date="2025-09-22T17:10:00Z" w16du:dateUtc="2025-09-22T20:10:00Z">
                    <w:rPr/>
                  </w:rPrChange>
                </w:rPr>
                <w:t>Tabla 2</w:t>
              </w:r>
              <w:r w:rsidRPr="009C31AA">
                <w:rPr>
                  <w:rFonts w:ascii="Arial" w:hAnsi="Arial" w:cs="Arial"/>
                  <w:sz w:val="22"/>
                  <w:szCs w:val="22"/>
                  <w:rPrChange w:id="397" w:author="JAVIERA PAZ LEFORT IBANEZ" w:date="2025-09-22T17:10:00Z" w16du:dateUtc="2025-09-22T20:10:00Z">
                    <w:rPr>
                      <w:rFonts w:ascii="Arial" w:hAnsi="Arial" w:cs="Arial"/>
                    </w:rPr>
                  </w:rPrChange>
                </w:rPr>
                <w:t xml:space="preserve">. </w:t>
              </w:r>
            </w:ins>
            <w:ins w:id="398" w:author="JAVIERA PAZ LEFORT IBANEZ" w:date="2025-09-18T17:15:00Z" w16du:dateUtc="2025-09-18T20:15:00Z">
              <w:r w:rsidRPr="009C31AA">
                <w:rPr>
                  <w:rFonts w:ascii="Arial" w:hAnsi="Arial" w:cs="Arial"/>
                  <w:sz w:val="22"/>
                  <w:szCs w:val="22"/>
                  <w:rPrChange w:id="399" w:author="JAVIERA PAZ LEFORT IBANEZ" w:date="2025-09-22T17:10:00Z" w16du:dateUtc="2025-09-22T20:10:00Z">
                    <w:rPr>
                      <w:rFonts w:ascii="Arial" w:hAnsi="Arial" w:cs="Arial"/>
                    </w:rPr>
                  </w:rPrChange>
                </w:rPr>
                <w:t>Variables operacionales y valores base usados en las simulaciones</w:t>
              </w:r>
            </w:ins>
          </w:p>
        </w:tc>
        <w:tc>
          <w:tcPr>
            <w:tcW w:w="1320" w:type="dxa"/>
          </w:tcPr>
          <w:p w14:paraId="7D1D3A90" w14:textId="7EAE842E" w:rsidR="007B00C1" w:rsidRDefault="007B00C1" w:rsidP="007B00C1">
            <w:pPr>
              <w:spacing w:line="360" w:lineRule="auto"/>
              <w:jc w:val="right"/>
              <w:rPr>
                <w:lang w:val="es-ES"/>
              </w:rPr>
            </w:pPr>
            <w:r>
              <w:rPr>
                <w:lang w:val="es-ES"/>
              </w:rPr>
              <w:t>2</w:t>
            </w:r>
            <w:r w:rsidR="003A4D66">
              <w:rPr>
                <w:lang w:val="es-ES"/>
              </w:rPr>
              <w:t>9</w:t>
            </w:r>
          </w:p>
        </w:tc>
      </w:tr>
    </w:tbl>
    <w:p w14:paraId="77049198" w14:textId="7E1F48BC" w:rsidR="007B00C1" w:rsidRDefault="007B00C1">
      <w:pPr>
        <w:rPr>
          <w:lang w:val="es-ES"/>
        </w:rPr>
      </w:pPr>
    </w:p>
    <w:p w14:paraId="1136509B" w14:textId="77777777" w:rsidR="007B00C1" w:rsidRDefault="007B00C1">
      <w:pPr>
        <w:rPr>
          <w:lang w:val="es-ES"/>
        </w:rPr>
      </w:pPr>
      <w:r>
        <w:rPr>
          <w:lang w:val="es-ES"/>
        </w:rPr>
        <w:br w:type="page"/>
      </w:r>
    </w:p>
    <w:p w14:paraId="504D3BA3" w14:textId="06F4A4B5" w:rsidR="001B629E" w:rsidRDefault="001B629E" w:rsidP="001B629E">
      <w:pPr>
        <w:pStyle w:val="Ttulo1"/>
        <w:rPr>
          <w:rFonts w:ascii="Arial" w:hAnsi="Arial" w:cs="Arial"/>
          <w:b/>
          <w:bCs/>
          <w:color w:val="auto"/>
          <w:sz w:val="24"/>
          <w:szCs w:val="24"/>
          <w:lang w:val="es-ES"/>
        </w:rPr>
      </w:pPr>
      <w:bookmarkStart w:id="400" w:name="_Toc209475883"/>
      <w:ins w:id="401" w:author="JAVIERA PAZ LEFORT IBANEZ" w:date="2025-09-22T17:01:00Z" w16du:dateUtc="2025-09-22T20:01:00Z">
        <w:r w:rsidRPr="00B941DF">
          <w:rPr>
            <w:rFonts w:ascii="Arial" w:hAnsi="Arial" w:cs="Arial"/>
            <w:b/>
            <w:bCs/>
            <w:color w:val="auto"/>
            <w:sz w:val="24"/>
            <w:szCs w:val="24"/>
            <w:lang w:val="es-ES"/>
            <w:rPrChange w:id="402" w:author="JAVIERA PAZ LEFORT IBANEZ" w:date="2025-09-22T17:50:00Z" w16du:dateUtc="2025-09-22T20:50:00Z">
              <w:rPr>
                <w:lang w:val="es-ES"/>
              </w:rPr>
            </w:rPrChange>
          </w:rPr>
          <w:lastRenderedPageBreak/>
          <w:t>Resumen</w:t>
        </w:r>
      </w:ins>
      <w:bookmarkEnd w:id="400"/>
    </w:p>
    <w:p w14:paraId="6823CAEE" w14:textId="10DB195C" w:rsidR="00073C29" w:rsidRPr="00073C29" w:rsidRDefault="00073C29" w:rsidP="00073C29">
      <w:pPr>
        <w:spacing w:line="360" w:lineRule="auto"/>
        <w:jc w:val="both"/>
        <w:rPr>
          <w:rFonts w:ascii="Arial" w:hAnsi="Arial" w:cs="Arial"/>
        </w:rPr>
      </w:pPr>
      <w:r w:rsidRPr="00073C29">
        <w:rPr>
          <w:rFonts w:ascii="Arial" w:hAnsi="Arial" w:cs="Arial"/>
        </w:rPr>
        <w:t xml:space="preserve">Se desarrolló y validó un modelo matemático unidimensional para describir la transferencia de masa y calor en un contactor de membrana de fibra hueca aplicado a la concentración de polifenoles desde vino tinto Cabernet Sauvignon. El objetivo fue disponer de una herramienta predictiva que apoye el diseño y la operación bajo condiciones suaves (sin dispersión de fases). El modelo usa un esquema de resistencias en serie (película en lumen–membrana–película en carcasa) con cierre interfacial por igualdad de flujos de película (resuelto con Regula </w:t>
      </w:r>
      <w:proofErr w:type="spellStart"/>
      <w:r w:rsidRPr="00073C29">
        <w:rPr>
          <w:rFonts w:ascii="Arial" w:hAnsi="Arial" w:cs="Arial"/>
        </w:rPr>
        <w:t>Falsi</w:t>
      </w:r>
      <w:proofErr w:type="spellEnd"/>
      <w:r w:rsidRPr="00073C29">
        <w:rPr>
          <w:rFonts w:ascii="Arial" w:hAnsi="Arial" w:cs="Arial"/>
        </w:rPr>
        <w:t>). La energía se resuelve en contracorriente mediante un BVP (</w:t>
      </w:r>
      <w:proofErr w:type="spellStart"/>
      <w:r w:rsidRPr="00073C29">
        <w:rPr>
          <w:rFonts w:ascii="Arial" w:hAnsi="Arial" w:cs="Arial"/>
        </w:rPr>
        <w:t>solve_bvp</w:t>
      </w:r>
      <w:proofErr w:type="spellEnd"/>
      <w:r w:rsidRPr="00073C29">
        <w:rPr>
          <w:rFonts w:ascii="Arial" w:hAnsi="Arial" w:cs="Arial"/>
        </w:rPr>
        <w:t>). Los coeficientes de película se obtienen a partir de números adimensionales (</w:t>
      </w:r>
      <m:oMath>
        <m:r>
          <w:rPr>
            <w:rFonts w:ascii="Cambria Math" w:hAnsi="Cambria Math" w:cs="Arial"/>
          </w:rPr>
          <m:t>Re, Sc, Sh</m:t>
        </m:r>
      </m:oMath>
      <w:r w:rsidRPr="00073C29">
        <w:rPr>
          <w:rFonts w:ascii="Arial" w:hAnsi="Arial" w:cs="Arial"/>
        </w:rPr>
        <w:t>) y correlaciones de literatura.</w:t>
      </w:r>
    </w:p>
    <w:p w14:paraId="402CFC54" w14:textId="59B2AE73" w:rsidR="00073C29" w:rsidRPr="00073C29" w:rsidRDefault="00073C29" w:rsidP="00073C29">
      <w:pPr>
        <w:spacing w:line="360" w:lineRule="auto"/>
        <w:jc w:val="both"/>
        <w:rPr>
          <w:rFonts w:ascii="Arial" w:hAnsi="Arial" w:cs="Arial"/>
        </w:rPr>
      </w:pPr>
      <w:r w:rsidRPr="00073C29">
        <w:rPr>
          <w:rFonts w:ascii="Arial" w:hAnsi="Arial" w:cs="Arial"/>
        </w:rPr>
        <w:t>La implementación (Python/</w:t>
      </w:r>
      <w:proofErr w:type="spellStart"/>
      <w:r w:rsidRPr="00073C29">
        <w:rPr>
          <w:rFonts w:ascii="Arial" w:hAnsi="Arial" w:cs="Arial"/>
        </w:rPr>
        <w:t>NumPy</w:t>
      </w:r>
      <w:proofErr w:type="spellEnd"/>
      <w:r w:rsidRPr="00073C29">
        <w:rPr>
          <w:rFonts w:ascii="Arial" w:hAnsi="Arial" w:cs="Arial"/>
        </w:rPr>
        <w:t>–</w:t>
      </w:r>
      <w:proofErr w:type="spellStart"/>
      <w:r w:rsidRPr="00073C29">
        <w:rPr>
          <w:rFonts w:ascii="Arial" w:hAnsi="Arial" w:cs="Arial"/>
        </w:rPr>
        <w:t>SciPy</w:t>
      </w:r>
      <w:proofErr w:type="spellEnd"/>
      <w:r w:rsidRPr="00073C29">
        <w:rPr>
          <w:rFonts w:ascii="Arial" w:hAnsi="Arial" w:cs="Arial"/>
        </w:rPr>
        <w:t>–</w:t>
      </w:r>
      <w:proofErr w:type="spellStart"/>
      <w:r w:rsidRPr="00073C29">
        <w:rPr>
          <w:rFonts w:ascii="Arial" w:hAnsi="Arial" w:cs="Arial"/>
        </w:rPr>
        <w:t>Matplotlib</w:t>
      </w:r>
      <w:proofErr w:type="spellEnd"/>
      <w:r w:rsidRPr="00073C29">
        <w:rPr>
          <w:rFonts w:ascii="Arial" w:hAnsi="Arial" w:cs="Arial"/>
        </w:rPr>
        <w:t xml:space="preserve">) calcula, por discretización axial, los perfiles de fracción de agua y su flux local, el perfil térmico, y la concentración de polifenoles (conservación de soluto no volátil; </w:t>
      </w:r>
      <m:oMath>
        <m:sSub>
          <m:sSubPr>
            <m:ctrlPr>
              <w:rPr>
                <w:rFonts w:ascii="Cambria Math" w:hAnsi="Cambria Math" w:cs="Arial"/>
                <w:i/>
              </w:rPr>
            </m:ctrlPr>
          </m:sSubPr>
          <m:e>
            <m:r>
              <w:rPr>
                <w:rFonts w:ascii="Cambria Math" w:hAnsi="Cambria Math" w:cs="Arial"/>
              </w:rPr>
              <m:t>C</m:t>
            </m:r>
          </m:e>
          <m:sub>
            <m:r>
              <w:rPr>
                <w:rFonts w:ascii="Cambria Math" w:hAnsi="Cambria Math" w:cs="Arial"/>
              </w:rPr>
              <m:t>poly</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sSub>
              <m:sSubPr>
                <m:ctrlPr>
                  <w:rPr>
                    <w:rFonts w:ascii="Cambria Math" w:hAnsi="Cambria Math" w:cs="Arial"/>
                    <w:i/>
                  </w:rPr>
                </m:ctrlPr>
              </m:sSubPr>
              <m:e>
                <m:r>
                  <w:rPr>
                    <w:rFonts w:ascii="Cambria Math" w:hAnsi="Cambria Math" w:cs="Arial"/>
                  </w:rPr>
                  <m:t>f</m:t>
                </m:r>
              </m:e>
              <m:sub>
                <m:r>
                  <w:rPr>
                    <w:rFonts w:ascii="Cambria Math" w:hAnsi="Cambria Math" w:cs="Arial"/>
                  </w:rPr>
                  <m:t>agua</m:t>
                </m:r>
              </m:sub>
            </m:sSub>
          </m:den>
        </m:f>
      </m:oMath>
      <w:r w:rsidRPr="00073C29">
        <w:rPr>
          <w:rFonts w:ascii="Arial" w:hAnsi="Arial" w:cs="Arial"/>
        </w:rPr>
        <w:t xml:space="preserve">. Los resultados muestran: (i) perfiles típicos en contracorriente con decaimiento de </w:t>
      </w:r>
      <m:oMath>
        <m:r>
          <w:rPr>
            <w:rFonts w:ascii="Cambria Math" w:hAnsi="Cambria Math" w:cs="Arial"/>
          </w:rPr>
          <m:t>J(z)</m:t>
        </m:r>
      </m:oMath>
      <w:r w:rsidRPr="00073C29">
        <w:rPr>
          <w:rFonts w:ascii="Arial" w:hAnsi="Arial" w:cs="Arial"/>
        </w:rPr>
        <w:t xml:space="preserve"> por agotamiento del gradiente; (</w:t>
      </w:r>
      <w:proofErr w:type="spellStart"/>
      <w:r w:rsidRPr="00073C29">
        <w:rPr>
          <w:rFonts w:ascii="Arial" w:hAnsi="Arial" w:cs="Arial"/>
        </w:rPr>
        <w:t>ii</w:t>
      </w:r>
      <w:proofErr w:type="spellEnd"/>
      <w:r w:rsidRPr="00073C29">
        <w:rPr>
          <w:rFonts w:ascii="Arial" w:hAnsi="Arial" w:cs="Arial"/>
        </w:rPr>
        <w:t xml:space="preserve">) un </w:t>
      </w:r>
      <w:proofErr w:type="spellStart"/>
      <w:r w:rsidRPr="00073C29">
        <w:rPr>
          <w:rFonts w:ascii="Arial" w:hAnsi="Arial" w:cs="Arial"/>
          <w:i/>
          <w:iCs/>
        </w:rPr>
        <w:t>trade</w:t>
      </w:r>
      <w:proofErr w:type="spellEnd"/>
      <w:r w:rsidRPr="00073C29">
        <w:rPr>
          <w:rFonts w:ascii="Arial" w:hAnsi="Arial" w:cs="Arial"/>
          <w:i/>
          <w:iCs/>
        </w:rPr>
        <w:t>-off</w:t>
      </w:r>
      <w:r w:rsidRPr="00073C29">
        <w:rPr>
          <w:rFonts w:ascii="Arial" w:hAnsi="Arial" w:cs="Arial"/>
        </w:rPr>
        <w:t xml:space="preserve"> operativo: al aumentar el caudal (</w:t>
      </w:r>
      <m:oMath>
        <m:r>
          <w:rPr>
            <w:rFonts w:ascii="Cambria Math" w:hAnsi="Cambria Math" w:cs="Arial"/>
          </w:rPr>
          <m:t>Re</m:t>
        </m:r>
      </m:oMath>
      <w:r w:rsidRPr="00073C29">
        <w:rPr>
          <w:rFonts w:ascii="Arial" w:hAnsi="Arial" w:cs="Arial"/>
        </w:rPr>
        <w:t>) sube la productividad (kg·h</w:t>
      </w:r>
      <w:r w:rsidRPr="00073C29">
        <w:rPr>
          <w:rFonts w:ascii="Arial" w:hAnsi="Arial" w:cs="Arial"/>
          <w:vertAlign w:val="superscript"/>
        </w:rPr>
        <w:t>−1</w:t>
      </w:r>
      <w:r w:rsidRPr="00073C29">
        <w:rPr>
          <w:rFonts w:ascii="Arial" w:hAnsi="Arial" w:cs="Arial"/>
        </w:rPr>
        <w:t xml:space="preserve">) y baja el </w:t>
      </w:r>
      <w:proofErr w:type="spellStart"/>
      <w:r w:rsidRPr="00073C29">
        <w:rPr>
          <w:rFonts w:ascii="Arial" w:hAnsi="Arial" w:cs="Arial"/>
          <w:i/>
          <w:iCs/>
        </w:rPr>
        <w:t>stage-cut</w:t>
      </w:r>
      <w:proofErr w:type="spellEnd"/>
      <w:r w:rsidRPr="00073C29">
        <w:rPr>
          <w:rFonts w:ascii="Arial" w:hAnsi="Arial" w:cs="Arial"/>
        </w:rPr>
        <w:t xml:space="preserve"> por pasada; (</w:t>
      </w:r>
      <w:proofErr w:type="spellStart"/>
      <w:r w:rsidRPr="00073C29">
        <w:rPr>
          <w:rFonts w:ascii="Arial" w:hAnsi="Arial" w:cs="Arial"/>
        </w:rPr>
        <w:t>iii</w:t>
      </w:r>
      <w:proofErr w:type="spellEnd"/>
      <w:r w:rsidRPr="00073C29">
        <w:rPr>
          <w:rFonts w:ascii="Arial" w:hAnsi="Arial" w:cs="Arial"/>
        </w:rPr>
        <w:t xml:space="preserve">) una correlación de capa límite en el lumen consistente con </w:t>
      </w:r>
      <m:oMath>
        <m:sSub>
          <m:sSubPr>
            <m:ctrlPr>
              <w:rPr>
                <w:rFonts w:ascii="Cambria Math" w:hAnsi="Cambria Math" w:cs="Arial"/>
                <w:i/>
              </w:rPr>
            </m:ctrlPr>
          </m:sSubPr>
          <m:e>
            <m:r>
              <w:rPr>
                <w:rFonts w:ascii="Cambria Math" w:hAnsi="Cambria Math" w:cs="Arial"/>
              </w:rPr>
              <m:t>K</m:t>
            </m:r>
          </m:e>
          <m:sub>
            <m:r>
              <w:rPr>
                <w:rFonts w:ascii="Cambria Math" w:hAnsi="Cambria Math" w:cs="Arial"/>
              </w:rPr>
              <m:t>L</m:t>
            </m:r>
          </m:sub>
        </m:sSub>
        <m:r>
          <w:rPr>
            <w:rFonts w:ascii="Cambria Math" w:hAnsi="Cambria Math" w:cs="Cambria Math"/>
          </w:rPr>
          <m:t>∝</m:t>
        </m:r>
        <m:sSup>
          <m:sSupPr>
            <m:ctrlPr>
              <w:rPr>
                <w:rFonts w:ascii="Cambria Math" w:hAnsi="Cambria Math" w:cs="Arial"/>
                <w:i/>
              </w:rPr>
            </m:ctrlPr>
          </m:sSupPr>
          <m:e>
            <m:r>
              <w:rPr>
                <w:rFonts w:ascii="Cambria Math" w:hAnsi="Cambria Math" w:cs="Arial"/>
              </w:rPr>
              <m:t>Re</m:t>
            </m:r>
          </m:e>
          <m:sup>
            <m:r>
              <w:rPr>
                <w:rFonts w:ascii="Cambria Math" w:hAnsi="Cambria Math" w:cs="Arial"/>
              </w:rPr>
              <m:t>0.33</m:t>
            </m:r>
          </m:sup>
        </m:sSup>
      </m:oMath>
      <w:r w:rsidRPr="00073C29">
        <w:rPr>
          <w:rFonts w:ascii="Arial" w:hAnsi="Arial" w:cs="Arial"/>
        </w:rPr>
        <w:t> </w:t>
      </w:r>
      <w:r w:rsidR="002E0F3C">
        <w:rPr>
          <w:rFonts w:ascii="Arial" w:hAnsi="Arial" w:cs="Arial"/>
        </w:rPr>
        <w:t>;</w:t>
      </w:r>
      <w:r w:rsidRPr="00073C29">
        <w:rPr>
          <w:rFonts w:ascii="Arial" w:hAnsi="Arial" w:cs="Arial"/>
        </w:rPr>
        <w:t xml:space="preserve"> y (</w:t>
      </w:r>
      <w:proofErr w:type="spellStart"/>
      <w:r w:rsidRPr="00073C29">
        <w:rPr>
          <w:rFonts w:ascii="Arial" w:hAnsi="Arial" w:cs="Arial"/>
        </w:rPr>
        <w:t>iv</w:t>
      </w:r>
      <w:proofErr w:type="spellEnd"/>
      <w:r w:rsidRPr="00073C29">
        <w:rPr>
          <w:rFonts w:ascii="Arial" w:hAnsi="Arial" w:cs="Arial"/>
        </w:rPr>
        <w:t xml:space="preserve">) sensibilidad térmica débil en 15–30 °C: ligeros aumentos de </w:t>
      </w:r>
      <m:oMath>
        <m:r>
          <w:rPr>
            <w:rFonts w:ascii="Cambria Math" w:hAnsi="Cambria Math" w:cs="Arial"/>
          </w:rPr>
          <m:t>J</m:t>
        </m:r>
      </m:oMath>
      <w:r w:rsidRPr="00073C29">
        <w:rPr>
          <w:rFonts w:ascii="Arial" w:hAnsi="Arial" w:cs="Arial"/>
        </w:rPr>
        <w:t xml:space="preserve"> y de </w:t>
      </w:r>
      <m:oMath>
        <m:sSub>
          <m:sSubPr>
            <m:ctrlPr>
              <w:rPr>
                <w:rFonts w:ascii="Cambria Math" w:hAnsi="Cambria Math" w:cs="Arial"/>
                <w:i/>
              </w:rPr>
            </m:ctrlPr>
          </m:sSubPr>
          <m:e>
            <m:r>
              <w:rPr>
                <w:rFonts w:ascii="Cambria Math" w:hAnsi="Cambria Math" w:cs="Arial"/>
              </w:rPr>
              <m:t>C</m:t>
            </m:r>
          </m:e>
          <m:sub>
            <m:r>
              <w:rPr>
                <w:rFonts w:ascii="Cambria Math" w:hAnsi="Cambria Math" w:cs="Arial"/>
              </w:rPr>
              <m:t>poly</m:t>
            </m:r>
          </m:sub>
        </m:sSub>
      </m:oMath>
      <w:r w:rsidRPr="00073C29">
        <w:rPr>
          <w:rFonts w:ascii="Arial" w:hAnsi="Arial" w:cs="Arial"/>
        </w:rPr>
        <w:t xml:space="preserve">, sin cambios relevantes en </w:t>
      </w:r>
      <w:proofErr w:type="spellStart"/>
      <w:r w:rsidRPr="00073C29">
        <w:rPr>
          <w:rFonts w:ascii="Arial" w:hAnsi="Arial" w:cs="Arial"/>
          <w:i/>
          <w:iCs/>
        </w:rPr>
        <w:t>stage-cut</w:t>
      </w:r>
      <w:proofErr w:type="spellEnd"/>
      <w:r w:rsidRPr="00073C29">
        <w:rPr>
          <w:rFonts w:ascii="Arial" w:hAnsi="Arial" w:cs="Arial"/>
        </w:rPr>
        <w:t>. Los chequeos numéricos (independencia de malla y cierre de masa) respaldan la robustez del esquema.</w:t>
      </w:r>
    </w:p>
    <w:p w14:paraId="18D903A0" w14:textId="77777777" w:rsidR="00073C29" w:rsidRPr="00073C29" w:rsidRDefault="00073C29" w:rsidP="00073C29">
      <w:pPr>
        <w:spacing w:line="360" w:lineRule="auto"/>
        <w:jc w:val="both"/>
        <w:rPr>
          <w:rFonts w:ascii="Arial" w:hAnsi="Arial" w:cs="Arial"/>
        </w:rPr>
      </w:pPr>
      <w:r w:rsidRPr="00073C29">
        <w:rPr>
          <w:rFonts w:ascii="Arial" w:hAnsi="Arial" w:cs="Arial"/>
        </w:rPr>
        <w:t>En conjunto, el modelo reproduce la fenomenología esperada para CMFH hidrofóbicos y permite priorizar palancas de operación (caudal/área efectiva) por sobre ajustes finos de temperatura. Se proyecta su uso para evaluar escenarios y apoyar decisiones de operación enológicas.</w:t>
      </w:r>
    </w:p>
    <w:p w14:paraId="45E07CBA" w14:textId="72BC689F" w:rsidR="00073C29" w:rsidRDefault="00073C29" w:rsidP="00D058A1">
      <w:pPr>
        <w:spacing w:line="360" w:lineRule="auto"/>
        <w:rPr>
          <w:rFonts w:ascii="Arial" w:hAnsi="Arial" w:cs="Arial"/>
          <w:i/>
          <w:iCs/>
        </w:rPr>
      </w:pPr>
      <w:r w:rsidRPr="00073C29">
        <w:rPr>
          <w:rFonts w:ascii="Arial" w:hAnsi="Arial" w:cs="Arial"/>
          <w:b/>
          <w:bCs/>
        </w:rPr>
        <w:t>Palabras clave:</w:t>
      </w:r>
      <w:r w:rsidRPr="00073C29">
        <w:rPr>
          <w:rFonts w:ascii="Arial" w:hAnsi="Arial" w:cs="Arial"/>
        </w:rPr>
        <w:t xml:space="preserve"> </w:t>
      </w:r>
      <w:r w:rsidRPr="00073C29">
        <w:rPr>
          <w:rFonts w:ascii="Arial" w:hAnsi="Arial" w:cs="Arial"/>
          <w:i/>
          <w:iCs/>
        </w:rPr>
        <w:t xml:space="preserve">contactor de membrana, fibra hueca, resistencias en serie, transferencia de masa, Sherwood–Reynolds, </w:t>
      </w:r>
      <w:proofErr w:type="spellStart"/>
      <w:r w:rsidRPr="00073C29">
        <w:rPr>
          <w:rFonts w:ascii="Arial" w:hAnsi="Arial" w:cs="Arial"/>
          <w:i/>
          <w:iCs/>
        </w:rPr>
        <w:t>stage-cut</w:t>
      </w:r>
      <w:proofErr w:type="spellEnd"/>
      <w:r w:rsidRPr="00073C29">
        <w:rPr>
          <w:rFonts w:ascii="Arial" w:hAnsi="Arial" w:cs="Arial"/>
          <w:i/>
          <w:iCs/>
        </w:rPr>
        <w:t>, productividad, polifenoles, Cabernet Sauvignon, análisis de sensibilidad.</w:t>
      </w:r>
    </w:p>
    <w:p w14:paraId="1907A4D3" w14:textId="0F281EA8" w:rsidR="001B629E" w:rsidRDefault="001B629E" w:rsidP="001B629E">
      <w:pPr>
        <w:pStyle w:val="Ttulo1"/>
        <w:rPr>
          <w:rFonts w:ascii="Arial" w:hAnsi="Arial" w:cs="Arial"/>
          <w:b/>
          <w:bCs/>
          <w:color w:val="auto"/>
          <w:sz w:val="24"/>
          <w:szCs w:val="24"/>
          <w:lang w:val="es-ES"/>
        </w:rPr>
      </w:pPr>
      <w:bookmarkStart w:id="403" w:name="_Toc209475884"/>
      <w:proofErr w:type="spellStart"/>
      <w:ins w:id="404" w:author="JAVIERA PAZ LEFORT IBANEZ" w:date="2025-09-22T17:01:00Z" w16du:dateUtc="2025-09-22T20:01:00Z">
        <w:r w:rsidRPr="00B941DF">
          <w:rPr>
            <w:rFonts w:ascii="Arial" w:hAnsi="Arial" w:cs="Arial"/>
            <w:b/>
            <w:bCs/>
            <w:color w:val="auto"/>
            <w:sz w:val="24"/>
            <w:szCs w:val="24"/>
            <w:lang w:val="es-ES"/>
            <w:rPrChange w:id="405" w:author="JAVIERA PAZ LEFORT IBANEZ" w:date="2025-09-22T17:50:00Z" w16du:dateUtc="2025-09-22T20:50:00Z">
              <w:rPr>
                <w:lang w:val="es-ES"/>
              </w:rPr>
            </w:rPrChange>
          </w:rPr>
          <w:lastRenderedPageBreak/>
          <w:t>Abstract</w:t>
        </w:r>
      </w:ins>
      <w:bookmarkEnd w:id="403"/>
      <w:proofErr w:type="spellEnd"/>
    </w:p>
    <w:p w14:paraId="7A43DE68" w14:textId="0F8B2A75" w:rsidR="00073C29" w:rsidRPr="00073C29" w:rsidRDefault="00073C29" w:rsidP="00073C29">
      <w:pPr>
        <w:spacing w:line="360" w:lineRule="auto"/>
        <w:jc w:val="both"/>
        <w:rPr>
          <w:rFonts w:ascii="Arial" w:hAnsi="Arial" w:cs="Arial"/>
          <w:lang w:val="en-US"/>
        </w:rPr>
      </w:pPr>
      <w:r w:rsidRPr="00073C29">
        <w:rPr>
          <w:rFonts w:ascii="Arial" w:hAnsi="Arial" w:cs="Arial"/>
          <w:lang w:val="en-US"/>
        </w:rPr>
        <w:t xml:space="preserve">We developed and validated a one-dimensional model for mass and heat transfer in a hollow-fiber membrane contactor aimed at concentrating polyphenols from Cabernet Sauvignon red wine. The goal was to provide a predictive tool for design and operation under mild conditions (no phase dispersion). The model relies on a series-resistance framework (lumen film–membrane–shell film) with the interfacial composition obtained by film-flux matching (Regula Falsi). Heat exchange in </w:t>
      </w:r>
      <w:proofErr w:type="gramStart"/>
      <w:r w:rsidRPr="00073C29">
        <w:rPr>
          <w:rFonts w:ascii="Arial" w:hAnsi="Arial" w:cs="Arial"/>
          <w:lang w:val="en-US"/>
        </w:rPr>
        <w:t>counter-current</w:t>
      </w:r>
      <w:proofErr w:type="gramEnd"/>
      <w:r w:rsidRPr="00073C29">
        <w:rPr>
          <w:rFonts w:ascii="Arial" w:hAnsi="Arial" w:cs="Arial"/>
          <w:lang w:val="en-US"/>
        </w:rPr>
        <w:t xml:space="preserve"> is solved as a boundary-value problem (</w:t>
      </w:r>
      <w:proofErr w:type="spellStart"/>
      <w:r w:rsidRPr="00073C29">
        <w:rPr>
          <w:rFonts w:ascii="Arial" w:hAnsi="Arial" w:cs="Arial"/>
          <w:lang w:val="en-US"/>
        </w:rPr>
        <w:t>solve_bvp</w:t>
      </w:r>
      <w:proofErr w:type="spellEnd"/>
      <w:r w:rsidRPr="00073C29">
        <w:rPr>
          <w:rFonts w:ascii="Arial" w:hAnsi="Arial" w:cs="Arial"/>
          <w:lang w:val="en-US"/>
        </w:rPr>
        <w:t>). Film coefficients come from classical dimensionless numbers (</w:t>
      </w:r>
      <m:oMath>
        <m:r>
          <w:rPr>
            <w:rFonts w:ascii="Cambria Math" w:hAnsi="Cambria Math" w:cs="Arial"/>
            <w:lang w:val="en-US"/>
          </w:rPr>
          <m:t>Re, Sc, Sh</m:t>
        </m:r>
      </m:oMath>
      <w:r w:rsidRPr="00073C29">
        <w:rPr>
          <w:rFonts w:ascii="Arial" w:hAnsi="Arial" w:cs="Arial"/>
          <w:lang w:val="en-US"/>
        </w:rPr>
        <w:t>) and literature correlations.</w:t>
      </w:r>
    </w:p>
    <w:p w14:paraId="18B82BA7" w14:textId="7034BBA0" w:rsidR="00073C29" w:rsidRPr="00073C29" w:rsidRDefault="00073C29" w:rsidP="00073C29">
      <w:pPr>
        <w:spacing w:line="360" w:lineRule="auto"/>
        <w:jc w:val="both"/>
        <w:rPr>
          <w:rFonts w:ascii="Arial" w:hAnsi="Arial" w:cs="Arial"/>
          <w:lang w:val="en-US"/>
        </w:rPr>
      </w:pPr>
      <w:r w:rsidRPr="00073C29">
        <w:rPr>
          <w:rFonts w:ascii="Arial" w:hAnsi="Arial" w:cs="Arial"/>
          <w:lang w:val="en-US"/>
        </w:rPr>
        <w:t xml:space="preserve">The Python implementation (NumPy–SciPy–Matplotlib) discretizes the module axially to compute water-fraction profiles, local mass flux, temperature profiles, and wine polyphenol concentration (non-volatile solute conservation; </w:t>
      </w:r>
      <m:oMath>
        <m:sSub>
          <m:sSubPr>
            <m:ctrlPr>
              <w:rPr>
                <w:rFonts w:ascii="Cambria Math" w:hAnsi="Cambria Math" w:cs="Arial"/>
                <w:i/>
              </w:rPr>
            </m:ctrlPr>
          </m:sSubPr>
          <m:e>
            <m:r>
              <w:rPr>
                <w:rFonts w:ascii="Cambria Math" w:hAnsi="Cambria Math" w:cs="Arial"/>
              </w:rPr>
              <m:t>C</m:t>
            </m:r>
          </m:e>
          <m:sub>
            <m:r>
              <w:rPr>
                <w:rFonts w:ascii="Cambria Math" w:hAnsi="Cambria Math" w:cs="Arial"/>
              </w:rPr>
              <m:t>poly</m:t>
            </m:r>
          </m:sub>
        </m:sSub>
        <m:r>
          <w:rPr>
            <w:rFonts w:ascii="Cambria Math" w:hAnsi="Cambria Math" w:cs="Arial"/>
            <w:lang w:val="en-US"/>
          </w:rPr>
          <m:t>∝</m:t>
        </m:r>
        <m:f>
          <m:fPr>
            <m:ctrlPr>
              <w:rPr>
                <w:rFonts w:ascii="Cambria Math" w:hAnsi="Cambria Math" w:cs="Arial"/>
                <w:i/>
              </w:rPr>
            </m:ctrlPr>
          </m:fPr>
          <m:num>
            <m:r>
              <w:rPr>
                <w:rFonts w:ascii="Cambria Math" w:hAnsi="Cambria Math" w:cs="Arial"/>
                <w:lang w:val="en-US"/>
              </w:rPr>
              <m:t>1</m:t>
            </m:r>
          </m:num>
          <m:den>
            <m:sSub>
              <m:sSubPr>
                <m:ctrlPr>
                  <w:rPr>
                    <w:rFonts w:ascii="Cambria Math" w:hAnsi="Cambria Math" w:cs="Arial"/>
                    <w:i/>
                  </w:rPr>
                </m:ctrlPr>
              </m:sSubPr>
              <m:e>
                <m:r>
                  <w:rPr>
                    <w:rFonts w:ascii="Cambria Math" w:hAnsi="Cambria Math" w:cs="Arial"/>
                  </w:rPr>
                  <m:t>f</m:t>
                </m:r>
              </m:e>
              <m:sub>
                <m:r>
                  <w:rPr>
                    <w:rFonts w:ascii="Cambria Math" w:hAnsi="Cambria Math" w:cs="Arial"/>
                  </w:rPr>
                  <m:t>agua</m:t>
                </m:r>
              </m:sub>
            </m:sSub>
          </m:den>
        </m:f>
      </m:oMath>
      <w:r w:rsidRPr="00073C29">
        <w:rPr>
          <w:rFonts w:ascii="Arial" w:hAnsi="Arial" w:cs="Arial"/>
          <w:lang w:val="en-US"/>
        </w:rPr>
        <w:t xml:space="preserve">. Results show: (i) canonical counter-current profiles with decaying </w:t>
      </w:r>
      <m:oMath>
        <m:r>
          <w:rPr>
            <w:rFonts w:ascii="Cambria Math" w:hAnsi="Cambria Math" w:cs="Arial"/>
            <w:lang w:val="en-US"/>
          </w:rPr>
          <m:t>J(z)</m:t>
        </m:r>
      </m:oMath>
      <w:r w:rsidRPr="00073C29">
        <w:rPr>
          <w:rFonts w:ascii="Arial" w:hAnsi="Arial" w:cs="Arial"/>
          <w:lang w:val="en-US"/>
        </w:rPr>
        <w:t xml:space="preserve"> due to progressive depletion of the driving force; (ii) an operational trade-off: increasing flow rate (Re) raises module productivity (kg·h</w:t>
      </w:r>
      <w:r w:rsidRPr="00073C29">
        <w:rPr>
          <w:rFonts w:ascii="Arial" w:hAnsi="Arial" w:cs="Arial"/>
          <w:vertAlign w:val="superscript"/>
          <w:lang w:val="en-US"/>
        </w:rPr>
        <w:t>−1</w:t>
      </w:r>
      <w:r w:rsidRPr="00073C29">
        <w:rPr>
          <w:rFonts w:ascii="Arial" w:hAnsi="Arial" w:cs="Arial"/>
          <w:lang w:val="en-US"/>
        </w:rPr>
        <w:t xml:space="preserve">) while decreasing single-pass stage-cut; (iii) a boundary-layer correlation in the lumen consistent with </w:t>
      </w:r>
      <m:oMath>
        <m:sSub>
          <m:sSubPr>
            <m:ctrlPr>
              <w:rPr>
                <w:rFonts w:ascii="Cambria Math" w:hAnsi="Cambria Math" w:cs="Arial"/>
                <w:i/>
              </w:rPr>
            </m:ctrlPr>
          </m:sSubPr>
          <m:e>
            <m:r>
              <w:rPr>
                <w:rFonts w:ascii="Cambria Math" w:hAnsi="Cambria Math" w:cs="Arial"/>
              </w:rPr>
              <m:t>K</m:t>
            </m:r>
          </m:e>
          <m:sub>
            <m:r>
              <w:rPr>
                <w:rFonts w:ascii="Cambria Math" w:hAnsi="Cambria Math" w:cs="Arial"/>
              </w:rPr>
              <m:t>L</m:t>
            </m:r>
          </m:sub>
        </m:sSub>
        <m:r>
          <w:rPr>
            <w:rFonts w:ascii="Cambria Math" w:hAnsi="Cambria Math" w:cs="Cambria Math"/>
            <w:lang w:val="en-US"/>
          </w:rPr>
          <m:t>∝</m:t>
        </m:r>
        <m:sSup>
          <m:sSupPr>
            <m:ctrlPr>
              <w:rPr>
                <w:rFonts w:ascii="Cambria Math" w:hAnsi="Cambria Math" w:cs="Arial"/>
                <w:i/>
              </w:rPr>
            </m:ctrlPr>
          </m:sSupPr>
          <m:e>
            <m:r>
              <w:rPr>
                <w:rFonts w:ascii="Cambria Math" w:hAnsi="Cambria Math" w:cs="Arial"/>
              </w:rPr>
              <m:t>Re</m:t>
            </m:r>
          </m:e>
          <m:sup>
            <m:r>
              <w:rPr>
                <w:rFonts w:ascii="Cambria Math" w:hAnsi="Cambria Math" w:cs="Arial"/>
                <w:lang w:val="en-US"/>
              </w:rPr>
              <m:t>0.33</m:t>
            </m:r>
          </m:sup>
        </m:sSup>
      </m:oMath>
      <w:r w:rsidR="002E0F3C" w:rsidRPr="00073C29">
        <w:rPr>
          <w:rFonts w:ascii="Arial" w:hAnsi="Arial" w:cs="Arial"/>
          <w:lang w:val="en-US"/>
        </w:rPr>
        <w:t> </w:t>
      </w:r>
      <w:r w:rsidRPr="00073C29">
        <w:rPr>
          <w:rFonts w:ascii="Arial" w:hAnsi="Arial" w:cs="Arial"/>
          <w:lang w:val="en-US"/>
        </w:rPr>
        <w:t xml:space="preserve">; and (iv) weak thermal sensitivity in the 15–30 °C range: small increases in </w:t>
      </w:r>
      <m:oMath>
        <m:r>
          <w:rPr>
            <w:rFonts w:ascii="Cambria Math" w:hAnsi="Cambria Math" w:cs="Arial"/>
            <w:lang w:val="en-US"/>
          </w:rPr>
          <m:t>J</m:t>
        </m:r>
      </m:oMath>
      <w:r w:rsidRPr="00073C29">
        <w:rPr>
          <w:rFonts w:ascii="Arial" w:hAnsi="Arial" w:cs="Arial"/>
          <w:lang w:val="en-US"/>
        </w:rPr>
        <w:t xml:space="preserve"> and </w:t>
      </w:r>
      <m:oMath>
        <m:sSub>
          <m:sSubPr>
            <m:ctrlPr>
              <w:rPr>
                <w:rFonts w:ascii="Cambria Math" w:hAnsi="Cambria Math" w:cs="Arial"/>
                <w:i/>
              </w:rPr>
            </m:ctrlPr>
          </m:sSubPr>
          <m:e>
            <m:r>
              <w:rPr>
                <w:rFonts w:ascii="Cambria Math" w:hAnsi="Cambria Math" w:cs="Arial"/>
              </w:rPr>
              <m:t>C</m:t>
            </m:r>
          </m:e>
          <m:sub>
            <m:r>
              <w:rPr>
                <w:rFonts w:ascii="Cambria Math" w:hAnsi="Cambria Math" w:cs="Arial"/>
              </w:rPr>
              <m:t>poly</m:t>
            </m:r>
          </m:sub>
        </m:sSub>
      </m:oMath>
      <w:r w:rsidR="002E0F3C" w:rsidRPr="00073C29">
        <w:rPr>
          <w:rFonts w:ascii="Arial" w:hAnsi="Arial" w:cs="Arial"/>
          <w:lang w:val="en-US"/>
        </w:rPr>
        <w:t>,</w:t>
      </w:r>
      <w:r w:rsidRPr="00073C29">
        <w:rPr>
          <w:rFonts w:ascii="Arial" w:hAnsi="Arial" w:cs="Arial"/>
          <w:lang w:val="en-US"/>
        </w:rPr>
        <w:t xml:space="preserve"> with virtually unchanged stage-cut. Numerical checks (mesh independence and mass-balance closure) confirm robustness.</w:t>
      </w:r>
    </w:p>
    <w:p w14:paraId="6C6F6E1F" w14:textId="77777777" w:rsidR="00073C29" w:rsidRPr="00073C29" w:rsidRDefault="00073C29" w:rsidP="00073C29">
      <w:pPr>
        <w:spacing w:line="360" w:lineRule="auto"/>
        <w:jc w:val="both"/>
        <w:rPr>
          <w:rFonts w:ascii="Arial" w:hAnsi="Arial" w:cs="Arial"/>
          <w:lang w:val="en-US"/>
        </w:rPr>
      </w:pPr>
      <w:r w:rsidRPr="00073C29">
        <w:rPr>
          <w:rFonts w:ascii="Arial" w:hAnsi="Arial" w:cs="Arial"/>
          <w:lang w:val="en-US"/>
        </w:rPr>
        <w:t xml:space="preserve">Overall, the model captures the expected behavior of hydrophobic hollow-fiber contactors and helps prioritize operating </w:t>
      </w:r>
      <w:proofErr w:type="gramStart"/>
      <w:r w:rsidRPr="00073C29">
        <w:rPr>
          <w:rFonts w:ascii="Arial" w:hAnsi="Arial" w:cs="Arial"/>
          <w:lang w:val="en-US"/>
        </w:rPr>
        <w:t>levers</w:t>
      </w:r>
      <w:proofErr w:type="gramEnd"/>
      <w:r w:rsidRPr="00073C29">
        <w:rPr>
          <w:rFonts w:ascii="Arial" w:hAnsi="Arial" w:cs="Arial"/>
          <w:lang w:val="en-US"/>
        </w:rPr>
        <w:t xml:space="preserve"> (flow rate/effective area) over fine temperature tuning. It is thus suited to explore scenarios and support operational decisions in oenological applications.</w:t>
      </w:r>
    </w:p>
    <w:p w14:paraId="09E08DE8" w14:textId="77777777" w:rsidR="00073C29" w:rsidRPr="00073C29" w:rsidRDefault="00073C29" w:rsidP="00073C29">
      <w:pPr>
        <w:spacing w:line="360" w:lineRule="auto"/>
        <w:jc w:val="both"/>
        <w:rPr>
          <w:rFonts w:ascii="Arial" w:hAnsi="Arial" w:cs="Arial"/>
          <w:lang w:val="en-US"/>
        </w:rPr>
      </w:pPr>
      <w:r w:rsidRPr="00073C29">
        <w:rPr>
          <w:rFonts w:ascii="Arial" w:hAnsi="Arial" w:cs="Arial"/>
          <w:b/>
          <w:bCs/>
          <w:lang w:val="en-US"/>
        </w:rPr>
        <w:t>Keywords:</w:t>
      </w:r>
      <w:r w:rsidRPr="00073C29">
        <w:rPr>
          <w:rFonts w:ascii="Arial" w:hAnsi="Arial" w:cs="Arial"/>
          <w:lang w:val="en-US"/>
        </w:rPr>
        <w:t xml:space="preserve"> </w:t>
      </w:r>
      <w:r w:rsidRPr="00073C29">
        <w:rPr>
          <w:rFonts w:ascii="Arial" w:hAnsi="Arial" w:cs="Arial"/>
          <w:i/>
          <w:iCs/>
          <w:lang w:val="en-US"/>
        </w:rPr>
        <w:t>membrane contactor, hollow fiber, series resistances, mass transfer, Sherwood–Reynolds scaling, stage-cut, productivity, polyphenols, Cabernet Sauvignon, sensitivity analysis.</w:t>
      </w:r>
    </w:p>
    <w:p w14:paraId="5951F128" w14:textId="77777777" w:rsidR="00073C29" w:rsidRPr="00073C29" w:rsidRDefault="00073C29" w:rsidP="00073C29">
      <w:pPr>
        <w:rPr>
          <w:ins w:id="406" w:author="JAVIERA PAZ LEFORT IBANEZ" w:date="2025-09-22T16:44:00Z" w16du:dateUtc="2025-09-22T19:44:00Z"/>
          <w:lang w:val="en-US"/>
          <w:rPrChange w:id="407" w:author="JAVIERA PAZ LEFORT IBANEZ" w:date="2025-09-22T17:50:00Z" w16du:dateUtc="2025-09-22T20:50:00Z">
            <w:rPr>
              <w:ins w:id="408" w:author="JAVIERA PAZ LEFORT IBANEZ" w:date="2025-09-22T16:44:00Z" w16du:dateUtc="2025-09-22T19:44:00Z"/>
              <w:rFonts w:ascii="Arial" w:hAnsi="Arial" w:cs="Arial"/>
            </w:rPr>
          </w:rPrChange>
        </w:rPr>
      </w:pPr>
    </w:p>
    <w:p w14:paraId="19A30D96" w14:textId="3E78E06B" w:rsidR="003C6CA3" w:rsidRPr="00B941DF" w:rsidRDefault="003C6CA3">
      <w:pPr>
        <w:pStyle w:val="Ttulo1"/>
        <w:numPr>
          <w:ilvl w:val="0"/>
          <w:numId w:val="83"/>
        </w:numPr>
        <w:spacing w:line="360" w:lineRule="auto"/>
        <w:rPr>
          <w:rFonts w:ascii="Arial" w:hAnsi="Arial" w:cs="Arial"/>
          <w:b/>
          <w:bCs/>
          <w:color w:val="auto"/>
          <w:sz w:val="24"/>
          <w:szCs w:val="24"/>
          <w:rPrChange w:id="409" w:author="JAVIERA PAZ LEFORT IBANEZ" w:date="2025-09-22T17:51:00Z" w16du:dateUtc="2025-09-22T20:51:00Z">
            <w:rPr>
              <w:rFonts w:ascii="Arial" w:hAnsi="Arial" w:cs="Arial"/>
              <w:sz w:val="24"/>
              <w:szCs w:val="24"/>
            </w:rPr>
          </w:rPrChange>
        </w:rPr>
        <w:pPrChange w:id="410" w:author="JAVIERA PAZ LEFORT IBANEZ" w:date="2025-09-22T17:01:00Z" w16du:dateUtc="2025-09-22T20:01:00Z">
          <w:pPr>
            <w:pStyle w:val="Ttulo1"/>
            <w:numPr>
              <w:numId w:val="40"/>
            </w:numPr>
            <w:ind w:left="720" w:hanging="360"/>
          </w:pPr>
        </w:pPrChange>
      </w:pPr>
      <w:bookmarkStart w:id="411" w:name="_Toc209475885"/>
      <w:proofErr w:type="spellStart"/>
      <w:r w:rsidRPr="00B941DF">
        <w:rPr>
          <w:rFonts w:ascii="Arial" w:hAnsi="Arial" w:cs="Arial"/>
          <w:b/>
          <w:bCs/>
          <w:color w:val="auto"/>
          <w:sz w:val="24"/>
          <w:szCs w:val="24"/>
          <w:rPrChange w:id="412" w:author="JAVIERA PAZ LEFORT IBANEZ" w:date="2025-09-22T17:51:00Z" w16du:dateUtc="2025-09-22T20:51:00Z">
            <w:rPr>
              <w:rFonts w:ascii="Arial" w:hAnsi="Arial" w:cs="Arial"/>
              <w:sz w:val="24"/>
              <w:szCs w:val="24"/>
            </w:rPr>
          </w:rPrChange>
        </w:rPr>
        <w:lastRenderedPageBreak/>
        <w:t>Introduccion</w:t>
      </w:r>
      <w:bookmarkEnd w:id="411"/>
      <w:proofErr w:type="spellEnd"/>
    </w:p>
    <w:p w14:paraId="712956DA" w14:textId="3BF75B20" w:rsidR="00B00B59" w:rsidRPr="00B941DF" w:rsidRDefault="00B00B59">
      <w:pPr>
        <w:pStyle w:val="Ttulo2"/>
        <w:numPr>
          <w:ilvl w:val="1"/>
          <w:numId w:val="83"/>
        </w:numPr>
        <w:spacing w:line="360" w:lineRule="auto"/>
        <w:rPr>
          <w:rFonts w:ascii="Arial" w:hAnsi="Arial" w:cs="Arial"/>
          <w:color w:val="auto"/>
          <w:sz w:val="24"/>
          <w:szCs w:val="24"/>
          <w:rPrChange w:id="413" w:author="JAVIERA PAZ LEFORT IBANEZ" w:date="2025-09-22T17:50:00Z" w16du:dateUtc="2025-09-22T20:50:00Z">
            <w:rPr>
              <w:rFonts w:ascii="Arial" w:hAnsi="Arial" w:cs="Arial"/>
              <w:sz w:val="24"/>
              <w:szCs w:val="24"/>
            </w:rPr>
          </w:rPrChange>
        </w:rPr>
        <w:pPrChange w:id="414" w:author="JAVIERA PAZ LEFORT IBANEZ" w:date="2025-09-22T17:01:00Z" w16du:dateUtc="2025-09-22T20:01:00Z">
          <w:pPr>
            <w:pStyle w:val="Ttulo2"/>
          </w:pPr>
        </w:pPrChange>
      </w:pPr>
      <w:bookmarkStart w:id="415" w:name="_Toc209475886"/>
      <w:r w:rsidRPr="00B941DF">
        <w:rPr>
          <w:rFonts w:ascii="Arial" w:hAnsi="Arial" w:cs="Arial"/>
          <w:color w:val="auto"/>
          <w:sz w:val="24"/>
          <w:szCs w:val="24"/>
          <w:rPrChange w:id="416" w:author="JAVIERA PAZ LEFORT IBANEZ" w:date="2025-09-22T17:50:00Z" w16du:dateUtc="2025-09-22T20:50:00Z">
            <w:rPr>
              <w:rFonts w:ascii="Arial" w:hAnsi="Arial" w:cs="Arial"/>
              <w:sz w:val="24"/>
              <w:szCs w:val="24"/>
            </w:rPr>
          </w:rPrChange>
        </w:rPr>
        <w:t>Polifenoles: características funcionales y su importancia en diversas industrias</w:t>
      </w:r>
      <w:bookmarkEnd w:id="415"/>
    </w:p>
    <w:p w14:paraId="59F5DCF5" w14:textId="5BC9B18E" w:rsidR="00B00B59" w:rsidRDefault="00B00B59" w:rsidP="00C22B2E">
      <w:pPr>
        <w:spacing w:line="360" w:lineRule="auto"/>
        <w:ind w:left="360"/>
        <w:jc w:val="both"/>
        <w:rPr>
          <w:ins w:id="417" w:author="JAVIERA PAZ LEFORT IBANEZ" w:date="2025-09-22T17:17:00Z" w16du:dateUtc="2025-09-22T20:17:00Z"/>
          <w:rFonts w:ascii="Arial" w:hAnsi="Arial" w:cs="Arial"/>
        </w:rPr>
      </w:pPr>
      <w:r w:rsidRPr="00AF2127">
        <w:rPr>
          <w:rFonts w:ascii="Arial" w:hAnsi="Arial" w:cs="Arial"/>
        </w:rPr>
        <w:t>Los polifenoles son compuestos bioactivos ampliamente distribuidos en plantas, caracterizados por su estructura química basada en múltiples anillos aromáticos con uno o más grupos hidroxilo (</w:t>
      </w:r>
      <w:r w:rsidRPr="00AF2127">
        <w:rPr>
          <w:rFonts w:ascii="Arial" w:hAnsi="Arial" w:cs="Arial"/>
          <w:b/>
          <w:bCs/>
        </w:rPr>
        <w:t>Singla et al., 2019</w:t>
      </w:r>
      <w:r w:rsidRPr="00AF2127">
        <w:rPr>
          <w:rFonts w:ascii="Arial" w:hAnsi="Arial" w:cs="Arial"/>
        </w:rPr>
        <w:t>). Estas sustancias presentan propiedades antioxidantes, antiinflamatorias y antimicrobianas que los convierten en un recurso valioso en las industrias alimentaria, cosmética y farmacéutica (</w:t>
      </w:r>
      <w:proofErr w:type="spellStart"/>
      <w:r w:rsidRPr="00AF2127">
        <w:rPr>
          <w:rFonts w:ascii="Arial" w:hAnsi="Arial" w:cs="Arial"/>
          <w:b/>
          <w:bCs/>
        </w:rPr>
        <w:t>Gessner</w:t>
      </w:r>
      <w:proofErr w:type="spellEnd"/>
      <w:r w:rsidRPr="00AF2127">
        <w:rPr>
          <w:rFonts w:ascii="Arial" w:hAnsi="Arial" w:cs="Arial"/>
          <w:b/>
          <w:bCs/>
        </w:rPr>
        <w:t xml:space="preserve"> et al., 2017; </w:t>
      </w:r>
      <w:proofErr w:type="spellStart"/>
      <w:r w:rsidRPr="00AF2127">
        <w:rPr>
          <w:rFonts w:ascii="Arial" w:hAnsi="Arial" w:cs="Arial"/>
          <w:b/>
          <w:bCs/>
        </w:rPr>
        <w:t>Daglia</w:t>
      </w:r>
      <w:proofErr w:type="spellEnd"/>
      <w:r w:rsidRPr="00AF2127">
        <w:rPr>
          <w:rFonts w:ascii="Arial" w:hAnsi="Arial" w:cs="Arial"/>
          <w:b/>
          <w:bCs/>
        </w:rPr>
        <w:t>, 2012</w:t>
      </w:r>
      <w:r w:rsidRPr="00AF2127">
        <w:rPr>
          <w:rFonts w:ascii="Arial" w:hAnsi="Arial" w:cs="Arial"/>
        </w:rPr>
        <w:t>). Se encuentran de manera abundante en alimentos como frutas (uvas, manzanas, frutos rojos), verduras (espinacas, brócoli), legumbres, semillas, productos del cacao, té y vino tinto, entre otros (</w:t>
      </w:r>
      <w:r w:rsidRPr="00AF2127">
        <w:rPr>
          <w:rFonts w:ascii="Arial" w:hAnsi="Arial" w:cs="Arial"/>
          <w:b/>
          <w:bCs/>
        </w:rPr>
        <w:t>Pérez-Jiménez et al., 2010</w:t>
      </w:r>
      <w:r w:rsidRPr="00AF2127">
        <w:rPr>
          <w:rFonts w:ascii="Arial" w:hAnsi="Arial" w:cs="Arial"/>
        </w:rPr>
        <w:t xml:space="preserve">). Entre los tipos más representativos de polifenoles se incluyen los flavonoides, ácidos fenólicos, </w:t>
      </w:r>
      <w:proofErr w:type="spellStart"/>
      <w:r w:rsidRPr="00AF2127">
        <w:rPr>
          <w:rFonts w:ascii="Arial" w:hAnsi="Arial" w:cs="Arial"/>
        </w:rPr>
        <w:t>lignanos</w:t>
      </w:r>
      <w:proofErr w:type="spellEnd"/>
      <w:r w:rsidRPr="00AF2127">
        <w:rPr>
          <w:rFonts w:ascii="Arial" w:hAnsi="Arial" w:cs="Arial"/>
        </w:rPr>
        <w:t xml:space="preserve"> y </w:t>
      </w:r>
      <w:proofErr w:type="spellStart"/>
      <w:r w:rsidRPr="00AF2127">
        <w:rPr>
          <w:rFonts w:ascii="Arial" w:hAnsi="Arial" w:cs="Arial"/>
        </w:rPr>
        <w:t>estilbenos</w:t>
      </w:r>
      <w:proofErr w:type="spellEnd"/>
      <w:r w:rsidRPr="00AF2127">
        <w:rPr>
          <w:rFonts w:ascii="Arial" w:hAnsi="Arial" w:cs="Arial"/>
        </w:rPr>
        <w:t>, cada uno con efectos biológicos específicos, como la mejora de la función endotelial y la protección cardiovascular (</w:t>
      </w:r>
      <w:proofErr w:type="spellStart"/>
      <w:r w:rsidRPr="00AF2127">
        <w:rPr>
          <w:rFonts w:ascii="Arial" w:hAnsi="Arial" w:cs="Arial"/>
          <w:b/>
          <w:bCs/>
        </w:rPr>
        <w:t>Šamec</w:t>
      </w:r>
      <w:proofErr w:type="spellEnd"/>
      <w:r w:rsidRPr="00AF2127">
        <w:rPr>
          <w:rFonts w:ascii="Arial" w:hAnsi="Arial" w:cs="Arial"/>
          <w:b/>
          <w:bCs/>
        </w:rPr>
        <w:t xml:space="preserve"> et al., 2021</w:t>
      </w:r>
      <w:r w:rsidRPr="00AF2127">
        <w:rPr>
          <w:rFonts w:ascii="Arial" w:hAnsi="Arial" w:cs="Arial"/>
        </w:rPr>
        <w:t>).</w:t>
      </w:r>
    </w:p>
    <w:p w14:paraId="5CA50819" w14:textId="1F2E7610" w:rsidR="0040321F" w:rsidRPr="00776A99" w:rsidRDefault="00DB4640">
      <w:pPr>
        <w:pStyle w:val="Textoindependiente"/>
        <w:spacing w:before="1" w:line="360" w:lineRule="auto"/>
        <w:ind w:left="360" w:right="49"/>
        <w:jc w:val="both"/>
        <w:rPr>
          <w:ins w:id="418" w:author="JAVIERA PAZ LEFORT IBANEZ" w:date="2025-09-22T17:17:00Z" w16du:dateUtc="2025-09-22T20:17:00Z"/>
          <w:rFonts w:ascii="Arial" w:hAnsi="Arial" w:cs="Arial"/>
          <w:i/>
          <w:iCs/>
          <w:sz w:val="22"/>
          <w:szCs w:val="22"/>
          <w:rPrChange w:id="419" w:author="JAVIERA PAZ LEFORT IBANEZ" w:date="2025-09-22T17:19:00Z" w16du:dateUtc="2025-09-22T20:19:00Z">
            <w:rPr>
              <w:ins w:id="420" w:author="JAVIERA PAZ LEFORT IBANEZ" w:date="2025-09-22T17:17:00Z" w16du:dateUtc="2025-09-22T20:17:00Z"/>
              <w:sz w:val="22"/>
              <w:szCs w:val="22"/>
            </w:rPr>
          </w:rPrChange>
        </w:rPr>
        <w:pPrChange w:id="421" w:author="JAVIERA PAZ LEFORT IBANEZ" w:date="2025-09-22T17:51:00Z" w16du:dateUtc="2025-09-22T20:51:00Z">
          <w:pPr>
            <w:pStyle w:val="Textoindependiente"/>
            <w:spacing w:before="1" w:line="360" w:lineRule="auto"/>
            <w:ind w:left="0" w:right="49"/>
            <w:jc w:val="both"/>
          </w:pPr>
        </w:pPrChange>
      </w:pPr>
      <w:ins w:id="422" w:author="JAVIERA PAZ LEFORT IBANEZ" w:date="2025-09-22T17:17:00Z" w16du:dateUtc="2025-09-22T20:17:00Z">
        <w:r w:rsidRPr="00776A99">
          <w:rPr>
            <w:rFonts w:ascii="Arial" w:hAnsi="Arial"/>
            <w:b/>
            <w:sz w:val="22"/>
            <w:szCs w:val="22"/>
          </w:rPr>
          <w:t>Figura 1.</w:t>
        </w:r>
      </w:ins>
      <w:r w:rsidR="006B4CDA">
        <w:rPr>
          <w:rFonts w:ascii="Arial" w:hAnsi="Arial"/>
          <w:b/>
          <w:sz w:val="22"/>
          <w:szCs w:val="22"/>
        </w:rPr>
        <w:t>1</w:t>
      </w:r>
      <w:ins w:id="423" w:author="JAVIERA PAZ LEFORT IBANEZ" w:date="2025-09-22T17:17:00Z" w16du:dateUtc="2025-09-22T20:17:00Z">
        <w:r w:rsidRPr="00776A99">
          <w:rPr>
            <w:rFonts w:ascii="Arial" w:hAnsi="Arial"/>
            <w:b/>
            <w:sz w:val="22"/>
            <w:szCs w:val="22"/>
          </w:rPr>
          <w:t xml:space="preserve"> </w:t>
        </w:r>
        <w:r w:rsidRPr="00776A99">
          <w:rPr>
            <w:sz w:val="22"/>
            <w:szCs w:val="22"/>
          </w:rPr>
          <w:t xml:space="preserve">Estructuras químicas </w:t>
        </w:r>
      </w:ins>
      <w:ins w:id="424" w:author="JAVIERA PAZ LEFORT IBANEZ" w:date="2025-09-22T17:19:00Z" w16du:dateUtc="2025-09-22T20:19:00Z">
        <w:r w:rsidR="000918D3" w:rsidRPr="00776A99">
          <w:rPr>
            <w:sz w:val="22"/>
            <w:szCs w:val="22"/>
          </w:rPr>
          <w:t>de algunos de los principales tipos de polifenoles</w:t>
        </w:r>
        <w:r w:rsidR="000918D3" w:rsidRPr="00776A99">
          <w:rPr>
            <w:rFonts w:ascii="Arial" w:hAnsi="Arial" w:cs="Arial"/>
            <w:i/>
            <w:iCs/>
            <w:sz w:val="22"/>
            <w:szCs w:val="22"/>
            <w:rPrChange w:id="425" w:author="JAVIERA PAZ LEFORT IBANEZ" w:date="2025-09-22T17:19:00Z" w16du:dateUtc="2025-09-22T20:19:00Z">
              <w:rPr>
                <w:sz w:val="22"/>
                <w:szCs w:val="22"/>
              </w:rPr>
            </w:rPrChange>
          </w:rPr>
          <w:t>.</w:t>
        </w:r>
      </w:ins>
      <w:ins w:id="426" w:author="JAVIERA PAZ LEFORT IBANEZ" w:date="2025-09-22T17:18:00Z" w16du:dateUtc="2025-09-22T20:18:00Z">
        <w:r w:rsidR="0040321F" w:rsidRPr="00776A99">
          <w:rPr>
            <w:rFonts w:ascii="Arial" w:hAnsi="Arial" w:cs="Arial"/>
            <w:i/>
            <w:iCs/>
            <w:noProof/>
            <w:sz w:val="22"/>
            <w:szCs w:val="22"/>
            <w:rPrChange w:id="427" w:author="JAVIERA PAZ LEFORT IBANEZ" w:date="2025-09-22T17:19:00Z" w16du:dateUtc="2025-09-22T20:19:00Z">
              <w:rPr>
                <w:noProof/>
              </w:rPr>
            </w:rPrChange>
          </w:rPr>
          <w:drawing>
            <wp:inline distT="0" distB="0" distL="0" distR="0" wp14:anchorId="7F756E26" wp14:editId="558A1825">
              <wp:extent cx="4556680" cy="2489200"/>
              <wp:effectExtent l="0" t="0" r="0" b="6350"/>
              <wp:docPr id="1683113600" name="Picture 1683113600" descr="Forma, Flech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13600" name="Picture 1683113600" descr="Forma, Flecha&#10;&#10;El contenido generado por IA puede ser incorrecto."/>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571925" cy="2497528"/>
                      </a:xfrm>
                      <a:prstGeom prst="rect">
                        <a:avLst/>
                      </a:prstGeom>
                    </pic:spPr>
                  </pic:pic>
                </a:graphicData>
              </a:graphic>
            </wp:inline>
          </w:drawing>
        </w:r>
      </w:ins>
    </w:p>
    <w:p w14:paraId="6BD9BFCA" w14:textId="3F0A4D6C" w:rsidR="006C4850" w:rsidRPr="00776A99" w:rsidRDefault="00776A99">
      <w:pPr>
        <w:spacing w:line="360" w:lineRule="auto"/>
        <w:ind w:left="993"/>
        <w:jc w:val="both"/>
        <w:rPr>
          <w:rFonts w:ascii="Arial" w:hAnsi="Arial" w:cs="Arial"/>
          <w:i/>
          <w:iCs/>
          <w:sz w:val="20"/>
          <w:szCs w:val="20"/>
          <w:lang w:val="es-ES"/>
          <w:rPrChange w:id="428" w:author="JAVIERA PAZ LEFORT IBANEZ" w:date="2025-09-22T17:20:00Z" w16du:dateUtc="2025-09-22T20:20:00Z">
            <w:rPr>
              <w:rFonts w:ascii="Arial" w:hAnsi="Arial" w:cs="Arial"/>
            </w:rPr>
          </w:rPrChange>
        </w:rPr>
        <w:pPrChange w:id="429" w:author="JAVIERA PAZ LEFORT IBANEZ" w:date="2025-09-22T17:21:00Z" w16du:dateUtc="2025-09-22T20:21:00Z">
          <w:pPr>
            <w:jc w:val="both"/>
          </w:pPr>
        </w:pPrChange>
      </w:pPr>
      <w:ins w:id="430" w:author="JAVIERA PAZ LEFORT IBANEZ" w:date="2025-09-22T17:19:00Z">
        <w:r w:rsidRPr="00776A99">
          <w:rPr>
            <w:rFonts w:ascii="Arial" w:hAnsi="Arial" w:cs="Arial"/>
            <w:i/>
            <w:iCs/>
            <w:sz w:val="20"/>
            <w:szCs w:val="20"/>
            <w:lang w:val="es-ES"/>
            <w:rPrChange w:id="431" w:author="JAVIERA PAZ LEFORT IBANEZ" w:date="2025-09-22T17:19:00Z" w16du:dateUtc="2025-09-22T20:19:00Z">
              <w:rPr>
                <w:rFonts w:ascii="Arial" w:hAnsi="Arial" w:cs="Arial"/>
                <w:lang w:val="es-ES"/>
              </w:rPr>
            </w:rPrChange>
          </w:rPr>
          <w:t xml:space="preserve">Fuente: </w:t>
        </w:r>
        <w:proofErr w:type="spellStart"/>
        <w:r w:rsidRPr="00776A99">
          <w:rPr>
            <w:rFonts w:ascii="Arial" w:hAnsi="Arial" w:cs="Arial"/>
            <w:i/>
            <w:iCs/>
            <w:sz w:val="20"/>
            <w:szCs w:val="20"/>
            <w:lang w:val="es-ES"/>
            <w:rPrChange w:id="432" w:author="JAVIERA PAZ LEFORT IBANEZ" w:date="2025-09-22T17:19:00Z" w16du:dateUtc="2025-09-22T20:19:00Z">
              <w:rPr>
                <w:rFonts w:ascii="Arial" w:hAnsi="Arial" w:cs="Arial"/>
                <w:lang w:val="es-ES"/>
              </w:rPr>
            </w:rPrChange>
          </w:rPr>
          <w:t>Lizárraga-Velázquez</w:t>
        </w:r>
        <w:proofErr w:type="spellEnd"/>
        <w:r w:rsidRPr="00776A99">
          <w:rPr>
            <w:rFonts w:ascii="Arial" w:hAnsi="Arial" w:cs="Arial"/>
            <w:i/>
            <w:iCs/>
            <w:sz w:val="20"/>
            <w:szCs w:val="20"/>
            <w:lang w:val="es-ES"/>
            <w:rPrChange w:id="433" w:author="JAVIERA PAZ LEFORT IBANEZ" w:date="2025-09-22T17:19:00Z" w16du:dateUtc="2025-09-22T20:19:00Z">
              <w:rPr>
                <w:rFonts w:ascii="Arial" w:hAnsi="Arial" w:cs="Arial"/>
                <w:lang w:val="es-ES"/>
              </w:rPr>
            </w:rPrChange>
          </w:rPr>
          <w:t xml:space="preserve"> et al., (2018).</w:t>
        </w:r>
      </w:ins>
    </w:p>
    <w:p w14:paraId="482A9545" w14:textId="5A31E7D1" w:rsidR="00B00B59" w:rsidRPr="00B941DF" w:rsidRDefault="00B00B59">
      <w:pPr>
        <w:pStyle w:val="Ttulo2"/>
        <w:numPr>
          <w:ilvl w:val="1"/>
          <w:numId w:val="83"/>
        </w:numPr>
        <w:spacing w:line="360" w:lineRule="auto"/>
        <w:rPr>
          <w:rFonts w:ascii="Arial" w:hAnsi="Arial" w:cs="Arial"/>
          <w:color w:val="auto"/>
          <w:sz w:val="24"/>
          <w:szCs w:val="24"/>
          <w:rPrChange w:id="434" w:author="JAVIERA PAZ LEFORT IBANEZ" w:date="2025-09-22T17:51:00Z" w16du:dateUtc="2025-09-22T20:51:00Z">
            <w:rPr>
              <w:rFonts w:ascii="Arial" w:hAnsi="Arial" w:cs="Arial"/>
              <w:sz w:val="24"/>
              <w:szCs w:val="24"/>
            </w:rPr>
          </w:rPrChange>
        </w:rPr>
        <w:pPrChange w:id="435" w:author="JAVIERA PAZ LEFORT IBANEZ" w:date="2025-09-22T17:02:00Z" w16du:dateUtc="2025-09-22T20:02:00Z">
          <w:pPr>
            <w:pStyle w:val="Ttulo3"/>
          </w:pPr>
        </w:pPrChange>
      </w:pPr>
      <w:bookmarkStart w:id="436" w:name="_Toc209475887"/>
      <w:r w:rsidRPr="00B941DF">
        <w:rPr>
          <w:rFonts w:ascii="Arial" w:hAnsi="Arial" w:cs="Arial"/>
          <w:color w:val="auto"/>
          <w:sz w:val="24"/>
          <w:szCs w:val="24"/>
          <w:rPrChange w:id="437" w:author="JAVIERA PAZ LEFORT IBANEZ" w:date="2025-09-22T17:51:00Z" w16du:dateUtc="2025-09-22T20:51:00Z">
            <w:rPr>
              <w:rFonts w:ascii="Arial" w:hAnsi="Arial" w:cs="Arial"/>
              <w:sz w:val="24"/>
              <w:szCs w:val="24"/>
            </w:rPr>
          </w:rPrChange>
        </w:rPr>
        <w:t>Mecanismo de acción y beneficios para la salud</w:t>
      </w:r>
      <w:bookmarkEnd w:id="436"/>
    </w:p>
    <w:p w14:paraId="24AD51FB" w14:textId="404C0D77" w:rsidR="00B00B59" w:rsidRPr="00AF2127" w:rsidRDefault="00B00B59">
      <w:pPr>
        <w:spacing w:line="360" w:lineRule="auto"/>
        <w:ind w:left="360"/>
        <w:jc w:val="both"/>
        <w:rPr>
          <w:rFonts w:ascii="Arial" w:hAnsi="Arial" w:cs="Arial"/>
        </w:rPr>
        <w:pPrChange w:id="438" w:author="JAVIERA PAZ LEFORT IBANEZ" w:date="2025-09-22T17:02:00Z" w16du:dateUtc="2025-09-22T20:02:00Z">
          <w:pPr>
            <w:jc w:val="both"/>
          </w:pPr>
        </w:pPrChange>
      </w:pPr>
      <w:r w:rsidRPr="00AF2127">
        <w:rPr>
          <w:rFonts w:ascii="Arial" w:hAnsi="Arial" w:cs="Arial"/>
        </w:rPr>
        <w:t xml:space="preserve">Las propiedades antioxidantes de los polifenoles se deben a su capacidad para neutralizar radicales libres, como los </w:t>
      </w:r>
      <w:del w:id="439" w:author="JAVIERA PAZ LEFORT IBANEZ" w:date="2025-09-22T17:02:00Z" w16du:dateUtc="2025-09-22T20:02:00Z">
        <w:r w:rsidRPr="00AF2127" w:rsidDel="00C22B2E">
          <w:rPr>
            <w:rFonts w:ascii="Arial" w:hAnsi="Arial" w:cs="Arial"/>
          </w:rPr>
          <w:delText>radicales hidroxilo</w:delText>
        </w:r>
      </w:del>
      <w:ins w:id="440" w:author="JAVIERA PAZ LEFORT IBANEZ" w:date="2025-09-22T17:02:00Z" w16du:dateUtc="2025-09-22T20:02:00Z">
        <w:r w:rsidR="00C22B2E" w:rsidRPr="00AF2127">
          <w:rPr>
            <w:rFonts w:ascii="Arial" w:hAnsi="Arial" w:cs="Arial"/>
          </w:rPr>
          <w:t>radicales hidroxilos</w:t>
        </w:r>
      </w:ins>
      <w:r w:rsidRPr="00AF2127">
        <w:rPr>
          <w:rFonts w:ascii="Arial" w:hAnsi="Arial" w:cs="Arial"/>
        </w:rPr>
        <w:t xml:space="preserve"> y </w:t>
      </w:r>
      <w:proofErr w:type="spellStart"/>
      <w:r w:rsidRPr="00AF2127">
        <w:rPr>
          <w:rFonts w:ascii="Arial" w:hAnsi="Arial" w:cs="Arial"/>
        </w:rPr>
        <w:t>peroxilo</w:t>
      </w:r>
      <w:proofErr w:type="spellEnd"/>
      <w:r w:rsidRPr="00AF2127">
        <w:rPr>
          <w:rFonts w:ascii="Arial" w:hAnsi="Arial" w:cs="Arial"/>
        </w:rPr>
        <w:t xml:space="preserve"> (</w:t>
      </w:r>
      <w:r w:rsidRPr="00AF2127">
        <w:rPr>
          <w:rFonts w:ascii="Arial" w:hAnsi="Arial" w:cs="Arial"/>
          <w:b/>
          <w:bCs/>
        </w:rPr>
        <w:t xml:space="preserve">Ayoub et </w:t>
      </w:r>
      <w:r w:rsidRPr="00AF2127">
        <w:rPr>
          <w:rFonts w:ascii="Arial" w:hAnsi="Arial" w:cs="Arial"/>
          <w:b/>
          <w:bCs/>
        </w:rPr>
        <w:lastRenderedPageBreak/>
        <w:t>al., 2016</w:t>
      </w:r>
      <w:r w:rsidRPr="00AF2127">
        <w:rPr>
          <w:rFonts w:ascii="Arial" w:hAnsi="Arial" w:cs="Arial"/>
        </w:rPr>
        <w:t>). Este mecanismo protege las células contra el daño oxidativo mediante procesos directos, como la transferencia de electrones y la transferencia de átomos de hidrógeno (</w:t>
      </w:r>
      <w:proofErr w:type="spellStart"/>
      <w:r w:rsidRPr="00AF2127">
        <w:rPr>
          <w:rFonts w:ascii="Arial" w:hAnsi="Arial" w:cs="Arial"/>
          <w:b/>
          <w:bCs/>
        </w:rPr>
        <w:t>Litwinienko</w:t>
      </w:r>
      <w:proofErr w:type="spellEnd"/>
      <w:r w:rsidRPr="00AF2127">
        <w:rPr>
          <w:rFonts w:ascii="Arial" w:hAnsi="Arial" w:cs="Arial"/>
          <w:b/>
          <w:bCs/>
        </w:rPr>
        <w:t xml:space="preserve"> &amp; </w:t>
      </w:r>
      <w:proofErr w:type="spellStart"/>
      <w:r w:rsidRPr="00AF2127">
        <w:rPr>
          <w:rFonts w:ascii="Arial" w:hAnsi="Arial" w:cs="Arial"/>
          <w:b/>
          <w:bCs/>
        </w:rPr>
        <w:t>Ingold</w:t>
      </w:r>
      <w:proofErr w:type="spellEnd"/>
      <w:r w:rsidRPr="00AF2127">
        <w:rPr>
          <w:rFonts w:ascii="Arial" w:hAnsi="Arial" w:cs="Arial"/>
          <w:b/>
          <w:bCs/>
        </w:rPr>
        <w:t>, 2007</w:t>
      </w:r>
      <w:r w:rsidRPr="00AF2127">
        <w:rPr>
          <w:rFonts w:ascii="Arial" w:hAnsi="Arial" w:cs="Arial"/>
        </w:rPr>
        <w:t>), y mecanismos indirectos, al activar rutas metabólicas asociadas a la respuesta celular al estrés oxidativo, como el factor de transcripción Nrf2 (</w:t>
      </w:r>
      <w:r w:rsidRPr="00AF2127">
        <w:rPr>
          <w:rFonts w:ascii="Arial" w:hAnsi="Arial" w:cs="Arial"/>
          <w:b/>
          <w:bCs/>
        </w:rPr>
        <w:t>Barraza-Garza et al., 2020</w:t>
      </w:r>
      <w:r w:rsidRPr="00AF2127">
        <w:rPr>
          <w:rFonts w:ascii="Arial" w:hAnsi="Arial" w:cs="Arial"/>
        </w:rPr>
        <w:t>). Este comportamiento se traduce en una reducción del riesgo de enfermedades crónicas, incluyendo cáncer</w:t>
      </w:r>
      <w:del w:id="441" w:author="JAVIERA PAZ LEFORT IBANEZ" w:date="2025-09-22T17:21:00Z" w16du:dateUtc="2025-09-22T20:21:00Z">
        <w:r w:rsidRPr="00AF2127" w:rsidDel="005B6B0F">
          <w:rPr>
            <w:rFonts w:ascii="Arial" w:hAnsi="Arial" w:cs="Arial"/>
          </w:rPr>
          <w:delText xml:space="preserve"> </w:delText>
        </w:r>
      </w:del>
      <w:r w:rsidRPr="00AF2127">
        <w:rPr>
          <w:rFonts w:ascii="Arial" w:hAnsi="Arial" w:cs="Arial"/>
        </w:rPr>
        <w:t>, enfermedades metabólicas como la hipercolesterolemia, hiperglicemia e hiperlipidemia</w:t>
      </w:r>
      <w:del w:id="442" w:author="JAVIERA PAZ LEFORT IBANEZ" w:date="2025-09-22T17:21:00Z" w16du:dateUtc="2025-09-22T20:21:00Z">
        <w:r w:rsidR="00CF4812" w:rsidRPr="00AF2127" w:rsidDel="005B6B0F">
          <w:rPr>
            <w:rFonts w:ascii="Arial" w:hAnsi="Arial" w:cs="Arial"/>
          </w:rPr>
          <w:delText xml:space="preserve"> </w:delText>
        </w:r>
      </w:del>
      <w:r w:rsidRPr="00AF2127">
        <w:rPr>
          <w:rFonts w:ascii="Arial" w:hAnsi="Arial" w:cs="Arial"/>
        </w:rPr>
        <w:t>, y condiciones neurodegenerativas como el Alzheimer (</w:t>
      </w:r>
      <w:proofErr w:type="spellStart"/>
      <w:r w:rsidR="00CF4812" w:rsidRPr="005B6B0F">
        <w:rPr>
          <w:rFonts w:ascii="Arial" w:hAnsi="Arial" w:cs="Arial"/>
          <w:b/>
          <w:bCs/>
          <w:rPrChange w:id="443" w:author="JAVIERA PAZ LEFORT IBANEZ" w:date="2025-09-22T17:22:00Z" w16du:dateUtc="2025-09-22T20:22:00Z">
            <w:rPr>
              <w:rFonts w:ascii="Arial" w:hAnsi="Arial" w:cs="Arial"/>
            </w:rPr>
          </w:rPrChange>
        </w:rPr>
        <w:t>Azqueta</w:t>
      </w:r>
      <w:proofErr w:type="spellEnd"/>
      <w:r w:rsidR="00CF4812" w:rsidRPr="005B6B0F">
        <w:rPr>
          <w:rFonts w:ascii="Arial" w:hAnsi="Arial" w:cs="Arial"/>
          <w:b/>
          <w:bCs/>
          <w:rPrChange w:id="444" w:author="JAVIERA PAZ LEFORT IBANEZ" w:date="2025-09-22T17:22:00Z" w16du:dateUtc="2025-09-22T20:22:00Z">
            <w:rPr>
              <w:rFonts w:ascii="Arial" w:hAnsi="Arial" w:cs="Arial"/>
            </w:rPr>
          </w:rPrChange>
        </w:rPr>
        <w:t xml:space="preserve"> &amp; Collins, 2016; Abbas et al., 2017; </w:t>
      </w:r>
      <w:r w:rsidRPr="005B6B0F">
        <w:rPr>
          <w:rFonts w:ascii="Arial" w:hAnsi="Arial" w:cs="Arial"/>
          <w:b/>
          <w:bCs/>
          <w:rPrChange w:id="445" w:author="JAVIERA PAZ LEFORT IBANEZ" w:date="2025-09-22T17:22:00Z" w16du:dateUtc="2025-09-22T20:22:00Z">
            <w:rPr>
              <w:rFonts w:ascii="Arial" w:hAnsi="Arial" w:cs="Arial"/>
            </w:rPr>
          </w:rPrChange>
        </w:rPr>
        <w:t>Mercer et al., 2005</w:t>
      </w:r>
      <w:r w:rsidRPr="00AF2127">
        <w:rPr>
          <w:rFonts w:ascii="Arial" w:hAnsi="Arial" w:cs="Arial"/>
        </w:rPr>
        <w:t xml:space="preserve">). Además, los polifenoles tienen un impacto positivo en la salud intestinal al modular </w:t>
      </w:r>
      <w:proofErr w:type="gramStart"/>
      <w:r w:rsidRPr="00AF2127">
        <w:rPr>
          <w:rFonts w:ascii="Arial" w:hAnsi="Arial" w:cs="Arial"/>
        </w:rPr>
        <w:t>la microbiota</w:t>
      </w:r>
      <w:proofErr w:type="gramEnd"/>
      <w:r w:rsidR="00C26E49" w:rsidRPr="00AF2127">
        <w:rPr>
          <w:rFonts w:ascii="Arial" w:hAnsi="Arial" w:cs="Arial"/>
        </w:rPr>
        <w:t xml:space="preserve"> </w:t>
      </w:r>
      <w:del w:id="446" w:author="JAVIERA PAZ LEFORT IBANEZ" w:date="2025-09-22T17:21:00Z" w16du:dateUtc="2025-09-22T20:21:00Z">
        <w:r w:rsidRPr="00AF2127" w:rsidDel="005B6B0F">
          <w:rPr>
            <w:rFonts w:ascii="Arial" w:hAnsi="Arial" w:cs="Arial"/>
          </w:rPr>
          <w:delText xml:space="preserve"> </w:delText>
        </w:r>
      </w:del>
      <w:r w:rsidRPr="00AF2127">
        <w:rPr>
          <w:rFonts w:ascii="Arial" w:hAnsi="Arial" w:cs="Arial"/>
        </w:rPr>
        <w:t>y sus propiedades antimicrobianas los convierten en una herramienta útil en la preservación de alimentos y el desarrollo de tratamientos contra infecciones bacterianas (</w:t>
      </w:r>
      <w:proofErr w:type="spellStart"/>
      <w:r w:rsidR="00C26E49" w:rsidRPr="005B6B0F">
        <w:rPr>
          <w:rFonts w:ascii="Arial" w:hAnsi="Arial" w:cs="Arial"/>
          <w:b/>
          <w:bCs/>
          <w:rPrChange w:id="447" w:author="JAVIERA PAZ LEFORT IBANEZ" w:date="2025-09-22T17:22:00Z" w16du:dateUtc="2025-09-22T20:22:00Z">
            <w:rPr>
              <w:rFonts w:ascii="Arial" w:hAnsi="Arial" w:cs="Arial"/>
            </w:rPr>
          </w:rPrChange>
        </w:rPr>
        <w:t>Rajha</w:t>
      </w:r>
      <w:proofErr w:type="spellEnd"/>
      <w:r w:rsidR="00C26E49" w:rsidRPr="005B6B0F">
        <w:rPr>
          <w:rFonts w:ascii="Arial" w:hAnsi="Arial" w:cs="Arial"/>
          <w:b/>
          <w:bCs/>
          <w:rPrChange w:id="448" w:author="JAVIERA PAZ LEFORT IBANEZ" w:date="2025-09-22T17:22:00Z" w16du:dateUtc="2025-09-22T20:22:00Z">
            <w:rPr>
              <w:rFonts w:ascii="Arial" w:hAnsi="Arial" w:cs="Arial"/>
            </w:rPr>
          </w:rPrChange>
        </w:rPr>
        <w:t xml:space="preserve"> et al., 2022; </w:t>
      </w:r>
      <w:proofErr w:type="spellStart"/>
      <w:r w:rsidRPr="005B6B0F">
        <w:rPr>
          <w:rFonts w:ascii="Arial" w:hAnsi="Arial" w:cs="Arial"/>
          <w:b/>
          <w:bCs/>
          <w:rPrChange w:id="449" w:author="JAVIERA PAZ LEFORT IBANEZ" w:date="2025-09-22T17:22:00Z" w16du:dateUtc="2025-09-22T20:22:00Z">
            <w:rPr>
              <w:rFonts w:ascii="Arial" w:hAnsi="Arial" w:cs="Arial"/>
            </w:rPr>
          </w:rPrChange>
        </w:rPr>
        <w:t>Daglia</w:t>
      </w:r>
      <w:proofErr w:type="spellEnd"/>
      <w:r w:rsidRPr="005B6B0F">
        <w:rPr>
          <w:rFonts w:ascii="Arial" w:hAnsi="Arial" w:cs="Arial"/>
          <w:b/>
          <w:bCs/>
          <w:rPrChange w:id="450" w:author="JAVIERA PAZ LEFORT IBANEZ" w:date="2025-09-22T17:22:00Z" w16du:dateUtc="2025-09-22T20:22:00Z">
            <w:rPr>
              <w:rFonts w:ascii="Arial" w:hAnsi="Arial" w:cs="Arial"/>
            </w:rPr>
          </w:rPrChange>
        </w:rPr>
        <w:t>, 2012</w:t>
      </w:r>
      <w:r w:rsidRPr="00AF2127">
        <w:rPr>
          <w:rFonts w:ascii="Arial" w:hAnsi="Arial" w:cs="Arial"/>
        </w:rPr>
        <w:t>).</w:t>
      </w:r>
    </w:p>
    <w:p w14:paraId="282EE2D3" w14:textId="2EB295A1" w:rsidR="00B00B59" w:rsidRPr="00B941DF" w:rsidRDefault="00B00B59">
      <w:pPr>
        <w:pStyle w:val="Ttulo2"/>
        <w:numPr>
          <w:ilvl w:val="1"/>
          <w:numId w:val="83"/>
        </w:numPr>
        <w:spacing w:line="360" w:lineRule="auto"/>
        <w:rPr>
          <w:rFonts w:ascii="Arial" w:hAnsi="Arial" w:cs="Arial"/>
          <w:color w:val="auto"/>
          <w:sz w:val="24"/>
          <w:szCs w:val="24"/>
          <w:rPrChange w:id="451" w:author="JAVIERA PAZ LEFORT IBANEZ" w:date="2025-09-22T17:51:00Z" w16du:dateUtc="2025-09-22T20:51:00Z">
            <w:rPr>
              <w:rFonts w:ascii="Arial" w:hAnsi="Arial" w:cs="Arial"/>
              <w:sz w:val="24"/>
              <w:szCs w:val="24"/>
            </w:rPr>
          </w:rPrChange>
        </w:rPr>
        <w:pPrChange w:id="452" w:author="JAVIERA PAZ LEFORT IBANEZ" w:date="2025-09-22T17:02:00Z" w16du:dateUtc="2025-09-22T20:02:00Z">
          <w:pPr>
            <w:pStyle w:val="Ttulo3"/>
          </w:pPr>
        </w:pPrChange>
      </w:pPr>
      <w:bookmarkStart w:id="453" w:name="_Toc209475888"/>
      <w:r w:rsidRPr="00B941DF">
        <w:rPr>
          <w:rFonts w:ascii="Arial" w:hAnsi="Arial" w:cs="Arial"/>
          <w:color w:val="auto"/>
          <w:sz w:val="24"/>
          <w:szCs w:val="24"/>
          <w:rPrChange w:id="454" w:author="JAVIERA PAZ LEFORT IBANEZ" w:date="2025-09-22T17:51:00Z" w16du:dateUtc="2025-09-22T20:51:00Z">
            <w:rPr>
              <w:rFonts w:ascii="Arial" w:hAnsi="Arial" w:cs="Arial"/>
              <w:sz w:val="24"/>
              <w:szCs w:val="24"/>
            </w:rPr>
          </w:rPrChange>
        </w:rPr>
        <w:t>Aplicaciones industriales y desafíos asociados</w:t>
      </w:r>
      <w:bookmarkEnd w:id="453"/>
    </w:p>
    <w:p w14:paraId="29C08DEC" w14:textId="469A43EA" w:rsidR="00B00B59" w:rsidRPr="00AF2127" w:rsidRDefault="00B00B59">
      <w:pPr>
        <w:spacing w:line="360" w:lineRule="auto"/>
        <w:ind w:left="360"/>
        <w:jc w:val="both"/>
        <w:rPr>
          <w:rFonts w:ascii="Arial" w:hAnsi="Arial" w:cs="Arial"/>
        </w:rPr>
        <w:pPrChange w:id="455" w:author="JAVIERA PAZ LEFORT IBANEZ" w:date="2025-09-22T17:03:00Z" w16du:dateUtc="2025-09-22T20:03:00Z">
          <w:pPr>
            <w:jc w:val="both"/>
          </w:pPr>
        </w:pPrChange>
      </w:pPr>
      <w:r w:rsidRPr="00AF2127">
        <w:rPr>
          <w:rFonts w:ascii="Arial" w:hAnsi="Arial" w:cs="Arial"/>
        </w:rPr>
        <w:t>En la industria alimentaria, los polifenoles son utilizados para mejorar la estabilidad y calidad de productos</w:t>
      </w:r>
      <w:r w:rsidR="006200CD" w:rsidRPr="00AF2127">
        <w:rPr>
          <w:rFonts w:ascii="Arial" w:hAnsi="Arial" w:cs="Arial"/>
        </w:rPr>
        <w:t xml:space="preserve"> alimenticios</w:t>
      </w:r>
      <w:r w:rsidRPr="00AF2127">
        <w:rPr>
          <w:rFonts w:ascii="Arial" w:hAnsi="Arial" w:cs="Arial"/>
        </w:rPr>
        <w:t xml:space="preserve"> debido a sus propiedades antioxidantes y antimicrobianas (</w:t>
      </w:r>
      <w:proofErr w:type="spellStart"/>
      <w:r w:rsidRPr="00AF2127">
        <w:rPr>
          <w:rFonts w:ascii="Arial" w:hAnsi="Arial" w:cs="Arial"/>
          <w:b/>
          <w:bCs/>
        </w:rPr>
        <w:t>Manach</w:t>
      </w:r>
      <w:proofErr w:type="spellEnd"/>
      <w:r w:rsidRPr="00AF2127">
        <w:rPr>
          <w:rFonts w:ascii="Arial" w:hAnsi="Arial" w:cs="Arial"/>
          <w:b/>
          <w:bCs/>
        </w:rPr>
        <w:t xml:space="preserve"> et al., 2004; </w:t>
      </w:r>
      <w:proofErr w:type="spellStart"/>
      <w:r w:rsidRPr="00AF2127">
        <w:rPr>
          <w:rFonts w:ascii="Arial" w:hAnsi="Arial" w:cs="Arial"/>
          <w:b/>
          <w:bCs/>
        </w:rPr>
        <w:t>Luthria</w:t>
      </w:r>
      <w:proofErr w:type="spellEnd"/>
      <w:r w:rsidRPr="00AF2127">
        <w:rPr>
          <w:rFonts w:ascii="Arial" w:hAnsi="Arial" w:cs="Arial"/>
          <w:b/>
          <w:bCs/>
        </w:rPr>
        <w:t>, 2006</w:t>
      </w:r>
      <w:r w:rsidRPr="00AF2127">
        <w:rPr>
          <w:rFonts w:ascii="Arial" w:hAnsi="Arial" w:cs="Arial"/>
        </w:rPr>
        <w:t xml:space="preserve">). En cosmética, estos compuestos se emplean para formular productos antienvejecimiento al proteger la piel contra los efectos nocivos de los radicales libres. </w:t>
      </w:r>
      <w:r w:rsidR="00025BB2" w:rsidRPr="00AF2127">
        <w:rPr>
          <w:rFonts w:ascii="Arial" w:hAnsi="Arial" w:cs="Arial"/>
        </w:rPr>
        <w:t>Por último</w:t>
      </w:r>
      <w:r w:rsidR="00316FFA" w:rsidRPr="00AF2127">
        <w:rPr>
          <w:rFonts w:ascii="Arial" w:hAnsi="Arial" w:cs="Arial"/>
        </w:rPr>
        <w:t>, e</w:t>
      </w:r>
      <w:r w:rsidRPr="00AF2127">
        <w:rPr>
          <w:rFonts w:ascii="Arial" w:hAnsi="Arial" w:cs="Arial"/>
        </w:rPr>
        <w:t>n el ámbito farmacéutico, su papel en la prevención y tratamiento de enfermedades crónicas ha impulsado la investigación de fármacos basados en polifenoles (</w:t>
      </w:r>
      <w:proofErr w:type="spellStart"/>
      <w:r w:rsidRPr="00AF2127">
        <w:rPr>
          <w:rFonts w:ascii="Arial" w:hAnsi="Arial" w:cs="Arial"/>
          <w:b/>
          <w:bCs/>
        </w:rPr>
        <w:t>Šamec</w:t>
      </w:r>
      <w:proofErr w:type="spellEnd"/>
      <w:r w:rsidRPr="00AF2127">
        <w:rPr>
          <w:rFonts w:ascii="Arial" w:hAnsi="Arial" w:cs="Arial"/>
          <w:b/>
          <w:bCs/>
        </w:rPr>
        <w:t xml:space="preserve"> et al., 2021</w:t>
      </w:r>
      <w:r w:rsidRPr="00AF2127">
        <w:rPr>
          <w:rFonts w:ascii="Arial" w:hAnsi="Arial" w:cs="Arial"/>
        </w:rPr>
        <w:t>).</w:t>
      </w:r>
    </w:p>
    <w:p w14:paraId="5B116555" w14:textId="4BA652DA" w:rsidR="00B00B59" w:rsidRPr="00AF2127" w:rsidDel="00874E1A" w:rsidRDefault="00316FFA">
      <w:pPr>
        <w:spacing w:line="360" w:lineRule="auto"/>
        <w:ind w:left="360"/>
        <w:jc w:val="both"/>
        <w:rPr>
          <w:del w:id="456" w:author="JAVIERA PAZ LEFORT IBANEZ" w:date="2025-09-22T16:54:00Z" w16du:dateUtc="2025-09-22T19:54:00Z"/>
          <w:rFonts w:ascii="Arial" w:hAnsi="Arial" w:cs="Arial"/>
        </w:rPr>
        <w:pPrChange w:id="457" w:author="JAVIERA PAZ LEFORT IBANEZ" w:date="2025-09-22T17:03:00Z" w16du:dateUtc="2025-09-22T20:03:00Z">
          <w:pPr>
            <w:jc w:val="both"/>
          </w:pPr>
        </w:pPrChange>
      </w:pPr>
      <w:r w:rsidRPr="00AF2127">
        <w:rPr>
          <w:rFonts w:ascii="Arial" w:hAnsi="Arial" w:cs="Arial"/>
        </w:rPr>
        <w:t>A pesar de los beneficios mencionados</w:t>
      </w:r>
      <w:r w:rsidR="00B00B59" w:rsidRPr="00AF2127">
        <w:rPr>
          <w:rFonts w:ascii="Arial" w:hAnsi="Arial" w:cs="Arial"/>
        </w:rPr>
        <w:t xml:space="preserve">, su implementación enfrenta desafíos relacionados con la estabilidad química y térmica. </w:t>
      </w:r>
      <w:r w:rsidR="00FB3A1B" w:rsidRPr="00AF2127">
        <w:rPr>
          <w:rFonts w:ascii="Arial" w:hAnsi="Arial" w:cs="Arial"/>
        </w:rPr>
        <w:t>En ese contexto, l</w:t>
      </w:r>
      <w:r w:rsidR="00B00B59" w:rsidRPr="00AF2127">
        <w:rPr>
          <w:rFonts w:ascii="Arial" w:hAnsi="Arial" w:cs="Arial"/>
        </w:rPr>
        <w:t xml:space="preserve">os polifenoles </w:t>
      </w:r>
      <w:r w:rsidR="00FB3A1B" w:rsidRPr="00AF2127">
        <w:rPr>
          <w:rFonts w:ascii="Arial" w:hAnsi="Arial" w:cs="Arial"/>
        </w:rPr>
        <w:t xml:space="preserve">sustancias químicas </w:t>
      </w:r>
      <w:r w:rsidR="00B00B59" w:rsidRPr="00AF2127">
        <w:rPr>
          <w:rFonts w:ascii="Arial" w:hAnsi="Arial" w:cs="Arial"/>
        </w:rPr>
        <w:t xml:space="preserve">sensibles a </w:t>
      </w:r>
      <w:r w:rsidR="00FB3A1B" w:rsidRPr="00AF2127">
        <w:rPr>
          <w:rFonts w:ascii="Arial" w:hAnsi="Arial" w:cs="Arial"/>
        </w:rPr>
        <w:t xml:space="preserve">factores tales </w:t>
      </w:r>
      <w:r w:rsidR="00B00B59" w:rsidRPr="00AF2127">
        <w:rPr>
          <w:rFonts w:ascii="Arial" w:hAnsi="Arial" w:cs="Arial"/>
        </w:rPr>
        <w:t xml:space="preserve">como la luz, el pH y la temperatura, </w:t>
      </w:r>
      <w:r w:rsidR="00F43265" w:rsidRPr="00AF2127">
        <w:rPr>
          <w:rFonts w:ascii="Arial" w:hAnsi="Arial" w:cs="Arial"/>
        </w:rPr>
        <w:t>condicionando</w:t>
      </w:r>
      <w:r w:rsidR="00B00B59" w:rsidRPr="00AF2127">
        <w:rPr>
          <w:rFonts w:ascii="Arial" w:hAnsi="Arial" w:cs="Arial"/>
        </w:rPr>
        <w:t xml:space="preserve"> su degradación durante el procesamiento y almacenamiento de productos (</w:t>
      </w:r>
      <w:proofErr w:type="spellStart"/>
      <w:r w:rsidR="00B00B59" w:rsidRPr="00AF2127">
        <w:rPr>
          <w:rFonts w:ascii="Arial" w:hAnsi="Arial" w:cs="Arial"/>
          <w:b/>
          <w:bCs/>
        </w:rPr>
        <w:t>Manach</w:t>
      </w:r>
      <w:proofErr w:type="spellEnd"/>
      <w:r w:rsidR="00B00B59" w:rsidRPr="00AF2127">
        <w:rPr>
          <w:rFonts w:ascii="Arial" w:hAnsi="Arial" w:cs="Arial"/>
          <w:b/>
          <w:bCs/>
        </w:rPr>
        <w:t xml:space="preserve"> et al., 2004; </w:t>
      </w:r>
      <w:proofErr w:type="spellStart"/>
      <w:r w:rsidR="00B00B59" w:rsidRPr="00AF2127">
        <w:rPr>
          <w:rFonts w:ascii="Arial" w:hAnsi="Arial" w:cs="Arial"/>
          <w:b/>
          <w:bCs/>
        </w:rPr>
        <w:t>Luthria</w:t>
      </w:r>
      <w:proofErr w:type="spellEnd"/>
      <w:r w:rsidR="00B00B59" w:rsidRPr="00AF2127">
        <w:rPr>
          <w:rFonts w:ascii="Arial" w:hAnsi="Arial" w:cs="Arial"/>
          <w:b/>
          <w:bCs/>
        </w:rPr>
        <w:t>, 2006</w:t>
      </w:r>
      <w:r w:rsidR="00B00B59" w:rsidRPr="00AF2127">
        <w:rPr>
          <w:rFonts w:ascii="Arial" w:hAnsi="Arial" w:cs="Arial"/>
        </w:rPr>
        <w:t xml:space="preserve">). </w:t>
      </w:r>
      <w:r w:rsidR="008B3A98" w:rsidRPr="00AF2127">
        <w:rPr>
          <w:rFonts w:ascii="Arial" w:hAnsi="Arial" w:cs="Arial"/>
        </w:rPr>
        <w:t>Por otro lado</w:t>
      </w:r>
      <w:r w:rsidR="00B00B59" w:rsidRPr="00AF2127">
        <w:rPr>
          <w:rFonts w:ascii="Arial" w:hAnsi="Arial" w:cs="Arial"/>
        </w:rPr>
        <w:t xml:space="preserve">, </w:t>
      </w:r>
      <w:r w:rsidR="008B3A98" w:rsidRPr="00AF2127">
        <w:rPr>
          <w:rFonts w:ascii="Arial" w:hAnsi="Arial" w:cs="Arial"/>
        </w:rPr>
        <w:t xml:space="preserve">el proceso de </w:t>
      </w:r>
      <w:proofErr w:type="gramStart"/>
      <w:r w:rsidR="008B3A98" w:rsidRPr="00AF2127">
        <w:rPr>
          <w:rFonts w:ascii="Arial" w:hAnsi="Arial" w:cs="Arial"/>
        </w:rPr>
        <w:t xml:space="preserve">extracción </w:t>
      </w:r>
      <w:r w:rsidR="00CF687F" w:rsidRPr="00AF2127">
        <w:rPr>
          <w:rFonts w:ascii="Arial" w:hAnsi="Arial" w:cs="Arial"/>
        </w:rPr>
        <w:t xml:space="preserve"> </w:t>
      </w:r>
      <w:r w:rsidR="002513C4" w:rsidRPr="00AF2127">
        <w:rPr>
          <w:rFonts w:ascii="Arial" w:hAnsi="Arial" w:cs="Arial"/>
        </w:rPr>
        <w:t>continúa</w:t>
      </w:r>
      <w:proofErr w:type="gramEnd"/>
      <w:r w:rsidR="00B00B59" w:rsidRPr="00AF2127">
        <w:rPr>
          <w:rFonts w:ascii="Arial" w:hAnsi="Arial" w:cs="Arial"/>
        </w:rPr>
        <w:t xml:space="preserve"> presenta</w:t>
      </w:r>
      <w:r w:rsidR="00CF687F" w:rsidRPr="00AF2127">
        <w:rPr>
          <w:rFonts w:ascii="Arial" w:hAnsi="Arial" w:cs="Arial"/>
        </w:rPr>
        <w:t>ndo</w:t>
      </w:r>
      <w:r w:rsidR="00B00B59" w:rsidRPr="00AF2127">
        <w:rPr>
          <w:rFonts w:ascii="Arial" w:hAnsi="Arial" w:cs="Arial"/>
        </w:rPr>
        <w:t xml:space="preserve"> limitaciones asociadas </w:t>
      </w:r>
      <w:r w:rsidR="00CF687F" w:rsidRPr="00AF2127">
        <w:rPr>
          <w:rFonts w:ascii="Arial" w:hAnsi="Arial" w:cs="Arial"/>
        </w:rPr>
        <w:t xml:space="preserve">principalmente a las técnicas </w:t>
      </w:r>
      <w:proofErr w:type="gramStart"/>
      <w:r w:rsidR="002513C4" w:rsidRPr="00AF2127">
        <w:rPr>
          <w:rFonts w:ascii="Arial" w:hAnsi="Arial" w:cs="Arial"/>
        </w:rPr>
        <w:t xml:space="preserve">y </w:t>
      </w:r>
      <w:r w:rsidR="00B00B59" w:rsidRPr="00AF2127">
        <w:rPr>
          <w:rFonts w:ascii="Arial" w:hAnsi="Arial" w:cs="Arial"/>
        </w:rPr>
        <w:t xml:space="preserve"> métodos</w:t>
      </w:r>
      <w:proofErr w:type="gramEnd"/>
      <w:r w:rsidR="00B00B59" w:rsidRPr="00AF2127">
        <w:rPr>
          <w:rFonts w:ascii="Arial" w:hAnsi="Arial" w:cs="Arial"/>
        </w:rPr>
        <w:t xml:space="preserve"> convencionales, como la extracción </w:t>
      </w:r>
      <w:r w:rsidR="00B00B59" w:rsidRPr="00AF2127">
        <w:rPr>
          <w:rFonts w:ascii="Arial" w:hAnsi="Arial" w:cs="Arial"/>
        </w:rPr>
        <w:lastRenderedPageBreak/>
        <w:t>sólido-líquido o la maceración, que pueden ser ineficientes o consumir grandes cantidades de solventes (</w:t>
      </w:r>
      <w:proofErr w:type="spellStart"/>
      <w:r w:rsidR="00B00B59" w:rsidRPr="00AF2127">
        <w:rPr>
          <w:rFonts w:ascii="Arial" w:hAnsi="Arial" w:cs="Arial"/>
          <w:b/>
          <w:bCs/>
        </w:rPr>
        <w:t>Alara</w:t>
      </w:r>
      <w:proofErr w:type="spellEnd"/>
      <w:r w:rsidR="00B00B59" w:rsidRPr="00AF2127">
        <w:rPr>
          <w:rFonts w:ascii="Arial" w:hAnsi="Arial" w:cs="Arial"/>
          <w:b/>
          <w:bCs/>
        </w:rPr>
        <w:t xml:space="preserve"> et al., 2021</w:t>
      </w:r>
      <w:r w:rsidR="00B00B59" w:rsidRPr="00AF2127">
        <w:rPr>
          <w:rFonts w:ascii="Arial" w:hAnsi="Arial" w:cs="Arial"/>
        </w:rPr>
        <w:t>). Para superar estas dificultades, se han desarrollado técnicas no convencionales de extracción, como el uso de fluidos supercríticos y agua subcrítica, que ofrecen mayor eficiencia, selectividad y sostenibilidad (</w:t>
      </w:r>
      <w:proofErr w:type="spellStart"/>
      <w:r w:rsidR="00B00B59" w:rsidRPr="00AF2127">
        <w:rPr>
          <w:rFonts w:ascii="Arial" w:hAnsi="Arial" w:cs="Arial"/>
          <w:b/>
          <w:bCs/>
        </w:rPr>
        <w:t>Shams</w:t>
      </w:r>
      <w:proofErr w:type="spellEnd"/>
      <w:r w:rsidR="00B00B59" w:rsidRPr="00AF2127">
        <w:rPr>
          <w:rFonts w:ascii="Arial" w:hAnsi="Arial" w:cs="Arial"/>
          <w:b/>
          <w:bCs/>
        </w:rPr>
        <w:t xml:space="preserve"> et al., 2015; </w:t>
      </w:r>
      <w:proofErr w:type="spellStart"/>
      <w:r w:rsidR="00B00B59" w:rsidRPr="00AF2127">
        <w:rPr>
          <w:rFonts w:ascii="Arial" w:hAnsi="Arial" w:cs="Arial"/>
          <w:b/>
          <w:bCs/>
        </w:rPr>
        <w:t>Alara</w:t>
      </w:r>
      <w:proofErr w:type="spellEnd"/>
      <w:r w:rsidR="00B00B59" w:rsidRPr="00AF2127">
        <w:rPr>
          <w:rFonts w:ascii="Arial" w:hAnsi="Arial" w:cs="Arial"/>
          <w:b/>
          <w:bCs/>
        </w:rPr>
        <w:t xml:space="preserve"> et al., 2018a; </w:t>
      </w:r>
      <w:proofErr w:type="spellStart"/>
      <w:r w:rsidR="00B00B59" w:rsidRPr="00AF2127">
        <w:rPr>
          <w:rFonts w:ascii="Arial" w:hAnsi="Arial" w:cs="Arial"/>
          <w:b/>
          <w:bCs/>
        </w:rPr>
        <w:t>Alara</w:t>
      </w:r>
      <w:proofErr w:type="spellEnd"/>
      <w:r w:rsidR="00B00B59" w:rsidRPr="00AF2127">
        <w:rPr>
          <w:rFonts w:ascii="Arial" w:hAnsi="Arial" w:cs="Arial"/>
          <w:b/>
          <w:bCs/>
        </w:rPr>
        <w:t xml:space="preserve"> et al., 2018b; </w:t>
      </w:r>
      <w:proofErr w:type="spellStart"/>
      <w:r w:rsidR="00B00B59" w:rsidRPr="00AF2127">
        <w:rPr>
          <w:rFonts w:ascii="Arial" w:hAnsi="Arial" w:cs="Arial"/>
          <w:b/>
          <w:bCs/>
        </w:rPr>
        <w:t>Azwanida</w:t>
      </w:r>
      <w:proofErr w:type="spellEnd"/>
      <w:r w:rsidR="00B00B59" w:rsidRPr="00AF2127">
        <w:rPr>
          <w:rFonts w:ascii="Arial" w:hAnsi="Arial" w:cs="Arial"/>
          <w:b/>
          <w:bCs/>
        </w:rPr>
        <w:t>, 2015</w:t>
      </w:r>
      <w:r w:rsidR="00B00B59" w:rsidRPr="00AF2127">
        <w:rPr>
          <w:rFonts w:ascii="Arial" w:hAnsi="Arial" w:cs="Arial"/>
        </w:rPr>
        <w:t>).</w:t>
      </w:r>
    </w:p>
    <w:p w14:paraId="32F14748" w14:textId="77777777" w:rsidR="00B00B59" w:rsidRPr="00AF2127" w:rsidRDefault="00B00B59">
      <w:pPr>
        <w:spacing w:line="360" w:lineRule="auto"/>
        <w:ind w:left="360"/>
        <w:jc w:val="both"/>
        <w:rPr>
          <w:rFonts w:ascii="Arial" w:hAnsi="Arial" w:cs="Arial"/>
        </w:rPr>
        <w:pPrChange w:id="458" w:author="JAVIERA PAZ LEFORT IBANEZ" w:date="2025-09-22T17:03:00Z" w16du:dateUtc="2025-09-22T20:03:00Z">
          <w:pPr>
            <w:jc w:val="both"/>
          </w:pPr>
        </w:pPrChange>
      </w:pPr>
    </w:p>
    <w:p w14:paraId="74793C01" w14:textId="0ACAB6CF" w:rsidR="00B00B59" w:rsidRPr="00B941DF" w:rsidRDefault="00B00B59">
      <w:pPr>
        <w:pStyle w:val="Ttulo2"/>
        <w:numPr>
          <w:ilvl w:val="1"/>
          <w:numId w:val="83"/>
        </w:numPr>
        <w:spacing w:line="360" w:lineRule="auto"/>
        <w:rPr>
          <w:rFonts w:ascii="Arial" w:hAnsi="Arial" w:cs="Arial"/>
          <w:color w:val="auto"/>
          <w:sz w:val="24"/>
          <w:szCs w:val="24"/>
          <w:rPrChange w:id="459" w:author="JAVIERA PAZ LEFORT IBANEZ" w:date="2025-09-22T17:51:00Z" w16du:dateUtc="2025-09-22T20:51:00Z">
            <w:rPr/>
          </w:rPrChange>
        </w:rPr>
        <w:pPrChange w:id="460" w:author="JAVIERA PAZ LEFORT IBANEZ" w:date="2025-09-22T17:03:00Z" w16du:dateUtc="2025-09-22T20:03:00Z">
          <w:pPr>
            <w:pStyle w:val="Ttulo3"/>
          </w:pPr>
        </w:pPrChange>
      </w:pPr>
      <w:bookmarkStart w:id="461" w:name="_Toc209475889"/>
      <w:r w:rsidRPr="00B941DF">
        <w:rPr>
          <w:rFonts w:ascii="Arial" w:hAnsi="Arial" w:cs="Arial"/>
          <w:color w:val="auto"/>
          <w:sz w:val="24"/>
          <w:szCs w:val="24"/>
          <w:rPrChange w:id="462" w:author="JAVIERA PAZ LEFORT IBANEZ" w:date="2025-09-22T17:51:00Z" w16du:dateUtc="2025-09-22T20:51:00Z">
            <w:rPr/>
          </w:rPrChange>
        </w:rPr>
        <w:t>Mercado de los Polifenoles</w:t>
      </w:r>
      <w:bookmarkEnd w:id="461"/>
    </w:p>
    <w:p w14:paraId="69FFE18E" w14:textId="77777777" w:rsidR="00B00B59" w:rsidRDefault="00B00B59" w:rsidP="00C22B2E">
      <w:pPr>
        <w:spacing w:line="360" w:lineRule="auto"/>
        <w:ind w:left="360"/>
        <w:jc w:val="both"/>
        <w:rPr>
          <w:ins w:id="463" w:author="JAVIERA PAZ LEFORT IBANEZ" w:date="2025-09-22T17:22:00Z" w16du:dateUtc="2025-09-22T20:22:00Z"/>
          <w:rFonts w:ascii="Arial" w:hAnsi="Arial" w:cs="Arial"/>
        </w:rPr>
      </w:pPr>
      <w:r w:rsidRPr="00AF2127">
        <w:rPr>
          <w:rFonts w:ascii="Arial" w:hAnsi="Arial" w:cs="Arial"/>
        </w:rPr>
        <w:t xml:space="preserve">El mercado global de polifenoles está en constante expansión, impulsado por el creciente interés en los beneficios para la salud asociados a estos compuestos. Según un informe de Mordor </w:t>
      </w:r>
      <w:proofErr w:type="spellStart"/>
      <w:r w:rsidRPr="00AF2127">
        <w:rPr>
          <w:rFonts w:ascii="Arial" w:hAnsi="Arial" w:cs="Arial"/>
        </w:rPr>
        <w:t>Intelligence</w:t>
      </w:r>
      <w:proofErr w:type="spellEnd"/>
      <w:r w:rsidRPr="00AF2127">
        <w:rPr>
          <w:rFonts w:ascii="Arial" w:hAnsi="Arial" w:cs="Arial"/>
        </w:rPr>
        <w:t>, se estima que el mercado de polifenoles alcanzará un valor de 1.110 millones de dólares en 2024 y crecerá a 1.700 millones de dólares para 2029, con un aumento anual compuesto del 8,72% durante ese período (Tamaño del mercado de polifenoles y análisis de acciones - Informe de investigación de la industria - Tendencias de crecimiento, 2024). Este crecimiento está respaldado por la creciente demanda de alimentos funcionales, suplementos dietéticos y productos cosméticos enriquecidos con polifenoles.</w:t>
      </w:r>
    </w:p>
    <w:p w14:paraId="6AE0E420" w14:textId="63FFF959" w:rsidR="00867ABE" w:rsidRPr="00610D01" w:rsidRDefault="00610D01">
      <w:pPr>
        <w:pStyle w:val="Textoindependiente"/>
        <w:spacing w:before="77" w:line="360" w:lineRule="auto"/>
        <w:ind w:left="0" w:right="49" w:firstLine="360"/>
        <w:jc w:val="both"/>
        <w:rPr>
          <w:ins w:id="464" w:author="JAVIERA PAZ LEFORT IBANEZ" w:date="2025-09-22T17:22:00Z" w16du:dateUtc="2025-09-22T20:22:00Z"/>
          <w:rPrChange w:id="465" w:author="JAVIERA PAZ LEFORT IBANEZ" w:date="2025-09-22T17:22:00Z" w16du:dateUtc="2025-09-22T20:22:00Z">
            <w:rPr>
              <w:ins w:id="466" w:author="JAVIERA PAZ LEFORT IBANEZ" w:date="2025-09-22T17:22:00Z" w16du:dateUtc="2025-09-22T20:22:00Z"/>
              <w:rFonts w:ascii="Arial" w:hAnsi="Arial" w:cs="Arial"/>
            </w:rPr>
          </w:rPrChange>
        </w:rPr>
        <w:pPrChange w:id="467" w:author="JAVIERA PAZ LEFORT IBANEZ" w:date="2025-09-22T17:22:00Z" w16du:dateUtc="2025-09-22T20:22:00Z">
          <w:pPr>
            <w:spacing w:line="360" w:lineRule="auto"/>
            <w:ind w:left="360"/>
            <w:jc w:val="both"/>
          </w:pPr>
        </w:pPrChange>
      </w:pPr>
      <w:ins w:id="468" w:author="JAVIERA PAZ LEFORT IBANEZ" w:date="2025-09-22T17:22:00Z" w16du:dateUtc="2025-09-22T20:22:00Z">
        <w:r w:rsidRPr="00EB7104">
          <w:rPr>
            <w:rFonts w:ascii="Arial" w:hAnsi="Arial"/>
            <w:b/>
            <w:sz w:val="22"/>
            <w:szCs w:val="22"/>
          </w:rPr>
          <w:t xml:space="preserve">Figura </w:t>
        </w:r>
      </w:ins>
      <w:r w:rsidR="006B4CDA">
        <w:rPr>
          <w:rFonts w:ascii="Arial" w:hAnsi="Arial"/>
          <w:b/>
          <w:sz w:val="22"/>
          <w:szCs w:val="22"/>
        </w:rPr>
        <w:t>1.</w:t>
      </w:r>
      <w:ins w:id="469" w:author="JAVIERA PAZ LEFORT IBANEZ" w:date="2025-09-22T17:22:00Z" w16du:dateUtc="2025-09-22T20:22:00Z">
        <w:r>
          <w:rPr>
            <w:rFonts w:ascii="Arial" w:hAnsi="Arial"/>
            <w:b/>
            <w:sz w:val="22"/>
            <w:szCs w:val="22"/>
          </w:rPr>
          <w:t>2</w:t>
        </w:r>
        <w:r w:rsidRPr="00EB7104">
          <w:rPr>
            <w:rFonts w:ascii="Arial" w:hAnsi="Arial"/>
            <w:b/>
            <w:sz w:val="22"/>
            <w:szCs w:val="22"/>
          </w:rPr>
          <w:t xml:space="preserve"> </w:t>
        </w:r>
        <w:r>
          <w:rPr>
            <w:sz w:val="22"/>
            <w:szCs w:val="22"/>
          </w:rPr>
          <w:t>Mercado global de polifenoles al año 2020.</w:t>
        </w:r>
      </w:ins>
    </w:p>
    <w:p w14:paraId="3D8866EE" w14:textId="77777777" w:rsidR="008513A7" w:rsidRDefault="00867ABE">
      <w:pPr>
        <w:spacing w:line="240" w:lineRule="auto"/>
        <w:ind w:left="360"/>
        <w:jc w:val="center"/>
        <w:rPr>
          <w:ins w:id="470" w:author="JAVIERA PAZ LEFORT IBANEZ" w:date="2025-09-22T17:23:00Z" w16du:dateUtc="2025-09-22T20:23:00Z"/>
          <w:i/>
          <w:iCs/>
          <w:sz w:val="20"/>
          <w:szCs w:val="20"/>
        </w:rPr>
        <w:pPrChange w:id="471" w:author="JAVIERA PAZ LEFORT IBANEZ" w:date="2025-09-22T17:24:00Z" w16du:dateUtc="2025-09-22T20:24:00Z">
          <w:pPr>
            <w:spacing w:line="360" w:lineRule="auto"/>
            <w:ind w:left="360"/>
            <w:jc w:val="center"/>
          </w:pPr>
        </w:pPrChange>
      </w:pPr>
      <w:ins w:id="472" w:author="JAVIERA PAZ LEFORT IBANEZ" w:date="2025-09-22T17:22:00Z" w16du:dateUtc="2025-09-22T20:22:00Z">
        <w:r>
          <w:rPr>
            <w:noProof/>
          </w:rPr>
          <w:drawing>
            <wp:inline distT="0" distB="0" distL="0" distR="0" wp14:anchorId="5E37A3FF" wp14:editId="179B5E8E">
              <wp:extent cx="3917950" cy="2053834"/>
              <wp:effectExtent l="0" t="0" r="6350" b="3810"/>
              <wp:docPr id="1668236009"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55592" name="Imagen 1" descr="Mapa&#10;&#10;El contenido generado por IA puede ser incorrecto."/>
                      <pic:cNvPicPr/>
                    </pic:nvPicPr>
                    <pic:blipFill>
                      <a:blip r:embed="rId14"/>
                      <a:stretch>
                        <a:fillRect/>
                      </a:stretch>
                    </pic:blipFill>
                    <pic:spPr>
                      <a:xfrm>
                        <a:off x="0" y="0"/>
                        <a:ext cx="3917950" cy="2053834"/>
                      </a:xfrm>
                      <a:prstGeom prst="rect">
                        <a:avLst/>
                      </a:prstGeom>
                    </pic:spPr>
                  </pic:pic>
                </a:graphicData>
              </a:graphic>
            </wp:inline>
          </w:drawing>
        </w:r>
      </w:ins>
    </w:p>
    <w:p w14:paraId="4767C409" w14:textId="76372B63" w:rsidR="008513A7" w:rsidRPr="008513A7" w:rsidRDefault="008513A7">
      <w:pPr>
        <w:spacing w:line="240" w:lineRule="auto"/>
        <w:ind w:left="1560" w:right="1183"/>
        <w:jc w:val="both"/>
        <w:rPr>
          <w:rFonts w:ascii="Arial" w:hAnsi="Arial" w:cs="Arial"/>
        </w:rPr>
        <w:pPrChange w:id="473" w:author="JAVIERA PAZ LEFORT IBANEZ" w:date="2025-09-22T17:24:00Z" w16du:dateUtc="2025-09-22T20:24:00Z">
          <w:pPr>
            <w:jc w:val="both"/>
          </w:pPr>
        </w:pPrChange>
      </w:pPr>
      <w:ins w:id="474" w:author="JAVIERA PAZ LEFORT IBANEZ" w:date="2025-09-22T17:23:00Z" w16du:dateUtc="2025-09-22T20:23:00Z">
        <w:r w:rsidRPr="008B3D4A">
          <w:rPr>
            <w:i/>
            <w:iCs/>
            <w:sz w:val="20"/>
            <w:szCs w:val="20"/>
          </w:rPr>
          <w:t xml:space="preserve">Fuente: Mordor </w:t>
        </w:r>
        <w:proofErr w:type="spellStart"/>
        <w:r w:rsidRPr="008B3D4A">
          <w:rPr>
            <w:i/>
            <w:iCs/>
            <w:sz w:val="20"/>
            <w:szCs w:val="20"/>
          </w:rPr>
          <w:t>Intelligence</w:t>
        </w:r>
        <w:proofErr w:type="spellEnd"/>
        <w:r w:rsidRPr="008B3D4A">
          <w:rPr>
            <w:i/>
            <w:iCs/>
            <w:sz w:val="20"/>
            <w:szCs w:val="20"/>
          </w:rPr>
          <w:t>, 2020.</w:t>
        </w:r>
        <w:r>
          <w:rPr>
            <w:i/>
            <w:iCs/>
            <w:sz w:val="20"/>
            <w:szCs w:val="20"/>
          </w:rPr>
          <w:t xml:space="preserve"> </w:t>
        </w:r>
        <w:r w:rsidRPr="008B3D4A">
          <w:rPr>
            <w:i/>
            <w:iCs/>
            <w:sz w:val="20"/>
            <w:szCs w:val="20"/>
          </w:rPr>
          <w:t>https://www.mordorintelligence.com/es/industry-reports/polyphenol-market</w:t>
        </w:r>
      </w:ins>
    </w:p>
    <w:p w14:paraId="187CF3B5" w14:textId="77777777" w:rsidR="00B00B59" w:rsidRPr="00AF2127" w:rsidRDefault="00B00B59">
      <w:pPr>
        <w:spacing w:line="360" w:lineRule="auto"/>
        <w:ind w:left="360"/>
        <w:jc w:val="both"/>
        <w:rPr>
          <w:rFonts w:ascii="Arial" w:hAnsi="Arial" w:cs="Arial"/>
        </w:rPr>
        <w:pPrChange w:id="475" w:author="JAVIERA PAZ LEFORT IBANEZ" w:date="2025-09-22T17:03:00Z" w16du:dateUtc="2025-09-22T20:03:00Z">
          <w:pPr>
            <w:jc w:val="both"/>
          </w:pPr>
        </w:pPrChange>
      </w:pPr>
      <w:r w:rsidRPr="00AF2127">
        <w:rPr>
          <w:rFonts w:ascii="Arial" w:hAnsi="Arial" w:cs="Arial"/>
        </w:rPr>
        <w:t xml:space="preserve">La principal fuente económica de polifenoles proviene de frutas y bebidas, donde los ácidos fenólicos representan aproximadamente un tercio del consumo total y </w:t>
      </w:r>
      <w:r w:rsidRPr="00AF2127">
        <w:rPr>
          <w:rFonts w:ascii="Arial" w:hAnsi="Arial" w:cs="Arial"/>
        </w:rPr>
        <w:lastRenderedPageBreak/>
        <w:t>los flavonoides constituyen los dos tercios restantes (</w:t>
      </w:r>
      <w:proofErr w:type="spellStart"/>
      <w:r w:rsidRPr="00AF2127">
        <w:rPr>
          <w:rFonts w:ascii="Arial" w:hAnsi="Arial" w:cs="Arial"/>
          <w:b/>
          <w:bCs/>
        </w:rPr>
        <w:t>Scalbert</w:t>
      </w:r>
      <w:proofErr w:type="spellEnd"/>
      <w:r w:rsidRPr="00AF2127">
        <w:rPr>
          <w:rFonts w:ascii="Arial" w:hAnsi="Arial" w:cs="Arial"/>
          <w:b/>
          <w:bCs/>
        </w:rPr>
        <w:t xml:space="preserve"> &amp; Williamson, 2000</w:t>
      </w:r>
      <w:r w:rsidRPr="00AF2127">
        <w:rPr>
          <w:rFonts w:ascii="Arial" w:hAnsi="Arial" w:cs="Arial"/>
        </w:rPr>
        <w:t>). Estos compuestos, debido a sus propiedades antioxidantes y su capacidad para prevenir enfermedades crónicas, han captado la atención de consumidores y productores, consolidándose como un segmento clave en las industrias alimentaria, farmacéutica y cosmética.</w:t>
      </w:r>
    </w:p>
    <w:p w14:paraId="0C9E288B" w14:textId="7BB4394C" w:rsidR="00B00B59" w:rsidRPr="00B941DF" w:rsidRDefault="00B00B59">
      <w:pPr>
        <w:pStyle w:val="Ttulo3"/>
        <w:numPr>
          <w:ilvl w:val="1"/>
          <w:numId w:val="83"/>
        </w:numPr>
        <w:spacing w:line="360" w:lineRule="auto"/>
        <w:rPr>
          <w:rFonts w:ascii="Arial" w:hAnsi="Arial" w:cs="Arial"/>
          <w:color w:val="auto"/>
          <w:sz w:val="24"/>
          <w:szCs w:val="24"/>
          <w:rPrChange w:id="476" w:author="JAVIERA PAZ LEFORT IBANEZ" w:date="2025-09-22T17:51:00Z" w16du:dateUtc="2025-09-22T20:51:00Z">
            <w:rPr>
              <w:rFonts w:ascii="Arial" w:hAnsi="Arial" w:cs="Arial"/>
              <w:sz w:val="24"/>
              <w:szCs w:val="24"/>
            </w:rPr>
          </w:rPrChange>
        </w:rPr>
        <w:pPrChange w:id="477" w:author="JAVIERA PAZ LEFORT IBANEZ" w:date="2025-09-22T17:03:00Z" w16du:dateUtc="2025-09-22T20:03:00Z">
          <w:pPr>
            <w:pStyle w:val="Ttulo3"/>
          </w:pPr>
        </w:pPrChange>
      </w:pPr>
      <w:bookmarkStart w:id="478" w:name="_Toc209475890"/>
      <w:r w:rsidRPr="00B941DF">
        <w:rPr>
          <w:rFonts w:ascii="Arial" w:hAnsi="Arial" w:cs="Arial"/>
          <w:color w:val="auto"/>
          <w:sz w:val="24"/>
          <w:szCs w:val="24"/>
          <w:rPrChange w:id="479" w:author="JAVIERA PAZ LEFORT IBANEZ" w:date="2025-09-22T17:51:00Z" w16du:dateUtc="2025-09-22T20:51:00Z">
            <w:rPr>
              <w:rFonts w:ascii="Arial" w:hAnsi="Arial" w:cs="Arial"/>
              <w:sz w:val="24"/>
              <w:szCs w:val="24"/>
            </w:rPr>
          </w:rPrChange>
        </w:rPr>
        <w:t>Consumo de Polifenoles: Perspectiva Regional y Global</w:t>
      </w:r>
      <w:bookmarkEnd w:id="478"/>
    </w:p>
    <w:p w14:paraId="2A862268" w14:textId="77777777" w:rsidR="00B00B59" w:rsidRPr="00AF2127" w:rsidRDefault="00B00B59">
      <w:pPr>
        <w:spacing w:line="360" w:lineRule="auto"/>
        <w:ind w:left="360"/>
        <w:jc w:val="both"/>
        <w:rPr>
          <w:rFonts w:ascii="Arial" w:hAnsi="Arial" w:cs="Arial"/>
        </w:rPr>
        <w:pPrChange w:id="480" w:author="JAVIERA PAZ LEFORT IBANEZ" w:date="2025-09-22T17:03:00Z" w16du:dateUtc="2025-09-22T20:03:00Z">
          <w:pPr>
            <w:jc w:val="both"/>
          </w:pPr>
        </w:pPrChange>
      </w:pPr>
      <w:r w:rsidRPr="00AF2127">
        <w:rPr>
          <w:rFonts w:ascii="Arial" w:hAnsi="Arial" w:cs="Arial"/>
        </w:rPr>
        <w:t xml:space="preserve">El consumo de polifenoles varía significativamente entre regiones debido a factores culturales y dietéticos. En Chile, </w:t>
      </w:r>
      <w:r w:rsidRPr="00AF2127">
        <w:rPr>
          <w:rFonts w:ascii="Arial" w:hAnsi="Arial" w:cs="Arial"/>
          <w:b/>
          <w:bCs/>
        </w:rPr>
        <w:t>Guzmán et al. (2023)</w:t>
      </w:r>
      <w:r w:rsidRPr="00AF2127">
        <w:rPr>
          <w:rFonts w:ascii="Arial" w:hAnsi="Arial" w:cs="Arial"/>
        </w:rPr>
        <w:t xml:space="preserve"> reportaron que la ingesta promedio de polifenoles totales es de 979,5 ± 695,5 mg/día, siendo mayor en hombres que en mujeres, y con un consumo más elevado en la macrozona sur. Además, se observó una correlación positiva entre el nivel socioeconómico alto y el consumo de polifenoles, destacando a los flavonoides y los ácidos fenólicos como los más representativos en la dieta nacional.</w:t>
      </w:r>
    </w:p>
    <w:p w14:paraId="76E2B550" w14:textId="006EDA2F" w:rsidR="00B00B59" w:rsidRPr="00AF2127" w:rsidRDefault="00B00B59">
      <w:pPr>
        <w:spacing w:line="360" w:lineRule="auto"/>
        <w:ind w:left="360"/>
        <w:jc w:val="both"/>
        <w:rPr>
          <w:rFonts w:ascii="Arial" w:hAnsi="Arial" w:cs="Arial"/>
        </w:rPr>
        <w:pPrChange w:id="481" w:author="JAVIERA PAZ LEFORT IBANEZ" w:date="2025-09-22T17:03:00Z" w16du:dateUtc="2025-09-22T20:03:00Z">
          <w:pPr>
            <w:jc w:val="both"/>
          </w:pPr>
        </w:pPrChange>
      </w:pPr>
      <w:r w:rsidRPr="00AF2127">
        <w:rPr>
          <w:rFonts w:ascii="Arial" w:hAnsi="Arial" w:cs="Arial"/>
        </w:rPr>
        <w:t>A nivel global, el consumo de polifenoles también ha mostrado un incremento en los últimos años, impulsado por una mayor conciencia sobre sus beneficios para la salud (</w:t>
      </w:r>
      <w:r w:rsidRPr="00AF2127">
        <w:rPr>
          <w:rFonts w:ascii="Arial" w:hAnsi="Arial" w:cs="Arial"/>
          <w:b/>
          <w:bCs/>
        </w:rPr>
        <w:t>Grosso et al., 2018</w:t>
      </w:r>
      <w:r w:rsidRPr="00AF2127">
        <w:rPr>
          <w:rFonts w:ascii="Arial" w:hAnsi="Arial" w:cs="Arial"/>
        </w:rPr>
        <w:t>). En Europa, el consumo promedio per cápita se estima en aproximadamente 1.000 mg/día, mientras que en América Latina es menor, alrededor de 500 mg/día (</w:t>
      </w:r>
      <w:proofErr w:type="spellStart"/>
      <w:r w:rsidRPr="00AF2127">
        <w:rPr>
          <w:rFonts w:ascii="Arial" w:hAnsi="Arial" w:cs="Arial"/>
          <w:b/>
          <w:bCs/>
        </w:rPr>
        <w:t>Tresserra-Rimbau</w:t>
      </w:r>
      <w:proofErr w:type="spellEnd"/>
      <w:r w:rsidRPr="00AF2127">
        <w:rPr>
          <w:rFonts w:ascii="Arial" w:hAnsi="Arial" w:cs="Arial"/>
          <w:b/>
          <w:bCs/>
        </w:rPr>
        <w:t xml:space="preserve"> et al., 2014</w:t>
      </w:r>
      <w:r w:rsidRPr="00AF2127">
        <w:rPr>
          <w:rFonts w:ascii="Arial" w:hAnsi="Arial" w:cs="Arial"/>
        </w:rPr>
        <w:t>). Estas disparidades subrayan la importancia de implementar estrategias dietéticas específicas para promover una mayor ingesta de polifenoles en regiones con consumos relativamente bajos.</w:t>
      </w:r>
    </w:p>
    <w:p w14:paraId="7252AD7A" w14:textId="1A1EF19A" w:rsidR="00B00B59" w:rsidRPr="00B941DF" w:rsidRDefault="00B00B59">
      <w:pPr>
        <w:pStyle w:val="Ttulo2"/>
        <w:numPr>
          <w:ilvl w:val="1"/>
          <w:numId w:val="83"/>
        </w:numPr>
        <w:spacing w:line="360" w:lineRule="auto"/>
        <w:rPr>
          <w:rFonts w:ascii="Arial" w:hAnsi="Arial" w:cs="Arial"/>
          <w:color w:val="auto"/>
          <w:sz w:val="24"/>
          <w:szCs w:val="24"/>
          <w:rPrChange w:id="482" w:author="JAVIERA PAZ LEFORT IBANEZ" w:date="2025-09-22T17:52:00Z" w16du:dateUtc="2025-09-22T20:52:00Z">
            <w:rPr/>
          </w:rPrChange>
        </w:rPr>
        <w:pPrChange w:id="483" w:author="JAVIERA PAZ LEFORT IBANEZ" w:date="2025-09-22T17:03:00Z" w16du:dateUtc="2025-09-22T20:03:00Z">
          <w:pPr>
            <w:pStyle w:val="Ttulo3"/>
          </w:pPr>
        </w:pPrChange>
      </w:pPr>
      <w:bookmarkStart w:id="484" w:name="_Toc209475891"/>
      <w:r w:rsidRPr="00B941DF">
        <w:rPr>
          <w:rFonts w:ascii="Arial" w:hAnsi="Arial" w:cs="Arial"/>
          <w:color w:val="auto"/>
          <w:sz w:val="24"/>
          <w:szCs w:val="24"/>
          <w:rPrChange w:id="485" w:author="JAVIERA PAZ LEFORT IBANEZ" w:date="2025-09-22T17:52:00Z" w16du:dateUtc="2025-09-22T20:52:00Z">
            <w:rPr/>
          </w:rPrChange>
        </w:rPr>
        <w:t>Proyección y Relevancia del Consumo de Polifenoles</w:t>
      </w:r>
      <w:bookmarkEnd w:id="484"/>
    </w:p>
    <w:p w14:paraId="0F107BBA" w14:textId="272A1A4D" w:rsidR="00B00B59" w:rsidRPr="00AF2127" w:rsidRDefault="00B00B59">
      <w:pPr>
        <w:spacing w:line="360" w:lineRule="auto"/>
        <w:ind w:left="360"/>
        <w:jc w:val="both"/>
        <w:rPr>
          <w:rFonts w:ascii="Arial" w:hAnsi="Arial" w:cs="Arial"/>
        </w:rPr>
        <w:pPrChange w:id="486" w:author="JAVIERA PAZ LEFORT IBANEZ" w:date="2025-09-22T17:03:00Z" w16du:dateUtc="2025-09-22T20:03:00Z">
          <w:pPr>
            <w:jc w:val="both"/>
          </w:pPr>
        </w:pPrChange>
      </w:pPr>
      <w:r w:rsidRPr="00AF2127">
        <w:rPr>
          <w:rFonts w:ascii="Arial" w:hAnsi="Arial" w:cs="Arial"/>
        </w:rPr>
        <w:t>El crecimiento en la demanda de alimentos funcionales y suplementos dietéticos enriquecidos con polifenoles refleja una tendencia global hacia estilos de vida más saludables. Este aumento proyectado, acompañado de la expansión del mercado, resalta la necesidad de desarrollar tecnologías eficientes y sostenibles para la extracción y concentración de estos compuestos. Además, comprender las diferencias regionales en el consumo de polifenoles es crucial para diseñar estrategias adaptadas que maximicen los beneficios de estos compuestos a nivel poblacional.</w:t>
      </w:r>
    </w:p>
    <w:p w14:paraId="25E28029" w14:textId="2A17C668" w:rsidR="00B00B59" w:rsidRPr="00B941DF" w:rsidRDefault="00B00B59">
      <w:pPr>
        <w:pStyle w:val="Ttulo3"/>
        <w:numPr>
          <w:ilvl w:val="2"/>
          <w:numId w:val="83"/>
        </w:numPr>
        <w:spacing w:line="360" w:lineRule="auto"/>
        <w:rPr>
          <w:rFonts w:ascii="Arial" w:hAnsi="Arial" w:cs="Arial"/>
          <w:color w:val="auto"/>
          <w:sz w:val="24"/>
          <w:szCs w:val="24"/>
          <w:rPrChange w:id="487" w:author="JAVIERA PAZ LEFORT IBANEZ" w:date="2025-09-22T17:52:00Z" w16du:dateUtc="2025-09-22T20:52:00Z">
            <w:rPr/>
          </w:rPrChange>
        </w:rPr>
        <w:pPrChange w:id="488" w:author="JAVIERA PAZ LEFORT IBANEZ" w:date="2025-09-22T17:03:00Z" w16du:dateUtc="2025-09-22T20:03:00Z">
          <w:pPr>
            <w:pStyle w:val="Ttulo2"/>
            <w:jc w:val="both"/>
          </w:pPr>
        </w:pPrChange>
      </w:pPr>
      <w:bookmarkStart w:id="489" w:name="_Toc209475892"/>
      <w:r w:rsidRPr="00B941DF">
        <w:rPr>
          <w:rFonts w:ascii="Arial" w:hAnsi="Arial" w:cs="Arial"/>
          <w:color w:val="auto"/>
          <w:sz w:val="24"/>
          <w:szCs w:val="24"/>
          <w:rPrChange w:id="490" w:author="JAVIERA PAZ LEFORT IBANEZ" w:date="2025-09-22T17:52:00Z" w16du:dateUtc="2025-09-22T20:52:00Z">
            <w:rPr/>
          </w:rPrChange>
        </w:rPr>
        <w:lastRenderedPageBreak/>
        <w:t>Polifenoles e impacto en la salud humana</w:t>
      </w:r>
      <w:bookmarkEnd w:id="489"/>
    </w:p>
    <w:p w14:paraId="7D5B7417" w14:textId="5A10D63C" w:rsidR="00B00B59" w:rsidRPr="00AF2127" w:rsidRDefault="00B00B59">
      <w:pPr>
        <w:spacing w:line="360" w:lineRule="auto"/>
        <w:ind w:left="360"/>
        <w:jc w:val="both"/>
        <w:rPr>
          <w:rFonts w:ascii="Arial" w:hAnsi="Arial" w:cs="Arial"/>
        </w:rPr>
        <w:pPrChange w:id="491" w:author="JAVIERA PAZ LEFORT IBANEZ" w:date="2025-09-22T17:04:00Z" w16du:dateUtc="2025-09-22T20:04:00Z">
          <w:pPr>
            <w:jc w:val="both"/>
          </w:pPr>
        </w:pPrChange>
      </w:pPr>
      <w:r w:rsidRPr="00AF2127">
        <w:rPr>
          <w:rFonts w:ascii="Arial" w:hAnsi="Arial" w:cs="Arial"/>
        </w:rPr>
        <w:t>Debido a sus múltiples propiedades biológicas, los polifenoles han atraído una considerable atención científica, especialmente por su potencial impacto positivo en la salud humana (</w:t>
      </w:r>
      <w:proofErr w:type="spellStart"/>
      <w:r w:rsidRPr="00AF2127">
        <w:rPr>
          <w:rFonts w:ascii="Arial" w:hAnsi="Arial" w:cs="Arial"/>
          <w:b/>
          <w:bCs/>
        </w:rPr>
        <w:t>Scalbert</w:t>
      </w:r>
      <w:proofErr w:type="spellEnd"/>
      <w:r w:rsidRPr="00AF2127">
        <w:rPr>
          <w:rFonts w:ascii="Arial" w:hAnsi="Arial" w:cs="Arial"/>
          <w:b/>
          <w:bCs/>
        </w:rPr>
        <w:t xml:space="preserve"> et al., 2005</w:t>
      </w:r>
      <w:r w:rsidRPr="00AF2127">
        <w:rPr>
          <w:rFonts w:ascii="Arial" w:hAnsi="Arial" w:cs="Arial"/>
        </w:rPr>
        <w:t xml:space="preserve">). Se clasifican en varias subclases, </w:t>
      </w:r>
      <w:del w:id="492" w:author="JAVIERA PAZ LEFORT IBANEZ" w:date="2025-09-22T15:18:00Z" w16du:dateUtc="2025-09-22T18:18:00Z">
        <w:r w:rsidRPr="00AF2127" w:rsidDel="009C45DB">
          <w:rPr>
            <w:rFonts w:ascii="Arial" w:hAnsi="Arial" w:cs="Arial"/>
          </w:rPr>
          <w:delText xml:space="preserve">incluyendo flavonoides, ácidos fenólicos, estilbenos y lignanos, </w:delText>
        </w:r>
      </w:del>
      <w:r w:rsidRPr="00AF2127">
        <w:rPr>
          <w:rFonts w:ascii="Arial" w:hAnsi="Arial" w:cs="Arial"/>
        </w:rPr>
        <w:t>cada una con características específicas y efectos biológicos únicos</w:t>
      </w:r>
      <w:del w:id="493" w:author="JAVIERA PAZ LEFORT IBANEZ" w:date="2025-09-22T15:18:00Z" w16du:dateUtc="2025-09-22T18:18:00Z">
        <w:r w:rsidRPr="00AF2127" w:rsidDel="009C45DB">
          <w:rPr>
            <w:rFonts w:ascii="Arial" w:hAnsi="Arial" w:cs="Arial"/>
          </w:rPr>
          <w:delText xml:space="preserve"> (Manach et al., 2004)</w:delText>
        </w:r>
      </w:del>
      <w:ins w:id="494" w:author="JAVIERA PAZ LEFORT IBANEZ" w:date="2025-09-22T15:18:00Z" w16du:dateUtc="2025-09-22T18:18:00Z">
        <w:r w:rsidR="007C17EB" w:rsidRPr="00AF2127">
          <w:rPr>
            <w:rFonts w:ascii="Arial" w:hAnsi="Arial" w:cs="Arial"/>
          </w:rPr>
          <w:t>:</w:t>
        </w:r>
      </w:ins>
      <w:del w:id="495" w:author="JAVIERA PAZ LEFORT IBANEZ" w:date="2025-09-22T15:18:00Z" w16du:dateUtc="2025-09-22T18:18:00Z">
        <w:r w:rsidRPr="00AF2127" w:rsidDel="007C17EB">
          <w:rPr>
            <w:rFonts w:ascii="Arial" w:hAnsi="Arial" w:cs="Arial"/>
          </w:rPr>
          <w:delText>.</w:delText>
        </w:r>
      </w:del>
    </w:p>
    <w:p w14:paraId="38819655" w14:textId="6312F705" w:rsidR="00B00B59" w:rsidRPr="00B941DF" w:rsidRDefault="00B00B59">
      <w:pPr>
        <w:pStyle w:val="Ttulo3"/>
        <w:numPr>
          <w:ilvl w:val="2"/>
          <w:numId w:val="83"/>
        </w:numPr>
        <w:spacing w:line="360" w:lineRule="auto"/>
        <w:rPr>
          <w:rFonts w:ascii="Arial" w:hAnsi="Arial" w:cs="Arial"/>
          <w:color w:val="auto"/>
          <w:sz w:val="24"/>
          <w:szCs w:val="24"/>
          <w:rPrChange w:id="496" w:author="JAVIERA PAZ LEFORT IBANEZ" w:date="2025-09-22T17:52:00Z" w16du:dateUtc="2025-09-22T20:52:00Z">
            <w:rPr>
              <w:rFonts w:ascii="Arial" w:hAnsi="Arial" w:cs="Arial"/>
              <w:sz w:val="24"/>
              <w:szCs w:val="24"/>
            </w:rPr>
          </w:rPrChange>
        </w:rPr>
        <w:pPrChange w:id="497" w:author="JAVIERA PAZ LEFORT IBANEZ" w:date="2025-09-22T17:04:00Z" w16du:dateUtc="2025-09-22T20:04:00Z">
          <w:pPr>
            <w:pStyle w:val="Ttulo3"/>
          </w:pPr>
        </w:pPrChange>
      </w:pPr>
      <w:bookmarkStart w:id="498" w:name="_Toc209475893"/>
      <w:r w:rsidRPr="00B941DF">
        <w:rPr>
          <w:rFonts w:ascii="Arial" w:hAnsi="Arial" w:cs="Arial"/>
          <w:color w:val="auto"/>
          <w:sz w:val="24"/>
          <w:szCs w:val="24"/>
          <w:rPrChange w:id="499" w:author="JAVIERA PAZ LEFORT IBANEZ" w:date="2025-09-22T17:52:00Z" w16du:dateUtc="2025-09-22T20:52:00Z">
            <w:rPr>
              <w:rFonts w:ascii="Arial" w:hAnsi="Arial" w:cs="Arial"/>
              <w:sz w:val="24"/>
              <w:szCs w:val="24"/>
            </w:rPr>
          </w:rPrChange>
        </w:rPr>
        <w:t>Propiedades antioxidantes y salud cardiovascular</w:t>
      </w:r>
      <w:bookmarkEnd w:id="498"/>
    </w:p>
    <w:p w14:paraId="5E711E02" w14:textId="5D7398F5" w:rsidR="00B00B59" w:rsidRPr="00AF2127" w:rsidRDefault="00B00B59">
      <w:pPr>
        <w:spacing w:line="360" w:lineRule="auto"/>
        <w:ind w:left="360"/>
        <w:jc w:val="both"/>
        <w:rPr>
          <w:rFonts w:ascii="Arial" w:hAnsi="Arial" w:cs="Arial"/>
        </w:rPr>
        <w:pPrChange w:id="500" w:author="JAVIERA PAZ LEFORT IBANEZ" w:date="2025-09-22T17:04:00Z" w16du:dateUtc="2025-09-22T20:04:00Z">
          <w:pPr>
            <w:jc w:val="both"/>
          </w:pPr>
        </w:pPrChange>
      </w:pPr>
      <w:r w:rsidRPr="00AF2127">
        <w:rPr>
          <w:rFonts w:ascii="Arial" w:hAnsi="Arial" w:cs="Arial"/>
        </w:rPr>
        <w:t>Una de las propiedades más destacadas de los polifenoles es su capacidad antioxidante. Estas sustancias pueden neutralizar radicales libres, moléculas inestables que causan daño celular y contribuyen al desarrollo de enfermedades crónicas, como cáncer y enfermedades cardiovasculares</w:t>
      </w:r>
      <w:r w:rsidR="00304DAB" w:rsidRPr="00AF2127">
        <w:rPr>
          <w:rFonts w:ascii="Arial" w:hAnsi="Arial" w:cs="Arial"/>
        </w:rPr>
        <w:t>, y en esa misma línea</w:t>
      </w:r>
      <w:r w:rsidR="009332E0" w:rsidRPr="00AF2127">
        <w:rPr>
          <w:rFonts w:ascii="Arial" w:hAnsi="Arial" w:cs="Arial"/>
        </w:rPr>
        <w:t xml:space="preserve"> e</w:t>
      </w:r>
      <w:r w:rsidRPr="00AF2127">
        <w:rPr>
          <w:rFonts w:ascii="Arial" w:hAnsi="Arial" w:cs="Arial"/>
        </w:rPr>
        <w:t>studios han demostrado que el consumo de polifenoles puede reducir el estrés oxidativo y mejorar la capacidad antioxidante del organismo (</w:t>
      </w:r>
      <w:r w:rsidR="009332E0" w:rsidRPr="00AF2127">
        <w:rPr>
          <w:rFonts w:ascii="Arial" w:hAnsi="Arial" w:cs="Arial"/>
          <w:b/>
          <w:bCs/>
        </w:rPr>
        <w:t xml:space="preserve">Frei &amp; </w:t>
      </w:r>
      <w:proofErr w:type="spellStart"/>
      <w:r w:rsidR="009332E0" w:rsidRPr="00AF2127">
        <w:rPr>
          <w:rFonts w:ascii="Arial" w:hAnsi="Arial" w:cs="Arial"/>
          <w:b/>
          <w:bCs/>
        </w:rPr>
        <w:t>Higdon</w:t>
      </w:r>
      <w:proofErr w:type="spellEnd"/>
      <w:r w:rsidR="009332E0" w:rsidRPr="00AF2127">
        <w:rPr>
          <w:rFonts w:ascii="Arial" w:hAnsi="Arial" w:cs="Arial"/>
          <w:b/>
          <w:bCs/>
        </w:rPr>
        <w:t>, 2003</w:t>
      </w:r>
      <w:r w:rsidR="009332E0" w:rsidRPr="00AF2127">
        <w:rPr>
          <w:rFonts w:ascii="Arial" w:hAnsi="Arial" w:cs="Arial"/>
        </w:rPr>
        <w:t xml:space="preserve">; </w:t>
      </w:r>
      <w:proofErr w:type="spellStart"/>
      <w:r w:rsidRPr="00AF2127">
        <w:rPr>
          <w:rFonts w:ascii="Arial" w:hAnsi="Arial" w:cs="Arial"/>
          <w:b/>
          <w:bCs/>
        </w:rPr>
        <w:t>Scalbert</w:t>
      </w:r>
      <w:proofErr w:type="spellEnd"/>
      <w:r w:rsidRPr="00AF2127">
        <w:rPr>
          <w:rFonts w:ascii="Arial" w:hAnsi="Arial" w:cs="Arial"/>
          <w:b/>
          <w:bCs/>
        </w:rPr>
        <w:t xml:space="preserve"> et al., 2005</w:t>
      </w:r>
      <w:r w:rsidRPr="00AF2127">
        <w:rPr>
          <w:rFonts w:ascii="Arial" w:hAnsi="Arial" w:cs="Arial"/>
        </w:rPr>
        <w:t>).</w:t>
      </w:r>
    </w:p>
    <w:p w14:paraId="3499187B" w14:textId="77777777" w:rsidR="00B00B59" w:rsidRPr="00AF2127" w:rsidRDefault="00B00B59">
      <w:pPr>
        <w:spacing w:line="360" w:lineRule="auto"/>
        <w:ind w:left="360"/>
        <w:jc w:val="both"/>
        <w:rPr>
          <w:rFonts w:ascii="Arial" w:hAnsi="Arial" w:cs="Arial"/>
        </w:rPr>
        <w:pPrChange w:id="501" w:author="JAVIERA PAZ LEFORT IBANEZ" w:date="2025-09-22T17:04:00Z" w16du:dateUtc="2025-09-22T20:04:00Z">
          <w:pPr>
            <w:jc w:val="both"/>
          </w:pPr>
        </w:pPrChange>
      </w:pPr>
      <w:r w:rsidRPr="00AF2127">
        <w:rPr>
          <w:rFonts w:ascii="Arial" w:hAnsi="Arial" w:cs="Arial"/>
        </w:rPr>
        <w:t>En particular, los polifenoles han mostrado un impacto significativo en la salud cardiovascular. Consumir alimentos ricos en polifenoles, como el vino tinto y el té verde, se ha asociado con una menor incidencia de enfermedades cardiovasculares (</w:t>
      </w:r>
      <w:proofErr w:type="spellStart"/>
      <w:r w:rsidRPr="00AF2127">
        <w:rPr>
          <w:rFonts w:ascii="Arial" w:hAnsi="Arial" w:cs="Arial"/>
          <w:b/>
          <w:bCs/>
        </w:rPr>
        <w:t>Arts</w:t>
      </w:r>
      <w:proofErr w:type="spellEnd"/>
      <w:r w:rsidRPr="00AF2127">
        <w:rPr>
          <w:rFonts w:ascii="Arial" w:hAnsi="Arial" w:cs="Arial"/>
          <w:b/>
          <w:bCs/>
        </w:rPr>
        <w:t xml:space="preserve"> &amp; Hollman, 2005</w:t>
      </w:r>
      <w:r w:rsidRPr="00AF2127">
        <w:rPr>
          <w:rFonts w:ascii="Arial" w:hAnsi="Arial" w:cs="Arial"/>
        </w:rPr>
        <w:t>). Estos beneficios están relacionados con su capacidad para mejorar la función endotelial, reducir la presión arterial y disminuir la agregación plaquetaria, factores clave en la prevención de estas patologías (</w:t>
      </w:r>
      <w:r w:rsidRPr="00AF2127">
        <w:rPr>
          <w:rFonts w:ascii="Arial" w:hAnsi="Arial" w:cs="Arial"/>
          <w:b/>
          <w:bCs/>
        </w:rPr>
        <w:t>Del Rio et al., 2013</w:t>
      </w:r>
      <w:r w:rsidRPr="00AF2127">
        <w:rPr>
          <w:rFonts w:ascii="Arial" w:hAnsi="Arial" w:cs="Arial"/>
        </w:rPr>
        <w:t>).</w:t>
      </w:r>
    </w:p>
    <w:p w14:paraId="704CF3C8" w14:textId="1B570449" w:rsidR="00B00B59" w:rsidRPr="00B941DF" w:rsidRDefault="00B00B59">
      <w:pPr>
        <w:pStyle w:val="Ttulo3"/>
        <w:numPr>
          <w:ilvl w:val="2"/>
          <w:numId w:val="83"/>
        </w:numPr>
        <w:spacing w:line="360" w:lineRule="auto"/>
        <w:rPr>
          <w:rFonts w:ascii="Arial" w:hAnsi="Arial" w:cs="Arial"/>
          <w:color w:val="auto"/>
          <w:sz w:val="24"/>
          <w:szCs w:val="24"/>
          <w:rPrChange w:id="502" w:author="JAVIERA PAZ LEFORT IBANEZ" w:date="2025-09-22T17:52:00Z" w16du:dateUtc="2025-09-22T20:52:00Z">
            <w:rPr>
              <w:rFonts w:ascii="Arial" w:hAnsi="Arial" w:cs="Arial"/>
              <w:sz w:val="24"/>
              <w:szCs w:val="24"/>
            </w:rPr>
          </w:rPrChange>
        </w:rPr>
        <w:pPrChange w:id="503" w:author="JAVIERA PAZ LEFORT IBANEZ" w:date="2025-09-22T17:04:00Z" w16du:dateUtc="2025-09-22T20:04:00Z">
          <w:pPr>
            <w:pStyle w:val="Ttulo3"/>
          </w:pPr>
        </w:pPrChange>
      </w:pPr>
      <w:bookmarkStart w:id="504" w:name="_Toc209475894"/>
      <w:r w:rsidRPr="00B941DF">
        <w:rPr>
          <w:rFonts w:ascii="Arial" w:hAnsi="Arial" w:cs="Arial"/>
          <w:color w:val="auto"/>
          <w:sz w:val="24"/>
          <w:szCs w:val="24"/>
          <w:rPrChange w:id="505" w:author="JAVIERA PAZ LEFORT IBANEZ" w:date="2025-09-22T17:52:00Z" w16du:dateUtc="2025-09-22T20:52:00Z">
            <w:rPr>
              <w:rFonts w:ascii="Arial" w:hAnsi="Arial" w:cs="Arial"/>
              <w:sz w:val="24"/>
              <w:szCs w:val="24"/>
            </w:rPr>
          </w:rPrChange>
        </w:rPr>
        <w:t>Efectos antiinflamatorios</w:t>
      </w:r>
      <w:bookmarkEnd w:id="504"/>
    </w:p>
    <w:p w14:paraId="53313C56" w14:textId="77777777" w:rsidR="00B00B59" w:rsidRPr="00AF2127" w:rsidRDefault="00B00B59">
      <w:pPr>
        <w:spacing w:line="360" w:lineRule="auto"/>
        <w:ind w:left="360"/>
        <w:jc w:val="both"/>
        <w:rPr>
          <w:rFonts w:ascii="Arial" w:hAnsi="Arial" w:cs="Arial"/>
        </w:rPr>
        <w:pPrChange w:id="506" w:author="JAVIERA PAZ LEFORT IBANEZ" w:date="2025-09-22T17:04:00Z" w16du:dateUtc="2025-09-22T20:04:00Z">
          <w:pPr>
            <w:jc w:val="both"/>
          </w:pPr>
        </w:pPrChange>
      </w:pPr>
      <w:r w:rsidRPr="00AF2127">
        <w:rPr>
          <w:rFonts w:ascii="Arial" w:hAnsi="Arial" w:cs="Arial"/>
        </w:rPr>
        <w:t>Además de sus propiedades antioxidantes, los polifenoles poseen potentes efectos antiinflamatorios. La inflamación crónica está implicada en el desarrollo de enfermedades degenerativas, como la diabetes tipo 2 y el Alzheimer (</w:t>
      </w:r>
      <w:proofErr w:type="spellStart"/>
      <w:r w:rsidRPr="00AF2127">
        <w:rPr>
          <w:rFonts w:ascii="Arial" w:hAnsi="Arial" w:cs="Arial"/>
          <w:b/>
          <w:bCs/>
        </w:rPr>
        <w:t>Scalbert</w:t>
      </w:r>
      <w:proofErr w:type="spellEnd"/>
      <w:r w:rsidRPr="00AF2127">
        <w:rPr>
          <w:rFonts w:ascii="Arial" w:hAnsi="Arial" w:cs="Arial"/>
          <w:b/>
          <w:bCs/>
        </w:rPr>
        <w:t xml:space="preserve"> et al., 2005</w:t>
      </w:r>
      <w:r w:rsidRPr="00AF2127">
        <w:rPr>
          <w:rFonts w:ascii="Arial" w:hAnsi="Arial" w:cs="Arial"/>
        </w:rPr>
        <w:t>). Los polifenoles actúan modulando las vías inflamatorias y disminuyendo la producción de citoquinas proinflamatorias, ayudando así en la prevención y tratamiento de estas afecciones (</w:t>
      </w:r>
      <w:r w:rsidRPr="00AF2127">
        <w:rPr>
          <w:rFonts w:ascii="Arial" w:hAnsi="Arial" w:cs="Arial"/>
          <w:b/>
          <w:bCs/>
        </w:rPr>
        <w:t>García-Lafuente et al., 2009</w:t>
      </w:r>
      <w:r w:rsidRPr="00AF2127">
        <w:rPr>
          <w:rFonts w:ascii="Arial" w:hAnsi="Arial" w:cs="Arial"/>
        </w:rPr>
        <w:t>).</w:t>
      </w:r>
    </w:p>
    <w:p w14:paraId="22E492AD" w14:textId="2C3C28F6" w:rsidR="00B00B59" w:rsidRPr="00B941DF" w:rsidRDefault="00B00B59">
      <w:pPr>
        <w:pStyle w:val="Ttulo3"/>
        <w:numPr>
          <w:ilvl w:val="2"/>
          <w:numId w:val="83"/>
        </w:numPr>
        <w:spacing w:line="360" w:lineRule="auto"/>
        <w:rPr>
          <w:rFonts w:ascii="Arial" w:hAnsi="Arial" w:cs="Arial"/>
          <w:color w:val="auto"/>
          <w:sz w:val="24"/>
          <w:szCs w:val="24"/>
          <w:rPrChange w:id="507" w:author="JAVIERA PAZ LEFORT IBANEZ" w:date="2025-09-22T17:52:00Z" w16du:dateUtc="2025-09-22T20:52:00Z">
            <w:rPr>
              <w:rFonts w:ascii="Arial" w:hAnsi="Arial" w:cs="Arial"/>
              <w:sz w:val="24"/>
              <w:szCs w:val="24"/>
            </w:rPr>
          </w:rPrChange>
        </w:rPr>
        <w:pPrChange w:id="508" w:author="JAVIERA PAZ LEFORT IBANEZ" w:date="2025-09-22T17:04:00Z" w16du:dateUtc="2025-09-22T20:04:00Z">
          <w:pPr>
            <w:pStyle w:val="Ttulo3"/>
          </w:pPr>
        </w:pPrChange>
      </w:pPr>
      <w:bookmarkStart w:id="509" w:name="_Toc209475895"/>
      <w:r w:rsidRPr="00B941DF">
        <w:rPr>
          <w:rFonts w:ascii="Arial" w:hAnsi="Arial" w:cs="Arial"/>
          <w:color w:val="auto"/>
          <w:sz w:val="24"/>
          <w:szCs w:val="24"/>
          <w:rPrChange w:id="510" w:author="JAVIERA PAZ LEFORT IBANEZ" w:date="2025-09-22T17:52:00Z" w16du:dateUtc="2025-09-22T20:52:00Z">
            <w:rPr>
              <w:rFonts w:ascii="Arial" w:hAnsi="Arial" w:cs="Arial"/>
              <w:sz w:val="24"/>
              <w:szCs w:val="24"/>
            </w:rPr>
          </w:rPrChange>
        </w:rPr>
        <w:lastRenderedPageBreak/>
        <w:t>Impacto en la salud metabólica</w:t>
      </w:r>
      <w:bookmarkEnd w:id="509"/>
    </w:p>
    <w:p w14:paraId="35DBABBF" w14:textId="26F97670" w:rsidR="00B00B59" w:rsidRPr="00AF2127" w:rsidRDefault="00B00B59">
      <w:pPr>
        <w:spacing w:line="360" w:lineRule="auto"/>
        <w:ind w:left="360"/>
        <w:jc w:val="both"/>
        <w:rPr>
          <w:rFonts w:ascii="Arial" w:hAnsi="Arial" w:cs="Arial"/>
        </w:rPr>
        <w:pPrChange w:id="511" w:author="JAVIERA PAZ LEFORT IBANEZ" w:date="2025-09-22T17:04:00Z" w16du:dateUtc="2025-09-22T20:04:00Z">
          <w:pPr>
            <w:jc w:val="both"/>
          </w:pPr>
        </w:pPrChange>
      </w:pPr>
      <w:r w:rsidRPr="00AF2127">
        <w:rPr>
          <w:rFonts w:ascii="Arial" w:hAnsi="Arial" w:cs="Arial"/>
        </w:rPr>
        <w:t>El consumo de polifenoles también ha demostrado beneficios en la salud metabólica. Diversos estudios sugieren que estos compuestos pueden influir en el metabolismo de los lípidos y la glucosa, previniendo condiciones como la obesidad y la resistencia a la insulina</w:t>
      </w:r>
      <w:r w:rsidR="001313DF" w:rsidRPr="00AF2127">
        <w:rPr>
          <w:rFonts w:ascii="Arial" w:hAnsi="Arial" w:cs="Arial"/>
        </w:rPr>
        <w:t>, así como también,</w:t>
      </w:r>
      <w:r w:rsidRPr="00AF2127">
        <w:rPr>
          <w:rFonts w:ascii="Arial" w:hAnsi="Arial" w:cs="Arial"/>
        </w:rPr>
        <w:t xml:space="preserve"> los polifenoles del té verde han mostrado mejoras en la sensibilidad a la insulina y una reducción de los niveles de glucosa en sangre (</w:t>
      </w:r>
      <w:proofErr w:type="spellStart"/>
      <w:r w:rsidR="001313DF" w:rsidRPr="00AF2127">
        <w:rPr>
          <w:rFonts w:ascii="Arial" w:hAnsi="Arial" w:cs="Arial"/>
          <w:b/>
          <w:bCs/>
        </w:rPr>
        <w:t>Hanhineva</w:t>
      </w:r>
      <w:proofErr w:type="spellEnd"/>
      <w:r w:rsidR="001313DF" w:rsidRPr="00AF2127">
        <w:rPr>
          <w:rFonts w:ascii="Arial" w:hAnsi="Arial" w:cs="Arial"/>
          <w:b/>
          <w:bCs/>
        </w:rPr>
        <w:t xml:space="preserve"> et al., 2010; </w:t>
      </w:r>
      <w:r w:rsidRPr="00AF2127">
        <w:rPr>
          <w:rFonts w:ascii="Arial" w:hAnsi="Arial" w:cs="Arial"/>
          <w:b/>
          <w:bCs/>
        </w:rPr>
        <w:t>Hodgson et al., 2013</w:t>
      </w:r>
      <w:r w:rsidRPr="00AF2127">
        <w:rPr>
          <w:rFonts w:ascii="Arial" w:hAnsi="Arial" w:cs="Arial"/>
        </w:rPr>
        <w:t>).</w:t>
      </w:r>
    </w:p>
    <w:p w14:paraId="4758A15E" w14:textId="4B4E890B" w:rsidR="00B00B59" w:rsidRPr="00B941DF" w:rsidRDefault="00B00B59">
      <w:pPr>
        <w:pStyle w:val="Ttulo3"/>
        <w:numPr>
          <w:ilvl w:val="2"/>
          <w:numId w:val="83"/>
        </w:numPr>
        <w:spacing w:line="360" w:lineRule="auto"/>
        <w:rPr>
          <w:rFonts w:ascii="Arial" w:hAnsi="Arial" w:cs="Arial"/>
          <w:color w:val="auto"/>
          <w:sz w:val="24"/>
          <w:szCs w:val="24"/>
          <w:rPrChange w:id="512" w:author="JAVIERA PAZ LEFORT IBANEZ" w:date="2025-09-22T17:52:00Z" w16du:dateUtc="2025-09-22T20:52:00Z">
            <w:rPr>
              <w:rFonts w:ascii="Arial" w:hAnsi="Arial" w:cs="Arial"/>
              <w:sz w:val="24"/>
              <w:szCs w:val="24"/>
            </w:rPr>
          </w:rPrChange>
        </w:rPr>
        <w:pPrChange w:id="513" w:author="JAVIERA PAZ LEFORT IBANEZ" w:date="2025-09-22T17:04:00Z" w16du:dateUtc="2025-09-22T20:04:00Z">
          <w:pPr>
            <w:pStyle w:val="Ttulo3"/>
          </w:pPr>
        </w:pPrChange>
      </w:pPr>
      <w:bookmarkStart w:id="514" w:name="_Toc209475896"/>
      <w:r w:rsidRPr="00B941DF">
        <w:rPr>
          <w:rFonts w:ascii="Arial" w:hAnsi="Arial" w:cs="Arial"/>
          <w:color w:val="auto"/>
          <w:sz w:val="24"/>
          <w:szCs w:val="24"/>
          <w:rPrChange w:id="515" w:author="JAVIERA PAZ LEFORT IBANEZ" w:date="2025-09-22T17:52:00Z" w16du:dateUtc="2025-09-22T20:52:00Z">
            <w:rPr>
              <w:rFonts w:ascii="Arial" w:hAnsi="Arial" w:cs="Arial"/>
              <w:sz w:val="24"/>
              <w:szCs w:val="24"/>
            </w:rPr>
          </w:rPrChange>
        </w:rPr>
        <w:t>Prevención del cáncer</w:t>
      </w:r>
      <w:bookmarkEnd w:id="514"/>
    </w:p>
    <w:p w14:paraId="2E336AF7" w14:textId="77777777" w:rsidR="00B00B59" w:rsidRPr="00AF2127" w:rsidRDefault="00B00B59">
      <w:pPr>
        <w:spacing w:line="360" w:lineRule="auto"/>
        <w:ind w:left="360"/>
        <w:jc w:val="both"/>
        <w:rPr>
          <w:rFonts w:ascii="Arial" w:hAnsi="Arial" w:cs="Arial"/>
        </w:rPr>
        <w:pPrChange w:id="516" w:author="JAVIERA PAZ LEFORT IBANEZ" w:date="2025-09-22T17:05:00Z" w16du:dateUtc="2025-09-22T20:05:00Z">
          <w:pPr>
            <w:jc w:val="both"/>
          </w:pPr>
        </w:pPrChange>
      </w:pPr>
      <w:r w:rsidRPr="00AF2127">
        <w:rPr>
          <w:rFonts w:ascii="Arial" w:hAnsi="Arial" w:cs="Arial"/>
        </w:rPr>
        <w:t>Otra área de interés es el papel de los polifenoles en la prevención del cáncer. Estos compuestos han demostrado la capacidad de inhibir el crecimiento y la proliferación de células cancerosas, inducir apoptosis y reducir la angiogénesis tumoral (</w:t>
      </w:r>
      <w:proofErr w:type="spellStart"/>
      <w:r w:rsidRPr="00AF2127">
        <w:rPr>
          <w:rFonts w:ascii="Arial" w:hAnsi="Arial" w:cs="Arial"/>
          <w:b/>
          <w:bCs/>
        </w:rPr>
        <w:t>Romagnolo</w:t>
      </w:r>
      <w:proofErr w:type="spellEnd"/>
      <w:r w:rsidRPr="00AF2127">
        <w:rPr>
          <w:rFonts w:ascii="Arial" w:hAnsi="Arial" w:cs="Arial"/>
          <w:b/>
          <w:bCs/>
        </w:rPr>
        <w:t xml:space="preserve"> &amp; </w:t>
      </w:r>
      <w:proofErr w:type="spellStart"/>
      <w:r w:rsidRPr="00AF2127">
        <w:rPr>
          <w:rFonts w:ascii="Arial" w:hAnsi="Arial" w:cs="Arial"/>
          <w:b/>
          <w:bCs/>
        </w:rPr>
        <w:t>Selmin</w:t>
      </w:r>
      <w:proofErr w:type="spellEnd"/>
      <w:r w:rsidRPr="00AF2127">
        <w:rPr>
          <w:rFonts w:ascii="Arial" w:hAnsi="Arial" w:cs="Arial"/>
          <w:b/>
          <w:bCs/>
        </w:rPr>
        <w:t>, 2012</w:t>
      </w:r>
      <w:r w:rsidRPr="00AF2127">
        <w:rPr>
          <w:rFonts w:ascii="Arial" w:hAnsi="Arial" w:cs="Arial"/>
        </w:rPr>
        <w:t>). Aunque aún se requieren estudios más amplios en humanos para confirmar estos efectos, la evidencia existente sugiere que los polifenoles podrían desempeñar un papel crucial en la reducción del riesgo de cáncer (</w:t>
      </w:r>
      <w:r w:rsidRPr="00AF2127">
        <w:rPr>
          <w:rFonts w:ascii="Arial" w:hAnsi="Arial" w:cs="Arial"/>
          <w:b/>
          <w:bCs/>
        </w:rPr>
        <w:t xml:space="preserve">Williamson &amp; </w:t>
      </w:r>
      <w:proofErr w:type="spellStart"/>
      <w:r w:rsidRPr="00AF2127">
        <w:rPr>
          <w:rFonts w:ascii="Arial" w:hAnsi="Arial" w:cs="Arial"/>
          <w:b/>
          <w:bCs/>
        </w:rPr>
        <w:t>Carughi</w:t>
      </w:r>
      <w:proofErr w:type="spellEnd"/>
      <w:r w:rsidRPr="00AF2127">
        <w:rPr>
          <w:rFonts w:ascii="Arial" w:hAnsi="Arial" w:cs="Arial"/>
          <w:b/>
          <w:bCs/>
        </w:rPr>
        <w:t>, 2010</w:t>
      </w:r>
      <w:r w:rsidRPr="00AF2127">
        <w:rPr>
          <w:rFonts w:ascii="Arial" w:hAnsi="Arial" w:cs="Arial"/>
        </w:rPr>
        <w:t>).</w:t>
      </w:r>
    </w:p>
    <w:p w14:paraId="41ABAC6F" w14:textId="49D39785" w:rsidR="00B00B59" w:rsidRPr="00B941DF" w:rsidRDefault="00B00B59">
      <w:pPr>
        <w:pStyle w:val="Ttulo2"/>
        <w:numPr>
          <w:ilvl w:val="1"/>
          <w:numId w:val="83"/>
        </w:numPr>
        <w:spacing w:line="360" w:lineRule="auto"/>
        <w:rPr>
          <w:rFonts w:ascii="Arial" w:hAnsi="Arial" w:cs="Arial"/>
          <w:color w:val="auto"/>
          <w:sz w:val="24"/>
          <w:szCs w:val="24"/>
          <w:rPrChange w:id="517" w:author="JAVIERA PAZ LEFORT IBANEZ" w:date="2025-09-22T17:52:00Z" w16du:dateUtc="2025-09-22T20:52:00Z">
            <w:rPr/>
          </w:rPrChange>
        </w:rPr>
        <w:pPrChange w:id="518" w:author="JAVIERA PAZ LEFORT IBANEZ" w:date="2025-09-22T17:04:00Z" w16du:dateUtc="2025-09-22T20:04:00Z">
          <w:pPr>
            <w:pStyle w:val="Ttulo2"/>
            <w:jc w:val="both"/>
          </w:pPr>
        </w:pPrChange>
      </w:pPr>
      <w:bookmarkStart w:id="519" w:name="_Toc209475897"/>
      <w:r w:rsidRPr="00B941DF">
        <w:rPr>
          <w:rFonts w:ascii="Arial" w:hAnsi="Arial" w:cs="Arial"/>
          <w:color w:val="auto"/>
          <w:sz w:val="24"/>
          <w:szCs w:val="24"/>
          <w:rPrChange w:id="520" w:author="JAVIERA PAZ LEFORT IBANEZ" w:date="2025-09-22T17:52:00Z" w16du:dateUtc="2025-09-22T20:52:00Z">
            <w:rPr/>
          </w:rPrChange>
        </w:rPr>
        <w:t>Métodos de Extracción y Concentración de Polifenoles</w:t>
      </w:r>
      <w:bookmarkEnd w:id="519"/>
    </w:p>
    <w:p w14:paraId="7202E5BA" w14:textId="77777777" w:rsidR="00B00B59" w:rsidRPr="00AF2127" w:rsidRDefault="00B00B59">
      <w:pPr>
        <w:spacing w:line="360" w:lineRule="auto"/>
        <w:ind w:left="360"/>
        <w:jc w:val="both"/>
        <w:rPr>
          <w:rFonts w:ascii="Arial" w:hAnsi="Arial" w:cs="Arial"/>
        </w:rPr>
        <w:pPrChange w:id="521" w:author="JAVIERA PAZ LEFORT IBANEZ" w:date="2025-09-22T17:05:00Z" w16du:dateUtc="2025-09-22T20:05:00Z">
          <w:pPr>
            <w:jc w:val="both"/>
          </w:pPr>
        </w:pPrChange>
      </w:pPr>
      <w:r w:rsidRPr="00AF2127">
        <w:rPr>
          <w:rFonts w:ascii="Arial" w:hAnsi="Arial" w:cs="Arial"/>
        </w:rPr>
        <w:t>La extracción de polifenoles es un proceso fundamental en la industria alimentaria, farmacéutica y cosmética, con técnicas que abarcan desde métodos convencionales hasta enfoques modernos más sostenibles y eficientes. Mientras que los métodos tradicionales, como la maceración y la extracción con solventes, son ampliamente utilizados debido a su simplicidad, los métodos no convencionales, como la extracción asistida por ultrasonidos y la extracción con fluidos supercríticos, están ganando popularidad por su mayor rendimiento y sostenibilidad.</w:t>
      </w:r>
    </w:p>
    <w:p w14:paraId="743414BE" w14:textId="73B93491" w:rsidR="00B00B59" w:rsidRPr="00B941DF" w:rsidRDefault="00B00B59">
      <w:pPr>
        <w:pStyle w:val="Ttulo3"/>
        <w:numPr>
          <w:ilvl w:val="2"/>
          <w:numId w:val="83"/>
        </w:numPr>
        <w:spacing w:line="360" w:lineRule="auto"/>
        <w:rPr>
          <w:rFonts w:ascii="Arial" w:hAnsi="Arial" w:cs="Arial"/>
          <w:color w:val="auto"/>
          <w:sz w:val="24"/>
          <w:szCs w:val="24"/>
          <w:rPrChange w:id="522" w:author="JAVIERA PAZ LEFORT IBANEZ" w:date="2025-09-22T17:52:00Z" w16du:dateUtc="2025-09-22T20:52:00Z">
            <w:rPr>
              <w:rFonts w:ascii="Arial" w:hAnsi="Arial" w:cs="Arial"/>
              <w:sz w:val="24"/>
              <w:szCs w:val="24"/>
            </w:rPr>
          </w:rPrChange>
        </w:rPr>
        <w:pPrChange w:id="523" w:author="JAVIERA PAZ LEFORT IBANEZ" w:date="2025-09-22T17:05:00Z" w16du:dateUtc="2025-09-22T20:05:00Z">
          <w:pPr>
            <w:pStyle w:val="Ttulo3"/>
          </w:pPr>
        </w:pPrChange>
      </w:pPr>
      <w:bookmarkStart w:id="524" w:name="_Toc209475898"/>
      <w:r w:rsidRPr="00B941DF">
        <w:rPr>
          <w:rFonts w:ascii="Arial" w:hAnsi="Arial" w:cs="Arial"/>
          <w:color w:val="auto"/>
          <w:sz w:val="24"/>
          <w:szCs w:val="24"/>
          <w:rPrChange w:id="525" w:author="JAVIERA PAZ LEFORT IBANEZ" w:date="2025-09-22T17:52:00Z" w16du:dateUtc="2025-09-22T20:52:00Z">
            <w:rPr>
              <w:rFonts w:ascii="Arial" w:hAnsi="Arial" w:cs="Arial"/>
              <w:sz w:val="24"/>
              <w:szCs w:val="24"/>
            </w:rPr>
          </w:rPrChange>
        </w:rPr>
        <w:t>Métodos Convencionales</w:t>
      </w:r>
      <w:bookmarkEnd w:id="524"/>
    </w:p>
    <w:p w14:paraId="0D0CA6C0" w14:textId="77777777" w:rsidR="00B00B59" w:rsidRPr="00AF2127" w:rsidRDefault="00B00B59">
      <w:pPr>
        <w:spacing w:line="360" w:lineRule="auto"/>
        <w:ind w:left="360"/>
        <w:jc w:val="both"/>
        <w:rPr>
          <w:rFonts w:ascii="Arial" w:hAnsi="Arial" w:cs="Arial"/>
        </w:rPr>
        <w:pPrChange w:id="526" w:author="JAVIERA PAZ LEFORT IBANEZ" w:date="2025-09-22T17:05:00Z" w16du:dateUtc="2025-09-22T20:05:00Z">
          <w:pPr>
            <w:jc w:val="both"/>
          </w:pPr>
        </w:pPrChange>
      </w:pPr>
      <w:r w:rsidRPr="00AF2127">
        <w:rPr>
          <w:rFonts w:ascii="Arial" w:hAnsi="Arial" w:cs="Arial"/>
        </w:rPr>
        <w:t>Los métodos convencionales de extracción de compuestos fenólicos incluyen técnicas como maceración, decocción, percolación, infusión, digestión, extracción exhaustiva en serie y extracción Soxhlet (</w:t>
      </w:r>
      <w:proofErr w:type="spellStart"/>
      <w:r w:rsidRPr="00AF2127">
        <w:rPr>
          <w:rFonts w:ascii="Arial" w:hAnsi="Arial" w:cs="Arial"/>
          <w:b/>
          <w:bCs/>
        </w:rPr>
        <w:t>Alara</w:t>
      </w:r>
      <w:proofErr w:type="spellEnd"/>
      <w:r w:rsidRPr="00AF2127">
        <w:rPr>
          <w:rFonts w:ascii="Arial" w:hAnsi="Arial" w:cs="Arial"/>
          <w:b/>
          <w:bCs/>
        </w:rPr>
        <w:t xml:space="preserve"> et al., </w:t>
      </w:r>
      <w:proofErr w:type="gramStart"/>
      <w:r w:rsidRPr="00AF2127">
        <w:rPr>
          <w:rFonts w:ascii="Arial" w:hAnsi="Arial" w:cs="Arial"/>
          <w:b/>
          <w:bCs/>
        </w:rPr>
        <w:t>2018a,b</w:t>
      </w:r>
      <w:proofErr w:type="gramEnd"/>
      <w:r w:rsidRPr="00AF2127">
        <w:rPr>
          <w:rFonts w:ascii="Arial" w:hAnsi="Arial" w:cs="Arial"/>
          <w:b/>
          <w:bCs/>
        </w:rPr>
        <w:t xml:space="preserve">; </w:t>
      </w:r>
      <w:r w:rsidRPr="00AF2127">
        <w:rPr>
          <w:rFonts w:ascii="Arial" w:hAnsi="Arial" w:cs="Arial"/>
          <w:b/>
          <w:bCs/>
        </w:rPr>
        <w:lastRenderedPageBreak/>
        <w:t xml:space="preserve">Kaufmann &amp; </w:t>
      </w:r>
      <w:proofErr w:type="spellStart"/>
      <w:r w:rsidRPr="00AF2127">
        <w:rPr>
          <w:rFonts w:ascii="Arial" w:hAnsi="Arial" w:cs="Arial"/>
          <w:b/>
          <w:bCs/>
        </w:rPr>
        <w:t>Christen</w:t>
      </w:r>
      <w:proofErr w:type="spellEnd"/>
      <w:r w:rsidRPr="00AF2127">
        <w:rPr>
          <w:rFonts w:ascii="Arial" w:hAnsi="Arial" w:cs="Arial"/>
          <w:b/>
          <w:bCs/>
        </w:rPr>
        <w:t xml:space="preserve">, 2002; </w:t>
      </w:r>
      <w:proofErr w:type="spellStart"/>
      <w:r w:rsidRPr="00AF2127">
        <w:rPr>
          <w:rFonts w:ascii="Arial" w:hAnsi="Arial" w:cs="Arial"/>
          <w:b/>
          <w:bCs/>
        </w:rPr>
        <w:t>Sticher</w:t>
      </w:r>
      <w:proofErr w:type="spellEnd"/>
      <w:r w:rsidRPr="00AF2127">
        <w:rPr>
          <w:rFonts w:ascii="Arial" w:hAnsi="Arial" w:cs="Arial"/>
          <w:b/>
          <w:bCs/>
        </w:rPr>
        <w:t>, 2008</w:t>
      </w:r>
      <w:r w:rsidRPr="00AF2127">
        <w:rPr>
          <w:rFonts w:ascii="Arial" w:hAnsi="Arial" w:cs="Arial"/>
        </w:rPr>
        <w:t>). Aunque estas técnicas son ampliamente conocidas, presentan limitaciones como el uso excesivo de solventes, tiempos de procesamiento prolongados y bajos rendimientos.</w:t>
      </w:r>
    </w:p>
    <w:p w14:paraId="3965D29E" w14:textId="77777777" w:rsidR="00B00B59" w:rsidRPr="00AF2127" w:rsidRDefault="00B00B59">
      <w:pPr>
        <w:numPr>
          <w:ilvl w:val="0"/>
          <w:numId w:val="1"/>
        </w:numPr>
        <w:tabs>
          <w:tab w:val="clear" w:pos="720"/>
          <w:tab w:val="num" w:pos="2496"/>
        </w:tabs>
        <w:spacing w:line="360" w:lineRule="auto"/>
        <w:ind w:left="1080"/>
        <w:jc w:val="both"/>
        <w:rPr>
          <w:rFonts w:ascii="Arial" w:hAnsi="Arial" w:cs="Arial"/>
        </w:rPr>
        <w:pPrChange w:id="527" w:author="JAVIERA PAZ LEFORT IBANEZ" w:date="2025-09-22T17:05:00Z" w16du:dateUtc="2025-09-22T20:05:00Z">
          <w:pPr>
            <w:numPr>
              <w:numId w:val="1"/>
            </w:numPr>
            <w:tabs>
              <w:tab w:val="num" w:pos="720"/>
            </w:tabs>
            <w:ind w:left="720" w:hanging="360"/>
            <w:jc w:val="both"/>
          </w:pPr>
        </w:pPrChange>
      </w:pPr>
      <w:r w:rsidRPr="00AF2127">
        <w:rPr>
          <w:rFonts w:ascii="Arial" w:hAnsi="Arial" w:cs="Arial"/>
          <w:b/>
          <w:bCs/>
        </w:rPr>
        <w:t>Maceración:</w:t>
      </w:r>
      <w:r w:rsidRPr="00AF2127">
        <w:rPr>
          <w:rFonts w:ascii="Arial" w:hAnsi="Arial" w:cs="Arial"/>
        </w:rPr>
        <w:t xml:space="preserve"> Este método consiste en remojar una muestra pulverizada en un solvente adecuado en un sistema cerrado, con agitación constante o intermitente a temperatura ambiente (</w:t>
      </w:r>
      <w:proofErr w:type="spellStart"/>
      <w:r w:rsidRPr="00AF2127">
        <w:rPr>
          <w:rFonts w:ascii="Arial" w:hAnsi="Arial" w:cs="Arial"/>
          <w:b/>
          <w:bCs/>
        </w:rPr>
        <w:t>Olejar</w:t>
      </w:r>
      <w:proofErr w:type="spellEnd"/>
      <w:r w:rsidRPr="00AF2127">
        <w:rPr>
          <w:rFonts w:ascii="Arial" w:hAnsi="Arial" w:cs="Arial"/>
          <w:b/>
          <w:bCs/>
        </w:rPr>
        <w:t xml:space="preserve"> et al., 2015; </w:t>
      </w:r>
      <w:proofErr w:type="spellStart"/>
      <w:r w:rsidRPr="00AF2127">
        <w:rPr>
          <w:rFonts w:ascii="Arial" w:hAnsi="Arial" w:cs="Arial"/>
          <w:b/>
          <w:bCs/>
        </w:rPr>
        <w:t>Sticher</w:t>
      </w:r>
      <w:proofErr w:type="spellEnd"/>
      <w:r w:rsidRPr="00AF2127">
        <w:rPr>
          <w:rFonts w:ascii="Arial" w:hAnsi="Arial" w:cs="Arial"/>
          <w:b/>
          <w:bCs/>
        </w:rPr>
        <w:t>, 2008</w:t>
      </w:r>
      <w:r w:rsidRPr="00AF2127">
        <w:rPr>
          <w:rFonts w:ascii="Arial" w:hAnsi="Arial" w:cs="Arial"/>
        </w:rPr>
        <w:t>). Si bien es un proceso sencillo, requiere grandes volúmenes de solventes y es menos eficiente en comparación con métodos más modernos (</w:t>
      </w:r>
      <w:proofErr w:type="spellStart"/>
      <w:r w:rsidRPr="00AF2127">
        <w:rPr>
          <w:rFonts w:ascii="Arial" w:hAnsi="Arial" w:cs="Arial"/>
          <w:b/>
          <w:bCs/>
        </w:rPr>
        <w:t>Cujić</w:t>
      </w:r>
      <w:proofErr w:type="spellEnd"/>
      <w:r w:rsidRPr="00AF2127">
        <w:rPr>
          <w:rFonts w:ascii="Arial" w:hAnsi="Arial" w:cs="Arial"/>
          <w:b/>
          <w:bCs/>
        </w:rPr>
        <w:t xml:space="preserve"> et al., 2016</w:t>
      </w:r>
      <w:r w:rsidRPr="00AF2127">
        <w:rPr>
          <w:rFonts w:ascii="Arial" w:hAnsi="Arial" w:cs="Arial"/>
        </w:rPr>
        <w:t>).</w:t>
      </w:r>
    </w:p>
    <w:p w14:paraId="124DBA16" w14:textId="77777777" w:rsidR="00B00B59" w:rsidRPr="00AF2127" w:rsidRDefault="00B00B59">
      <w:pPr>
        <w:numPr>
          <w:ilvl w:val="0"/>
          <w:numId w:val="1"/>
        </w:numPr>
        <w:tabs>
          <w:tab w:val="clear" w:pos="720"/>
          <w:tab w:val="num" w:pos="1788"/>
        </w:tabs>
        <w:spacing w:line="360" w:lineRule="auto"/>
        <w:ind w:left="1080"/>
        <w:jc w:val="both"/>
        <w:rPr>
          <w:rFonts w:ascii="Arial" w:hAnsi="Arial" w:cs="Arial"/>
        </w:rPr>
        <w:pPrChange w:id="528" w:author="JAVIERA PAZ LEFORT IBANEZ" w:date="2025-09-22T17:05:00Z" w16du:dateUtc="2025-09-22T20:05:00Z">
          <w:pPr>
            <w:numPr>
              <w:numId w:val="1"/>
            </w:numPr>
            <w:tabs>
              <w:tab w:val="num" w:pos="720"/>
            </w:tabs>
            <w:ind w:left="720" w:hanging="360"/>
            <w:jc w:val="both"/>
          </w:pPr>
        </w:pPrChange>
      </w:pPr>
      <w:r w:rsidRPr="00AF2127">
        <w:rPr>
          <w:rFonts w:ascii="Arial" w:hAnsi="Arial" w:cs="Arial"/>
          <w:b/>
          <w:bCs/>
        </w:rPr>
        <w:t>Decocción:</w:t>
      </w:r>
      <w:r w:rsidRPr="00AF2127">
        <w:rPr>
          <w:rFonts w:ascii="Arial" w:hAnsi="Arial" w:cs="Arial"/>
        </w:rPr>
        <w:t xml:space="preserve"> Implica hervir las muestras vegetales o verter agua hirviendo sobre ellas, siendo adecuado para fitoquímicos estables al calor y solubles en agua (</w:t>
      </w:r>
      <w:proofErr w:type="spellStart"/>
      <w:r w:rsidRPr="00AF2127">
        <w:rPr>
          <w:rFonts w:ascii="Arial" w:hAnsi="Arial" w:cs="Arial"/>
          <w:b/>
          <w:bCs/>
        </w:rPr>
        <w:t>Sticher</w:t>
      </w:r>
      <w:proofErr w:type="spellEnd"/>
      <w:r w:rsidRPr="00AF2127">
        <w:rPr>
          <w:rFonts w:ascii="Arial" w:hAnsi="Arial" w:cs="Arial"/>
          <w:b/>
          <w:bCs/>
        </w:rPr>
        <w:t>, 2008</w:t>
      </w:r>
      <w:r w:rsidRPr="00AF2127">
        <w:rPr>
          <w:rFonts w:ascii="Arial" w:hAnsi="Arial" w:cs="Arial"/>
        </w:rPr>
        <w:t>).</w:t>
      </w:r>
    </w:p>
    <w:p w14:paraId="4AE8AACB" w14:textId="77777777" w:rsidR="00B00B59" w:rsidRPr="00AF2127" w:rsidRDefault="00B00B59">
      <w:pPr>
        <w:numPr>
          <w:ilvl w:val="0"/>
          <w:numId w:val="1"/>
        </w:numPr>
        <w:tabs>
          <w:tab w:val="clear" w:pos="720"/>
          <w:tab w:val="num" w:pos="1788"/>
        </w:tabs>
        <w:spacing w:line="360" w:lineRule="auto"/>
        <w:ind w:left="1080"/>
        <w:jc w:val="both"/>
        <w:rPr>
          <w:rFonts w:ascii="Arial" w:hAnsi="Arial" w:cs="Arial"/>
        </w:rPr>
        <w:pPrChange w:id="529" w:author="JAVIERA PAZ LEFORT IBANEZ" w:date="2025-09-22T17:05:00Z" w16du:dateUtc="2025-09-22T20:05:00Z">
          <w:pPr>
            <w:numPr>
              <w:numId w:val="1"/>
            </w:numPr>
            <w:tabs>
              <w:tab w:val="num" w:pos="720"/>
            </w:tabs>
            <w:ind w:left="720" w:hanging="360"/>
            <w:jc w:val="both"/>
          </w:pPr>
        </w:pPrChange>
      </w:pPr>
      <w:r w:rsidRPr="00AF2127">
        <w:rPr>
          <w:rFonts w:ascii="Arial" w:hAnsi="Arial" w:cs="Arial"/>
          <w:b/>
          <w:bCs/>
        </w:rPr>
        <w:t>Percolación:</w:t>
      </w:r>
      <w:r w:rsidRPr="00AF2127">
        <w:rPr>
          <w:rFonts w:ascii="Arial" w:hAnsi="Arial" w:cs="Arial"/>
        </w:rPr>
        <w:t xml:space="preserve"> Similar a la maceración, consiste en adicionar solvente gradualmente a una muestra pulverizada en un sistema cerrado, donde el extracto se filtra automáticamente (</w:t>
      </w:r>
      <w:r w:rsidRPr="00AF2127">
        <w:rPr>
          <w:rFonts w:ascii="Arial" w:hAnsi="Arial" w:cs="Arial"/>
          <w:b/>
          <w:bCs/>
        </w:rPr>
        <w:t xml:space="preserve">Kaufmann &amp; </w:t>
      </w:r>
      <w:proofErr w:type="spellStart"/>
      <w:r w:rsidRPr="00AF2127">
        <w:rPr>
          <w:rFonts w:ascii="Arial" w:hAnsi="Arial" w:cs="Arial"/>
          <w:b/>
          <w:bCs/>
        </w:rPr>
        <w:t>Christen</w:t>
      </w:r>
      <w:proofErr w:type="spellEnd"/>
      <w:r w:rsidRPr="00AF2127">
        <w:rPr>
          <w:rFonts w:ascii="Arial" w:hAnsi="Arial" w:cs="Arial"/>
          <w:b/>
          <w:bCs/>
        </w:rPr>
        <w:t>, 2002</w:t>
      </w:r>
      <w:r w:rsidRPr="00AF2127">
        <w:rPr>
          <w:rFonts w:ascii="Arial" w:hAnsi="Arial" w:cs="Arial"/>
        </w:rPr>
        <w:t>).</w:t>
      </w:r>
    </w:p>
    <w:p w14:paraId="5AED0E8D" w14:textId="77777777" w:rsidR="00B00B59" w:rsidRPr="00AF2127" w:rsidRDefault="00B00B59">
      <w:pPr>
        <w:numPr>
          <w:ilvl w:val="0"/>
          <w:numId w:val="1"/>
        </w:numPr>
        <w:tabs>
          <w:tab w:val="clear" w:pos="720"/>
          <w:tab w:val="num" w:pos="1788"/>
        </w:tabs>
        <w:spacing w:line="360" w:lineRule="auto"/>
        <w:ind w:left="1080"/>
        <w:jc w:val="both"/>
        <w:rPr>
          <w:rFonts w:ascii="Arial" w:hAnsi="Arial" w:cs="Arial"/>
        </w:rPr>
        <w:pPrChange w:id="530" w:author="JAVIERA PAZ LEFORT IBANEZ" w:date="2025-09-22T17:05:00Z" w16du:dateUtc="2025-09-22T20:05:00Z">
          <w:pPr>
            <w:numPr>
              <w:numId w:val="1"/>
            </w:numPr>
            <w:tabs>
              <w:tab w:val="num" w:pos="720"/>
            </w:tabs>
            <w:ind w:left="720" w:hanging="360"/>
            <w:jc w:val="both"/>
          </w:pPr>
        </w:pPrChange>
      </w:pPr>
      <w:r w:rsidRPr="00AF2127">
        <w:rPr>
          <w:rFonts w:ascii="Arial" w:hAnsi="Arial" w:cs="Arial"/>
          <w:b/>
          <w:bCs/>
        </w:rPr>
        <w:t>Infusión y Digestión:</w:t>
      </w:r>
      <w:r w:rsidRPr="00AF2127">
        <w:rPr>
          <w:rFonts w:ascii="Arial" w:hAnsi="Arial" w:cs="Arial"/>
        </w:rPr>
        <w:t xml:space="preserve"> La infusión es utilizada para muestras vegetales volátiles, mientras que la digestión es una variante de la maceración que incluye un calentamiento suave, siempre y cuando no afecte la estabilidad de los compuestos activos.</w:t>
      </w:r>
    </w:p>
    <w:p w14:paraId="53542B23" w14:textId="77777777" w:rsidR="00B00B59" w:rsidRPr="00AF2127" w:rsidRDefault="00B00B59">
      <w:pPr>
        <w:numPr>
          <w:ilvl w:val="0"/>
          <w:numId w:val="1"/>
        </w:numPr>
        <w:tabs>
          <w:tab w:val="clear" w:pos="720"/>
          <w:tab w:val="num" w:pos="1788"/>
        </w:tabs>
        <w:spacing w:line="360" w:lineRule="auto"/>
        <w:ind w:left="1080"/>
        <w:jc w:val="both"/>
        <w:rPr>
          <w:rFonts w:ascii="Arial" w:hAnsi="Arial" w:cs="Arial"/>
        </w:rPr>
        <w:pPrChange w:id="531" w:author="JAVIERA PAZ LEFORT IBANEZ" w:date="2025-09-22T17:05:00Z" w16du:dateUtc="2025-09-22T20:05:00Z">
          <w:pPr>
            <w:numPr>
              <w:numId w:val="1"/>
            </w:numPr>
            <w:tabs>
              <w:tab w:val="num" w:pos="720"/>
            </w:tabs>
            <w:ind w:left="720" w:hanging="360"/>
            <w:jc w:val="both"/>
          </w:pPr>
        </w:pPrChange>
      </w:pPr>
      <w:r w:rsidRPr="00AF2127">
        <w:rPr>
          <w:rFonts w:ascii="Arial" w:hAnsi="Arial" w:cs="Arial"/>
          <w:b/>
          <w:bCs/>
        </w:rPr>
        <w:t>Extracción Soxhlet:</w:t>
      </w:r>
      <w:r w:rsidRPr="00AF2127">
        <w:rPr>
          <w:rFonts w:ascii="Arial" w:hAnsi="Arial" w:cs="Arial"/>
        </w:rPr>
        <w:t xml:space="preserve"> Una técnica exhaustiva que utiliza un ciclo continuo de extracción para maximizar el rendimiento de fitoquímicos, pero que requiere largos tiempos y grandes cantidades de solventes.</w:t>
      </w:r>
    </w:p>
    <w:p w14:paraId="5F07B77A" w14:textId="77777777" w:rsidR="00B00B59" w:rsidRPr="00AF2127" w:rsidRDefault="00B00B59">
      <w:pPr>
        <w:spacing w:line="360" w:lineRule="auto"/>
        <w:ind w:left="360"/>
        <w:jc w:val="both"/>
        <w:rPr>
          <w:rFonts w:ascii="Arial" w:hAnsi="Arial" w:cs="Arial"/>
        </w:rPr>
        <w:pPrChange w:id="532" w:author="JAVIERA PAZ LEFORT IBANEZ" w:date="2025-09-22T17:05:00Z" w16du:dateUtc="2025-09-22T20:05:00Z">
          <w:pPr>
            <w:jc w:val="both"/>
          </w:pPr>
        </w:pPrChange>
      </w:pPr>
      <w:r w:rsidRPr="00AF2127">
        <w:rPr>
          <w:rFonts w:ascii="Arial" w:hAnsi="Arial" w:cs="Arial"/>
        </w:rPr>
        <w:t>A pesar de su simplicidad, estas técnicas convencionales enfrentan importantes desafíos en términos de sostenibilidad y eficiencia, lo que ha impulsado el desarrollo de métodos no convencionales.</w:t>
      </w:r>
    </w:p>
    <w:p w14:paraId="4616B463" w14:textId="5C464411" w:rsidR="00B00B59" w:rsidRPr="00B941DF" w:rsidRDefault="00B00B59">
      <w:pPr>
        <w:pStyle w:val="Ttulo3"/>
        <w:numPr>
          <w:ilvl w:val="2"/>
          <w:numId w:val="83"/>
        </w:numPr>
        <w:spacing w:line="360" w:lineRule="auto"/>
        <w:rPr>
          <w:rFonts w:ascii="Arial" w:hAnsi="Arial" w:cs="Arial"/>
          <w:color w:val="auto"/>
          <w:sz w:val="24"/>
          <w:szCs w:val="24"/>
          <w:rPrChange w:id="533" w:author="JAVIERA PAZ LEFORT IBANEZ" w:date="2025-09-22T17:52:00Z" w16du:dateUtc="2025-09-22T20:52:00Z">
            <w:rPr>
              <w:rFonts w:ascii="Arial" w:hAnsi="Arial" w:cs="Arial"/>
              <w:sz w:val="24"/>
              <w:szCs w:val="24"/>
            </w:rPr>
          </w:rPrChange>
        </w:rPr>
        <w:pPrChange w:id="534" w:author="JAVIERA PAZ LEFORT IBANEZ" w:date="2025-09-22T17:05:00Z" w16du:dateUtc="2025-09-22T20:05:00Z">
          <w:pPr>
            <w:pStyle w:val="Ttulo3"/>
          </w:pPr>
        </w:pPrChange>
      </w:pPr>
      <w:bookmarkStart w:id="535" w:name="_Toc209475899"/>
      <w:r w:rsidRPr="00B941DF">
        <w:rPr>
          <w:rFonts w:ascii="Arial" w:hAnsi="Arial" w:cs="Arial"/>
          <w:color w:val="auto"/>
          <w:sz w:val="24"/>
          <w:szCs w:val="24"/>
          <w:rPrChange w:id="536" w:author="JAVIERA PAZ LEFORT IBANEZ" w:date="2025-09-22T17:52:00Z" w16du:dateUtc="2025-09-22T20:52:00Z">
            <w:rPr>
              <w:rFonts w:ascii="Arial" w:hAnsi="Arial" w:cs="Arial"/>
              <w:sz w:val="24"/>
              <w:szCs w:val="24"/>
            </w:rPr>
          </w:rPrChange>
        </w:rPr>
        <w:t>Métodos Modernos</w:t>
      </w:r>
      <w:bookmarkEnd w:id="535"/>
    </w:p>
    <w:p w14:paraId="70131779" w14:textId="77777777" w:rsidR="00B00B59" w:rsidRPr="00AF2127" w:rsidRDefault="00B00B59">
      <w:pPr>
        <w:spacing w:line="360" w:lineRule="auto"/>
        <w:ind w:left="360"/>
        <w:jc w:val="both"/>
        <w:rPr>
          <w:rFonts w:ascii="Arial" w:hAnsi="Arial" w:cs="Arial"/>
        </w:rPr>
        <w:pPrChange w:id="537" w:author="JAVIERA PAZ LEFORT IBANEZ" w:date="2025-09-22T17:05:00Z" w16du:dateUtc="2025-09-22T20:05:00Z">
          <w:pPr>
            <w:jc w:val="both"/>
          </w:pPr>
        </w:pPrChange>
      </w:pPr>
      <w:r w:rsidRPr="00AF2127">
        <w:rPr>
          <w:rFonts w:ascii="Arial" w:hAnsi="Arial" w:cs="Arial"/>
        </w:rPr>
        <w:t xml:space="preserve">En los últimos años, los métodos no convencionales han revolucionado la extracción de polifenoles, ofreciendo ventajas significativas como menores </w:t>
      </w:r>
      <w:r w:rsidRPr="00AF2127">
        <w:rPr>
          <w:rFonts w:ascii="Arial" w:hAnsi="Arial" w:cs="Arial"/>
        </w:rPr>
        <w:lastRenderedPageBreak/>
        <w:t>volúmenes de solventes, mayores rendimientos y tiempos de extracción más cortos. Estos métodos incluyen la extracción con CO</w:t>
      </w:r>
      <w:r w:rsidRPr="00AF2127">
        <w:rPr>
          <w:rFonts w:ascii="Arial" w:hAnsi="Arial" w:cs="Arial"/>
          <w:vertAlign w:val="subscript"/>
        </w:rPr>
        <w:t>2</w:t>
      </w:r>
      <w:r w:rsidRPr="00AF2127">
        <w:rPr>
          <w:rFonts w:ascii="Arial" w:hAnsi="Arial" w:cs="Arial"/>
        </w:rPr>
        <w:t xml:space="preserve"> supercrítico (SC-CO</w:t>
      </w:r>
      <w:r w:rsidRPr="00AF2127">
        <w:rPr>
          <w:rFonts w:ascii="Arial" w:hAnsi="Arial" w:cs="Arial"/>
          <w:vertAlign w:val="subscript"/>
        </w:rPr>
        <w:t>2</w:t>
      </w:r>
      <w:r w:rsidRPr="00AF2127">
        <w:rPr>
          <w:rFonts w:ascii="Arial" w:hAnsi="Arial" w:cs="Arial"/>
        </w:rPr>
        <w:t>), extracción asistida por microondas (MAE), extracción asistida por ultrasonidos (UAE), extracción asistida por enzimas (EAE) y extracción de líquidos presurizados (PLE).</w:t>
      </w:r>
    </w:p>
    <w:p w14:paraId="2778712C" w14:textId="77777777" w:rsidR="00B00B59" w:rsidRPr="00AF2127" w:rsidRDefault="00B00B59">
      <w:pPr>
        <w:numPr>
          <w:ilvl w:val="0"/>
          <w:numId w:val="2"/>
        </w:numPr>
        <w:tabs>
          <w:tab w:val="clear" w:pos="720"/>
          <w:tab w:val="num" w:pos="1788"/>
        </w:tabs>
        <w:spacing w:line="360" w:lineRule="auto"/>
        <w:ind w:left="1080"/>
        <w:jc w:val="both"/>
        <w:rPr>
          <w:rFonts w:ascii="Arial" w:hAnsi="Arial" w:cs="Arial"/>
        </w:rPr>
        <w:pPrChange w:id="538" w:author="JAVIERA PAZ LEFORT IBANEZ" w:date="2025-09-22T17:05:00Z" w16du:dateUtc="2025-09-22T20:05:00Z">
          <w:pPr>
            <w:numPr>
              <w:numId w:val="2"/>
            </w:numPr>
            <w:tabs>
              <w:tab w:val="num" w:pos="720"/>
            </w:tabs>
            <w:ind w:left="720" w:hanging="360"/>
            <w:jc w:val="both"/>
          </w:pPr>
        </w:pPrChange>
      </w:pPr>
      <w:r w:rsidRPr="00AF2127">
        <w:rPr>
          <w:rFonts w:ascii="Arial" w:hAnsi="Arial" w:cs="Arial"/>
          <w:b/>
          <w:bCs/>
        </w:rPr>
        <w:t>Extracción Asistida por Microondas (MAE):</w:t>
      </w:r>
      <w:r w:rsidRPr="00AF2127">
        <w:rPr>
          <w:rFonts w:ascii="Arial" w:hAnsi="Arial" w:cs="Arial"/>
        </w:rPr>
        <w:t xml:space="preserve"> Utiliza radiación de microondas para calentar rápidamente la mezcla de soluto y solvente, facilitando la extracción de los fitoquímicos (</w:t>
      </w:r>
      <w:proofErr w:type="spellStart"/>
      <w:r w:rsidRPr="00AF2127">
        <w:rPr>
          <w:rFonts w:ascii="Arial" w:hAnsi="Arial" w:cs="Arial"/>
        </w:rPr>
        <w:t>Shams</w:t>
      </w:r>
      <w:proofErr w:type="spellEnd"/>
      <w:r w:rsidRPr="00AF2127">
        <w:rPr>
          <w:rFonts w:ascii="Arial" w:hAnsi="Arial" w:cs="Arial"/>
        </w:rPr>
        <w:t xml:space="preserve"> et al., 2015). Aunque es eficiente y requiere menos solventes, puede afectar negativamente a compuestos sensibles al calor, como las antocianinas (Pinela et al., 2016).</w:t>
      </w:r>
    </w:p>
    <w:p w14:paraId="529A7455" w14:textId="77777777" w:rsidR="00B00B59" w:rsidRPr="00AF2127" w:rsidRDefault="00B00B59">
      <w:pPr>
        <w:numPr>
          <w:ilvl w:val="0"/>
          <w:numId w:val="2"/>
        </w:numPr>
        <w:tabs>
          <w:tab w:val="clear" w:pos="720"/>
          <w:tab w:val="num" w:pos="1788"/>
        </w:tabs>
        <w:spacing w:line="360" w:lineRule="auto"/>
        <w:ind w:left="1080"/>
        <w:jc w:val="both"/>
        <w:rPr>
          <w:rFonts w:ascii="Arial" w:hAnsi="Arial" w:cs="Arial"/>
        </w:rPr>
        <w:pPrChange w:id="539" w:author="JAVIERA PAZ LEFORT IBANEZ" w:date="2025-09-22T17:05:00Z" w16du:dateUtc="2025-09-22T20:05:00Z">
          <w:pPr>
            <w:numPr>
              <w:numId w:val="2"/>
            </w:numPr>
            <w:tabs>
              <w:tab w:val="num" w:pos="720"/>
            </w:tabs>
            <w:ind w:left="720" w:hanging="360"/>
            <w:jc w:val="both"/>
          </w:pPr>
        </w:pPrChange>
      </w:pPr>
      <w:r w:rsidRPr="00AF2127">
        <w:rPr>
          <w:rFonts w:ascii="Arial" w:hAnsi="Arial" w:cs="Arial"/>
          <w:b/>
          <w:bCs/>
        </w:rPr>
        <w:t>Extracción Asistida por Ultrasonidos (UAE):</w:t>
      </w:r>
      <w:r w:rsidRPr="00AF2127">
        <w:rPr>
          <w:rFonts w:ascii="Arial" w:hAnsi="Arial" w:cs="Arial"/>
        </w:rPr>
        <w:t xml:space="preserve"> Emplea ultrasonidos para generar burbujas </w:t>
      </w:r>
      <w:proofErr w:type="spellStart"/>
      <w:r w:rsidRPr="00AF2127">
        <w:rPr>
          <w:rFonts w:ascii="Arial" w:hAnsi="Arial" w:cs="Arial"/>
        </w:rPr>
        <w:t>microcavitacionales</w:t>
      </w:r>
      <w:proofErr w:type="spellEnd"/>
      <w:r w:rsidRPr="00AF2127">
        <w:rPr>
          <w:rFonts w:ascii="Arial" w:hAnsi="Arial" w:cs="Arial"/>
        </w:rPr>
        <w:t xml:space="preserve"> que desorganizan los tejidos de las muestras vegetales, mejorando la solubilidad de los compuestos y reduciendo el tiempo y el volumen de solvente requerido (</w:t>
      </w:r>
      <w:proofErr w:type="spellStart"/>
      <w:r w:rsidRPr="00AF2127">
        <w:rPr>
          <w:rFonts w:ascii="Arial" w:hAnsi="Arial" w:cs="Arial"/>
        </w:rPr>
        <w:t>Vinatoru</w:t>
      </w:r>
      <w:proofErr w:type="spellEnd"/>
      <w:r w:rsidRPr="00AF2127">
        <w:rPr>
          <w:rFonts w:ascii="Arial" w:hAnsi="Arial" w:cs="Arial"/>
        </w:rPr>
        <w:t xml:space="preserve">, 2001; </w:t>
      </w:r>
      <w:proofErr w:type="spellStart"/>
      <w:r w:rsidRPr="00AF2127">
        <w:rPr>
          <w:rFonts w:ascii="Arial" w:hAnsi="Arial" w:cs="Arial"/>
        </w:rPr>
        <w:t>Shirzad</w:t>
      </w:r>
      <w:proofErr w:type="spellEnd"/>
      <w:r w:rsidRPr="00AF2127">
        <w:rPr>
          <w:rFonts w:ascii="Arial" w:hAnsi="Arial" w:cs="Arial"/>
        </w:rPr>
        <w:t xml:space="preserve"> et al., 2017).</w:t>
      </w:r>
    </w:p>
    <w:p w14:paraId="0A6DC86F" w14:textId="77777777" w:rsidR="00B00B59" w:rsidRPr="00AF2127" w:rsidRDefault="00B00B59">
      <w:pPr>
        <w:numPr>
          <w:ilvl w:val="0"/>
          <w:numId w:val="2"/>
        </w:numPr>
        <w:tabs>
          <w:tab w:val="clear" w:pos="720"/>
          <w:tab w:val="num" w:pos="1788"/>
        </w:tabs>
        <w:spacing w:line="360" w:lineRule="auto"/>
        <w:ind w:left="1080"/>
        <w:jc w:val="both"/>
        <w:rPr>
          <w:rFonts w:ascii="Arial" w:hAnsi="Arial" w:cs="Arial"/>
        </w:rPr>
        <w:pPrChange w:id="540" w:author="JAVIERA PAZ LEFORT IBANEZ" w:date="2025-09-22T17:05:00Z" w16du:dateUtc="2025-09-22T20:05:00Z">
          <w:pPr>
            <w:numPr>
              <w:numId w:val="2"/>
            </w:numPr>
            <w:tabs>
              <w:tab w:val="num" w:pos="720"/>
            </w:tabs>
            <w:ind w:left="720" w:hanging="360"/>
            <w:jc w:val="both"/>
          </w:pPr>
        </w:pPrChange>
      </w:pPr>
      <w:r w:rsidRPr="00AF2127">
        <w:rPr>
          <w:rFonts w:ascii="Arial" w:hAnsi="Arial" w:cs="Arial"/>
          <w:b/>
          <w:bCs/>
        </w:rPr>
        <w:t>Extracción de Líquidos Presurizados (PLE):</w:t>
      </w:r>
      <w:r w:rsidRPr="00AF2127">
        <w:rPr>
          <w:rFonts w:ascii="Arial" w:hAnsi="Arial" w:cs="Arial"/>
        </w:rPr>
        <w:t xml:space="preserve"> Aplica altas presiones y temperaturas para mejorar la desorción y solubilidad de los polifenoles, logrando extracciones más rápidas y sostenibles en comparación con los métodos tradicionales (Nieto et al., 2010; Plaza &amp; Turner, 2015).</w:t>
      </w:r>
    </w:p>
    <w:p w14:paraId="30AEFEDA" w14:textId="77777777" w:rsidR="00B00B59" w:rsidRPr="00AF2127" w:rsidRDefault="00B00B59">
      <w:pPr>
        <w:numPr>
          <w:ilvl w:val="0"/>
          <w:numId w:val="2"/>
        </w:numPr>
        <w:tabs>
          <w:tab w:val="clear" w:pos="720"/>
          <w:tab w:val="num" w:pos="1788"/>
        </w:tabs>
        <w:spacing w:line="360" w:lineRule="auto"/>
        <w:ind w:left="1080"/>
        <w:jc w:val="both"/>
        <w:rPr>
          <w:rFonts w:ascii="Arial" w:hAnsi="Arial" w:cs="Arial"/>
        </w:rPr>
        <w:pPrChange w:id="541" w:author="JAVIERA PAZ LEFORT IBANEZ" w:date="2025-09-22T17:05:00Z" w16du:dateUtc="2025-09-22T20:05:00Z">
          <w:pPr>
            <w:numPr>
              <w:numId w:val="2"/>
            </w:numPr>
            <w:tabs>
              <w:tab w:val="num" w:pos="720"/>
            </w:tabs>
            <w:ind w:left="720" w:hanging="360"/>
            <w:jc w:val="both"/>
          </w:pPr>
        </w:pPrChange>
      </w:pPr>
      <w:r w:rsidRPr="00AF2127">
        <w:rPr>
          <w:rFonts w:ascii="Arial" w:hAnsi="Arial" w:cs="Arial"/>
          <w:b/>
          <w:bCs/>
        </w:rPr>
        <w:t>Extracción con CO</w:t>
      </w:r>
      <w:r w:rsidRPr="00AF2127">
        <w:rPr>
          <w:rFonts w:ascii="Arial" w:hAnsi="Arial" w:cs="Arial"/>
          <w:b/>
          <w:bCs/>
          <w:vertAlign w:val="subscript"/>
        </w:rPr>
        <w:t>2</w:t>
      </w:r>
      <w:r w:rsidRPr="00AF2127">
        <w:rPr>
          <w:rFonts w:ascii="Arial" w:hAnsi="Arial" w:cs="Arial"/>
          <w:b/>
          <w:bCs/>
        </w:rPr>
        <w:t xml:space="preserve"> Supercrítico (SC-CO</w:t>
      </w:r>
      <w:r w:rsidRPr="00AF2127">
        <w:rPr>
          <w:rFonts w:ascii="Arial" w:hAnsi="Arial" w:cs="Arial"/>
          <w:b/>
          <w:bCs/>
          <w:vertAlign w:val="subscript"/>
        </w:rPr>
        <w:t>2</w:t>
      </w:r>
      <w:r w:rsidRPr="00AF2127">
        <w:rPr>
          <w:rFonts w:ascii="Arial" w:hAnsi="Arial" w:cs="Arial"/>
          <w:b/>
          <w:bCs/>
        </w:rPr>
        <w:t>):</w:t>
      </w:r>
      <w:r w:rsidRPr="00AF2127">
        <w:rPr>
          <w:rFonts w:ascii="Arial" w:hAnsi="Arial" w:cs="Arial"/>
        </w:rPr>
        <w:t xml:space="preserve"> Utiliza dióxido de carbono en estado supercrítico como solvente, proporcionando un método altamente selectivo y respetuoso con el medio ambiente para extraer compuestos fenólicos (</w:t>
      </w:r>
      <w:proofErr w:type="spellStart"/>
      <w:r w:rsidRPr="00AF2127">
        <w:rPr>
          <w:rFonts w:ascii="Arial" w:hAnsi="Arial" w:cs="Arial"/>
        </w:rPr>
        <w:t>Alara</w:t>
      </w:r>
      <w:proofErr w:type="spellEnd"/>
      <w:r w:rsidRPr="00AF2127">
        <w:rPr>
          <w:rFonts w:ascii="Arial" w:hAnsi="Arial" w:cs="Arial"/>
        </w:rPr>
        <w:t xml:space="preserve"> et al., </w:t>
      </w:r>
      <w:proofErr w:type="gramStart"/>
      <w:r w:rsidRPr="00AF2127">
        <w:rPr>
          <w:rFonts w:ascii="Arial" w:hAnsi="Arial" w:cs="Arial"/>
        </w:rPr>
        <w:t>2018a,b</w:t>
      </w:r>
      <w:proofErr w:type="gramEnd"/>
      <w:r w:rsidRPr="00AF2127">
        <w:rPr>
          <w:rFonts w:ascii="Arial" w:hAnsi="Arial" w:cs="Arial"/>
        </w:rPr>
        <w:t>).</w:t>
      </w:r>
    </w:p>
    <w:p w14:paraId="4473B156" w14:textId="77777777" w:rsidR="00B00B59" w:rsidRPr="00AF2127" w:rsidRDefault="00B00B59">
      <w:pPr>
        <w:spacing w:line="360" w:lineRule="auto"/>
        <w:ind w:left="360"/>
        <w:jc w:val="both"/>
        <w:rPr>
          <w:rFonts w:ascii="Arial" w:hAnsi="Arial" w:cs="Arial"/>
        </w:rPr>
        <w:pPrChange w:id="542" w:author="JAVIERA PAZ LEFORT IBANEZ" w:date="2025-09-22T17:05:00Z" w16du:dateUtc="2025-09-22T20:05:00Z">
          <w:pPr>
            <w:jc w:val="both"/>
          </w:pPr>
        </w:pPrChange>
      </w:pPr>
      <w:r w:rsidRPr="00AF2127">
        <w:rPr>
          <w:rFonts w:ascii="Arial" w:hAnsi="Arial" w:cs="Arial"/>
        </w:rPr>
        <w:t>Estos métodos modernos representan un avance significativo en la tecnología de extracción de polifenoles, mejorando no solo la eficiencia y el rendimiento, sino también la sostenibilidad del proceso al reducir los residuos tóxicos y el consumo de recursos.</w:t>
      </w:r>
    </w:p>
    <w:p w14:paraId="7A03BB71" w14:textId="77777777" w:rsidR="00B00B59" w:rsidRPr="00AF2127" w:rsidRDefault="00B00B59">
      <w:pPr>
        <w:spacing w:line="360" w:lineRule="auto"/>
        <w:ind w:left="360"/>
        <w:jc w:val="both"/>
        <w:rPr>
          <w:rFonts w:ascii="Arial" w:hAnsi="Arial" w:cs="Arial"/>
        </w:rPr>
        <w:pPrChange w:id="543" w:author="JAVIERA PAZ LEFORT IBANEZ" w:date="2025-09-22T17:05:00Z" w16du:dateUtc="2025-09-22T20:05:00Z">
          <w:pPr>
            <w:jc w:val="both"/>
          </w:pPr>
        </w:pPrChange>
      </w:pPr>
      <w:r w:rsidRPr="00AF2127">
        <w:rPr>
          <w:rFonts w:ascii="Arial" w:hAnsi="Arial" w:cs="Arial"/>
        </w:rPr>
        <w:t xml:space="preserve">La transición hacia métodos de extracción no convencionales ha permitido superar las limitaciones inherentes a las técnicas tradicionales, ofreciendo </w:t>
      </w:r>
      <w:r w:rsidRPr="00AF2127">
        <w:rPr>
          <w:rFonts w:ascii="Arial" w:hAnsi="Arial" w:cs="Arial"/>
        </w:rPr>
        <w:lastRenderedPageBreak/>
        <w:t>soluciones más eficientes y sostenibles para la obtención de polifenoles. Sin embargo, la elección del método más adecuado dependerá de la naturaleza de los compuestos fenólicos a extraer y de las condiciones específicas del proceso industrial. Estos avances tecnológicos son esenciales para satisfacer la creciente demanda de productos ricos en polifenoles en las industrias alimentaria, farmacéutica y cosmética.</w:t>
      </w:r>
    </w:p>
    <w:p w14:paraId="13A36339" w14:textId="47F9C37D" w:rsidR="00B00B59" w:rsidRPr="00B941DF" w:rsidRDefault="00B00B59">
      <w:pPr>
        <w:pStyle w:val="Ttulo2"/>
        <w:numPr>
          <w:ilvl w:val="1"/>
          <w:numId w:val="83"/>
        </w:numPr>
        <w:spacing w:line="360" w:lineRule="auto"/>
        <w:rPr>
          <w:rFonts w:ascii="Arial" w:hAnsi="Arial" w:cs="Arial"/>
          <w:color w:val="auto"/>
          <w:sz w:val="24"/>
          <w:szCs w:val="24"/>
          <w:rPrChange w:id="544" w:author="JAVIERA PAZ LEFORT IBANEZ" w:date="2025-09-22T17:52:00Z" w16du:dateUtc="2025-09-22T20:52:00Z">
            <w:rPr>
              <w:rFonts w:ascii="Arial" w:hAnsi="Arial" w:cs="Arial"/>
              <w:sz w:val="24"/>
              <w:szCs w:val="24"/>
            </w:rPr>
          </w:rPrChange>
        </w:rPr>
        <w:pPrChange w:id="545" w:author="JAVIERA PAZ LEFORT IBANEZ" w:date="2025-09-22T17:05:00Z" w16du:dateUtc="2025-09-22T20:05:00Z">
          <w:pPr>
            <w:pStyle w:val="Ttulo2"/>
            <w:jc w:val="both"/>
          </w:pPr>
        </w:pPrChange>
      </w:pPr>
      <w:bookmarkStart w:id="546" w:name="_Toc209475900"/>
      <w:r w:rsidRPr="00B941DF">
        <w:rPr>
          <w:rFonts w:ascii="Arial" w:hAnsi="Arial" w:cs="Arial"/>
          <w:color w:val="auto"/>
          <w:sz w:val="24"/>
          <w:szCs w:val="24"/>
          <w:rPrChange w:id="547" w:author="JAVIERA PAZ LEFORT IBANEZ" w:date="2025-09-22T17:52:00Z" w16du:dateUtc="2025-09-22T20:52:00Z">
            <w:rPr>
              <w:rFonts w:ascii="Arial" w:hAnsi="Arial" w:cs="Arial"/>
              <w:sz w:val="24"/>
              <w:szCs w:val="24"/>
            </w:rPr>
          </w:rPrChange>
        </w:rPr>
        <w:t>Contactores de Membrana de Fibra Hueca (CMFH)</w:t>
      </w:r>
      <w:bookmarkEnd w:id="546"/>
    </w:p>
    <w:p w14:paraId="0900C13C" w14:textId="1800AD61" w:rsidR="005077D7" w:rsidRPr="00AF2127" w:rsidRDefault="007420B6">
      <w:pPr>
        <w:spacing w:line="360" w:lineRule="auto"/>
        <w:ind w:left="360"/>
        <w:jc w:val="both"/>
        <w:rPr>
          <w:rFonts w:ascii="Arial" w:hAnsi="Arial" w:cs="Arial"/>
          <w:rPrChange w:id="548" w:author="JAVIERA PAZ LEFORT IBANEZ" w:date="2025-09-22T16:59:00Z" w16du:dateUtc="2025-09-22T19:59:00Z">
            <w:rPr>
              <w:rFonts w:eastAsiaTheme="minorHAnsi"/>
            </w:rPr>
          </w:rPrChange>
        </w:rPr>
        <w:pPrChange w:id="549" w:author="JAVIERA PAZ LEFORT IBANEZ" w:date="2025-09-22T17:05:00Z" w16du:dateUtc="2025-09-22T20:05:00Z">
          <w:pPr>
            <w:pStyle w:val="Ttulo3"/>
            <w:jc w:val="both"/>
          </w:pPr>
        </w:pPrChange>
      </w:pPr>
      <w:r w:rsidRPr="00AF2127">
        <w:rPr>
          <w:rFonts w:ascii="Arial" w:hAnsi="Arial" w:cs="Arial"/>
          <w:rPrChange w:id="550" w:author="JAVIERA PAZ LEFORT IBANEZ" w:date="2025-09-22T16:59:00Z" w16du:dateUtc="2025-09-22T19:59:00Z">
            <w:rPr/>
          </w:rPrChange>
        </w:rPr>
        <w:t>Los contactores de membrana de fibra hueca (CMFH) son dispositivos avanzados diseñados para aplicaciones de separación de gases y líquidos, aprovechando las ventajas de las membranas y el contacto controlado entre fases. Permiten transferencia de masa eficiente sin dispersión de fases, idóneos cuando selectividad y eficiencia son críticas (</w:t>
      </w:r>
      <w:proofErr w:type="spellStart"/>
      <w:r w:rsidRPr="00AF2127">
        <w:rPr>
          <w:rFonts w:ascii="Arial" w:hAnsi="Arial" w:cs="Arial"/>
          <w:b/>
          <w:bCs/>
          <w:rPrChange w:id="551" w:author="JAVIERA PAZ LEFORT IBANEZ" w:date="2025-09-22T16:59:00Z" w16du:dateUtc="2025-09-22T19:59:00Z">
            <w:rPr>
              <w:b/>
              <w:bCs/>
            </w:rPr>
          </w:rPrChange>
        </w:rPr>
        <w:t>Gabelman</w:t>
      </w:r>
      <w:proofErr w:type="spellEnd"/>
      <w:r w:rsidRPr="00AF2127">
        <w:rPr>
          <w:rFonts w:ascii="Arial" w:hAnsi="Arial" w:cs="Arial"/>
          <w:b/>
          <w:bCs/>
          <w:rPrChange w:id="552" w:author="JAVIERA PAZ LEFORT IBANEZ" w:date="2025-09-22T16:59:00Z" w16du:dateUtc="2025-09-22T19:59:00Z">
            <w:rPr>
              <w:b/>
              <w:bCs/>
            </w:rPr>
          </w:rPrChange>
        </w:rPr>
        <w:t xml:space="preserve"> &amp; Hwang, 1999</w:t>
      </w:r>
      <w:r w:rsidRPr="00AF2127">
        <w:rPr>
          <w:rFonts w:ascii="Arial" w:hAnsi="Arial" w:cs="Arial"/>
          <w:rPrChange w:id="553" w:author="JAVIERA PAZ LEFORT IBANEZ" w:date="2025-09-22T16:59:00Z" w16du:dateUtc="2025-09-22T19:59:00Z">
            <w:rPr/>
          </w:rPrChange>
        </w:rPr>
        <w:t>). Su estructura —un haz denso de fibras— ofrece alta relación área/volumen y, por tanto, elevada eficiencia de transferencia (</w:t>
      </w:r>
      <w:r w:rsidRPr="00AF2127">
        <w:rPr>
          <w:rFonts w:ascii="Arial" w:hAnsi="Arial" w:cs="Arial"/>
          <w:b/>
          <w:bCs/>
          <w:rPrChange w:id="554" w:author="JAVIERA PAZ LEFORT IBANEZ" w:date="2025-09-22T16:59:00Z" w16du:dateUtc="2025-09-22T19:59:00Z">
            <w:rPr>
              <w:b/>
              <w:bCs/>
            </w:rPr>
          </w:rPrChange>
        </w:rPr>
        <w:t>Wang et al., 2018</w:t>
      </w:r>
      <w:r w:rsidRPr="00AF2127">
        <w:rPr>
          <w:rFonts w:ascii="Arial" w:hAnsi="Arial" w:cs="Arial"/>
          <w:rPrChange w:id="555" w:author="JAVIERA PAZ LEFORT IBANEZ" w:date="2025-09-22T16:59:00Z" w16du:dateUtc="2025-09-22T19:59:00Z">
            <w:rPr/>
          </w:rPrChange>
        </w:rPr>
        <w:t>).</w:t>
      </w:r>
    </w:p>
    <w:p w14:paraId="32F2B7C6" w14:textId="1C66E4CF" w:rsidR="00A17399" w:rsidRPr="006B4CDA" w:rsidRDefault="00A17399">
      <w:pPr>
        <w:pStyle w:val="Textoindependiente"/>
        <w:spacing w:before="77" w:line="360" w:lineRule="auto"/>
        <w:ind w:left="360"/>
        <w:jc w:val="both"/>
        <w:rPr>
          <w:ins w:id="556" w:author="JAVIERA PAZ LEFORT IBANEZ" w:date="2025-09-22T17:25:00Z" w16du:dateUtc="2025-09-22T20:25:00Z"/>
          <w:rFonts w:ascii="Arial" w:hAnsi="Arial" w:cs="Arial"/>
        </w:rPr>
        <w:pPrChange w:id="557" w:author="JAVIERA PAZ LEFORT IBANEZ" w:date="2025-09-22T17:25:00Z" w16du:dateUtc="2025-09-22T20:25:00Z">
          <w:pPr>
            <w:pStyle w:val="Textoindependiente"/>
            <w:spacing w:before="77" w:line="360" w:lineRule="auto"/>
            <w:ind w:left="0"/>
            <w:jc w:val="both"/>
          </w:pPr>
        </w:pPrChange>
      </w:pPr>
      <w:ins w:id="558" w:author="JAVIERA PAZ LEFORT IBANEZ" w:date="2025-09-22T17:25:00Z" w16du:dateUtc="2025-09-22T20:25:00Z">
        <w:r w:rsidRPr="006B4CDA">
          <w:rPr>
            <w:rFonts w:ascii="Arial" w:hAnsi="Arial" w:cs="Arial"/>
            <w:b/>
            <w:sz w:val="22"/>
            <w:szCs w:val="22"/>
          </w:rPr>
          <w:t xml:space="preserve">Figura </w:t>
        </w:r>
      </w:ins>
      <w:r w:rsidR="006B4CDA" w:rsidRPr="006B4CDA">
        <w:rPr>
          <w:rFonts w:ascii="Arial" w:hAnsi="Arial" w:cs="Arial"/>
          <w:b/>
          <w:sz w:val="22"/>
          <w:szCs w:val="22"/>
        </w:rPr>
        <w:t>1.</w:t>
      </w:r>
      <w:ins w:id="559" w:author="JAVIERA PAZ LEFORT IBANEZ" w:date="2025-09-22T17:25:00Z" w16du:dateUtc="2025-09-22T20:25:00Z">
        <w:r w:rsidRPr="006B4CDA">
          <w:rPr>
            <w:rFonts w:ascii="Arial" w:hAnsi="Arial" w:cs="Arial"/>
            <w:b/>
            <w:sz w:val="22"/>
            <w:szCs w:val="22"/>
          </w:rPr>
          <w:t xml:space="preserve">3 </w:t>
        </w:r>
        <w:r w:rsidRPr="006B4CDA">
          <w:rPr>
            <w:rFonts w:ascii="Arial" w:hAnsi="Arial" w:cs="Arial"/>
            <w:sz w:val="22"/>
            <w:szCs w:val="22"/>
          </w:rPr>
          <w:t xml:space="preserve">Esquema de un módulo de contacto de fibras huecas tipo </w:t>
        </w:r>
        <w:proofErr w:type="gramStart"/>
        <w:r w:rsidRPr="006B4CDA">
          <w:rPr>
            <w:rFonts w:ascii="Arial" w:hAnsi="Arial" w:cs="Arial"/>
            <w:sz w:val="22"/>
            <w:szCs w:val="22"/>
          </w:rPr>
          <w:t>Extra Flow</w:t>
        </w:r>
        <w:proofErr w:type="gramEnd"/>
        <w:r w:rsidRPr="006B4CDA">
          <w:rPr>
            <w:rFonts w:ascii="Arial" w:hAnsi="Arial" w:cs="Arial"/>
            <w:sz w:val="22"/>
            <w:szCs w:val="22"/>
          </w:rPr>
          <w:t xml:space="preserve"> Liqui-cel con bafle central fabricado por </w:t>
        </w:r>
        <w:proofErr w:type="spellStart"/>
        <w:r w:rsidRPr="006B4CDA">
          <w:rPr>
            <w:rFonts w:ascii="Arial" w:hAnsi="Arial" w:cs="Arial"/>
            <w:sz w:val="22"/>
            <w:szCs w:val="22"/>
          </w:rPr>
          <w:t>Celgard</w:t>
        </w:r>
        <w:proofErr w:type="spellEnd"/>
        <w:r w:rsidRPr="006B4CDA">
          <w:rPr>
            <w:rFonts w:ascii="Arial" w:hAnsi="Arial" w:cs="Arial"/>
            <w:sz w:val="22"/>
            <w:szCs w:val="22"/>
          </w:rPr>
          <w:t xml:space="preserve"> LLC.</w:t>
        </w:r>
      </w:ins>
    </w:p>
    <w:p w14:paraId="56F0C5B7" w14:textId="58D454CE" w:rsidR="00A17399" w:rsidRPr="00A15C80" w:rsidRDefault="006C5D7D">
      <w:pPr>
        <w:pStyle w:val="Textoindependiente"/>
        <w:spacing w:line="360" w:lineRule="auto"/>
        <w:ind w:left="851" w:right="616"/>
        <w:jc w:val="both"/>
        <w:rPr>
          <w:i/>
          <w:iCs/>
          <w:sz w:val="20"/>
          <w:szCs w:val="20"/>
          <w:rPrChange w:id="560" w:author="JAVIERA PAZ LEFORT IBANEZ" w:date="2025-09-22T17:25:00Z" w16du:dateUtc="2025-09-22T20:25:00Z">
            <w:rPr/>
          </w:rPrChange>
        </w:rPr>
        <w:pPrChange w:id="561" w:author="JAVIERA PAZ LEFORT IBANEZ" w:date="2025-09-22T17:25:00Z" w16du:dateUtc="2025-09-22T20:25:00Z">
          <w:pPr/>
        </w:pPrChange>
      </w:pPr>
      <w:r w:rsidRPr="00AF2127">
        <w:rPr>
          <w:rFonts w:ascii="Arial" w:hAnsi="Arial" w:cs="Arial"/>
          <w:noProof/>
          <w:color w:val="000000"/>
          <w:bdr w:val="none" w:sz="0" w:space="0" w:color="auto" w:frame="1"/>
          <w:rPrChange w:id="562" w:author="JAVIERA PAZ LEFORT IBANEZ" w:date="2025-09-22T16:59:00Z" w16du:dateUtc="2025-09-22T19:59:00Z">
            <w:rPr>
              <w:rFonts w:ascii="Calibri" w:hAnsi="Calibri" w:cs="Calibri"/>
              <w:noProof/>
              <w:color w:val="000000"/>
              <w:sz w:val="22"/>
              <w:szCs w:val="22"/>
              <w:bdr w:val="none" w:sz="0" w:space="0" w:color="auto" w:frame="1"/>
            </w:rPr>
          </w:rPrChange>
        </w:rPr>
        <w:drawing>
          <wp:inline distT="0" distB="0" distL="0" distR="0" wp14:anchorId="61CA2CBF" wp14:editId="0F0F2E46">
            <wp:extent cx="4610100" cy="1679952"/>
            <wp:effectExtent l="0" t="0" r="0" b="0"/>
            <wp:docPr id="219615004"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15004" name="Imagen 5" descr="Diagram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20492" cy="1683739"/>
                    </a:xfrm>
                    <a:prstGeom prst="rect">
                      <a:avLst/>
                    </a:prstGeom>
                    <a:noFill/>
                    <a:ln>
                      <a:noFill/>
                    </a:ln>
                  </pic:spPr>
                </pic:pic>
              </a:graphicData>
            </a:graphic>
          </wp:inline>
        </w:drawing>
      </w:r>
      <w:ins w:id="563" w:author="JAVIERA PAZ LEFORT IBANEZ" w:date="2025-09-22T17:25:00Z" w16du:dateUtc="2025-09-22T20:25:00Z">
        <w:r w:rsidR="00A15C80" w:rsidRPr="002B3468">
          <w:rPr>
            <w:i/>
            <w:iCs/>
            <w:sz w:val="20"/>
            <w:szCs w:val="20"/>
          </w:rPr>
          <w:t xml:space="preserve">Fuente: </w:t>
        </w:r>
        <w:proofErr w:type="spellStart"/>
        <w:r w:rsidR="00A15C80" w:rsidRPr="002B3468">
          <w:rPr>
            <w:i/>
            <w:iCs/>
            <w:sz w:val="20"/>
            <w:szCs w:val="20"/>
          </w:rPr>
          <w:t>Gabelman</w:t>
        </w:r>
        <w:proofErr w:type="spellEnd"/>
        <w:r w:rsidR="00A15C80" w:rsidRPr="002B3468">
          <w:rPr>
            <w:i/>
            <w:iCs/>
            <w:sz w:val="20"/>
            <w:szCs w:val="20"/>
          </w:rPr>
          <w:t xml:space="preserve"> </w:t>
        </w:r>
        <w:r w:rsidR="00A15C80">
          <w:rPr>
            <w:i/>
            <w:iCs/>
            <w:sz w:val="20"/>
            <w:szCs w:val="20"/>
          </w:rPr>
          <w:t>&amp;</w:t>
        </w:r>
        <w:r w:rsidR="00A15C80" w:rsidRPr="002B3468">
          <w:rPr>
            <w:i/>
            <w:iCs/>
            <w:sz w:val="20"/>
            <w:szCs w:val="20"/>
          </w:rPr>
          <w:t xml:space="preserve"> Hwang, (1999).</w:t>
        </w:r>
      </w:ins>
    </w:p>
    <w:p w14:paraId="01E077EE" w14:textId="2A2FA816" w:rsidR="00B00B59" w:rsidRPr="00B941DF" w:rsidRDefault="00B00B59">
      <w:pPr>
        <w:pStyle w:val="Ttulo3"/>
        <w:numPr>
          <w:ilvl w:val="2"/>
          <w:numId w:val="83"/>
        </w:numPr>
        <w:spacing w:line="360" w:lineRule="auto"/>
        <w:rPr>
          <w:rFonts w:ascii="Arial" w:hAnsi="Arial" w:cs="Arial"/>
          <w:color w:val="auto"/>
          <w:sz w:val="24"/>
          <w:szCs w:val="24"/>
          <w:rPrChange w:id="564" w:author="JAVIERA PAZ LEFORT IBANEZ" w:date="2025-09-22T17:52:00Z" w16du:dateUtc="2025-09-22T20:52:00Z">
            <w:rPr>
              <w:rFonts w:ascii="Arial" w:hAnsi="Arial" w:cs="Arial"/>
              <w:sz w:val="24"/>
              <w:szCs w:val="24"/>
            </w:rPr>
          </w:rPrChange>
        </w:rPr>
        <w:pPrChange w:id="565" w:author="JAVIERA PAZ LEFORT IBANEZ" w:date="2025-09-22T17:05:00Z" w16du:dateUtc="2025-09-22T20:05:00Z">
          <w:pPr>
            <w:pStyle w:val="Ttulo3"/>
            <w:jc w:val="both"/>
          </w:pPr>
        </w:pPrChange>
      </w:pPr>
      <w:bookmarkStart w:id="566" w:name="_Toc209475901"/>
      <w:r w:rsidRPr="00B941DF">
        <w:rPr>
          <w:rFonts w:ascii="Arial" w:hAnsi="Arial" w:cs="Arial"/>
          <w:color w:val="auto"/>
          <w:sz w:val="24"/>
          <w:szCs w:val="24"/>
          <w:rPrChange w:id="567" w:author="JAVIERA PAZ LEFORT IBANEZ" w:date="2025-09-22T17:52:00Z" w16du:dateUtc="2025-09-22T20:52:00Z">
            <w:rPr>
              <w:rFonts w:ascii="Arial" w:hAnsi="Arial" w:cs="Arial"/>
              <w:sz w:val="24"/>
              <w:szCs w:val="24"/>
            </w:rPr>
          </w:rPrChange>
        </w:rPr>
        <w:t>Aplicaciones en la Captura de Carbono</w:t>
      </w:r>
      <w:bookmarkEnd w:id="566"/>
    </w:p>
    <w:p w14:paraId="1B659EEF" w14:textId="77777777" w:rsidR="00B00B59" w:rsidRPr="00AF2127" w:rsidRDefault="00B00B59">
      <w:pPr>
        <w:spacing w:line="360" w:lineRule="auto"/>
        <w:ind w:left="360"/>
        <w:jc w:val="both"/>
        <w:rPr>
          <w:rFonts w:ascii="Arial" w:hAnsi="Arial" w:cs="Arial"/>
        </w:rPr>
        <w:pPrChange w:id="568" w:author="JAVIERA PAZ LEFORT IBANEZ" w:date="2025-09-22T17:06:00Z" w16du:dateUtc="2025-09-22T20:06:00Z">
          <w:pPr>
            <w:jc w:val="both"/>
          </w:pPr>
        </w:pPrChange>
      </w:pPr>
      <w:r w:rsidRPr="00AF2127">
        <w:rPr>
          <w:rFonts w:ascii="Arial" w:hAnsi="Arial" w:cs="Arial"/>
        </w:rPr>
        <w:t>Una de las aplicaciones más destacadas de los CMFH es la separación de dióxido de carbono (CO</w:t>
      </w:r>
      <w:r w:rsidRPr="00AF2127">
        <w:rPr>
          <w:rFonts w:ascii="Cambria Math" w:hAnsi="Cambria Math" w:cs="Cambria Math"/>
        </w:rPr>
        <w:t>₂</w:t>
      </w:r>
      <w:r w:rsidRPr="00AF2127">
        <w:rPr>
          <w:rFonts w:ascii="Arial" w:hAnsi="Arial" w:cs="Arial"/>
        </w:rPr>
        <w:t>) de mezclas gaseosas, un proceso fundamental en la captura y almacenamiento de carbono (CCS). Este enfoque es esencial para mitigar las emisiones de gases de efecto invernadero y abordar el cambio climático (</w:t>
      </w:r>
      <w:r w:rsidRPr="00AF2127">
        <w:rPr>
          <w:rFonts w:ascii="Arial" w:hAnsi="Arial" w:cs="Arial"/>
          <w:b/>
          <w:bCs/>
        </w:rPr>
        <w:t>Merkel et al., 2010</w:t>
      </w:r>
      <w:r w:rsidRPr="00AF2127">
        <w:rPr>
          <w:rFonts w:ascii="Arial" w:hAnsi="Arial" w:cs="Arial"/>
        </w:rPr>
        <w:t xml:space="preserve">). La alta selectividad y permeabilidad de las </w:t>
      </w:r>
      <w:r w:rsidRPr="00AF2127">
        <w:rPr>
          <w:rFonts w:ascii="Arial" w:hAnsi="Arial" w:cs="Arial"/>
        </w:rPr>
        <w:lastRenderedPageBreak/>
        <w:t>membranas utilizadas en los CMFH permiten una separación eficiente del CO</w:t>
      </w:r>
      <w:r w:rsidRPr="00AF2127">
        <w:rPr>
          <w:rFonts w:ascii="Cambria Math" w:hAnsi="Cambria Math" w:cs="Cambria Math"/>
        </w:rPr>
        <w:t>₂</w:t>
      </w:r>
      <w:r w:rsidRPr="00AF2127">
        <w:rPr>
          <w:rFonts w:ascii="Arial" w:hAnsi="Arial" w:cs="Arial"/>
        </w:rPr>
        <w:t>, posicionándolos como una tecnología clave en la descarbonización industrial (</w:t>
      </w:r>
      <w:proofErr w:type="spellStart"/>
      <w:r w:rsidRPr="00AF2127">
        <w:rPr>
          <w:rFonts w:ascii="Arial" w:hAnsi="Arial" w:cs="Arial"/>
          <w:b/>
          <w:bCs/>
        </w:rPr>
        <w:t>Favre</w:t>
      </w:r>
      <w:proofErr w:type="spellEnd"/>
      <w:r w:rsidRPr="00AF2127">
        <w:rPr>
          <w:rFonts w:ascii="Arial" w:hAnsi="Arial" w:cs="Arial"/>
          <w:b/>
          <w:bCs/>
        </w:rPr>
        <w:t>, 2007</w:t>
      </w:r>
      <w:r w:rsidRPr="00AF2127">
        <w:rPr>
          <w:rFonts w:ascii="Arial" w:hAnsi="Arial" w:cs="Arial"/>
        </w:rPr>
        <w:t>).</w:t>
      </w:r>
    </w:p>
    <w:p w14:paraId="248EF685" w14:textId="36C298E4" w:rsidR="00B00B59" w:rsidRPr="00B941DF" w:rsidRDefault="00B00B59">
      <w:pPr>
        <w:pStyle w:val="Ttulo3"/>
        <w:numPr>
          <w:ilvl w:val="2"/>
          <w:numId w:val="83"/>
        </w:numPr>
        <w:spacing w:line="360" w:lineRule="auto"/>
        <w:rPr>
          <w:rFonts w:ascii="Arial" w:hAnsi="Arial" w:cs="Arial"/>
          <w:color w:val="auto"/>
          <w:sz w:val="24"/>
          <w:szCs w:val="24"/>
          <w:rPrChange w:id="569" w:author="JAVIERA PAZ LEFORT IBANEZ" w:date="2025-09-22T17:52:00Z" w16du:dateUtc="2025-09-22T20:52:00Z">
            <w:rPr>
              <w:rFonts w:ascii="Arial" w:hAnsi="Arial" w:cs="Arial"/>
              <w:sz w:val="24"/>
              <w:szCs w:val="24"/>
            </w:rPr>
          </w:rPrChange>
        </w:rPr>
        <w:pPrChange w:id="570" w:author="JAVIERA PAZ LEFORT IBANEZ" w:date="2025-09-22T17:06:00Z" w16du:dateUtc="2025-09-22T20:06:00Z">
          <w:pPr>
            <w:pStyle w:val="Ttulo3"/>
            <w:jc w:val="both"/>
          </w:pPr>
        </w:pPrChange>
      </w:pPr>
      <w:bookmarkStart w:id="571" w:name="_Toc209475902"/>
      <w:r w:rsidRPr="00B941DF">
        <w:rPr>
          <w:rFonts w:ascii="Arial" w:hAnsi="Arial" w:cs="Arial"/>
          <w:color w:val="auto"/>
          <w:sz w:val="24"/>
          <w:szCs w:val="24"/>
          <w:rPrChange w:id="572" w:author="JAVIERA PAZ LEFORT IBANEZ" w:date="2025-09-22T17:52:00Z" w16du:dateUtc="2025-09-22T20:52:00Z">
            <w:rPr>
              <w:rFonts w:ascii="Arial" w:hAnsi="Arial" w:cs="Arial"/>
              <w:sz w:val="24"/>
              <w:szCs w:val="24"/>
            </w:rPr>
          </w:rPrChange>
        </w:rPr>
        <w:t>Uso en Desalación y Tratamiento de Aguas</w:t>
      </w:r>
      <w:bookmarkEnd w:id="571"/>
    </w:p>
    <w:p w14:paraId="1B93FF92" w14:textId="77777777" w:rsidR="00B00B59" w:rsidRPr="00AF2127" w:rsidRDefault="00B00B59">
      <w:pPr>
        <w:spacing w:line="360" w:lineRule="auto"/>
        <w:ind w:left="360"/>
        <w:jc w:val="both"/>
        <w:rPr>
          <w:rFonts w:ascii="Arial" w:hAnsi="Arial" w:cs="Arial"/>
        </w:rPr>
        <w:pPrChange w:id="573" w:author="JAVIERA PAZ LEFORT IBANEZ" w:date="2025-09-22T17:06:00Z" w16du:dateUtc="2025-09-22T20:06:00Z">
          <w:pPr>
            <w:jc w:val="both"/>
          </w:pPr>
        </w:pPrChange>
      </w:pPr>
      <w:r w:rsidRPr="00AF2127">
        <w:rPr>
          <w:rFonts w:ascii="Arial" w:hAnsi="Arial" w:cs="Arial"/>
        </w:rPr>
        <w:t>Además de la captura de carbono, los CMFH han demostrado ser efectivos en procesos de desalación y tratamiento de aguas. En estas aplicaciones, las membranas de fibra hueca actúan como barreras selectivas, permitiendo la eliminación de sal y contaminantes, mientras que se mantiene una alta eficiencia operativa (</w:t>
      </w:r>
      <w:r w:rsidRPr="00AF2127">
        <w:rPr>
          <w:rFonts w:ascii="Arial" w:hAnsi="Arial" w:cs="Arial"/>
          <w:b/>
          <w:bCs/>
        </w:rPr>
        <w:t>Khalil et al., 2016</w:t>
      </w:r>
      <w:r w:rsidRPr="00AF2127">
        <w:rPr>
          <w:rFonts w:ascii="Arial" w:hAnsi="Arial" w:cs="Arial"/>
        </w:rPr>
        <w:t>). La eficacia de estos dispositivos en el tratamiento de aguas depende de varios parámetros, como la composición y naturaleza de las membranas, la presión de operación y la concentración de contaminantes en el agua de alimentación (</w:t>
      </w:r>
      <w:proofErr w:type="spellStart"/>
      <w:r w:rsidRPr="00AF2127">
        <w:rPr>
          <w:rFonts w:ascii="Arial" w:hAnsi="Arial" w:cs="Arial"/>
          <w:b/>
          <w:bCs/>
        </w:rPr>
        <w:t>Goh</w:t>
      </w:r>
      <w:proofErr w:type="spellEnd"/>
      <w:r w:rsidRPr="00AF2127">
        <w:rPr>
          <w:rFonts w:ascii="Arial" w:hAnsi="Arial" w:cs="Arial"/>
          <w:b/>
          <w:bCs/>
        </w:rPr>
        <w:t xml:space="preserve"> et al., 2011</w:t>
      </w:r>
      <w:r w:rsidRPr="00AF2127">
        <w:rPr>
          <w:rFonts w:ascii="Arial" w:hAnsi="Arial" w:cs="Arial"/>
        </w:rPr>
        <w:t>).</w:t>
      </w:r>
    </w:p>
    <w:p w14:paraId="5187BFE6" w14:textId="7C88A924" w:rsidR="00DC437C" w:rsidRPr="00B941DF" w:rsidRDefault="00DC437C">
      <w:pPr>
        <w:pStyle w:val="Ttulo3"/>
        <w:numPr>
          <w:ilvl w:val="2"/>
          <w:numId w:val="83"/>
        </w:numPr>
        <w:spacing w:line="360" w:lineRule="auto"/>
        <w:rPr>
          <w:rFonts w:ascii="Arial" w:hAnsi="Arial" w:cs="Arial"/>
          <w:color w:val="auto"/>
          <w:sz w:val="24"/>
          <w:szCs w:val="24"/>
          <w:rPrChange w:id="574" w:author="JAVIERA PAZ LEFORT IBANEZ" w:date="2025-09-22T17:52:00Z" w16du:dateUtc="2025-09-22T20:52:00Z">
            <w:rPr/>
          </w:rPrChange>
        </w:rPr>
        <w:pPrChange w:id="575" w:author="JAVIERA PAZ LEFORT IBANEZ" w:date="2025-09-22T17:06:00Z" w16du:dateUtc="2025-09-22T20:06:00Z">
          <w:pPr>
            <w:pStyle w:val="Ttulo3"/>
          </w:pPr>
        </w:pPrChange>
      </w:pPr>
      <w:bookmarkStart w:id="576" w:name="_Toc209475903"/>
      <w:r w:rsidRPr="00B941DF">
        <w:rPr>
          <w:rFonts w:ascii="Arial" w:hAnsi="Arial" w:cs="Arial"/>
          <w:color w:val="auto"/>
          <w:sz w:val="24"/>
          <w:szCs w:val="24"/>
          <w:rPrChange w:id="577" w:author="JAVIERA PAZ LEFORT IBANEZ" w:date="2025-09-22T17:52:00Z" w16du:dateUtc="2025-09-22T20:52:00Z">
            <w:rPr/>
          </w:rPrChange>
        </w:rPr>
        <w:t>Aplicaciones en industria alimentaria</w:t>
      </w:r>
      <w:bookmarkEnd w:id="576"/>
    </w:p>
    <w:p w14:paraId="7AAEA06B" w14:textId="043DF317" w:rsidR="00DC437C" w:rsidRPr="00AF2127" w:rsidRDefault="00DC437C">
      <w:pPr>
        <w:spacing w:line="360" w:lineRule="auto"/>
        <w:ind w:left="360"/>
        <w:jc w:val="both"/>
        <w:rPr>
          <w:rFonts w:ascii="Arial" w:hAnsi="Arial" w:cs="Arial"/>
        </w:rPr>
        <w:pPrChange w:id="578" w:author="JAVIERA PAZ LEFORT IBANEZ" w:date="2025-09-22T17:06:00Z" w16du:dateUtc="2025-09-22T20:06:00Z">
          <w:pPr>
            <w:jc w:val="both"/>
          </w:pPr>
        </w:pPrChange>
      </w:pPr>
      <w:r w:rsidRPr="00AF2127">
        <w:rPr>
          <w:rFonts w:ascii="Arial" w:hAnsi="Arial" w:cs="Arial"/>
        </w:rPr>
        <w:t>Además de captura de CO</w:t>
      </w:r>
      <w:r w:rsidRPr="00AF2127">
        <w:rPr>
          <w:rFonts w:ascii="Cambria Math" w:hAnsi="Cambria Math" w:cs="Cambria Math"/>
        </w:rPr>
        <w:t>₂</w:t>
      </w:r>
      <w:r w:rsidRPr="00AF2127">
        <w:rPr>
          <w:rFonts w:ascii="Arial" w:hAnsi="Arial" w:cs="Arial"/>
        </w:rPr>
        <w:t xml:space="preserve"> (</w:t>
      </w:r>
      <w:r w:rsidRPr="00AF2127">
        <w:rPr>
          <w:rFonts w:ascii="Arial" w:hAnsi="Arial" w:cs="Arial"/>
          <w:b/>
          <w:bCs/>
        </w:rPr>
        <w:t xml:space="preserve">Merkel et al., 2010; </w:t>
      </w:r>
      <w:proofErr w:type="spellStart"/>
      <w:r w:rsidRPr="00AF2127">
        <w:rPr>
          <w:rFonts w:ascii="Arial" w:hAnsi="Arial" w:cs="Arial"/>
          <w:b/>
          <w:bCs/>
        </w:rPr>
        <w:t>Favre</w:t>
      </w:r>
      <w:proofErr w:type="spellEnd"/>
      <w:r w:rsidRPr="00AF2127">
        <w:rPr>
          <w:rFonts w:ascii="Arial" w:hAnsi="Arial" w:cs="Arial"/>
          <w:b/>
          <w:bCs/>
        </w:rPr>
        <w:t>, 2007</w:t>
      </w:r>
      <w:r w:rsidRPr="00AF2127">
        <w:rPr>
          <w:rFonts w:ascii="Arial" w:hAnsi="Arial" w:cs="Arial"/>
        </w:rPr>
        <w:t>) y tratamiento/desalación de aguas (</w:t>
      </w:r>
      <w:r w:rsidRPr="00AF2127">
        <w:rPr>
          <w:rFonts w:ascii="Arial" w:hAnsi="Arial" w:cs="Arial"/>
          <w:b/>
          <w:bCs/>
        </w:rPr>
        <w:t xml:space="preserve">Khalil et al., 2016; </w:t>
      </w:r>
      <w:proofErr w:type="spellStart"/>
      <w:r w:rsidRPr="00AF2127">
        <w:rPr>
          <w:rFonts w:ascii="Arial" w:hAnsi="Arial" w:cs="Arial"/>
          <w:b/>
          <w:bCs/>
        </w:rPr>
        <w:t>Goh</w:t>
      </w:r>
      <w:proofErr w:type="spellEnd"/>
      <w:r w:rsidRPr="00AF2127">
        <w:rPr>
          <w:rFonts w:ascii="Arial" w:hAnsi="Arial" w:cs="Arial"/>
          <w:b/>
          <w:bCs/>
        </w:rPr>
        <w:t xml:space="preserve"> et al., 2011</w:t>
      </w:r>
      <w:r w:rsidRPr="00AF2127">
        <w:rPr>
          <w:rFonts w:ascii="Arial" w:hAnsi="Arial" w:cs="Arial"/>
        </w:rPr>
        <w:t xml:space="preserve">), los CMFH se han aplicado a procesos alimentarios de concentración suave a temperatura ambiente, típicamente en modalidad de </w:t>
      </w:r>
      <w:r w:rsidRPr="00AF2127">
        <w:rPr>
          <w:rFonts w:ascii="Arial" w:hAnsi="Arial" w:cs="Arial"/>
          <w:b/>
          <w:bCs/>
        </w:rPr>
        <w:t>destilación osmótica/evaporación por membrana</w:t>
      </w:r>
      <w:r w:rsidRPr="00AF2127">
        <w:rPr>
          <w:rFonts w:ascii="Arial" w:hAnsi="Arial" w:cs="Arial"/>
        </w:rPr>
        <w:t xml:space="preserve">, impulsados por un gradiente de presión/osmótica de vapor entre alimentación y solución extractora. Ejemplos reportados incluyen la concentración de jugos de frutas, aromas volátiles y polifenoles u otros bioactivos sin someter el producto a temperaturas elevadas </w:t>
      </w:r>
      <w:r w:rsidR="002D337E" w:rsidRPr="00AF2127">
        <w:rPr>
          <w:rFonts w:ascii="Arial" w:hAnsi="Arial" w:cs="Arial"/>
          <w:b/>
          <w:bCs/>
        </w:rPr>
        <w:t>(</w:t>
      </w:r>
      <w:r w:rsidR="00D03D5C" w:rsidRPr="00AF2127">
        <w:rPr>
          <w:rFonts w:ascii="Arial" w:hAnsi="Arial" w:cs="Arial"/>
          <w:b/>
          <w:bCs/>
        </w:rPr>
        <w:t xml:space="preserve">Ahmad et al., 2020; </w:t>
      </w:r>
      <w:r w:rsidR="002D337E" w:rsidRPr="00AF2127">
        <w:rPr>
          <w:rFonts w:ascii="Arial" w:hAnsi="Arial" w:cs="Arial"/>
          <w:b/>
          <w:bCs/>
        </w:rPr>
        <w:t>Valdés et al., 2009</w:t>
      </w:r>
      <w:r w:rsidR="00D03D5C" w:rsidRPr="00AF2127">
        <w:rPr>
          <w:rFonts w:ascii="Arial" w:hAnsi="Arial" w:cs="Arial"/>
          <w:b/>
          <w:bCs/>
        </w:rPr>
        <w:t>)</w:t>
      </w:r>
      <w:r w:rsidR="00AF18F5" w:rsidRPr="00AF2127">
        <w:rPr>
          <w:rFonts w:ascii="Arial" w:hAnsi="Arial" w:cs="Arial"/>
          <w:color w:val="000000"/>
          <w:rPrChange w:id="579" w:author="JAVIERA PAZ LEFORT IBANEZ" w:date="2025-09-22T16:59:00Z" w16du:dateUtc="2025-09-22T19:59:00Z">
            <w:rPr>
              <w:rFonts w:ascii="Helvetica" w:hAnsi="Helvetica" w:cs="Helvetica"/>
              <w:color w:val="000000"/>
            </w:rPr>
          </w:rPrChange>
        </w:rPr>
        <w:t xml:space="preserve">, </w:t>
      </w:r>
      <w:r w:rsidR="00251CDF" w:rsidRPr="00AF2127">
        <w:rPr>
          <w:rFonts w:ascii="Arial" w:hAnsi="Arial" w:cs="Arial"/>
          <w:color w:val="000000"/>
          <w:rPrChange w:id="580" w:author="JAVIERA PAZ LEFORT IBANEZ" w:date="2025-09-22T16:59:00Z" w16du:dateUtc="2025-09-22T19:59:00Z">
            <w:rPr>
              <w:rFonts w:ascii="Helvetica" w:hAnsi="Helvetica" w:cs="Helvetica"/>
              <w:color w:val="000000"/>
            </w:rPr>
          </w:rPrChange>
        </w:rPr>
        <w:t>e incluso la desalcoholización de bebidas (</w:t>
      </w:r>
      <w:proofErr w:type="spellStart"/>
      <w:r w:rsidR="00251CDF" w:rsidRPr="00AF2127">
        <w:rPr>
          <w:rFonts w:ascii="Arial" w:hAnsi="Arial" w:cs="Arial"/>
          <w:b/>
          <w:bCs/>
          <w:color w:val="000000"/>
          <w:rPrChange w:id="581" w:author="JAVIERA PAZ LEFORT IBANEZ" w:date="2025-09-22T16:59:00Z" w16du:dateUtc="2025-09-22T19:59:00Z">
            <w:rPr>
              <w:rFonts w:ascii="Helvetica" w:hAnsi="Helvetica" w:cs="Helvetica"/>
              <w:b/>
              <w:bCs/>
              <w:color w:val="000000"/>
            </w:rPr>
          </w:rPrChange>
        </w:rPr>
        <w:t>Diban</w:t>
      </w:r>
      <w:proofErr w:type="spellEnd"/>
      <w:r w:rsidR="00251CDF" w:rsidRPr="00AF2127">
        <w:rPr>
          <w:rFonts w:ascii="Arial" w:hAnsi="Arial" w:cs="Arial"/>
          <w:b/>
          <w:bCs/>
          <w:color w:val="000000"/>
          <w:rPrChange w:id="582" w:author="JAVIERA PAZ LEFORT IBANEZ" w:date="2025-09-22T16:59:00Z" w16du:dateUtc="2025-09-22T19:59:00Z">
            <w:rPr>
              <w:rFonts w:ascii="Helvetica" w:hAnsi="Helvetica" w:cs="Helvetica"/>
              <w:b/>
              <w:bCs/>
              <w:color w:val="000000"/>
            </w:rPr>
          </w:rPrChange>
        </w:rPr>
        <w:t xml:space="preserve"> et al., 2008</w:t>
      </w:r>
      <w:r w:rsidR="00251CDF" w:rsidRPr="00AF2127">
        <w:rPr>
          <w:rFonts w:ascii="Arial" w:hAnsi="Arial" w:cs="Arial"/>
          <w:color w:val="000000"/>
          <w:rPrChange w:id="583" w:author="JAVIERA PAZ LEFORT IBANEZ" w:date="2025-09-22T16:59:00Z" w16du:dateUtc="2025-09-22T19:59:00Z">
            <w:rPr>
              <w:rFonts w:ascii="Helvetica" w:hAnsi="Helvetica" w:cs="Helvetica"/>
              <w:color w:val="000000"/>
            </w:rPr>
          </w:rPrChange>
        </w:rPr>
        <w:t xml:space="preserve">). </w:t>
      </w:r>
      <w:r w:rsidRPr="00AF2127">
        <w:rPr>
          <w:rFonts w:ascii="Arial" w:hAnsi="Arial" w:cs="Arial"/>
        </w:rPr>
        <w:t>Esta clase de operación mantiene compuestos sensibles, reduce pérdidas de calidad sensorial y limita el ensuciamiento al no mezclar fases.</w:t>
      </w:r>
    </w:p>
    <w:p w14:paraId="17C040CF" w14:textId="6B24C8E3" w:rsidR="00B00B59" w:rsidRPr="00B941DF" w:rsidRDefault="00B00B59">
      <w:pPr>
        <w:pStyle w:val="Ttulo3"/>
        <w:numPr>
          <w:ilvl w:val="2"/>
          <w:numId w:val="83"/>
        </w:numPr>
        <w:spacing w:line="360" w:lineRule="auto"/>
        <w:rPr>
          <w:rFonts w:ascii="Arial" w:hAnsi="Arial" w:cs="Arial"/>
          <w:color w:val="auto"/>
          <w:sz w:val="24"/>
          <w:szCs w:val="24"/>
          <w:rPrChange w:id="584" w:author="JAVIERA PAZ LEFORT IBANEZ" w:date="2025-09-22T17:52:00Z" w16du:dateUtc="2025-09-22T20:52:00Z">
            <w:rPr>
              <w:rFonts w:ascii="Arial" w:hAnsi="Arial" w:cs="Arial"/>
              <w:sz w:val="24"/>
              <w:szCs w:val="24"/>
            </w:rPr>
          </w:rPrChange>
        </w:rPr>
        <w:pPrChange w:id="585" w:author="JAVIERA PAZ LEFORT IBANEZ" w:date="2025-09-22T17:06:00Z" w16du:dateUtc="2025-09-22T20:06:00Z">
          <w:pPr>
            <w:pStyle w:val="Ttulo3"/>
            <w:jc w:val="both"/>
          </w:pPr>
        </w:pPrChange>
      </w:pPr>
      <w:bookmarkStart w:id="586" w:name="_Toc209475904"/>
      <w:r w:rsidRPr="00B941DF">
        <w:rPr>
          <w:rFonts w:ascii="Arial" w:hAnsi="Arial" w:cs="Arial"/>
          <w:color w:val="auto"/>
          <w:sz w:val="24"/>
          <w:szCs w:val="24"/>
          <w:rPrChange w:id="587" w:author="JAVIERA PAZ LEFORT IBANEZ" w:date="2025-09-22T17:52:00Z" w16du:dateUtc="2025-09-22T20:52:00Z">
            <w:rPr>
              <w:rFonts w:ascii="Arial" w:hAnsi="Arial" w:cs="Arial"/>
              <w:sz w:val="24"/>
              <w:szCs w:val="24"/>
            </w:rPr>
          </w:rPrChange>
        </w:rPr>
        <w:t>Ventajas y Relevancia</w:t>
      </w:r>
      <w:bookmarkEnd w:id="586"/>
    </w:p>
    <w:p w14:paraId="08BF312A" w14:textId="0A16C3DC" w:rsidR="00DC437C" w:rsidRPr="00AF2127" w:rsidRDefault="00B00B59">
      <w:pPr>
        <w:spacing w:line="360" w:lineRule="auto"/>
        <w:ind w:left="360"/>
        <w:jc w:val="both"/>
        <w:rPr>
          <w:rFonts w:ascii="Arial" w:hAnsi="Arial" w:cs="Arial"/>
        </w:rPr>
        <w:pPrChange w:id="588" w:author="JAVIERA PAZ LEFORT IBANEZ" w:date="2025-09-22T17:06:00Z" w16du:dateUtc="2025-09-22T20:06:00Z">
          <w:pPr>
            <w:jc w:val="both"/>
          </w:pPr>
        </w:pPrChange>
      </w:pPr>
      <w:r w:rsidRPr="00AF2127">
        <w:rPr>
          <w:rFonts w:ascii="Arial" w:hAnsi="Arial" w:cs="Arial"/>
        </w:rPr>
        <w:t>La principal ventaja de los CMFH radica en su capacidad para ofrecer una gran área de superficie efectiva en un diseño compacto, optimizando así la transferencia de ma</w:t>
      </w:r>
      <w:r w:rsidR="00410874" w:rsidRPr="00AF2127">
        <w:rPr>
          <w:rFonts w:ascii="Arial" w:hAnsi="Arial" w:cs="Arial"/>
        </w:rPr>
        <w:t>teria</w:t>
      </w:r>
      <w:r w:rsidRPr="00AF2127">
        <w:rPr>
          <w:rFonts w:ascii="Arial" w:hAnsi="Arial" w:cs="Arial"/>
        </w:rPr>
        <w:t xml:space="preserve"> en diversos procesos industriales. Este diseño no solo </w:t>
      </w:r>
      <w:r w:rsidRPr="00AF2127">
        <w:rPr>
          <w:rFonts w:ascii="Arial" w:hAnsi="Arial" w:cs="Arial"/>
        </w:rPr>
        <w:lastRenderedPageBreak/>
        <w:t>mejora la eficiencia operativa, sino que también permite una mayor flexibilidad en su integración en sistemas industriales existentes (</w:t>
      </w:r>
      <w:proofErr w:type="spellStart"/>
      <w:r w:rsidRPr="00AF2127">
        <w:rPr>
          <w:rFonts w:ascii="Arial" w:hAnsi="Arial" w:cs="Arial"/>
          <w:b/>
          <w:bCs/>
        </w:rPr>
        <w:t>Gabelman</w:t>
      </w:r>
      <w:proofErr w:type="spellEnd"/>
      <w:r w:rsidRPr="00AF2127">
        <w:rPr>
          <w:rFonts w:ascii="Arial" w:hAnsi="Arial" w:cs="Arial"/>
          <w:b/>
          <w:bCs/>
        </w:rPr>
        <w:t xml:space="preserve"> &amp; Hwang, 1999</w:t>
      </w:r>
      <w:r w:rsidRPr="00AF2127">
        <w:rPr>
          <w:rFonts w:ascii="Arial" w:hAnsi="Arial" w:cs="Arial"/>
        </w:rPr>
        <w:t>).</w:t>
      </w:r>
    </w:p>
    <w:p w14:paraId="45695C79" w14:textId="13B58DA9" w:rsidR="00B00B59" w:rsidRPr="00B941DF" w:rsidRDefault="00114B9C">
      <w:pPr>
        <w:pStyle w:val="Ttulo1"/>
        <w:rPr>
          <w:rFonts w:ascii="Arial" w:hAnsi="Arial" w:cs="Arial"/>
          <w:b/>
          <w:bCs/>
          <w:color w:val="auto"/>
          <w:sz w:val="24"/>
          <w:szCs w:val="24"/>
          <w:rPrChange w:id="589" w:author="JAVIERA PAZ LEFORT IBANEZ" w:date="2025-09-22T17:53:00Z" w16du:dateUtc="2025-09-22T20:53:00Z">
            <w:rPr>
              <w:rFonts w:ascii="Arial" w:hAnsi="Arial" w:cs="Arial"/>
              <w:sz w:val="24"/>
              <w:szCs w:val="24"/>
            </w:rPr>
          </w:rPrChange>
        </w:rPr>
        <w:pPrChange w:id="590" w:author="JAVIERA PAZ LEFORT IBANEZ" w:date="2025-09-22T16:58:00Z" w16du:dateUtc="2025-09-22T19:58:00Z">
          <w:pPr>
            <w:pStyle w:val="Ttulo1"/>
            <w:jc w:val="both"/>
          </w:pPr>
        </w:pPrChange>
      </w:pPr>
      <w:bookmarkStart w:id="591" w:name="_Toc209475905"/>
      <w:r w:rsidRPr="00B941DF">
        <w:rPr>
          <w:rFonts w:ascii="Arial" w:hAnsi="Arial" w:cs="Arial"/>
          <w:b/>
          <w:bCs/>
          <w:color w:val="auto"/>
          <w:sz w:val="24"/>
          <w:szCs w:val="24"/>
          <w:rPrChange w:id="592" w:author="JAVIERA PAZ LEFORT IBANEZ" w:date="2025-09-22T17:53:00Z" w16du:dateUtc="2025-09-22T20:53:00Z">
            <w:rPr>
              <w:rFonts w:ascii="Arial" w:hAnsi="Arial" w:cs="Arial"/>
              <w:sz w:val="24"/>
              <w:szCs w:val="24"/>
            </w:rPr>
          </w:rPrChange>
        </w:rPr>
        <w:t>2. Planteamiento del problema</w:t>
      </w:r>
      <w:bookmarkEnd w:id="591"/>
    </w:p>
    <w:p w14:paraId="030F6F71" w14:textId="77777777" w:rsidR="00987A80" w:rsidRPr="009C4B5E" w:rsidRDefault="00987A80">
      <w:pPr>
        <w:spacing w:line="360" w:lineRule="auto"/>
        <w:jc w:val="both"/>
        <w:rPr>
          <w:rFonts w:ascii="Arial" w:hAnsi="Arial" w:cs="Arial"/>
        </w:rPr>
        <w:pPrChange w:id="593" w:author="JAVIERA PAZ LEFORT IBANEZ" w:date="2025-09-22T17:07:00Z" w16du:dateUtc="2025-09-22T20:07:00Z">
          <w:pPr>
            <w:jc w:val="both"/>
          </w:pPr>
        </w:pPrChange>
      </w:pPr>
      <w:r w:rsidRPr="009C4B5E">
        <w:rPr>
          <w:rFonts w:ascii="Arial" w:hAnsi="Arial" w:cs="Arial"/>
        </w:rPr>
        <w:t>La concentración de compuestos bioactivos (p. ej., polifenoles) en matrices líquidas plantea desafíos en eficiencia, selectividad y preservación sensorial. Métodos tradicionales (evaporación, ósmosis inversa) pueden degradar térmicamente compuestos sensibles o arrastrar volátiles. Frente a ello, los CMFH en modo de destilación osmótica permiten extraer selectivamente agua a temperatura ambiente, impulsados por el gradiente de presión osmótica/vapor entre el vino y una solución extractora higroscópica, sin mezclar fases y minimizando impactos térmicos.</w:t>
      </w:r>
    </w:p>
    <w:p w14:paraId="3F00C470" w14:textId="6A1A03C4" w:rsidR="003B7221" w:rsidRPr="009C4B5E" w:rsidRDefault="003B7221">
      <w:pPr>
        <w:spacing w:line="360" w:lineRule="auto"/>
        <w:jc w:val="both"/>
        <w:rPr>
          <w:rFonts w:ascii="Arial" w:hAnsi="Arial" w:cs="Arial"/>
        </w:rPr>
        <w:pPrChange w:id="594" w:author="JAVIERA PAZ LEFORT IBANEZ" w:date="2025-09-22T17:07:00Z" w16du:dateUtc="2025-09-22T20:07:00Z">
          <w:pPr>
            <w:jc w:val="both"/>
          </w:pPr>
        </w:pPrChange>
      </w:pPr>
      <w:r w:rsidRPr="009C4B5E">
        <w:rPr>
          <w:rFonts w:ascii="Arial" w:hAnsi="Arial" w:cs="Arial"/>
        </w:rPr>
        <w:t>El estudio de los polifenoles y su concentración en matrices como el vino tinto mediante tecnologías avanzadas, como los contactores de membrana, ofrece una solución innovadora para abordar estos desafíos. Estas tecnologías permiten una extracción eficiente y controlada, reduciendo la degradación y maximizando la calidad del producto final. La comprensión y modelación matemática de los fenómenos de transferencia de masa y calor en este contexto son fundamentales para optimizar los procesos industriales y potenciar el impacto de los polifenoles en aplicaciones comerciales y médicas.</w:t>
      </w:r>
    </w:p>
    <w:p w14:paraId="1EFBC49E" w14:textId="23B932BA" w:rsidR="000F0536" w:rsidRPr="000F0536" w:rsidRDefault="000F0536">
      <w:pPr>
        <w:spacing w:line="360" w:lineRule="auto"/>
        <w:jc w:val="both"/>
        <w:rPr>
          <w:rFonts w:ascii="Arial" w:hAnsi="Arial" w:cs="Arial"/>
        </w:rPr>
        <w:pPrChange w:id="595" w:author="JAVIERA PAZ LEFORT IBANEZ" w:date="2025-09-22T17:07:00Z" w16du:dateUtc="2025-09-22T20:07:00Z">
          <w:pPr>
            <w:jc w:val="both"/>
          </w:pPr>
        </w:pPrChange>
      </w:pPr>
      <w:r w:rsidRPr="000F0536">
        <w:rPr>
          <w:rFonts w:ascii="Arial" w:hAnsi="Arial" w:cs="Arial"/>
        </w:rPr>
        <w:t xml:space="preserve">En este trabajo se modela y simula un contactor de membrana de fibra hueca (CMFH) para concentrar polifenoles en un vino tinto </w:t>
      </w:r>
      <w:r w:rsidRPr="000F0536">
        <w:rPr>
          <w:rFonts w:ascii="Arial" w:hAnsi="Arial" w:cs="Arial"/>
          <w:i/>
          <w:iCs/>
        </w:rPr>
        <w:t>Cabernet Sauvignon</w:t>
      </w:r>
      <w:r w:rsidRPr="000F0536">
        <w:rPr>
          <w:rFonts w:ascii="Arial" w:hAnsi="Arial" w:cs="Arial"/>
        </w:rPr>
        <w:t>, incorporando explícitamente la transferencia de masa y de calor. Un esquema del equipo se presenta en la Figura 2; las ecuaciones gobernantes—balances unidimensionales en contracorriente, coeficientes de película obtenidos mediante números adimensionales y resistencia de la membrana—se desarrollan en la sección 4.3. El objetivo es contar con una herramienta predictiva que apoye el diseño y la operación del proceso bajo condiciones suaves, compatibles con la calidad del vino.</w:t>
      </w:r>
    </w:p>
    <w:p w14:paraId="65347CFE" w14:textId="5593B7B7" w:rsidR="00433B53" w:rsidRPr="00B941DF" w:rsidRDefault="003A61C9">
      <w:pPr>
        <w:pStyle w:val="Ttulo1"/>
        <w:rPr>
          <w:rFonts w:ascii="Arial" w:hAnsi="Arial" w:cs="Arial"/>
          <w:b/>
          <w:bCs/>
          <w:color w:val="auto"/>
          <w:sz w:val="24"/>
          <w:szCs w:val="24"/>
          <w:rPrChange w:id="596" w:author="JAVIERA PAZ LEFORT IBANEZ" w:date="2025-09-22T17:53:00Z" w16du:dateUtc="2025-09-22T20:53:00Z">
            <w:rPr>
              <w:rFonts w:ascii="Arial" w:hAnsi="Arial" w:cs="Arial"/>
              <w:sz w:val="24"/>
              <w:szCs w:val="24"/>
            </w:rPr>
          </w:rPrChange>
        </w:rPr>
        <w:pPrChange w:id="597" w:author="JAVIERA PAZ LEFORT IBANEZ" w:date="2025-09-22T16:58:00Z" w16du:dateUtc="2025-09-22T19:58:00Z">
          <w:pPr>
            <w:pStyle w:val="Ttulo1"/>
            <w:jc w:val="both"/>
          </w:pPr>
        </w:pPrChange>
      </w:pPr>
      <w:bookmarkStart w:id="598" w:name="_Toc209475906"/>
      <w:r w:rsidRPr="00B941DF">
        <w:rPr>
          <w:rFonts w:ascii="Arial" w:hAnsi="Arial" w:cs="Arial"/>
          <w:b/>
          <w:bCs/>
          <w:color w:val="auto"/>
          <w:sz w:val="24"/>
          <w:szCs w:val="24"/>
          <w:rPrChange w:id="599" w:author="JAVIERA PAZ LEFORT IBANEZ" w:date="2025-09-22T17:53:00Z" w16du:dateUtc="2025-09-22T20:53:00Z">
            <w:rPr>
              <w:rFonts w:ascii="Arial" w:hAnsi="Arial" w:cs="Arial"/>
              <w:sz w:val="24"/>
              <w:szCs w:val="24"/>
            </w:rPr>
          </w:rPrChange>
        </w:rPr>
        <w:lastRenderedPageBreak/>
        <w:t>3. Objetivos</w:t>
      </w:r>
      <w:bookmarkEnd w:id="598"/>
    </w:p>
    <w:p w14:paraId="645AD91D" w14:textId="1B6EC0A9" w:rsidR="003A61C9" w:rsidRPr="00B941DF" w:rsidRDefault="003A61C9">
      <w:pPr>
        <w:pStyle w:val="Ttulo2"/>
        <w:ind w:left="708"/>
        <w:rPr>
          <w:rFonts w:ascii="Arial" w:hAnsi="Arial" w:cs="Arial"/>
          <w:color w:val="auto"/>
          <w:sz w:val="24"/>
          <w:szCs w:val="24"/>
          <w:rPrChange w:id="600" w:author="JAVIERA PAZ LEFORT IBANEZ" w:date="2025-09-22T17:53:00Z" w16du:dateUtc="2025-09-22T20:53:00Z">
            <w:rPr>
              <w:rFonts w:ascii="Arial" w:hAnsi="Arial" w:cs="Arial"/>
              <w:sz w:val="24"/>
              <w:szCs w:val="24"/>
            </w:rPr>
          </w:rPrChange>
        </w:rPr>
        <w:pPrChange w:id="601" w:author="JAVIERA PAZ LEFORT IBANEZ" w:date="2025-09-22T17:54:00Z" w16du:dateUtc="2025-09-22T20:54:00Z">
          <w:pPr>
            <w:pStyle w:val="Ttulo2"/>
            <w:jc w:val="both"/>
          </w:pPr>
        </w:pPrChange>
      </w:pPr>
      <w:bookmarkStart w:id="602" w:name="_Toc209475907"/>
      <w:r w:rsidRPr="00B941DF">
        <w:rPr>
          <w:rFonts w:ascii="Arial" w:hAnsi="Arial" w:cs="Arial"/>
          <w:color w:val="auto"/>
          <w:sz w:val="24"/>
          <w:szCs w:val="24"/>
          <w:rPrChange w:id="603" w:author="JAVIERA PAZ LEFORT IBANEZ" w:date="2025-09-22T17:53:00Z" w16du:dateUtc="2025-09-22T20:53:00Z">
            <w:rPr>
              <w:rFonts w:ascii="Arial" w:hAnsi="Arial" w:cs="Arial"/>
              <w:sz w:val="24"/>
              <w:szCs w:val="24"/>
            </w:rPr>
          </w:rPrChange>
        </w:rPr>
        <w:t>3.1 Objetivo general</w:t>
      </w:r>
      <w:bookmarkEnd w:id="602"/>
    </w:p>
    <w:p w14:paraId="3E10FCDE" w14:textId="639AD19C" w:rsidR="00391EFD" w:rsidRPr="00B355AB" w:rsidRDefault="00391EFD">
      <w:pPr>
        <w:spacing w:line="360" w:lineRule="auto"/>
        <w:ind w:left="360"/>
        <w:jc w:val="both"/>
        <w:rPr>
          <w:rFonts w:ascii="Arial" w:hAnsi="Arial" w:cs="Arial"/>
        </w:rPr>
        <w:pPrChange w:id="604" w:author="JAVIERA PAZ LEFORT IBANEZ" w:date="2025-09-22T17:54:00Z" w16du:dateUtc="2025-09-22T20:54:00Z">
          <w:pPr>
            <w:jc w:val="both"/>
          </w:pPr>
        </w:pPrChange>
      </w:pPr>
      <w:r w:rsidRPr="00B355AB">
        <w:rPr>
          <w:rFonts w:ascii="Arial" w:hAnsi="Arial" w:cs="Arial"/>
        </w:rPr>
        <w:t>Desarrollar y validar un modelo matemático que describa la transferencia de ma</w:t>
      </w:r>
      <w:r w:rsidR="00AD0EA2" w:rsidRPr="00B355AB">
        <w:rPr>
          <w:rFonts w:ascii="Arial" w:hAnsi="Arial" w:cs="Arial"/>
        </w:rPr>
        <w:t>teria</w:t>
      </w:r>
      <w:r w:rsidRPr="00B355AB">
        <w:rPr>
          <w:rFonts w:ascii="Arial" w:hAnsi="Arial" w:cs="Arial"/>
        </w:rPr>
        <w:t xml:space="preserve"> y calor en un contactor de membrana de fibra hueca (CMFH), aplicado al proceso de concentración de polifenoles desde vino tinto </w:t>
      </w:r>
      <w:r w:rsidRPr="00B355AB">
        <w:rPr>
          <w:rFonts w:ascii="Arial" w:hAnsi="Arial" w:cs="Arial"/>
          <w:i/>
          <w:iCs/>
          <w:rPrChange w:id="605" w:author="JAVIERA PAZ LEFORT IBANEZ" w:date="2025-09-18T14:46:00Z" w16du:dateUtc="2025-09-18T17:46:00Z">
            <w:rPr/>
          </w:rPrChange>
        </w:rPr>
        <w:t>Cabernet Sauvignon</w:t>
      </w:r>
      <w:r w:rsidRPr="00B355AB">
        <w:rPr>
          <w:rFonts w:ascii="Arial" w:hAnsi="Arial" w:cs="Arial"/>
        </w:rPr>
        <w:t>.</w:t>
      </w:r>
    </w:p>
    <w:p w14:paraId="5FEA6753" w14:textId="75780FBC" w:rsidR="003A61C9" w:rsidRPr="00B941DF" w:rsidRDefault="003A61C9">
      <w:pPr>
        <w:pStyle w:val="Ttulo2"/>
        <w:ind w:left="360" w:firstLine="360"/>
        <w:rPr>
          <w:rFonts w:ascii="Arial" w:hAnsi="Arial" w:cs="Arial"/>
          <w:color w:val="auto"/>
          <w:sz w:val="24"/>
          <w:szCs w:val="24"/>
          <w:rPrChange w:id="606" w:author="JAVIERA PAZ LEFORT IBANEZ" w:date="2025-09-22T17:53:00Z" w16du:dateUtc="2025-09-22T20:53:00Z">
            <w:rPr>
              <w:rFonts w:ascii="Arial" w:hAnsi="Arial" w:cs="Arial"/>
              <w:sz w:val="24"/>
              <w:szCs w:val="24"/>
            </w:rPr>
          </w:rPrChange>
        </w:rPr>
        <w:pPrChange w:id="607" w:author="JAVIERA PAZ LEFORT IBANEZ" w:date="2025-09-22T17:54:00Z" w16du:dateUtc="2025-09-22T20:54:00Z">
          <w:pPr>
            <w:pStyle w:val="Ttulo2"/>
            <w:jc w:val="both"/>
          </w:pPr>
        </w:pPrChange>
      </w:pPr>
      <w:bookmarkStart w:id="608" w:name="_Toc209475908"/>
      <w:r w:rsidRPr="00B941DF">
        <w:rPr>
          <w:rFonts w:ascii="Arial" w:hAnsi="Arial" w:cs="Arial"/>
          <w:color w:val="auto"/>
          <w:sz w:val="24"/>
          <w:szCs w:val="24"/>
          <w:rPrChange w:id="609" w:author="JAVIERA PAZ LEFORT IBANEZ" w:date="2025-09-22T17:53:00Z" w16du:dateUtc="2025-09-22T20:53:00Z">
            <w:rPr>
              <w:rFonts w:ascii="Arial" w:hAnsi="Arial" w:cs="Arial"/>
              <w:sz w:val="24"/>
              <w:szCs w:val="24"/>
            </w:rPr>
          </w:rPrChange>
        </w:rPr>
        <w:t>3.2 Objetivos específicos</w:t>
      </w:r>
      <w:bookmarkEnd w:id="608"/>
    </w:p>
    <w:p w14:paraId="461B82A1" w14:textId="77777777" w:rsidR="005A5717" w:rsidRPr="00B355AB" w:rsidRDefault="005A5717">
      <w:pPr>
        <w:numPr>
          <w:ilvl w:val="0"/>
          <w:numId w:val="3"/>
        </w:numPr>
        <w:tabs>
          <w:tab w:val="clear" w:pos="720"/>
          <w:tab w:val="num" w:pos="1788"/>
        </w:tabs>
        <w:ind w:left="1080"/>
        <w:jc w:val="both"/>
        <w:rPr>
          <w:rFonts w:ascii="Arial" w:hAnsi="Arial" w:cs="Arial"/>
        </w:rPr>
        <w:pPrChange w:id="610" w:author="JAVIERA PAZ LEFORT IBANEZ" w:date="2025-09-22T17:54:00Z" w16du:dateUtc="2025-09-22T20:54:00Z">
          <w:pPr>
            <w:numPr>
              <w:numId w:val="3"/>
            </w:numPr>
            <w:tabs>
              <w:tab w:val="num" w:pos="720"/>
            </w:tabs>
            <w:ind w:left="720" w:hanging="360"/>
            <w:jc w:val="both"/>
          </w:pPr>
        </w:pPrChange>
      </w:pPr>
      <w:r w:rsidRPr="00B355AB">
        <w:rPr>
          <w:rFonts w:ascii="Arial" w:hAnsi="Arial" w:cs="Arial"/>
        </w:rPr>
        <w:t>Formular un modelo matemático que represente los fenómenos de transferencia de masa y calor en un CMFH.</w:t>
      </w:r>
    </w:p>
    <w:p w14:paraId="286F37A0" w14:textId="77777777" w:rsidR="005A5717" w:rsidRPr="00B355AB" w:rsidRDefault="005A5717">
      <w:pPr>
        <w:numPr>
          <w:ilvl w:val="0"/>
          <w:numId w:val="3"/>
        </w:numPr>
        <w:tabs>
          <w:tab w:val="clear" w:pos="720"/>
          <w:tab w:val="num" w:pos="1788"/>
        </w:tabs>
        <w:ind w:left="1080"/>
        <w:jc w:val="both"/>
        <w:rPr>
          <w:rFonts w:ascii="Arial" w:hAnsi="Arial" w:cs="Arial"/>
        </w:rPr>
        <w:pPrChange w:id="611" w:author="JAVIERA PAZ LEFORT IBANEZ" w:date="2025-09-22T17:54:00Z" w16du:dateUtc="2025-09-22T20:54:00Z">
          <w:pPr>
            <w:numPr>
              <w:numId w:val="3"/>
            </w:numPr>
            <w:tabs>
              <w:tab w:val="num" w:pos="720"/>
            </w:tabs>
            <w:ind w:left="720" w:hanging="360"/>
            <w:jc w:val="both"/>
          </w:pPr>
        </w:pPrChange>
      </w:pPr>
      <w:r w:rsidRPr="00B355AB">
        <w:rPr>
          <w:rFonts w:ascii="Arial" w:hAnsi="Arial" w:cs="Arial"/>
        </w:rPr>
        <w:t>Implementar el modelo mediante herramientas numéricas y evaluar su estabilidad computacional.</w:t>
      </w:r>
    </w:p>
    <w:p w14:paraId="4DB5C67F" w14:textId="77777777" w:rsidR="005A5717" w:rsidRPr="00B355AB" w:rsidRDefault="005A5717">
      <w:pPr>
        <w:numPr>
          <w:ilvl w:val="0"/>
          <w:numId w:val="3"/>
        </w:numPr>
        <w:tabs>
          <w:tab w:val="clear" w:pos="720"/>
          <w:tab w:val="num" w:pos="1788"/>
        </w:tabs>
        <w:ind w:left="1080"/>
        <w:jc w:val="both"/>
        <w:rPr>
          <w:rFonts w:ascii="Arial" w:hAnsi="Arial" w:cs="Arial"/>
        </w:rPr>
        <w:pPrChange w:id="612" w:author="JAVIERA PAZ LEFORT IBANEZ" w:date="2025-09-22T17:54:00Z" w16du:dateUtc="2025-09-22T20:54:00Z">
          <w:pPr>
            <w:numPr>
              <w:numId w:val="3"/>
            </w:numPr>
            <w:tabs>
              <w:tab w:val="num" w:pos="720"/>
            </w:tabs>
            <w:ind w:left="720" w:hanging="360"/>
            <w:jc w:val="both"/>
          </w:pPr>
        </w:pPrChange>
      </w:pPr>
      <w:r w:rsidRPr="00B355AB">
        <w:rPr>
          <w:rFonts w:ascii="Arial" w:hAnsi="Arial" w:cs="Arial"/>
        </w:rPr>
        <w:t>Analizar la sensibilidad del modelo frente a variaciones en parámetros críticos del sistema.</w:t>
      </w:r>
    </w:p>
    <w:p w14:paraId="518CDA04" w14:textId="77777777" w:rsidR="005A5717" w:rsidRPr="00B355AB" w:rsidRDefault="005A5717">
      <w:pPr>
        <w:numPr>
          <w:ilvl w:val="0"/>
          <w:numId w:val="3"/>
        </w:numPr>
        <w:tabs>
          <w:tab w:val="clear" w:pos="720"/>
          <w:tab w:val="num" w:pos="1788"/>
        </w:tabs>
        <w:ind w:left="1080"/>
        <w:jc w:val="both"/>
        <w:rPr>
          <w:rFonts w:ascii="Arial" w:hAnsi="Arial" w:cs="Arial"/>
        </w:rPr>
        <w:pPrChange w:id="613" w:author="JAVIERA PAZ LEFORT IBANEZ" w:date="2025-09-22T17:54:00Z" w16du:dateUtc="2025-09-22T20:54:00Z">
          <w:pPr>
            <w:numPr>
              <w:numId w:val="3"/>
            </w:numPr>
            <w:tabs>
              <w:tab w:val="num" w:pos="720"/>
            </w:tabs>
            <w:ind w:left="720" w:hanging="360"/>
            <w:jc w:val="both"/>
          </w:pPr>
        </w:pPrChange>
      </w:pPr>
      <w:r w:rsidRPr="00B355AB">
        <w:rPr>
          <w:rFonts w:ascii="Arial" w:hAnsi="Arial" w:cs="Arial"/>
        </w:rPr>
        <w:t>Comparar los resultados obtenidos con datos teóricos o experimentales disponibles en la literatura.</w:t>
      </w:r>
    </w:p>
    <w:p w14:paraId="78ECC703" w14:textId="3CB4D065" w:rsidR="005A5717" w:rsidRPr="00095871" w:rsidRDefault="005A5717">
      <w:pPr>
        <w:numPr>
          <w:ilvl w:val="0"/>
          <w:numId w:val="3"/>
        </w:numPr>
        <w:tabs>
          <w:tab w:val="clear" w:pos="720"/>
          <w:tab w:val="num" w:pos="1788"/>
        </w:tabs>
        <w:ind w:left="1080"/>
        <w:jc w:val="both"/>
        <w:rPr>
          <w:rFonts w:ascii="Arial" w:hAnsi="Arial" w:cs="Arial"/>
        </w:rPr>
        <w:pPrChange w:id="614" w:author="JAVIERA PAZ LEFORT IBANEZ" w:date="2025-09-22T17:54:00Z" w16du:dateUtc="2025-09-22T20:54:00Z">
          <w:pPr>
            <w:numPr>
              <w:numId w:val="3"/>
            </w:numPr>
            <w:tabs>
              <w:tab w:val="num" w:pos="720"/>
            </w:tabs>
            <w:ind w:left="720" w:hanging="360"/>
            <w:jc w:val="both"/>
          </w:pPr>
        </w:pPrChange>
      </w:pPr>
      <w:r w:rsidRPr="00B355AB">
        <w:rPr>
          <w:rFonts w:ascii="Arial" w:hAnsi="Arial" w:cs="Arial"/>
        </w:rPr>
        <w:t>Explorar el potencial de aplicación del modelo en la optimización de procesos industriales enológicos.</w:t>
      </w:r>
    </w:p>
    <w:p w14:paraId="0997CDAE" w14:textId="77777777" w:rsidR="00A7036C" w:rsidRPr="00B941DF" w:rsidRDefault="00A7036C">
      <w:pPr>
        <w:pStyle w:val="Ttulo1"/>
        <w:rPr>
          <w:rFonts w:ascii="Arial" w:hAnsi="Arial" w:cs="Arial"/>
          <w:b/>
          <w:bCs/>
          <w:color w:val="auto"/>
          <w:sz w:val="24"/>
          <w:szCs w:val="24"/>
          <w:rPrChange w:id="615" w:author="JAVIERA PAZ LEFORT IBANEZ" w:date="2025-09-22T17:54:00Z" w16du:dateUtc="2025-09-22T20:54:00Z">
            <w:rPr>
              <w:rFonts w:ascii="Arial" w:hAnsi="Arial" w:cs="Arial"/>
              <w:sz w:val="24"/>
              <w:szCs w:val="24"/>
            </w:rPr>
          </w:rPrChange>
        </w:rPr>
        <w:pPrChange w:id="616" w:author="JAVIERA PAZ LEFORT IBANEZ" w:date="2025-09-22T16:58:00Z" w16du:dateUtc="2025-09-22T19:58:00Z">
          <w:pPr>
            <w:pStyle w:val="Ttulo1"/>
            <w:jc w:val="both"/>
          </w:pPr>
        </w:pPrChange>
      </w:pPr>
      <w:bookmarkStart w:id="617" w:name="_Toc209475909"/>
      <w:r w:rsidRPr="00B941DF">
        <w:rPr>
          <w:rFonts w:ascii="Arial" w:hAnsi="Arial" w:cs="Arial"/>
          <w:b/>
          <w:bCs/>
          <w:color w:val="auto"/>
          <w:sz w:val="24"/>
          <w:szCs w:val="24"/>
          <w:rPrChange w:id="618" w:author="JAVIERA PAZ LEFORT IBANEZ" w:date="2025-09-22T17:54:00Z" w16du:dateUtc="2025-09-22T20:54:00Z">
            <w:rPr>
              <w:rFonts w:ascii="Arial" w:hAnsi="Arial" w:cs="Arial"/>
              <w:sz w:val="24"/>
              <w:szCs w:val="24"/>
            </w:rPr>
          </w:rPrChange>
        </w:rPr>
        <w:t>4. Metodología</w:t>
      </w:r>
      <w:bookmarkEnd w:id="617"/>
    </w:p>
    <w:p w14:paraId="1FBA527F" w14:textId="6FC35E4B" w:rsidR="00A7036C" w:rsidRPr="00B355AB" w:rsidRDefault="00A7036C">
      <w:pPr>
        <w:spacing w:line="360" w:lineRule="auto"/>
        <w:jc w:val="both"/>
        <w:rPr>
          <w:rFonts w:ascii="Arial" w:hAnsi="Arial" w:cs="Arial"/>
        </w:rPr>
        <w:pPrChange w:id="619" w:author="JAVIERA PAZ LEFORT IBANEZ" w:date="2025-09-22T17:07:00Z" w16du:dateUtc="2025-09-22T20:07:00Z">
          <w:pPr>
            <w:jc w:val="both"/>
          </w:pPr>
        </w:pPrChange>
      </w:pPr>
      <w:r w:rsidRPr="00B355AB">
        <w:rPr>
          <w:rFonts w:ascii="Arial" w:hAnsi="Arial" w:cs="Arial"/>
        </w:rPr>
        <w:t>Este trabajo se enfoca en el desarrollo, implementación y evaluación de un modelo matemático que describe la transferencia de ma</w:t>
      </w:r>
      <w:r w:rsidR="00F50C78" w:rsidRPr="00B355AB">
        <w:rPr>
          <w:rFonts w:ascii="Arial" w:hAnsi="Arial" w:cs="Arial"/>
        </w:rPr>
        <w:t>teria</w:t>
      </w:r>
      <w:r w:rsidRPr="00B355AB">
        <w:rPr>
          <w:rFonts w:ascii="Arial" w:hAnsi="Arial" w:cs="Arial"/>
        </w:rPr>
        <w:t xml:space="preserve"> y calor en un contactor de membrana de fibra hueca (CMFH), utilizado en la concentración de polifenoles desde vino tinto</w:t>
      </w:r>
      <w:r w:rsidR="0016232B" w:rsidRPr="00B355AB">
        <w:rPr>
          <w:rFonts w:ascii="Arial" w:hAnsi="Arial" w:cs="Arial"/>
        </w:rPr>
        <w:t>.</w:t>
      </w:r>
    </w:p>
    <w:p w14:paraId="49FB9426" w14:textId="55842311" w:rsidR="00A7036C" w:rsidRPr="00B941DF" w:rsidRDefault="00A7036C">
      <w:pPr>
        <w:pStyle w:val="Ttulo2"/>
        <w:rPr>
          <w:rFonts w:ascii="Arial" w:hAnsi="Arial" w:cs="Arial"/>
          <w:color w:val="auto"/>
          <w:sz w:val="24"/>
          <w:szCs w:val="24"/>
          <w:rPrChange w:id="620" w:author="JAVIERA PAZ LEFORT IBANEZ" w:date="2025-09-22T17:54:00Z" w16du:dateUtc="2025-09-22T20:54:00Z">
            <w:rPr>
              <w:rFonts w:ascii="Arial" w:hAnsi="Arial" w:cs="Arial"/>
              <w:sz w:val="24"/>
              <w:szCs w:val="24"/>
            </w:rPr>
          </w:rPrChange>
        </w:rPr>
        <w:pPrChange w:id="621" w:author="JAVIERA PAZ LEFORT IBANEZ" w:date="2025-09-22T16:58:00Z" w16du:dateUtc="2025-09-22T19:58:00Z">
          <w:pPr>
            <w:pStyle w:val="Ttulo2"/>
            <w:jc w:val="both"/>
          </w:pPr>
        </w:pPrChange>
      </w:pPr>
      <w:bookmarkStart w:id="622" w:name="_Toc209475910"/>
      <w:r w:rsidRPr="00B941DF">
        <w:rPr>
          <w:rFonts w:ascii="Arial" w:hAnsi="Arial" w:cs="Arial"/>
          <w:color w:val="auto"/>
          <w:sz w:val="24"/>
          <w:szCs w:val="24"/>
          <w:rPrChange w:id="623" w:author="JAVIERA PAZ LEFORT IBANEZ" w:date="2025-09-22T17:54:00Z" w16du:dateUtc="2025-09-22T20:54:00Z">
            <w:rPr>
              <w:rFonts w:ascii="Arial" w:hAnsi="Arial" w:cs="Arial"/>
              <w:sz w:val="24"/>
              <w:szCs w:val="24"/>
            </w:rPr>
          </w:rPrChange>
        </w:rPr>
        <w:t>4.1 Descripción del Sistema Físico</w:t>
      </w:r>
      <w:bookmarkEnd w:id="622"/>
    </w:p>
    <w:p w14:paraId="07578007" w14:textId="65F4D4C6" w:rsidR="00F3065D" w:rsidRPr="00B941DF" w:rsidRDefault="00F3065D">
      <w:pPr>
        <w:pStyle w:val="Ttulo3"/>
        <w:ind w:firstLine="708"/>
        <w:rPr>
          <w:rFonts w:ascii="Arial" w:hAnsi="Arial" w:cs="Arial"/>
          <w:color w:val="auto"/>
          <w:sz w:val="24"/>
          <w:szCs w:val="24"/>
          <w:rPrChange w:id="624" w:author="JAVIERA PAZ LEFORT IBANEZ" w:date="2025-09-22T17:54:00Z" w16du:dateUtc="2025-09-22T20:54:00Z">
            <w:rPr>
              <w:rFonts w:ascii="Arial" w:hAnsi="Arial" w:cs="Arial"/>
              <w:sz w:val="24"/>
              <w:szCs w:val="24"/>
            </w:rPr>
          </w:rPrChange>
        </w:rPr>
        <w:pPrChange w:id="625" w:author="JAVIERA PAZ LEFORT IBANEZ" w:date="2025-09-22T17:55:00Z" w16du:dateUtc="2025-09-22T20:55:00Z">
          <w:pPr>
            <w:pStyle w:val="Ttulo3"/>
          </w:pPr>
        </w:pPrChange>
      </w:pPr>
      <w:bookmarkStart w:id="626" w:name="_Toc209475911"/>
      <w:r w:rsidRPr="00B941DF">
        <w:rPr>
          <w:rFonts w:ascii="Arial" w:hAnsi="Arial" w:cs="Arial"/>
          <w:color w:val="auto"/>
          <w:sz w:val="24"/>
          <w:szCs w:val="24"/>
          <w:rPrChange w:id="627" w:author="JAVIERA PAZ LEFORT IBANEZ" w:date="2025-09-22T17:54:00Z" w16du:dateUtc="2025-09-22T20:54:00Z">
            <w:rPr>
              <w:rFonts w:ascii="Arial" w:hAnsi="Arial" w:cs="Arial"/>
              <w:sz w:val="24"/>
              <w:szCs w:val="24"/>
            </w:rPr>
          </w:rPrChange>
        </w:rPr>
        <w:t>4.1.1 Configuración del sistema de extracción</w:t>
      </w:r>
      <w:bookmarkEnd w:id="626"/>
    </w:p>
    <w:p w14:paraId="437F5572" w14:textId="41D5BD51" w:rsidR="008A1EA8" w:rsidRDefault="00AB5EDA">
      <w:pPr>
        <w:spacing w:line="360" w:lineRule="auto"/>
        <w:ind w:left="708"/>
        <w:jc w:val="both"/>
        <w:rPr>
          <w:ins w:id="628" w:author="JAVIERA PAZ LEFORT IBANEZ" w:date="2025-09-22T17:27:00Z" w16du:dateUtc="2025-09-22T20:27:00Z"/>
          <w:rFonts w:ascii="Arial" w:hAnsi="Arial" w:cs="Arial"/>
        </w:rPr>
        <w:pPrChange w:id="629" w:author="JAVIERA PAZ LEFORT IBANEZ" w:date="2025-09-22T17:55:00Z" w16du:dateUtc="2025-09-22T20:55:00Z">
          <w:pPr>
            <w:spacing w:line="360" w:lineRule="auto"/>
            <w:jc w:val="both"/>
          </w:pPr>
        </w:pPrChange>
      </w:pPr>
      <w:ins w:id="630" w:author="JAVIERA PAZ LEFORT IBANEZ" w:date="2025-09-18T15:32:00Z" w16du:dateUtc="2025-09-18T18:32:00Z">
        <w:r w:rsidRPr="0074484A">
          <w:rPr>
            <w:rFonts w:ascii="Arial" w:hAnsi="Arial" w:cs="Arial"/>
          </w:rPr>
          <w:t>El proceso se realiza en un contactor de membrana de fibra hueca (CMFH) modelo Module D50</w:t>
        </w:r>
      </w:ins>
      <w:ins w:id="631" w:author="JAVIERA PAZ LEFORT IBANEZ" w:date="2025-09-22T17:30:00Z" w16du:dateUtc="2025-09-22T20:30:00Z">
        <w:r w:rsidR="00836FE4">
          <w:rPr>
            <w:rFonts w:ascii="Arial" w:hAnsi="Arial" w:cs="Arial"/>
          </w:rPr>
          <w:t xml:space="preserve"> PC</w:t>
        </w:r>
      </w:ins>
      <w:ins w:id="632" w:author="JAVIERA PAZ LEFORT IBANEZ" w:date="2025-09-18T15:32:00Z" w16du:dateUtc="2025-09-18T18:32:00Z">
        <w:r w:rsidRPr="0074484A">
          <w:rPr>
            <w:rFonts w:ascii="Arial" w:hAnsi="Arial" w:cs="Arial"/>
          </w:rPr>
          <w:t xml:space="preserve"> (</w:t>
        </w:r>
        <w:proofErr w:type="spellStart"/>
        <w:r w:rsidRPr="0074484A">
          <w:rPr>
            <w:rFonts w:ascii="Arial" w:hAnsi="Arial" w:cs="Arial"/>
            <w:b/>
            <w:bCs/>
          </w:rPr>
          <w:t>Zena</w:t>
        </w:r>
        <w:proofErr w:type="spellEnd"/>
        <w:r w:rsidRPr="0074484A">
          <w:rPr>
            <w:rFonts w:ascii="Arial" w:hAnsi="Arial" w:cs="Arial"/>
            <w:b/>
            <w:bCs/>
          </w:rPr>
          <w:t xml:space="preserve"> </w:t>
        </w:r>
        <w:proofErr w:type="spellStart"/>
        <w:r w:rsidRPr="0074484A">
          <w:rPr>
            <w:rFonts w:ascii="Arial" w:hAnsi="Arial" w:cs="Arial"/>
            <w:b/>
            <w:bCs/>
          </w:rPr>
          <w:t>Membranes</w:t>
        </w:r>
        <w:proofErr w:type="spellEnd"/>
        <w:r w:rsidRPr="0074484A">
          <w:rPr>
            <w:rFonts w:ascii="Arial" w:hAnsi="Arial" w:cs="Arial"/>
            <w:b/>
            <w:bCs/>
          </w:rPr>
          <w:t>, 2025</w:t>
        </w:r>
        <w:r w:rsidRPr="0074484A">
          <w:rPr>
            <w:rFonts w:ascii="Arial" w:hAnsi="Arial" w:cs="Arial"/>
          </w:rPr>
          <w:t xml:space="preserve">) con fibras P60 de polipropileno. El módulo contiene 9.690 fibras de 0,14 m de longitud; el diámetro externo e interno son 310 </w:t>
        </w:r>
        <w:proofErr w:type="spellStart"/>
        <w:r w:rsidRPr="0074484A">
          <w:rPr>
            <w:rFonts w:ascii="Arial" w:hAnsi="Arial" w:cs="Arial"/>
          </w:rPr>
          <w:t>μm</w:t>
        </w:r>
        <w:proofErr w:type="spellEnd"/>
        <w:r w:rsidRPr="0074484A">
          <w:rPr>
            <w:rFonts w:ascii="Arial" w:hAnsi="Arial" w:cs="Arial"/>
          </w:rPr>
          <w:t xml:space="preserve"> y 240 </w:t>
        </w:r>
        <w:proofErr w:type="spellStart"/>
        <w:r w:rsidRPr="0074484A">
          <w:rPr>
            <w:rFonts w:ascii="Arial" w:hAnsi="Arial" w:cs="Arial"/>
          </w:rPr>
          <w:t>μm</w:t>
        </w:r>
        <w:proofErr w:type="spellEnd"/>
        <w:r w:rsidRPr="0074484A">
          <w:rPr>
            <w:rFonts w:ascii="Arial" w:hAnsi="Arial" w:cs="Arial"/>
          </w:rPr>
          <w:t xml:space="preserve">, respectivamente, lo que entrega un espesor de membrana </w:t>
        </w:r>
      </w:ins>
      <m:oMath>
        <m:r>
          <w:ins w:id="633" w:author="JAVIERA PAZ LEFORT IBANEZ" w:date="2025-09-18T15:32:00Z" w16du:dateUtc="2025-09-18T18:32:00Z">
            <w:rPr>
              <w:rFonts w:ascii="Cambria Math" w:hAnsi="Cambria Math" w:cs="Arial"/>
            </w:rPr>
            <m:t>≈ 35 μm</m:t>
          </w:ins>
        </m:r>
      </m:oMath>
      <w:ins w:id="634" w:author="JAVIERA PAZ LEFORT IBANEZ" w:date="2025-09-18T15:32:00Z" w16du:dateUtc="2025-09-18T18:32:00Z">
        <w:r w:rsidRPr="0074484A">
          <w:rPr>
            <w:rFonts w:ascii="Arial" w:hAnsi="Arial" w:cs="Arial"/>
          </w:rPr>
          <w:t xml:space="preserve">. El área interfacial efectiva total del módulo es </w:t>
        </w:r>
      </w:ins>
      <m:oMath>
        <m:r>
          <w:ins w:id="635" w:author="JAVIERA PAZ LEFORT IBANEZ" w:date="2025-09-18T15:32:00Z" w16du:dateUtc="2025-09-18T18:32:00Z">
            <w:rPr>
              <w:rFonts w:ascii="Cambria Math" w:hAnsi="Cambria Math" w:cs="Arial"/>
            </w:rPr>
            <m:t>A ≈ 1,32 m²</m:t>
          </w:ins>
        </m:r>
      </m:oMath>
      <w:ins w:id="636" w:author="JAVIERA PAZ LEFORT IBANEZ" w:date="2025-09-18T15:32:00Z" w16du:dateUtc="2025-09-18T18:32:00Z">
        <w:r w:rsidRPr="0074484A">
          <w:rPr>
            <w:rFonts w:ascii="Arial" w:hAnsi="Arial" w:cs="Arial"/>
          </w:rPr>
          <w:t xml:space="preserve"> (dato fabricante; ver </w:t>
        </w:r>
      </w:ins>
      <w:ins w:id="637" w:author="JAVIERA PAZ LEFORT IBANEZ" w:date="2025-09-22T17:28:00Z" w16du:dateUtc="2025-09-22T20:28:00Z">
        <w:r w:rsidR="00A577C2">
          <w:rPr>
            <w:rFonts w:ascii="Arial" w:hAnsi="Arial" w:cs="Arial"/>
          </w:rPr>
          <w:t>sección 4.1.3</w:t>
        </w:r>
        <w:r w:rsidR="00DE321B">
          <w:rPr>
            <w:rFonts w:ascii="Arial" w:hAnsi="Arial" w:cs="Arial"/>
          </w:rPr>
          <w:t xml:space="preserve"> para cálculo geométrico</w:t>
        </w:r>
      </w:ins>
      <w:ins w:id="638" w:author="JAVIERA PAZ LEFORT IBANEZ" w:date="2025-09-18T15:32:00Z" w16du:dateUtc="2025-09-18T18:32:00Z">
        <w:r w:rsidRPr="0074484A">
          <w:rPr>
            <w:rFonts w:ascii="Arial" w:hAnsi="Arial" w:cs="Arial"/>
          </w:rPr>
          <w:t>).</w:t>
        </w:r>
      </w:ins>
    </w:p>
    <w:p w14:paraId="2D05F74B" w14:textId="66F97BC8" w:rsidR="007A5773" w:rsidRDefault="00DE321B" w:rsidP="00B941DF">
      <w:pPr>
        <w:spacing w:line="360" w:lineRule="auto"/>
        <w:ind w:left="708"/>
        <w:jc w:val="both"/>
        <w:rPr>
          <w:ins w:id="639" w:author="JAVIERA PAZ LEFORT IBANEZ" w:date="2025-09-22T17:56:00Z" w16du:dateUtc="2025-09-22T20:56:00Z"/>
          <w:rFonts w:ascii="Arial" w:hAnsi="Arial" w:cs="Arial"/>
          <w:sz w:val="22"/>
          <w:szCs w:val="22"/>
        </w:rPr>
      </w:pPr>
      <w:ins w:id="640" w:author="JAVIERA PAZ LEFORT IBANEZ" w:date="2025-09-22T17:29:00Z" w16du:dateUtc="2025-09-22T20:29:00Z">
        <w:r w:rsidRPr="003349A7">
          <w:rPr>
            <w:rFonts w:ascii="Arial" w:hAnsi="Arial" w:cs="Arial"/>
            <w:b/>
            <w:bCs/>
            <w:sz w:val="22"/>
            <w:szCs w:val="22"/>
            <w:rPrChange w:id="641" w:author="JAVIERA PAZ LEFORT IBANEZ" w:date="2025-09-22T17:29:00Z" w16du:dateUtc="2025-09-22T20:29:00Z">
              <w:rPr>
                <w:rFonts w:ascii="Arial" w:hAnsi="Arial" w:cs="Arial"/>
              </w:rPr>
            </w:rPrChange>
          </w:rPr>
          <w:lastRenderedPageBreak/>
          <w:t>Figura 4</w:t>
        </w:r>
      </w:ins>
      <w:ins w:id="642" w:author="JAVIERA PAZ LEFORT IBANEZ" w:date="2025-09-22T17:33:00Z" w16du:dateUtc="2025-09-22T20:33:00Z">
        <w:r w:rsidR="001C4BC1">
          <w:rPr>
            <w:rFonts w:ascii="Arial" w:hAnsi="Arial" w:cs="Arial"/>
            <w:b/>
            <w:bCs/>
            <w:sz w:val="22"/>
            <w:szCs w:val="22"/>
          </w:rPr>
          <w:t>.1</w:t>
        </w:r>
      </w:ins>
      <w:ins w:id="643" w:author="JAVIERA PAZ LEFORT IBANEZ" w:date="2025-09-22T17:29:00Z" w16du:dateUtc="2025-09-22T20:29:00Z">
        <w:r w:rsidRPr="003349A7">
          <w:rPr>
            <w:rFonts w:ascii="Arial" w:hAnsi="Arial" w:cs="Arial"/>
            <w:b/>
            <w:bCs/>
            <w:sz w:val="22"/>
            <w:szCs w:val="22"/>
            <w:rPrChange w:id="644" w:author="JAVIERA PAZ LEFORT IBANEZ" w:date="2025-09-22T17:29:00Z" w16du:dateUtc="2025-09-22T20:29:00Z">
              <w:rPr>
                <w:rFonts w:ascii="Arial" w:hAnsi="Arial" w:cs="Arial"/>
              </w:rPr>
            </w:rPrChange>
          </w:rPr>
          <w:t>.</w:t>
        </w:r>
        <w:r w:rsidRPr="003349A7">
          <w:rPr>
            <w:rFonts w:ascii="Arial" w:hAnsi="Arial" w:cs="Arial"/>
            <w:sz w:val="22"/>
            <w:szCs w:val="22"/>
            <w:rPrChange w:id="645" w:author="JAVIERA PAZ LEFORT IBANEZ" w:date="2025-09-22T17:29:00Z" w16du:dateUtc="2025-09-22T20:29:00Z">
              <w:rPr>
                <w:rFonts w:ascii="Arial" w:hAnsi="Arial" w:cs="Arial"/>
              </w:rPr>
            </w:rPrChange>
          </w:rPr>
          <w:t xml:space="preserve"> </w:t>
        </w:r>
        <w:r w:rsidR="002F7071" w:rsidRPr="003349A7">
          <w:rPr>
            <w:rFonts w:ascii="Arial" w:hAnsi="Arial" w:cs="Arial"/>
            <w:sz w:val="22"/>
            <w:szCs w:val="22"/>
            <w:rPrChange w:id="646" w:author="JAVIERA PAZ LEFORT IBANEZ" w:date="2025-09-22T17:29:00Z" w16du:dateUtc="2025-09-22T20:29:00Z">
              <w:rPr>
                <w:rFonts w:ascii="Arial" w:hAnsi="Arial" w:cs="Arial"/>
              </w:rPr>
            </w:rPrChange>
          </w:rPr>
          <w:t xml:space="preserve">Esquema del contactor de membrana modelo Module D50 </w:t>
        </w:r>
      </w:ins>
      <w:ins w:id="647" w:author="JAVIERA PAZ LEFORT IBANEZ" w:date="2025-09-22T17:30:00Z" w16du:dateUtc="2025-09-22T20:30:00Z">
        <w:r w:rsidR="00836FE4">
          <w:rPr>
            <w:rFonts w:ascii="Arial" w:hAnsi="Arial" w:cs="Arial"/>
            <w:sz w:val="22"/>
            <w:szCs w:val="22"/>
          </w:rPr>
          <w:t xml:space="preserve">PC </w:t>
        </w:r>
      </w:ins>
      <w:ins w:id="648" w:author="JAVIERA PAZ LEFORT IBANEZ" w:date="2025-09-22T17:29:00Z" w16du:dateUtc="2025-09-22T20:29:00Z">
        <w:r w:rsidR="002F7071" w:rsidRPr="003349A7">
          <w:rPr>
            <w:rFonts w:ascii="Arial" w:hAnsi="Arial" w:cs="Arial"/>
            <w:sz w:val="22"/>
            <w:szCs w:val="22"/>
            <w:rPrChange w:id="649" w:author="JAVIERA PAZ LEFORT IBANEZ" w:date="2025-09-22T17:29:00Z" w16du:dateUtc="2025-09-22T20:29:00Z">
              <w:rPr>
                <w:rFonts w:ascii="Arial" w:hAnsi="Arial" w:cs="Arial"/>
              </w:rPr>
            </w:rPrChange>
          </w:rPr>
          <w:t xml:space="preserve">de </w:t>
        </w:r>
        <w:proofErr w:type="spellStart"/>
        <w:r w:rsidR="002F7071" w:rsidRPr="003349A7">
          <w:rPr>
            <w:rFonts w:ascii="Arial" w:hAnsi="Arial" w:cs="Arial"/>
            <w:sz w:val="22"/>
            <w:szCs w:val="22"/>
            <w:rPrChange w:id="650" w:author="JAVIERA PAZ LEFORT IBANEZ" w:date="2025-09-22T17:29:00Z" w16du:dateUtc="2025-09-22T20:29:00Z">
              <w:rPr>
                <w:rFonts w:ascii="Arial" w:hAnsi="Arial" w:cs="Arial"/>
              </w:rPr>
            </w:rPrChange>
          </w:rPr>
          <w:t>Zena-Membranes</w:t>
        </w:r>
        <w:proofErr w:type="spellEnd"/>
        <w:r w:rsidR="002F7071" w:rsidRPr="003349A7">
          <w:rPr>
            <w:rFonts w:ascii="Arial" w:hAnsi="Arial" w:cs="Arial"/>
            <w:sz w:val="22"/>
            <w:szCs w:val="22"/>
            <w:rPrChange w:id="651" w:author="JAVIERA PAZ LEFORT IBANEZ" w:date="2025-09-22T17:29:00Z" w16du:dateUtc="2025-09-22T20:29:00Z">
              <w:rPr>
                <w:rFonts w:ascii="Arial" w:hAnsi="Arial" w:cs="Arial"/>
              </w:rPr>
            </w:rPrChange>
          </w:rPr>
          <w:t>.</w:t>
        </w:r>
      </w:ins>
    </w:p>
    <w:tbl>
      <w:tblPr>
        <w:tblStyle w:val="Tablaconcuadrcula"/>
        <w:tblW w:w="0" w:type="auto"/>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652" w:author="JAVIERA PAZ LEFORT IBANEZ" w:date="2025-09-22T17:56:00Z" w16du:dateUtc="2025-09-22T20:56:00Z">
          <w:tblPr>
            <w:tblStyle w:val="Tablaconcuadrcula"/>
            <w:tblW w:w="0" w:type="nil"/>
            <w:tblLook w:val="04A0" w:firstRow="1" w:lastRow="0" w:firstColumn="1" w:lastColumn="0" w:noHBand="0" w:noVBand="1"/>
          </w:tblPr>
        </w:tblPrChange>
      </w:tblPr>
      <w:tblGrid>
        <w:gridCol w:w="3738"/>
        <w:gridCol w:w="4392"/>
        <w:tblGridChange w:id="653">
          <w:tblGrid>
            <w:gridCol w:w="703"/>
            <w:gridCol w:w="3711"/>
            <w:gridCol w:w="27"/>
            <w:gridCol w:w="4387"/>
            <w:gridCol w:w="5"/>
          </w:tblGrid>
        </w:tblGridChange>
      </w:tblGrid>
      <w:tr w:rsidR="00B941DF" w14:paraId="4A1705F7" w14:textId="77777777" w:rsidTr="00D26ADE">
        <w:trPr>
          <w:ins w:id="654" w:author="JAVIERA PAZ LEFORT IBANEZ" w:date="2025-09-22T17:56:00Z"/>
          <w:trPrChange w:id="655" w:author="JAVIERA PAZ LEFORT IBANEZ" w:date="2025-09-22T17:56:00Z" w16du:dateUtc="2025-09-22T20:56:00Z">
            <w:trPr>
              <w:gridAfter w:val="0"/>
            </w:trPr>
          </w:trPrChange>
        </w:trPr>
        <w:tc>
          <w:tcPr>
            <w:tcW w:w="4414" w:type="dxa"/>
            <w:tcPrChange w:id="656" w:author="JAVIERA PAZ LEFORT IBANEZ" w:date="2025-09-22T17:56:00Z" w16du:dateUtc="2025-09-22T20:56:00Z">
              <w:tcPr>
                <w:tcW w:w="0" w:type="auto"/>
                <w:gridSpan w:val="2"/>
              </w:tcPr>
            </w:tcPrChange>
          </w:tcPr>
          <w:p w14:paraId="129B7E02" w14:textId="56504310" w:rsidR="00B941DF" w:rsidRDefault="00B941DF" w:rsidP="00B941DF">
            <w:pPr>
              <w:spacing w:line="360" w:lineRule="auto"/>
              <w:jc w:val="both"/>
              <w:rPr>
                <w:ins w:id="657" w:author="JAVIERA PAZ LEFORT IBANEZ" w:date="2025-09-22T17:56:00Z" w16du:dateUtc="2025-09-22T20:56:00Z"/>
                <w:rFonts w:ascii="Arial" w:hAnsi="Arial" w:cs="Arial"/>
                <w:sz w:val="22"/>
                <w:szCs w:val="22"/>
              </w:rPr>
            </w:pPr>
            <w:ins w:id="658" w:author="JAVIERA PAZ LEFORT IBANEZ" w:date="2025-09-22T17:56:00Z" w16du:dateUtc="2025-09-22T20:56:00Z">
              <w:r w:rsidRPr="0093396D">
                <w:rPr>
                  <w:rFonts w:ascii="Arial" w:hAnsi="Arial" w:cs="Arial"/>
                  <w:noProof/>
                </w:rPr>
                <w:drawing>
                  <wp:inline distT="0" distB="0" distL="0" distR="0" wp14:anchorId="6029A782" wp14:editId="7AF7E1A8">
                    <wp:extent cx="2223216" cy="1109345"/>
                    <wp:effectExtent l="0" t="0" r="5715" b="0"/>
                    <wp:docPr id="390117254"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8693" name="Imagen 3" descr="Diagram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8703" cy="1132042"/>
                            </a:xfrm>
                            <a:prstGeom prst="rect">
                              <a:avLst/>
                            </a:prstGeom>
                            <a:noFill/>
                            <a:ln>
                              <a:noFill/>
                            </a:ln>
                          </pic:spPr>
                        </pic:pic>
                      </a:graphicData>
                    </a:graphic>
                  </wp:inline>
                </w:drawing>
              </w:r>
            </w:ins>
          </w:p>
        </w:tc>
        <w:tc>
          <w:tcPr>
            <w:tcW w:w="4414" w:type="dxa"/>
            <w:tcPrChange w:id="659" w:author="JAVIERA PAZ LEFORT IBANEZ" w:date="2025-09-22T17:56:00Z" w16du:dateUtc="2025-09-22T20:56:00Z">
              <w:tcPr>
                <w:tcW w:w="0" w:type="auto"/>
                <w:gridSpan w:val="2"/>
              </w:tcPr>
            </w:tcPrChange>
          </w:tcPr>
          <w:p w14:paraId="723DDB67" w14:textId="57C9A7AA" w:rsidR="00B941DF" w:rsidRDefault="00B941DF" w:rsidP="00B941DF">
            <w:pPr>
              <w:spacing w:line="360" w:lineRule="auto"/>
              <w:jc w:val="both"/>
              <w:rPr>
                <w:ins w:id="660" w:author="JAVIERA PAZ LEFORT IBANEZ" w:date="2025-09-22T17:56:00Z" w16du:dateUtc="2025-09-22T20:56:00Z"/>
                <w:rFonts w:ascii="Arial" w:hAnsi="Arial" w:cs="Arial"/>
                <w:sz w:val="22"/>
                <w:szCs w:val="22"/>
              </w:rPr>
            </w:pPr>
            <w:ins w:id="661" w:author="JAVIERA PAZ LEFORT IBANEZ" w:date="2025-09-22T17:56:00Z" w16du:dateUtc="2025-09-22T20:56:00Z">
              <w:r w:rsidRPr="004F4C26">
                <w:rPr>
                  <w:rFonts w:ascii="Arial" w:hAnsi="Arial" w:cs="Arial"/>
                  <w:noProof/>
                </w:rPr>
                <w:drawing>
                  <wp:inline distT="0" distB="0" distL="0" distR="0" wp14:anchorId="6E321CB7" wp14:editId="6D7EFF30">
                    <wp:extent cx="869919" cy="2652192"/>
                    <wp:effectExtent l="0" t="0" r="0" b="0"/>
                    <wp:docPr id="1088648399" name="Imagen 4" descr="Botella azul co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55872" name="Imagen 4" descr="Botella azul con blanc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894949" cy="2728504"/>
                            </a:xfrm>
                            <a:prstGeom prst="rect">
                              <a:avLst/>
                            </a:prstGeom>
                            <a:noFill/>
                            <a:ln>
                              <a:noFill/>
                            </a:ln>
                          </pic:spPr>
                        </pic:pic>
                      </a:graphicData>
                    </a:graphic>
                  </wp:inline>
                </w:drawing>
              </w:r>
            </w:ins>
          </w:p>
        </w:tc>
      </w:tr>
    </w:tbl>
    <w:p w14:paraId="3423A903" w14:textId="77777777" w:rsidR="00B941DF" w:rsidRPr="003349A7" w:rsidRDefault="00B941DF">
      <w:pPr>
        <w:spacing w:line="360" w:lineRule="auto"/>
        <w:ind w:left="1416"/>
        <w:jc w:val="both"/>
        <w:rPr>
          <w:rFonts w:ascii="Arial" w:hAnsi="Arial" w:cs="Arial"/>
          <w:sz w:val="22"/>
          <w:szCs w:val="22"/>
          <w:rPrChange w:id="662" w:author="JAVIERA PAZ LEFORT IBANEZ" w:date="2025-09-22T17:29:00Z" w16du:dateUtc="2025-09-22T20:29:00Z">
            <w:rPr>
              <w:rFonts w:ascii="Arial" w:hAnsi="Arial" w:cs="Arial"/>
            </w:rPr>
          </w:rPrChange>
        </w:rPr>
        <w:pPrChange w:id="663" w:author="JAVIERA PAZ LEFORT IBANEZ" w:date="2025-09-22T17:55:00Z" w16du:dateUtc="2025-09-22T20:55:00Z">
          <w:pPr>
            <w:jc w:val="both"/>
          </w:pPr>
        </w:pPrChange>
      </w:pPr>
    </w:p>
    <w:p w14:paraId="3BD9531A" w14:textId="4856E4C6" w:rsidR="003349A7" w:rsidRPr="00B941DF" w:rsidRDefault="00EA3D8B">
      <w:pPr>
        <w:spacing w:line="360" w:lineRule="auto"/>
        <w:ind w:left="1701" w:right="333"/>
        <w:jc w:val="both"/>
        <w:rPr>
          <w:ins w:id="664" w:author="JAVIERA PAZ LEFORT IBANEZ" w:date="2025-09-18T15:32:00Z" w16du:dateUtc="2025-09-18T18:32:00Z"/>
          <w:rFonts w:ascii="Arial" w:hAnsi="Arial" w:cs="Arial"/>
        </w:rPr>
        <w:pPrChange w:id="665" w:author="JAVIERA PAZ LEFORT IBANEZ" w:date="2025-09-22T17:57:00Z" w16du:dateUtc="2025-09-22T20:57:00Z">
          <w:pPr>
            <w:pStyle w:val="Ttulo3"/>
          </w:pPr>
        </w:pPrChange>
      </w:pPr>
      <w:r w:rsidRPr="00B941DF">
        <w:rPr>
          <w:rFonts w:ascii="Arial" w:hAnsi="Arial" w:cs="Arial"/>
          <w:i/>
          <w:iCs/>
          <w:sz w:val="20"/>
          <w:szCs w:val="20"/>
          <w:rPrChange w:id="666" w:author="JAVIERA PAZ LEFORT IBANEZ" w:date="2025-09-22T17:56:00Z" w16du:dateUtc="2025-09-22T20:56:00Z">
            <w:rPr/>
          </w:rPrChange>
        </w:rPr>
        <w:t xml:space="preserve"> </w:t>
      </w:r>
      <w:ins w:id="667" w:author="JAVIERA PAZ LEFORT IBANEZ" w:date="2025-09-22T17:56:00Z" w16du:dateUtc="2025-09-22T20:56:00Z">
        <w:r w:rsidR="00B941DF" w:rsidRPr="00B941DF">
          <w:rPr>
            <w:rFonts w:ascii="Arial" w:hAnsi="Arial" w:cs="Arial"/>
            <w:i/>
            <w:iCs/>
            <w:sz w:val="20"/>
            <w:szCs w:val="20"/>
            <w:rPrChange w:id="668" w:author="JAVIERA PAZ LEFORT IBANEZ" w:date="2025-09-22T17:56:00Z" w16du:dateUtc="2025-09-22T20:56:00Z">
              <w:rPr>
                <w:rFonts w:ascii="Arial" w:hAnsi="Arial" w:cs="Arial"/>
              </w:rPr>
            </w:rPrChange>
          </w:rPr>
          <w:t>F</w:t>
        </w:r>
      </w:ins>
      <w:del w:id="669" w:author="JAVIERA PAZ LEFORT IBANEZ" w:date="2025-09-22T17:56:00Z" w16du:dateUtc="2025-09-22T20:56:00Z">
        <w:r w:rsidRPr="00B941DF" w:rsidDel="00B941DF">
          <w:rPr>
            <w:rFonts w:ascii="Arial" w:hAnsi="Arial" w:cs="Arial"/>
            <w:i/>
            <w:iCs/>
            <w:noProof/>
            <w:sz w:val="20"/>
            <w:szCs w:val="20"/>
            <w:rPrChange w:id="670" w:author="JAVIERA PAZ LEFORT IBANEZ" w:date="2025-09-22T17:56:00Z" w16du:dateUtc="2025-09-22T20:56:00Z">
              <w:rPr>
                <w:noProof/>
              </w:rPr>
            </w:rPrChange>
          </w:rPr>
          <w:drawing>
            <wp:inline distT="0" distB="0" distL="0" distR="0" wp14:anchorId="4370AD60" wp14:editId="5B0C1E6B">
              <wp:extent cx="2223216" cy="1109345"/>
              <wp:effectExtent l="0" t="0" r="5715" b="0"/>
              <wp:docPr id="203015869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8693" name="Imagen 3" descr="Diagram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8703" cy="1132042"/>
                      </a:xfrm>
                      <a:prstGeom prst="rect">
                        <a:avLst/>
                      </a:prstGeom>
                      <a:noFill/>
                      <a:ln>
                        <a:noFill/>
                      </a:ln>
                    </pic:spPr>
                  </pic:pic>
                </a:graphicData>
              </a:graphic>
            </wp:inline>
          </w:drawing>
        </w:r>
        <w:r w:rsidR="008A1EA8" w:rsidRPr="00B941DF" w:rsidDel="00B941DF">
          <w:rPr>
            <w:rFonts w:ascii="Arial" w:hAnsi="Arial" w:cs="Arial"/>
            <w:i/>
            <w:iCs/>
            <w:sz w:val="20"/>
            <w:szCs w:val="20"/>
            <w:rPrChange w:id="671" w:author="JAVIERA PAZ LEFORT IBANEZ" w:date="2025-09-22T17:56:00Z" w16du:dateUtc="2025-09-22T20:56:00Z">
              <w:rPr/>
            </w:rPrChange>
          </w:rPr>
          <w:delText xml:space="preserve"> </w:delText>
        </w:r>
        <w:r w:rsidR="008A1EA8" w:rsidRPr="00B941DF" w:rsidDel="00B941DF">
          <w:rPr>
            <w:rFonts w:ascii="Arial" w:hAnsi="Arial" w:cs="Arial"/>
            <w:i/>
            <w:iCs/>
            <w:noProof/>
            <w:sz w:val="20"/>
            <w:szCs w:val="20"/>
            <w:rPrChange w:id="672" w:author="JAVIERA PAZ LEFORT IBANEZ" w:date="2025-09-22T17:56:00Z" w16du:dateUtc="2025-09-22T20:56:00Z">
              <w:rPr>
                <w:noProof/>
              </w:rPr>
            </w:rPrChange>
          </w:rPr>
          <w:drawing>
            <wp:inline distT="0" distB="0" distL="0" distR="0" wp14:anchorId="6574E1A2" wp14:editId="46C789F2">
              <wp:extent cx="704510" cy="2147895"/>
              <wp:effectExtent l="0" t="0" r="2857" b="0"/>
              <wp:docPr id="290155872" name="Imagen 4" descr="Botella azul co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55872" name="Imagen 4" descr="Botella azul con blanc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721812" cy="2200646"/>
                      </a:xfrm>
                      <a:prstGeom prst="rect">
                        <a:avLst/>
                      </a:prstGeom>
                      <a:noFill/>
                      <a:ln>
                        <a:noFill/>
                      </a:ln>
                    </pic:spPr>
                  </pic:pic>
                </a:graphicData>
              </a:graphic>
            </wp:inline>
          </w:drawing>
        </w:r>
      </w:del>
      <w:ins w:id="673" w:author="JAVIERA PAZ LEFORT IBANEZ" w:date="2025-09-22T17:30:00Z" w16du:dateUtc="2025-09-22T20:30:00Z">
        <w:r w:rsidR="00836FE4" w:rsidRPr="00B941DF">
          <w:rPr>
            <w:rFonts w:ascii="Arial" w:hAnsi="Arial" w:cs="Arial"/>
            <w:i/>
            <w:iCs/>
            <w:sz w:val="20"/>
            <w:szCs w:val="20"/>
          </w:rPr>
          <w:t>uente</w:t>
        </w:r>
        <w:r w:rsidR="00836FE4">
          <w:rPr>
            <w:rFonts w:ascii="Arial" w:hAnsi="Arial" w:cs="Arial"/>
            <w:i/>
            <w:iCs/>
            <w:sz w:val="20"/>
            <w:szCs w:val="20"/>
          </w:rPr>
          <w:t xml:space="preserve">: </w:t>
        </w:r>
        <w:proofErr w:type="spellStart"/>
        <w:r w:rsidR="00836FE4">
          <w:rPr>
            <w:rFonts w:ascii="Arial" w:hAnsi="Arial" w:cs="Arial"/>
            <w:i/>
            <w:iCs/>
            <w:sz w:val="20"/>
            <w:szCs w:val="20"/>
          </w:rPr>
          <w:t>Zena-Membranes</w:t>
        </w:r>
        <w:proofErr w:type="spellEnd"/>
        <w:r w:rsidR="00836FE4">
          <w:rPr>
            <w:rFonts w:ascii="Arial" w:hAnsi="Arial" w:cs="Arial"/>
            <w:i/>
            <w:iCs/>
            <w:sz w:val="20"/>
            <w:szCs w:val="20"/>
          </w:rPr>
          <w:t>, 2025.</w:t>
        </w:r>
      </w:ins>
      <w:ins w:id="674" w:author="JAVIERA PAZ LEFORT IBANEZ" w:date="2025-09-22T17:31:00Z" w16du:dateUtc="2025-09-22T20:31:00Z">
        <w:r w:rsidR="00836FE4">
          <w:rPr>
            <w:rFonts w:ascii="Arial" w:hAnsi="Arial" w:cs="Arial"/>
            <w:i/>
            <w:iCs/>
            <w:sz w:val="20"/>
            <w:szCs w:val="20"/>
          </w:rPr>
          <w:t xml:space="preserve"> </w:t>
        </w:r>
      </w:ins>
      <w:ins w:id="675" w:author="JAVIERA PAZ LEFORT IBANEZ" w:date="2025-09-22T17:30:00Z" w16du:dateUtc="2025-09-22T20:30:00Z">
        <w:r w:rsidR="00836FE4" w:rsidRPr="00836FE4">
          <w:rPr>
            <w:rFonts w:ascii="Arial" w:hAnsi="Arial" w:cs="Arial"/>
            <w:i/>
            <w:iCs/>
            <w:sz w:val="20"/>
            <w:szCs w:val="20"/>
          </w:rPr>
          <w:t>https://www.zena-membranes.cz/index.php/component/content/article/64-d50-pc-module?catid=13</w:t>
        </w:r>
      </w:ins>
    </w:p>
    <w:p w14:paraId="36431DB3" w14:textId="7519E3C8" w:rsidR="00AB5EDA" w:rsidRPr="0074484A" w:rsidRDefault="00AB5EDA">
      <w:pPr>
        <w:spacing w:line="360" w:lineRule="auto"/>
        <w:ind w:left="708"/>
        <w:jc w:val="both"/>
        <w:rPr>
          <w:ins w:id="676" w:author="JAVIERA PAZ LEFORT IBANEZ" w:date="2025-09-18T15:32:00Z" w16du:dateUtc="2025-09-18T18:32:00Z"/>
          <w:rFonts w:ascii="Arial" w:hAnsi="Arial" w:cs="Arial"/>
        </w:rPr>
        <w:pPrChange w:id="677" w:author="JAVIERA PAZ LEFORT IBANEZ" w:date="2025-09-22T17:57:00Z" w16du:dateUtc="2025-09-22T20:57:00Z">
          <w:pPr>
            <w:pStyle w:val="Ttulo3"/>
          </w:pPr>
        </w:pPrChange>
      </w:pPr>
      <w:ins w:id="678" w:author="JAVIERA PAZ LEFORT IBANEZ" w:date="2025-09-18T15:32:00Z" w16du:dateUtc="2025-09-18T18:32:00Z">
        <w:r w:rsidRPr="0074484A">
          <w:rPr>
            <w:rFonts w:ascii="Arial" w:hAnsi="Arial" w:cs="Arial"/>
          </w:rPr>
          <w:t>La operación es en contracorriente: el vino (mezcla hidroalcohólica 12 % v/v) circula por el lumen de las fibras y la solución extractora (</w:t>
        </w:r>
        <w:proofErr w:type="spellStart"/>
        <w:r w:rsidRPr="0074484A">
          <w:rPr>
            <w:rFonts w:ascii="Arial" w:hAnsi="Arial" w:cs="Arial"/>
          </w:rPr>
          <w:t>CaCl</w:t>
        </w:r>
        <w:proofErr w:type="spellEnd"/>
        <w:r w:rsidRPr="0074484A">
          <w:rPr>
            <w:rFonts w:ascii="Cambria Math" w:hAnsi="Cambria Math" w:cs="Cambria Math"/>
          </w:rPr>
          <w:t>₂</w:t>
        </w:r>
        <w:r w:rsidRPr="0074484A">
          <w:rPr>
            <w:rFonts w:ascii="Arial" w:hAnsi="Arial" w:cs="Arial"/>
          </w:rPr>
          <w:t xml:space="preserve"> al 20 % m/m) fluye por la carcasa. Se asume membrana hidrofóbica sin humectación: los poros permanecen llenos de aire y el transporte a través de la membrana está dominado por vapor de agua; los polifenoles y otras especies no volátiles quedan en la fase líquida del vino. Bajo estas hipótesis, el modelo utiliza resistencias en serie (película fibra – membrana – película carcasa) para el cálculo del coeficiente global de transferencia de masa.</w:t>
        </w:r>
      </w:ins>
    </w:p>
    <w:p w14:paraId="2E23595F" w14:textId="47F2438C" w:rsidR="00F3065D" w:rsidRPr="0074484A" w:rsidDel="00AB5EDA" w:rsidRDefault="00AB5EDA">
      <w:pPr>
        <w:spacing w:line="360" w:lineRule="auto"/>
        <w:ind w:left="708"/>
        <w:jc w:val="both"/>
        <w:rPr>
          <w:del w:id="679" w:author="JAVIERA PAZ LEFORT IBANEZ" w:date="2025-09-18T15:32:00Z" w16du:dateUtc="2025-09-18T18:32:00Z"/>
          <w:rFonts w:ascii="Arial" w:hAnsi="Arial" w:cs="Arial"/>
        </w:rPr>
        <w:pPrChange w:id="680" w:author="JAVIERA PAZ LEFORT IBANEZ" w:date="2025-09-22T17:57:00Z" w16du:dateUtc="2025-09-22T20:57:00Z">
          <w:pPr>
            <w:jc w:val="both"/>
          </w:pPr>
        </w:pPrChange>
      </w:pPr>
      <w:ins w:id="681" w:author="JAVIERA PAZ LEFORT IBANEZ" w:date="2025-09-18T15:32:00Z" w16du:dateUtc="2025-09-18T18:32:00Z">
        <w:r w:rsidRPr="0074484A">
          <w:rPr>
            <w:rFonts w:ascii="Arial" w:hAnsi="Arial" w:cs="Arial"/>
          </w:rPr>
          <w:t xml:space="preserve">Las propiedades físicas se tomaron de literatura y/o fabricante y, cuando corresponde, se aproximaron a las del agua a la temperatura de trabajo (mezclas diluidas). La difusividad en fase líquida se estimó con </w:t>
        </w:r>
        <w:proofErr w:type="spellStart"/>
        <w:r w:rsidRPr="0074484A">
          <w:rPr>
            <w:rFonts w:ascii="Arial" w:hAnsi="Arial" w:cs="Arial"/>
          </w:rPr>
          <w:t>Wilke</w:t>
        </w:r>
        <w:proofErr w:type="spellEnd"/>
        <w:r w:rsidRPr="0074484A">
          <w:rPr>
            <w:rFonts w:ascii="Arial" w:hAnsi="Arial" w:cs="Arial"/>
          </w:rPr>
          <w:t>–Chang (soluto en líquido)</w:t>
        </w:r>
      </w:ins>
      <w:r w:rsidR="000309D1" w:rsidRPr="0074484A">
        <w:rPr>
          <w:rFonts w:ascii="Arial" w:hAnsi="Arial" w:cs="Arial"/>
        </w:rPr>
        <w:t xml:space="preserve"> (</w:t>
      </w:r>
      <w:proofErr w:type="spellStart"/>
      <w:r w:rsidR="000309D1" w:rsidRPr="0074484A">
        <w:rPr>
          <w:rFonts w:ascii="Arial" w:hAnsi="Arial" w:cs="Arial"/>
          <w:b/>
          <w:bCs/>
        </w:rPr>
        <w:t>Miyabe</w:t>
      </w:r>
      <w:proofErr w:type="spellEnd"/>
      <w:r w:rsidR="000309D1" w:rsidRPr="0074484A">
        <w:rPr>
          <w:rFonts w:ascii="Arial" w:hAnsi="Arial" w:cs="Arial"/>
          <w:b/>
          <w:bCs/>
        </w:rPr>
        <w:t xml:space="preserve"> &amp; </w:t>
      </w:r>
      <w:proofErr w:type="spellStart"/>
      <w:r w:rsidR="000309D1" w:rsidRPr="0074484A">
        <w:rPr>
          <w:rFonts w:ascii="Arial" w:hAnsi="Arial" w:cs="Arial"/>
          <w:b/>
          <w:bCs/>
        </w:rPr>
        <w:t>Isogai</w:t>
      </w:r>
      <w:proofErr w:type="spellEnd"/>
      <w:r w:rsidR="000309D1" w:rsidRPr="0074484A">
        <w:rPr>
          <w:rFonts w:ascii="Arial" w:hAnsi="Arial" w:cs="Arial"/>
          <w:b/>
          <w:bCs/>
        </w:rPr>
        <w:t>, 2011</w:t>
      </w:r>
      <w:r w:rsidR="000309D1" w:rsidRPr="0074484A">
        <w:rPr>
          <w:rFonts w:ascii="Arial" w:hAnsi="Arial" w:cs="Arial"/>
        </w:rPr>
        <w:t>)</w:t>
      </w:r>
      <w:ins w:id="682" w:author="JAVIERA PAZ LEFORT IBANEZ" w:date="2025-09-18T15:32:00Z" w16du:dateUtc="2025-09-18T18:32:00Z">
        <w:r w:rsidRPr="0074484A">
          <w:rPr>
            <w:rFonts w:ascii="Arial" w:hAnsi="Arial" w:cs="Arial"/>
          </w:rPr>
          <w:t>, mientras que la difusividad en fase gas (vapor de agua/aire dentro de los poros) se calculó con Chapman–</w:t>
        </w:r>
        <w:proofErr w:type="spellStart"/>
        <w:r w:rsidRPr="0074484A">
          <w:rPr>
            <w:rFonts w:ascii="Arial" w:hAnsi="Arial" w:cs="Arial"/>
          </w:rPr>
          <w:t>Enskog</w:t>
        </w:r>
      </w:ins>
      <w:proofErr w:type="spellEnd"/>
      <w:r w:rsidR="007B2516" w:rsidRPr="0074484A">
        <w:rPr>
          <w:rFonts w:ascii="Arial" w:hAnsi="Arial" w:cs="Arial"/>
        </w:rPr>
        <w:t xml:space="preserve"> (</w:t>
      </w:r>
      <w:proofErr w:type="spellStart"/>
      <w:r w:rsidR="007B2516" w:rsidRPr="0074484A">
        <w:rPr>
          <w:rFonts w:ascii="Arial" w:hAnsi="Arial" w:cs="Arial"/>
          <w:b/>
          <w:bCs/>
        </w:rPr>
        <w:t>Fei</w:t>
      </w:r>
      <w:proofErr w:type="spellEnd"/>
      <w:r w:rsidR="007B2516" w:rsidRPr="0074484A">
        <w:rPr>
          <w:rFonts w:ascii="Arial" w:hAnsi="Arial" w:cs="Arial"/>
          <w:b/>
          <w:bCs/>
        </w:rPr>
        <w:t xml:space="preserve"> et al., 2022</w:t>
      </w:r>
      <w:r w:rsidR="007B2516" w:rsidRPr="0074484A">
        <w:rPr>
          <w:rFonts w:ascii="Arial" w:hAnsi="Arial" w:cs="Arial"/>
        </w:rPr>
        <w:t>)</w:t>
      </w:r>
      <w:ins w:id="683" w:author="JAVIERA PAZ LEFORT IBANEZ" w:date="2025-09-18T15:32:00Z" w16du:dateUtc="2025-09-18T18:32:00Z">
        <w:r w:rsidRPr="0074484A">
          <w:rPr>
            <w:rFonts w:ascii="Arial" w:hAnsi="Arial" w:cs="Arial"/>
          </w:rPr>
          <w:t xml:space="preserve">. La solución de </w:t>
        </w:r>
        <w:proofErr w:type="spellStart"/>
        <w:r w:rsidRPr="0074484A">
          <w:rPr>
            <w:rFonts w:ascii="Arial" w:hAnsi="Arial" w:cs="Arial"/>
          </w:rPr>
          <w:t>CaCl</w:t>
        </w:r>
        <w:proofErr w:type="spellEnd"/>
        <w:r w:rsidRPr="0074484A">
          <w:rPr>
            <w:rFonts w:ascii="Cambria Math" w:hAnsi="Cambria Math" w:cs="Cambria Math"/>
          </w:rPr>
          <w:t>₂</w:t>
        </w:r>
        <w:r w:rsidRPr="0074484A">
          <w:rPr>
            <w:rFonts w:ascii="Arial" w:hAnsi="Arial" w:cs="Arial"/>
          </w:rPr>
          <w:t xml:space="preserve"> al 20 % se modeló sin un término osmótico explícito; su efecto se incorpora indirectamente mediante sus propiedades (ρ, μ, c</w:t>
        </w:r>
        <w:r w:rsidRPr="0074484A">
          <w:rPr>
            <w:rFonts w:ascii="Cambria Math" w:hAnsi="Cambria Math" w:cs="Cambria Math"/>
          </w:rPr>
          <w:t>𝑝</w:t>
        </w:r>
        <w:r w:rsidRPr="0074484A">
          <w:rPr>
            <w:rFonts w:ascii="Arial" w:hAnsi="Arial" w:cs="Arial"/>
          </w:rPr>
          <w:t>, k) dentro de los balances de masa y energía.</w:t>
        </w:r>
      </w:ins>
      <w:del w:id="684" w:author="JAVIERA PAZ LEFORT IBANEZ" w:date="2025-09-18T15:32:00Z" w16du:dateUtc="2025-09-18T18:32:00Z">
        <w:r w:rsidR="00F3065D" w:rsidRPr="0074484A" w:rsidDel="00AB5EDA">
          <w:rPr>
            <w:rFonts w:ascii="Arial" w:hAnsi="Arial" w:cs="Arial"/>
          </w:rPr>
          <w:delText>El sistema de extracción se basa en un contactor de membrana de fibra hueca, específicamente el modelo "Module 50" de Zena Membranes</w:delText>
        </w:r>
        <w:r w:rsidR="000835A7" w:rsidRPr="0074484A" w:rsidDel="00AB5EDA">
          <w:rPr>
            <w:rFonts w:ascii="Arial" w:hAnsi="Arial" w:cs="Arial"/>
          </w:rPr>
          <w:delText xml:space="preserve"> </w:delText>
        </w:r>
      </w:del>
      <w:del w:id="685" w:author="JAVIERA PAZ LEFORT IBANEZ" w:date="2025-09-18T15:05:00Z" w16du:dateUtc="2025-09-18T18:05:00Z">
        <w:r w:rsidR="000835A7" w:rsidRPr="0074484A" w:rsidDel="009D0BE6">
          <w:rPr>
            <w:rFonts w:ascii="Arial" w:hAnsi="Arial" w:cs="Arial"/>
            <w:highlight w:val="yellow"/>
          </w:rPr>
          <w:delText>(cita)</w:delText>
        </w:r>
        <w:r w:rsidR="00F3065D" w:rsidRPr="0074484A" w:rsidDel="009D0BE6">
          <w:rPr>
            <w:rFonts w:ascii="Arial" w:hAnsi="Arial" w:cs="Arial"/>
          </w:rPr>
          <w:delText xml:space="preserve">, </w:delText>
        </w:r>
      </w:del>
      <w:del w:id="686" w:author="JAVIERA PAZ LEFORT IBANEZ" w:date="2025-09-18T15:32:00Z" w16du:dateUtc="2025-09-18T18:32:00Z">
        <w:r w:rsidR="00F3065D" w:rsidRPr="0074484A" w:rsidDel="00AB5EDA">
          <w:rPr>
            <w:rFonts w:ascii="Arial" w:hAnsi="Arial" w:cs="Arial"/>
          </w:rPr>
          <w:delText>equipado con membranas tipo P60 fabricadas en polipropileno. Este módulo está compuesto por un conjunto de 9.690 fibras huecas, cada una de las cuales posee una longitud de 140 mm, un diámetro externo</w:delText>
        </w:r>
        <w:r w:rsidR="00946C09" w:rsidRPr="0074484A" w:rsidDel="00AB5EDA">
          <w:rPr>
            <w:rFonts w:ascii="Arial" w:hAnsi="Arial" w:cs="Arial"/>
          </w:rPr>
          <w:delText xml:space="preserve"> de fibra</w:delText>
        </w:r>
        <w:r w:rsidR="00F3065D" w:rsidRPr="0074484A" w:rsidDel="00AB5EDA">
          <w:rPr>
            <w:rFonts w:ascii="Arial" w:hAnsi="Arial" w:cs="Arial"/>
          </w:rPr>
          <w:delText xml:space="preserve"> de 310 µm y un diámetro interno de 240 µm. Estas dimensiones permiten calcular un espesor efectivo de membrana de 35 µm, proporcionando una estructura delgada pero resistente, adecuada para el proceso de extracció</w:delText>
        </w:r>
      </w:del>
      <w:del w:id="687" w:author="JAVIERA PAZ LEFORT IBANEZ" w:date="2025-09-18T15:07:00Z" w16du:dateUtc="2025-09-18T18:07:00Z">
        <w:r w:rsidR="00F3065D" w:rsidRPr="0074484A" w:rsidDel="00C4571C">
          <w:rPr>
            <w:rFonts w:ascii="Arial" w:hAnsi="Arial" w:cs="Arial"/>
          </w:rPr>
          <w:delText>n</w:delText>
        </w:r>
      </w:del>
      <w:del w:id="688" w:author="JAVIERA PAZ LEFORT IBANEZ" w:date="2025-09-18T15:32:00Z" w16du:dateUtc="2025-09-18T18:32:00Z">
        <w:r w:rsidR="00F3065D" w:rsidRPr="0074484A" w:rsidDel="00AB5EDA">
          <w:rPr>
            <w:rFonts w:ascii="Arial" w:hAnsi="Arial" w:cs="Arial"/>
          </w:rPr>
          <w:delText>.</w:delText>
        </w:r>
      </w:del>
      <w:del w:id="689" w:author="JAVIERA PAZ LEFORT IBANEZ" w:date="2025-09-18T15:07:00Z" w16du:dateUtc="2025-09-18T18:07:00Z">
        <w:r w:rsidR="00F3065D" w:rsidRPr="0074484A" w:rsidDel="00C4571C">
          <w:rPr>
            <w:rFonts w:ascii="Arial" w:hAnsi="Arial" w:cs="Arial"/>
          </w:rPr>
          <w:delText xml:space="preserve"> Aunque las especificaciones técnicas del fabricante indican un área superficial total de 5 m², este valor fue recalculado para asegurar que coincida con la geometría efectiva del haz de fibras, confirmando su consistencia con las condiciones reales del sistema</w:delText>
        </w:r>
      </w:del>
      <w:del w:id="690" w:author="JAVIERA PAZ LEFORT IBANEZ" w:date="2025-09-18T15:08:00Z" w16du:dateUtc="2025-09-18T18:08:00Z">
        <w:r w:rsidR="00F3065D" w:rsidRPr="0074484A" w:rsidDel="00C4571C">
          <w:rPr>
            <w:rFonts w:ascii="Arial" w:hAnsi="Arial" w:cs="Arial"/>
          </w:rPr>
          <w:delText>.</w:delText>
        </w:r>
      </w:del>
    </w:p>
    <w:p w14:paraId="52412EC2" w14:textId="77777777" w:rsidR="00AB5EDA" w:rsidRPr="0074484A" w:rsidRDefault="00AB5EDA">
      <w:pPr>
        <w:spacing w:line="360" w:lineRule="auto"/>
        <w:ind w:left="708"/>
        <w:jc w:val="both"/>
        <w:rPr>
          <w:ins w:id="691" w:author="JAVIERA PAZ LEFORT IBANEZ" w:date="2025-09-18T15:36:00Z" w16du:dateUtc="2025-09-18T18:36:00Z"/>
          <w:rFonts w:ascii="Arial" w:hAnsi="Arial" w:cs="Arial"/>
        </w:rPr>
        <w:pPrChange w:id="692" w:author="JAVIERA PAZ LEFORT IBANEZ" w:date="2025-09-22T17:57:00Z" w16du:dateUtc="2025-09-22T20:57:00Z">
          <w:pPr>
            <w:jc w:val="both"/>
          </w:pPr>
        </w:pPrChange>
      </w:pPr>
    </w:p>
    <w:p w14:paraId="543707F0" w14:textId="5759B65C" w:rsidR="005937BB" w:rsidRPr="0074484A" w:rsidRDefault="00AB5EDA">
      <w:pPr>
        <w:spacing w:line="360" w:lineRule="auto"/>
        <w:ind w:left="708"/>
        <w:jc w:val="both"/>
        <w:rPr>
          <w:ins w:id="693" w:author="JAVIERA PAZ LEFORT IBANEZ" w:date="2025-09-18T15:32:00Z" w16du:dateUtc="2025-09-18T18:32:00Z"/>
          <w:rFonts w:ascii="Arial" w:hAnsi="Arial" w:cs="Arial"/>
        </w:rPr>
        <w:pPrChange w:id="694" w:author="JAVIERA PAZ LEFORT IBANEZ" w:date="2025-09-22T17:57:00Z" w16du:dateUtc="2025-09-22T20:57:00Z">
          <w:pPr>
            <w:jc w:val="both"/>
          </w:pPr>
        </w:pPrChange>
      </w:pPr>
      <w:ins w:id="695" w:author="JAVIERA PAZ LEFORT IBANEZ" w:date="2025-09-18T15:36:00Z">
        <w:r w:rsidRPr="0074484A">
          <w:rPr>
            <w:rFonts w:ascii="Arial" w:hAnsi="Arial" w:cs="Arial"/>
          </w:rPr>
          <w:t>Operacionalmente, el montaje experimental de referencia utiliza bombas peristálticas 0.5–1.5 L·min</w:t>
        </w:r>
        <w:r w:rsidRPr="0074484A">
          <w:rPr>
            <w:rFonts w:ascii="Cambria Math" w:hAnsi="Cambria Math" w:cs="Cambria Math"/>
          </w:rPr>
          <w:t>⁻</w:t>
        </w:r>
        <w:r w:rsidRPr="0074484A">
          <w:rPr>
            <w:rFonts w:ascii="Arial" w:hAnsi="Arial" w:cs="Arial"/>
          </w:rPr>
          <w:t xml:space="preserve">¹ por lado. En las simulaciones de sensibilidad se </w:t>
        </w:r>
        <w:r w:rsidRPr="0074484A">
          <w:rPr>
            <w:rFonts w:ascii="Arial" w:hAnsi="Arial" w:cs="Arial"/>
          </w:rPr>
          <w:lastRenderedPageBreak/>
          <w:t>barrió 0.1–2.0 L·min</w:t>
        </w:r>
        <w:r w:rsidRPr="0074484A">
          <w:rPr>
            <w:rFonts w:ascii="Cambria Math" w:hAnsi="Cambria Math" w:cs="Cambria Math"/>
          </w:rPr>
          <w:t>⁻</w:t>
        </w:r>
        <w:r w:rsidRPr="0074484A">
          <w:rPr>
            <w:rFonts w:ascii="Arial" w:hAnsi="Arial" w:cs="Arial"/>
          </w:rPr>
          <w:t>¹ para observar tendencias con Reynolds sin alterar la configuración geométrica del módulo.</w:t>
        </w:r>
      </w:ins>
    </w:p>
    <w:p w14:paraId="1D2859AC" w14:textId="7B94B159" w:rsidR="00F3065D" w:rsidRPr="00B941DF" w:rsidDel="00AB5EDA" w:rsidRDefault="00F3065D">
      <w:pPr>
        <w:ind w:left="708"/>
        <w:jc w:val="both"/>
        <w:rPr>
          <w:del w:id="696" w:author="JAVIERA PAZ LEFORT IBANEZ" w:date="2025-09-18T15:32:00Z" w16du:dateUtc="2025-09-18T18:32:00Z"/>
          <w:rFonts w:ascii="Arial" w:hAnsi="Arial" w:cs="Arial"/>
        </w:rPr>
        <w:pPrChange w:id="697" w:author="JAVIERA PAZ LEFORT IBANEZ" w:date="2025-09-22T17:58:00Z" w16du:dateUtc="2025-09-22T20:58:00Z">
          <w:pPr>
            <w:jc w:val="both"/>
          </w:pPr>
        </w:pPrChange>
      </w:pPr>
      <w:del w:id="698" w:author="JAVIERA PAZ LEFORT IBANEZ" w:date="2025-09-18T15:32:00Z" w16du:dateUtc="2025-09-18T18:32:00Z">
        <w:r w:rsidRPr="00B941DF" w:rsidDel="00AB5EDA">
          <w:rPr>
            <w:rFonts w:ascii="Arial" w:hAnsi="Arial" w:cs="Arial"/>
          </w:rPr>
          <w:delText xml:space="preserve">Las fibras están dispuestas en una configuración de flujo </w:delText>
        </w:r>
      </w:del>
      <w:del w:id="699" w:author="JAVIERA PAZ LEFORT IBANEZ" w:date="2025-08-15T18:02:00Z" w16du:dateUtc="2025-08-15T22:02:00Z">
        <w:r w:rsidR="00773056" w:rsidRPr="00B941DF" w:rsidDel="00020A2A">
          <w:rPr>
            <w:rFonts w:ascii="Arial" w:hAnsi="Arial" w:cs="Arial"/>
          </w:rPr>
          <w:delText>paralelo</w:delText>
        </w:r>
      </w:del>
      <w:del w:id="700" w:author="JAVIERA PAZ LEFORT IBANEZ" w:date="2025-09-18T15:32:00Z" w16du:dateUtc="2025-09-18T18:32:00Z">
        <w:r w:rsidRPr="00B941DF" w:rsidDel="00AB5EDA">
          <w:rPr>
            <w:rFonts w:ascii="Arial" w:hAnsi="Arial" w:cs="Arial"/>
          </w:rPr>
          <w:delText xml:space="preserve">, en la cual el vino tinto, caracterizado por un contenido alcohólico del 12% v/v, circula por el lumen de las fibras, mientras que la solución extractora, compuesta por cloruro de calcio al 20%, fluye por la carcasa. Esta disposición permite una transferencia controlada de agua desde el vino hacia la solución extractora, sin que los compuestos de interés (polifenoles) atraviesen la membrana, garantizando la preservación de sus propiedades. La naturaleza hidrofóbica del material de membrana (polipropileno) asegura que solo las moléculas de agua, en fase vapor, sean capaces de atravesar los poros, mientras que los solutos </w:delText>
        </w:r>
        <w:r w:rsidR="00834AA2" w:rsidRPr="00B941DF" w:rsidDel="00AB5EDA">
          <w:rPr>
            <w:rFonts w:ascii="Arial" w:hAnsi="Arial" w:cs="Arial"/>
          </w:rPr>
          <w:delText>de nula o baja presión de vapor</w:delText>
        </w:r>
        <w:r w:rsidRPr="00B941DF" w:rsidDel="00AB5EDA">
          <w:rPr>
            <w:rFonts w:ascii="Arial" w:hAnsi="Arial" w:cs="Arial"/>
          </w:rPr>
          <w:delText xml:space="preserve"> permanecen en la fase líquida.</w:delText>
        </w:r>
      </w:del>
    </w:p>
    <w:p w14:paraId="3004CBE4" w14:textId="34A7CE01" w:rsidR="00F3065D" w:rsidRPr="00B941DF" w:rsidDel="00AB5EDA" w:rsidRDefault="00F3065D">
      <w:pPr>
        <w:ind w:left="708"/>
        <w:jc w:val="both"/>
        <w:rPr>
          <w:del w:id="701" w:author="JAVIERA PAZ LEFORT IBANEZ" w:date="2025-09-18T15:32:00Z" w16du:dateUtc="2025-09-18T18:32:00Z"/>
          <w:rFonts w:ascii="Arial" w:hAnsi="Arial" w:cs="Arial"/>
        </w:rPr>
        <w:pPrChange w:id="702" w:author="JAVIERA PAZ LEFORT IBANEZ" w:date="2025-09-22T17:58:00Z" w16du:dateUtc="2025-09-22T20:58:00Z">
          <w:pPr>
            <w:jc w:val="both"/>
          </w:pPr>
        </w:pPrChange>
      </w:pPr>
      <w:del w:id="703" w:author="JAVIERA PAZ LEFORT IBANEZ" w:date="2025-09-18T15:32:00Z" w16du:dateUtc="2025-09-18T18:32:00Z">
        <w:r w:rsidRPr="00B941DF" w:rsidDel="00AB5EDA">
          <w:rPr>
            <w:rFonts w:ascii="Arial" w:hAnsi="Arial" w:cs="Arial"/>
          </w:rPr>
          <w:delText xml:space="preserve">El diseño del sistema permite el ajuste de las condiciones de operación para optimizar el proceso de extracción. Los caudales de ambas corrientes se mantienen en un rango controlado entre 0,5 y 1,5 </w:delText>
        </w:r>
      </w:del>
      <w:del w:id="704" w:author="JAVIERA PAZ LEFORT IBANEZ" w:date="2025-09-18T15:11:00Z" w16du:dateUtc="2025-09-18T18:11:00Z">
        <w:r w:rsidRPr="00B941DF" w:rsidDel="00C4571C">
          <w:rPr>
            <w:rFonts w:ascii="Arial" w:hAnsi="Arial" w:cs="Arial"/>
          </w:rPr>
          <w:delText>m³</w:delText>
        </w:r>
      </w:del>
      <w:del w:id="705" w:author="JAVIERA PAZ LEFORT IBANEZ" w:date="2025-09-18T15:32:00Z" w16du:dateUtc="2025-09-18T18:32:00Z">
        <w:r w:rsidRPr="00B941DF" w:rsidDel="00AB5EDA">
          <w:rPr>
            <w:rFonts w:ascii="Arial" w:hAnsi="Arial" w:cs="Arial"/>
          </w:rPr>
          <w:delText>/h, siendo regulados mediante bombas peristálticas independientes que garantizan un flujo constante y preciso. La temperatura inicial del sistema se fija en 20 °C, pero el modelo desarrollado permite evaluar escenarios térmicos alternativos para estudiar su impacto en la eficiencia del proceso. Asimismo, la concentración inicial de agua en el vino se establece considerando la presencia de etanol al 12% v/v</w:delText>
        </w:r>
      </w:del>
      <w:del w:id="706" w:author="JAVIERA PAZ LEFORT IBANEZ" w:date="2025-09-18T15:12:00Z" w16du:dateUtc="2025-09-18T18:12:00Z">
        <w:r w:rsidRPr="00B941DF" w:rsidDel="00C4571C">
          <w:rPr>
            <w:rFonts w:ascii="Arial" w:hAnsi="Arial" w:cs="Arial"/>
          </w:rPr>
          <w:delText>, lo que refleja una condición realista</w:delText>
        </w:r>
      </w:del>
      <w:del w:id="707" w:author="JAVIERA PAZ LEFORT IBANEZ" w:date="2025-09-18T15:32:00Z" w16du:dateUtc="2025-09-18T18:32:00Z">
        <w:r w:rsidRPr="00B941DF" w:rsidDel="00AB5EDA">
          <w:rPr>
            <w:rFonts w:ascii="Arial" w:hAnsi="Arial" w:cs="Arial"/>
          </w:rPr>
          <w:delText xml:space="preserve"> del medio de trabajo.</w:delText>
        </w:r>
      </w:del>
    </w:p>
    <w:p w14:paraId="430EAA57" w14:textId="72B13702" w:rsidR="00F3065D" w:rsidRPr="00B941DF" w:rsidDel="00AB5EDA" w:rsidRDefault="00F3065D">
      <w:pPr>
        <w:ind w:left="708"/>
        <w:jc w:val="both"/>
        <w:rPr>
          <w:del w:id="708" w:author="JAVIERA PAZ LEFORT IBANEZ" w:date="2025-09-18T15:32:00Z" w16du:dateUtc="2025-09-18T18:32:00Z"/>
          <w:rFonts w:ascii="Arial" w:hAnsi="Arial" w:cs="Arial"/>
        </w:rPr>
        <w:pPrChange w:id="709" w:author="JAVIERA PAZ LEFORT IBANEZ" w:date="2025-09-22T17:58:00Z" w16du:dateUtc="2025-09-22T20:58:00Z">
          <w:pPr>
            <w:jc w:val="both"/>
          </w:pPr>
        </w:pPrChange>
      </w:pPr>
      <w:del w:id="710" w:author="JAVIERA PAZ LEFORT IBANEZ" w:date="2025-09-18T15:32:00Z" w16du:dateUtc="2025-09-18T18:32:00Z">
        <w:r w:rsidRPr="00B941DF" w:rsidDel="00AB5EDA">
          <w:rPr>
            <w:rFonts w:ascii="Arial" w:hAnsi="Arial" w:cs="Arial"/>
          </w:rPr>
          <w:delText>Las propiedades termodinámicas del sistema, incluyendo la viscosidad, densidad, coeficientes de difusión y conductividad térmica, fueron determinadas a partir de literatura especializada, interpolando o ponderando valores en mezclas binarias según correspondiera. En particular, el coeficiente de difusión fue estimado utilizando la correlación de Wilke-Chang, ampliamente reconocida por su precisión en la predicción de la difusión de solutos en líquidos. Además, aunque el efecto osmótico de la solución extractora de CaCl</w:delText>
        </w:r>
        <w:r w:rsidRPr="00B941DF" w:rsidDel="00AB5EDA">
          <w:rPr>
            <w:rFonts w:ascii="Cambria Math" w:hAnsi="Cambria Math" w:cs="Cambria Math"/>
          </w:rPr>
          <w:delText>₂</w:delText>
        </w:r>
        <w:r w:rsidRPr="00B941DF" w:rsidDel="00AB5EDA">
          <w:rPr>
            <w:rFonts w:ascii="Arial" w:hAnsi="Arial" w:cs="Arial"/>
          </w:rPr>
          <w:delText xml:space="preserve"> al 20% no se modeló explícitamente, su influencia fue considerada de manera indirecta mediante las propiedades físicas ajustadas de la solución (densidad, viscosidad y capacidad calorífica), que afectan directamente el flujo de agua a través de la membrana. Esta simplificación se considera adecuada en sistemas donde el efecto osmótico influye principalmente en el flujo de agua, sin transferir directamente polifenoles entre fases.</w:delText>
        </w:r>
      </w:del>
    </w:p>
    <w:p w14:paraId="544313C1" w14:textId="253B3C6B" w:rsidR="00F3065D" w:rsidRPr="00B941DF" w:rsidRDefault="00F3065D">
      <w:pPr>
        <w:pStyle w:val="Ttulo3"/>
        <w:ind w:left="708"/>
        <w:rPr>
          <w:rFonts w:ascii="Arial" w:hAnsi="Arial" w:cs="Arial"/>
          <w:color w:val="auto"/>
          <w:sz w:val="24"/>
          <w:szCs w:val="24"/>
          <w:rPrChange w:id="711" w:author="JAVIERA PAZ LEFORT IBANEZ" w:date="2025-09-22T17:57:00Z" w16du:dateUtc="2025-09-22T20:57:00Z">
            <w:rPr>
              <w:rFonts w:ascii="Arial" w:hAnsi="Arial" w:cs="Arial"/>
              <w:sz w:val="24"/>
              <w:szCs w:val="24"/>
            </w:rPr>
          </w:rPrChange>
        </w:rPr>
        <w:pPrChange w:id="712" w:author="JAVIERA PAZ LEFORT IBANEZ" w:date="2025-09-22T17:58:00Z" w16du:dateUtc="2025-09-22T20:58:00Z">
          <w:pPr>
            <w:pStyle w:val="Ttulo3"/>
          </w:pPr>
        </w:pPrChange>
      </w:pPr>
      <w:bookmarkStart w:id="713" w:name="_Toc209475912"/>
      <w:r w:rsidRPr="00B941DF">
        <w:rPr>
          <w:rFonts w:ascii="Arial" w:hAnsi="Arial" w:cs="Arial"/>
          <w:color w:val="auto"/>
          <w:sz w:val="24"/>
          <w:szCs w:val="24"/>
          <w:rPrChange w:id="714" w:author="JAVIERA PAZ LEFORT IBANEZ" w:date="2025-09-22T17:57:00Z" w16du:dateUtc="2025-09-22T20:57:00Z">
            <w:rPr>
              <w:rFonts w:ascii="Arial" w:hAnsi="Arial" w:cs="Arial"/>
              <w:sz w:val="24"/>
              <w:szCs w:val="24"/>
            </w:rPr>
          </w:rPrChange>
        </w:rPr>
        <w:t>4.1.2 Disposición y Funcionamiento del Sistema</w:t>
      </w:r>
      <w:bookmarkEnd w:id="713"/>
    </w:p>
    <w:p w14:paraId="16AC858D" w14:textId="2DEEAE65" w:rsidR="00AB5EDA" w:rsidRPr="0074484A" w:rsidRDefault="00AB5EDA">
      <w:pPr>
        <w:spacing w:line="360" w:lineRule="auto"/>
        <w:ind w:left="708"/>
        <w:jc w:val="both"/>
        <w:rPr>
          <w:ins w:id="715" w:author="JAVIERA PAZ LEFORT IBANEZ" w:date="2025-09-18T15:34:00Z" w16du:dateUtc="2025-09-18T18:34:00Z"/>
          <w:rFonts w:ascii="Arial" w:hAnsi="Arial" w:cs="Arial"/>
        </w:rPr>
        <w:pPrChange w:id="716" w:author="JAVIERA PAZ LEFORT IBANEZ" w:date="2025-09-22T17:58:00Z" w16du:dateUtc="2025-09-22T20:58:00Z">
          <w:pPr>
            <w:pStyle w:val="Ttulo3"/>
          </w:pPr>
        </w:pPrChange>
      </w:pPr>
      <w:ins w:id="717" w:author="JAVIERA PAZ LEFORT IBANEZ" w:date="2025-09-18T15:34:00Z" w16du:dateUtc="2025-09-18T18:34:00Z">
        <w:r w:rsidRPr="0074484A">
          <w:rPr>
            <w:rFonts w:ascii="Arial" w:hAnsi="Arial" w:cs="Arial"/>
          </w:rPr>
          <w:t xml:space="preserve">El montaje hidráulico es un circuito cerrado de recirculación por cada lado del contacto, con dos bombas peristálticas independientes que fijan los caudales de vino (lumen) y </w:t>
        </w:r>
        <w:proofErr w:type="spellStart"/>
        <w:r w:rsidRPr="0074484A">
          <w:rPr>
            <w:rFonts w:ascii="Arial" w:hAnsi="Arial" w:cs="Arial"/>
          </w:rPr>
          <w:t>CaCl</w:t>
        </w:r>
        <w:proofErr w:type="spellEnd"/>
        <w:r w:rsidRPr="0074484A">
          <w:rPr>
            <w:rFonts w:ascii="Cambria Math" w:hAnsi="Cambria Math" w:cs="Cambria Math"/>
          </w:rPr>
          <w:t>₂</w:t>
        </w:r>
        <w:r w:rsidRPr="0074484A">
          <w:rPr>
            <w:rFonts w:ascii="Arial" w:hAnsi="Arial" w:cs="Arial"/>
          </w:rPr>
          <w:t xml:space="preserve"> (carcasa). La configuración en contracorriente establece las siguientes condiciones de frontera para los balances 1D del modelo:</w:t>
        </w:r>
      </w:ins>
    </w:p>
    <w:p w14:paraId="426F16CE" w14:textId="2969AD4A" w:rsidR="001B3A42" w:rsidRPr="00B355AB" w:rsidRDefault="00000000">
      <w:pPr>
        <w:ind w:left="708"/>
        <w:jc w:val="both"/>
        <w:rPr>
          <w:ins w:id="718" w:author="JAVIERA PAZ LEFORT IBANEZ" w:date="2025-09-18T15:49:00Z" w16du:dateUtc="2025-09-18T18:49:00Z"/>
          <w:rFonts w:ascii="Arial" w:eastAsiaTheme="minorEastAsia" w:hAnsi="Arial" w:cs="Arial"/>
        </w:rPr>
        <w:pPrChange w:id="719" w:author="JAVIERA PAZ LEFORT IBANEZ" w:date="2025-09-22T17:58:00Z" w16du:dateUtc="2025-09-22T20:58:00Z">
          <w:pPr>
            <w:jc w:val="both"/>
          </w:pPr>
        </w:pPrChange>
      </w:pPr>
      <m:oMathPara>
        <m:oMath>
          <m:sSub>
            <m:sSubPr>
              <m:ctrlPr>
                <w:ins w:id="720" w:author="JAVIERA PAZ LEFORT IBANEZ" w:date="2025-09-18T15:48:00Z" w16du:dateUtc="2025-09-18T18:48:00Z">
                  <w:rPr>
                    <w:rFonts w:ascii="Cambria Math" w:hAnsi="Cambria Math" w:cs="Arial"/>
                    <w:i/>
                  </w:rPr>
                </w:ins>
              </m:ctrlPr>
            </m:sSubPr>
            <m:e>
              <m:r>
                <w:ins w:id="721" w:author="JAVIERA PAZ LEFORT IBANEZ" w:date="2025-09-18T15:48:00Z" w16du:dateUtc="2025-09-18T18:48:00Z">
                  <w:rPr>
                    <w:rFonts w:ascii="Cambria Math" w:hAnsi="Cambria Math" w:cs="Arial"/>
                  </w:rPr>
                  <m:t>T</m:t>
                </w:ins>
              </m:r>
            </m:e>
            <m:sub>
              <m:r>
                <w:ins w:id="722" w:author="JAVIERA PAZ LEFORT IBANEZ" w:date="2025-09-18T15:48:00Z" w16du:dateUtc="2025-09-18T18:48:00Z">
                  <w:rPr>
                    <w:rFonts w:ascii="Cambria Math" w:hAnsi="Cambria Math" w:cs="Arial"/>
                  </w:rPr>
                  <m:t>fibra</m:t>
                </w:ins>
              </m:r>
            </m:sub>
          </m:sSub>
          <m:d>
            <m:dPr>
              <m:ctrlPr>
                <w:ins w:id="723" w:author="JAVIERA PAZ LEFORT IBANEZ" w:date="2025-09-18T15:48:00Z" w16du:dateUtc="2025-09-18T18:48:00Z">
                  <w:rPr>
                    <w:rFonts w:ascii="Cambria Math" w:hAnsi="Cambria Math" w:cs="Arial"/>
                    <w:i/>
                  </w:rPr>
                </w:ins>
              </m:ctrlPr>
            </m:dPr>
            <m:e>
              <m:r>
                <w:ins w:id="724" w:author="JAVIERA PAZ LEFORT IBANEZ" w:date="2025-09-18T15:48:00Z" w16du:dateUtc="2025-09-18T18:48:00Z">
                  <w:rPr>
                    <w:rFonts w:ascii="Cambria Math" w:hAnsi="Cambria Math" w:cs="Arial"/>
                  </w:rPr>
                  <m:t>z=0</m:t>
                </w:ins>
              </m:r>
            </m:e>
          </m:d>
          <m:r>
            <w:ins w:id="725" w:author="JAVIERA PAZ LEFORT IBANEZ" w:date="2025-09-18T15:48:00Z" w16du:dateUtc="2025-09-18T18:48:00Z">
              <w:rPr>
                <w:rFonts w:ascii="Cambria Math" w:hAnsi="Cambria Math" w:cs="Arial"/>
              </w:rPr>
              <m:t>=</m:t>
            </w:ins>
          </m:r>
          <m:sSub>
            <m:sSubPr>
              <m:ctrlPr>
                <w:ins w:id="726" w:author="JAVIERA PAZ LEFORT IBANEZ" w:date="2025-09-18T15:48:00Z" w16du:dateUtc="2025-09-18T18:48:00Z">
                  <w:rPr>
                    <w:rFonts w:ascii="Cambria Math" w:hAnsi="Cambria Math" w:cs="Arial"/>
                    <w:i/>
                  </w:rPr>
                </w:ins>
              </m:ctrlPr>
            </m:sSubPr>
            <m:e>
              <m:r>
                <w:ins w:id="727" w:author="JAVIERA PAZ LEFORT IBANEZ" w:date="2025-09-18T15:48:00Z" w16du:dateUtc="2025-09-18T18:48:00Z">
                  <w:rPr>
                    <w:rFonts w:ascii="Cambria Math" w:hAnsi="Cambria Math" w:cs="Arial"/>
                  </w:rPr>
                  <m:t>T</m:t>
                </w:ins>
              </m:r>
            </m:e>
            <m:sub>
              <m:r>
                <w:ins w:id="728" w:author="JAVIERA PAZ LEFORT IBANEZ" w:date="2025-09-18T15:48:00Z" w16du:dateUtc="2025-09-18T18:48:00Z">
                  <w:rPr>
                    <w:rFonts w:ascii="Cambria Math" w:hAnsi="Cambria Math" w:cs="Arial"/>
                  </w:rPr>
                  <m:t>fibra,in</m:t>
                </w:ins>
              </m:r>
            </m:sub>
          </m:sSub>
          <m:r>
            <w:ins w:id="729" w:author="JAVIERA PAZ LEFORT IBANEZ" w:date="2025-09-18T15:49:00Z" w16du:dateUtc="2025-09-18T18:49:00Z">
              <w:rPr>
                <w:rFonts w:ascii="Cambria Math" w:hAnsi="Cambria Math" w:cs="Arial"/>
              </w:rPr>
              <m:t xml:space="preserve">, </m:t>
            </w:ins>
          </m:r>
          <m:sSub>
            <m:sSubPr>
              <m:ctrlPr>
                <w:ins w:id="730" w:author="JAVIERA PAZ LEFORT IBANEZ" w:date="2025-09-18T15:49:00Z" w16du:dateUtc="2025-09-18T18:49:00Z">
                  <w:rPr>
                    <w:rFonts w:ascii="Cambria Math" w:hAnsi="Cambria Math" w:cs="Arial"/>
                    <w:i/>
                  </w:rPr>
                </w:ins>
              </m:ctrlPr>
            </m:sSubPr>
            <m:e>
              <m:r>
                <w:ins w:id="731" w:author="JAVIERA PAZ LEFORT IBANEZ" w:date="2025-09-18T15:49:00Z" w16du:dateUtc="2025-09-18T18:49:00Z">
                  <w:rPr>
                    <w:rFonts w:ascii="Cambria Math" w:hAnsi="Cambria Math" w:cs="Arial"/>
                  </w:rPr>
                  <m:t>f</m:t>
                </w:ins>
              </m:r>
            </m:e>
            <m:sub>
              <m:r>
                <w:ins w:id="732" w:author="JAVIERA PAZ LEFORT IBANEZ" w:date="2025-09-18T15:49:00Z" w16du:dateUtc="2025-09-18T18:49:00Z">
                  <w:rPr>
                    <w:rFonts w:ascii="Cambria Math" w:hAnsi="Cambria Math" w:cs="Arial"/>
                  </w:rPr>
                  <m:t>fibra</m:t>
                </w:ins>
              </m:r>
            </m:sub>
          </m:sSub>
          <m:d>
            <m:dPr>
              <m:ctrlPr>
                <w:ins w:id="733" w:author="JAVIERA PAZ LEFORT IBANEZ" w:date="2025-09-18T15:49:00Z" w16du:dateUtc="2025-09-18T18:49:00Z">
                  <w:rPr>
                    <w:rFonts w:ascii="Cambria Math" w:eastAsiaTheme="minorEastAsia" w:hAnsi="Cambria Math" w:cs="Arial"/>
                    <w:i/>
                  </w:rPr>
                </w:ins>
              </m:ctrlPr>
            </m:dPr>
            <m:e>
              <m:r>
                <w:ins w:id="734" w:author="JAVIERA PAZ LEFORT IBANEZ" w:date="2025-09-18T15:49:00Z" w16du:dateUtc="2025-09-18T18:49:00Z">
                  <w:rPr>
                    <w:rFonts w:ascii="Cambria Math" w:eastAsiaTheme="minorEastAsia" w:hAnsi="Cambria Math" w:cs="Arial"/>
                  </w:rPr>
                  <m:t>z=0</m:t>
                </w:ins>
              </m:r>
            </m:e>
          </m:d>
          <m:r>
            <w:ins w:id="735" w:author="JAVIERA PAZ LEFORT IBANEZ" w:date="2025-09-18T15:49:00Z" w16du:dateUtc="2025-09-18T18:49:00Z">
              <w:rPr>
                <w:rFonts w:ascii="Cambria Math" w:eastAsiaTheme="minorEastAsia" w:hAnsi="Cambria Math" w:cs="Arial"/>
              </w:rPr>
              <m:t>=</m:t>
            </w:ins>
          </m:r>
          <m:sSub>
            <m:sSubPr>
              <m:ctrlPr>
                <w:ins w:id="736" w:author="JAVIERA PAZ LEFORT IBANEZ" w:date="2025-09-18T15:49:00Z" w16du:dateUtc="2025-09-18T18:49:00Z">
                  <w:rPr>
                    <w:rFonts w:ascii="Cambria Math" w:hAnsi="Cambria Math" w:cs="Arial"/>
                    <w:i/>
                  </w:rPr>
                </w:ins>
              </m:ctrlPr>
            </m:sSubPr>
            <m:e>
              <m:r>
                <w:ins w:id="737" w:author="JAVIERA PAZ LEFORT IBANEZ" w:date="2025-09-18T15:49:00Z" w16du:dateUtc="2025-09-18T18:49:00Z">
                  <w:rPr>
                    <w:rFonts w:ascii="Cambria Math" w:hAnsi="Cambria Math" w:cs="Arial"/>
                  </w:rPr>
                  <m:t>f</m:t>
                </w:ins>
              </m:r>
            </m:e>
            <m:sub>
              <m:r>
                <w:ins w:id="738" w:author="JAVIERA PAZ LEFORT IBANEZ" w:date="2025-09-18T15:49:00Z" w16du:dateUtc="2025-09-18T18:49:00Z">
                  <w:rPr>
                    <w:rFonts w:ascii="Cambria Math" w:hAnsi="Cambria Math" w:cs="Arial"/>
                  </w:rPr>
                  <m:t>fibra,in</m:t>
                </w:ins>
              </m:r>
            </m:sub>
          </m:sSub>
        </m:oMath>
      </m:oMathPara>
    </w:p>
    <w:p w14:paraId="5D72043B" w14:textId="643AD418" w:rsidR="001B3A42" w:rsidRPr="00B355AB" w:rsidRDefault="00000000">
      <w:pPr>
        <w:ind w:left="708"/>
        <w:jc w:val="both"/>
        <w:rPr>
          <w:ins w:id="739" w:author="JAVIERA PAZ LEFORT IBANEZ" w:date="2025-09-18T15:48:00Z" w16du:dateUtc="2025-09-18T18:48:00Z"/>
          <w:rFonts w:ascii="Arial" w:hAnsi="Arial" w:cs="Arial"/>
        </w:rPr>
        <w:pPrChange w:id="740" w:author="JAVIERA PAZ LEFORT IBANEZ" w:date="2025-09-22T17:58:00Z" w16du:dateUtc="2025-09-22T20:58:00Z">
          <w:pPr>
            <w:jc w:val="both"/>
          </w:pPr>
        </w:pPrChange>
      </w:pPr>
      <m:oMathPara>
        <m:oMath>
          <m:sSub>
            <m:sSubPr>
              <m:ctrlPr>
                <w:ins w:id="741" w:author="JAVIERA PAZ LEFORT IBANEZ" w:date="2025-09-18T15:49:00Z" w16du:dateUtc="2025-09-18T18:49:00Z">
                  <w:rPr>
                    <w:rFonts w:ascii="Cambria Math" w:hAnsi="Cambria Math" w:cs="Arial"/>
                    <w:i/>
                  </w:rPr>
                </w:ins>
              </m:ctrlPr>
            </m:sSubPr>
            <m:e>
              <m:r>
                <w:ins w:id="742" w:author="JAVIERA PAZ LEFORT IBANEZ" w:date="2025-09-18T15:49:00Z" w16du:dateUtc="2025-09-18T18:49:00Z">
                  <w:rPr>
                    <w:rFonts w:ascii="Cambria Math" w:hAnsi="Cambria Math" w:cs="Arial"/>
                  </w:rPr>
                  <m:t>T</m:t>
                </w:ins>
              </m:r>
            </m:e>
            <m:sub>
              <m:r>
                <w:ins w:id="743" w:author="JAVIERA PAZ LEFORT IBANEZ" w:date="2025-09-18T15:49:00Z" w16du:dateUtc="2025-09-18T18:49:00Z">
                  <w:rPr>
                    <w:rFonts w:ascii="Cambria Math" w:hAnsi="Cambria Math" w:cs="Arial"/>
                  </w:rPr>
                  <m:t>carcasa</m:t>
                </w:ins>
              </m:r>
            </m:sub>
          </m:sSub>
          <m:d>
            <m:dPr>
              <m:ctrlPr>
                <w:ins w:id="744" w:author="JAVIERA PAZ LEFORT IBANEZ" w:date="2025-09-18T15:49:00Z" w16du:dateUtc="2025-09-18T18:49:00Z">
                  <w:rPr>
                    <w:rFonts w:ascii="Cambria Math" w:hAnsi="Cambria Math" w:cs="Arial"/>
                    <w:i/>
                  </w:rPr>
                </w:ins>
              </m:ctrlPr>
            </m:dPr>
            <m:e>
              <m:r>
                <w:ins w:id="745" w:author="JAVIERA PAZ LEFORT IBANEZ" w:date="2025-09-18T15:49:00Z" w16du:dateUtc="2025-09-18T18:49:00Z">
                  <w:rPr>
                    <w:rFonts w:ascii="Cambria Math" w:hAnsi="Cambria Math" w:cs="Arial"/>
                  </w:rPr>
                  <m:t>z=0</m:t>
                </w:ins>
              </m:r>
            </m:e>
          </m:d>
          <m:r>
            <w:ins w:id="746" w:author="JAVIERA PAZ LEFORT IBANEZ" w:date="2025-09-18T15:49:00Z" w16du:dateUtc="2025-09-18T18:49:00Z">
              <w:rPr>
                <w:rFonts w:ascii="Cambria Math" w:hAnsi="Cambria Math" w:cs="Arial"/>
              </w:rPr>
              <m:t>=</m:t>
            </w:ins>
          </m:r>
          <m:sSub>
            <m:sSubPr>
              <m:ctrlPr>
                <w:ins w:id="747" w:author="JAVIERA PAZ LEFORT IBANEZ" w:date="2025-09-18T15:49:00Z" w16du:dateUtc="2025-09-18T18:49:00Z">
                  <w:rPr>
                    <w:rFonts w:ascii="Cambria Math" w:hAnsi="Cambria Math" w:cs="Arial"/>
                    <w:i/>
                  </w:rPr>
                </w:ins>
              </m:ctrlPr>
            </m:sSubPr>
            <m:e>
              <m:r>
                <w:ins w:id="748" w:author="JAVIERA PAZ LEFORT IBANEZ" w:date="2025-09-18T15:49:00Z" w16du:dateUtc="2025-09-18T18:49:00Z">
                  <w:rPr>
                    <w:rFonts w:ascii="Cambria Math" w:hAnsi="Cambria Math" w:cs="Arial"/>
                  </w:rPr>
                  <m:t>T</m:t>
                </w:ins>
              </m:r>
            </m:e>
            <m:sub>
              <m:r>
                <w:ins w:id="749" w:author="JAVIERA PAZ LEFORT IBANEZ" w:date="2025-09-18T15:49:00Z" w16du:dateUtc="2025-09-18T18:49:00Z">
                  <w:rPr>
                    <w:rFonts w:ascii="Cambria Math" w:hAnsi="Cambria Math" w:cs="Arial"/>
                  </w:rPr>
                  <m:t>carcasa,in</m:t>
                </w:ins>
              </m:r>
            </m:sub>
          </m:sSub>
          <m:r>
            <w:ins w:id="750" w:author="JAVIERA PAZ LEFORT IBANEZ" w:date="2025-09-18T15:49:00Z" w16du:dateUtc="2025-09-18T18:49:00Z">
              <w:rPr>
                <w:rFonts w:ascii="Cambria Math" w:hAnsi="Cambria Math" w:cs="Arial"/>
              </w:rPr>
              <m:t xml:space="preserve">, </m:t>
            </w:ins>
          </m:r>
          <m:sSub>
            <m:sSubPr>
              <m:ctrlPr>
                <w:ins w:id="751" w:author="JAVIERA PAZ LEFORT IBANEZ" w:date="2025-09-18T15:49:00Z" w16du:dateUtc="2025-09-18T18:49:00Z">
                  <w:rPr>
                    <w:rFonts w:ascii="Cambria Math" w:hAnsi="Cambria Math" w:cs="Arial"/>
                    <w:i/>
                  </w:rPr>
                </w:ins>
              </m:ctrlPr>
            </m:sSubPr>
            <m:e>
              <m:r>
                <w:ins w:id="752" w:author="JAVIERA PAZ LEFORT IBANEZ" w:date="2025-09-18T15:49:00Z" w16du:dateUtc="2025-09-18T18:49:00Z">
                  <w:rPr>
                    <w:rFonts w:ascii="Cambria Math" w:hAnsi="Cambria Math" w:cs="Arial"/>
                  </w:rPr>
                  <m:t>f</m:t>
                </w:ins>
              </m:r>
            </m:e>
            <m:sub>
              <m:r>
                <w:ins w:id="753" w:author="JAVIERA PAZ LEFORT IBANEZ" w:date="2025-09-18T15:49:00Z" w16du:dateUtc="2025-09-18T18:49:00Z">
                  <w:rPr>
                    <w:rFonts w:ascii="Cambria Math" w:hAnsi="Cambria Math" w:cs="Arial"/>
                  </w:rPr>
                  <m:t>carcasa</m:t>
                </w:ins>
              </m:r>
            </m:sub>
          </m:sSub>
          <m:d>
            <m:dPr>
              <m:ctrlPr>
                <w:ins w:id="754" w:author="JAVIERA PAZ LEFORT IBANEZ" w:date="2025-09-18T15:49:00Z" w16du:dateUtc="2025-09-18T18:49:00Z">
                  <w:rPr>
                    <w:rFonts w:ascii="Cambria Math" w:eastAsiaTheme="minorEastAsia" w:hAnsi="Cambria Math" w:cs="Arial"/>
                    <w:i/>
                  </w:rPr>
                </w:ins>
              </m:ctrlPr>
            </m:dPr>
            <m:e>
              <m:r>
                <w:ins w:id="755" w:author="JAVIERA PAZ LEFORT IBANEZ" w:date="2025-09-18T15:49:00Z" w16du:dateUtc="2025-09-18T18:49:00Z">
                  <w:rPr>
                    <w:rFonts w:ascii="Cambria Math" w:eastAsiaTheme="minorEastAsia" w:hAnsi="Cambria Math" w:cs="Arial"/>
                  </w:rPr>
                  <m:t>z=0</m:t>
                </w:ins>
              </m:r>
            </m:e>
          </m:d>
          <m:r>
            <w:ins w:id="756" w:author="JAVIERA PAZ LEFORT IBANEZ" w:date="2025-09-18T15:49:00Z" w16du:dateUtc="2025-09-18T18:49:00Z">
              <w:rPr>
                <w:rFonts w:ascii="Cambria Math" w:eastAsiaTheme="minorEastAsia" w:hAnsi="Cambria Math" w:cs="Arial"/>
              </w:rPr>
              <m:t>=</m:t>
            </w:ins>
          </m:r>
          <m:sSub>
            <m:sSubPr>
              <m:ctrlPr>
                <w:ins w:id="757" w:author="JAVIERA PAZ LEFORT IBANEZ" w:date="2025-09-18T15:49:00Z" w16du:dateUtc="2025-09-18T18:49:00Z">
                  <w:rPr>
                    <w:rFonts w:ascii="Cambria Math" w:hAnsi="Cambria Math" w:cs="Arial"/>
                    <w:i/>
                  </w:rPr>
                </w:ins>
              </m:ctrlPr>
            </m:sSubPr>
            <m:e>
              <m:r>
                <w:ins w:id="758" w:author="JAVIERA PAZ LEFORT IBANEZ" w:date="2025-09-18T15:49:00Z" w16du:dateUtc="2025-09-18T18:49:00Z">
                  <w:rPr>
                    <w:rFonts w:ascii="Cambria Math" w:hAnsi="Cambria Math" w:cs="Arial"/>
                  </w:rPr>
                  <m:t>f</m:t>
                </w:ins>
              </m:r>
            </m:e>
            <m:sub>
              <m:r>
                <w:ins w:id="759" w:author="JAVIERA PAZ LEFORT IBANEZ" w:date="2025-09-18T15:50:00Z" w16du:dateUtc="2025-09-18T18:50:00Z">
                  <w:rPr>
                    <w:rFonts w:ascii="Cambria Math" w:hAnsi="Cambria Math" w:cs="Arial"/>
                  </w:rPr>
                  <m:t>carcasa</m:t>
                </w:ins>
              </m:r>
              <m:r>
                <w:ins w:id="760" w:author="JAVIERA PAZ LEFORT IBANEZ" w:date="2025-09-18T15:49:00Z" w16du:dateUtc="2025-09-18T18:49:00Z">
                  <w:rPr>
                    <w:rFonts w:ascii="Cambria Math" w:hAnsi="Cambria Math" w:cs="Arial"/>
                  </w:rPr>
                  <m:t>,in</m:t>
                </w:ins>
              </m:r>
            </m:sub>
          </m:sSub>
        </m:oMath>
      </m:oMathPara>
    </w:p>
    <w:p w14:paraId="57D7C06C" w14:textId="527ADD15" w:rsidR="00F3065D" w:rsidRDefault="00AB5EDA">
      <w:pPr>
        <w:spacing w:line="360" w:lineRule="auto"/>
        <w:ind w:left="708"/>
        <w:jc w:val="both"/>
        <w:rPr>
          <w:ins w:id="761" w:author="JAVIERA PAZ LEFORT IBANEZ" w:date="2025-09-22T17:33:00Z" w16du:dateUtc="2025-09-22T20:33:00Z"/>
          <w:rFonts w:ascii="Arial" w:hAnsi="Arial" w:cs="Arial"/>
        </w:rPr>
        <w:pPrChange w:id="762" w:author="JAVIERA PAZ LEFORT IBANEZ" w:date="2025-09-22T17:58:00Z" w16du:dateUtc="2025-09-22T20:58:00Z">
          <w:pPr>
            <w:spacing w:line="360" w:lineRule="auto"/>
            <w:jc w:val="both"/>
          </w:pPr>
        </w:pPrChange>
      </w:pPr>
      <w:ins w:id="763" w:author="JAVIERA PAZ LEFORT IBANEZ" w:date="2025-09-18T15:37:00Z">
        <w:r w:rsidRPr="0074484A">
          <w:rPr>
            <w:rFonts w:ascii="Arial" w:hAnsi="Arial" w:cs="Arial"/>
          </w:rPr>
          <w:t>En operación, el montaje experimental emplea bombas 0.5–1.5 L·min</w:t>
        </w:r>
        <w:r w:rsidRPr="0074484A">
          <w:rPr>
            <w:rFonts w:ascii="Cambria Math" w:hAnsi="Cambria Math" w:cs="Cambria Math"/>
          </w:rPr>
          <w:t>⁻</w:t>
        </w:r>
        <w:r w:rsidRPr="0074484A">
          <w:rPr>
            <w:rFonts w:ascii="Arial" w:hAnsi="Arial" w:cs="Arial"/>
          </w:rPr>
          <w:t>¹ por lado. Para las simulaciones de sensibilidad se barrió 0.1–2.0 L·min</w:t>
        </w:r>
        <w:r w:rsidRPr="0074484A">
          <w:rPr>
            <w:rFonts w:ascii="Cambria Math" w:hAnsi="Cambria Math" w:cs="Cambria Math"/>
          </w:rPr>
          <w:t>⁻</w:t>
        </w:r>
        <w:r w:rsidRPr="0074484A">
          <w:rPr>
            <w:rFonts w:ascii="Arial" w:hAnsi="Arial" w:cs="Arial"/>
          </w:rPr>
          <w:t xml:space="preserve">¹ a fin de estudiar la dependencia con Reynolds; el cálculo de Re en el lumen considera el caudal </w:t>
        </w:r>
        <w:r w:rsidRPr="0074484A">
          <w:rPr>
            <w:rFonts w:ascii="Arial" w:hAnsi="Arial" w:cs="Arial"/>
            <w:b/>
            <w:bCs/>
          </w:rPr>
          <w:t>por fibra</w:t>
        </w:r>
        <w:r w:rsidRPr="0074484A">
          <w:rPr>
            <w:rFonts w:ascii="Arial" w:hAnsi="Arial" w:cs="Arial"/>
          </w:rPr>
          <w:t xml:space="preserve"> y la sección interna </w:t>
        </w:r>
        <w:r w:rsidRPr="0074484A">
          <w:rPr>
            <w:rFonts w:ascii="Arial" w:hAnsi="Arial" w:cs="Arial"/>
            <w:i/>
            <w:iCs/>
            <w:rPrChange w:id="764" w:author="JAVIERA PAZ LEFORT IBANEZ" w:date="2025-09-22T17:08:00Z" w16du:dateUtc="2025-09-22T20:08:00Z">
              <w:rPr>
                <w:rFonts w:eastAsiaTheme="majorEastAsia" w:cstheme="majorBidi"/>
                <w:color w:val="0F4761" w:themeColor="accent1" w:themeShade="BF"/>
                <w:sz w:val="28"/>
                <w:szCs w:val="28"/>
              </w:rPr>
            </w:rPrChange>
          </w:rPr>
          <w:t>d</w:t>
        </w:r>
      </w:ins>
      <w:ins w:id="765" w:author="JAVIERA PAZ LEFORT IBANEZ" w:date="2025-09-18T15:38:00Z" w16du:dateUtc="2025-09-18T18:38:00Z">
        <w:r w:rsidRPr="0074484A">
          <w:rPr>
            <w:rFonts w:ascii="Arial" w:hAnsi="Arial" w:cs="Arial"/>
            <w:i/>
            <w:iCs/>
            <w:vertAlign w:val="subscript"/>
            <w:rPrChange w:id="766" w:author="JAVIERA PAZ LEFORT IBANEZ" w:date="2025-09-22T17:08:00Z" w16du:dateUtc="2025-09-22T20:08:00Z">
              <w:rPr>
                <w:rFonts w:eastAsiaTheme="majorEastAsia" w:cstheme="majorBidi"/>
                <w:color w:val="0F4761" w:themeColor="accent1" w:themeShade="BF"/>
                <w:sz w:val="28"/>
                <w:szCs w:val="28"/>
                <w:vertAlign w:val="subscript"/>
              </w:rPr>
            </w:rPrChange>
          </w:rPr>
          <w:t>i</w:t>
        </w:r>
      </w:ins>
      <w:ins w:id="767" w:author="JAVIERA PAZ LEFORT IBANEZ" w:date="2025-09-18T15:37:00Z">
        <w:r w:rsidRPr="0074484A">
          <w:rPr>
            <w:rFonts w:ascii="Arial" w:hAnsi="Arial" w:cs="Arial"/>
          </w:rPr>
          <w:t>​.</w:t>
        </w:r>
      </w:ins>
      <w:ins w:id="768" w:author="JAVIERA PAZ LEFORT IBANEZ" w:date="2025-09-18T16:06:00Z" w16du:dateUtc="2025-09-18T19:06:00Z">
        <w:r w:rsidR="00A57B30" w:rsidRPr="0074484A">
          <w:rPr>
            <w:rFonts w:ascii="Arial" w:hAnsi="Arial" w:cs="Arial"/>
          </w:rPr>
          <w:t xml:space="preserve"> </w:t>
        </w:r>
      </w:ins>
      <w:ins w:id="769" w:author="JAVIERA PAZ LEFORT IBANEZ" w:date="2025-09-18T15:34:00Z" w16du:dateUtc="2025-09-18T18:34:00Z">
        <w:r w:rsidRPr="0074484A">
          <w:rPr>
            <w:rFonts w:ascii="Arial" w:hAnsi="Arial" w:cs="Arial"/>
          </w:rPr>
          <w:t>La temperatura de entrada se fijó según el escenario simulado y el modelo resuelve el perfil térmico por contracorriente. No se incluyen variables de control químico (pH) ni reacciones, pues el objetivo es la evaluación numérica de la transferencia de agua y el efecto hidrodinámico–térmico sobre la concentración de polifenoles del vino.</w:t>
        </w:r>
      </w:ins>
      <w:del w:id="770" w:author="JAVIERA PAZ LEFORT IBANEZ" w:date="2025-09-18T15:34:00Z" w16du:dateUtc="2025-09-18T18:34:00Z">
        <w:r w:rsidR="00F3065D" w:rsidRPr="0074484A" w:rsidDel="00AB5EDA">
          <w:rPr>
            <w:rFonts w:ascii="Arial" w:hAnsi="Arial" w:cs="Arial"/>
          </w:rPr>
          <w:delText>El sistema de extracción se implementa como un circuito cerrado que permite la recirculación continua y controlada de los fluidos involucrados en el proceso. Esta configuración se basa en el uso de dos bombas peristálticas independientes, una de las cuales impulsa el flujo del vino tinto a través del lumen de las fibras huecas del módulo, mientras que la otra se encarga de mantener el flujo de la solución extractora de cloruro de calcio al 20% en la carcasa del módulo. Esta disposición garantiza un flujo constante y uniforme en ambas fases, permitiendo un control preciso de los caudales operativos.</w:delText>
        </w:r>
      </w:del>
    </w:p>
    <w:p w14:paraId="7BBD675A" w14:textId="05F95426" w:rsidR="001C4BC1" w:rsidRPr="001C4BC1" w:rsidRDefault="001C4BC1">
      <w:pPr>
        <w:spacing w:line="360" w:lineRule="auto"/>
        <w:ind w:left="708"/>
        <w:jc w:val="both"/>
        <w:rPr>
          <w:rFonts w:ascii="Arial" w:hAnsi="Arial" w:cs="Arial"/>
          <w:sz w:val="22"/>
          <w:szCs w:val="22"/>
          <w:rPrChange w:id="771" w:author="JAVIERA PAZ LEFORT IBANEZ" w:date="2025-09-22T17:34:00Z" w16du:dateUtc="2025-09-22T20:34:00Z">
            <w:rPr>
              <w:rFonts w:ascii="Arial" w:hAnsi="Arial" w:cs="Arial"/>
            </w:rPr>
          </w:rPrChange>
        </w:rPr>
        <w:pPrChange w:id="772" w:author="JAVIERA PAZ LEFORT IBANEZ" w:date="2025-09-22T17:58:00Z" w16du:dateUtc="2025-09-22T20:58:00Z">
          <w:pPr>
            <w:jc w:val="both"/>
          </w:pPr>
        </w:pPrChange>
      </w:pPr>
      <w:ins w:id="773" w:author="JAVIERA PAZ LEFORT IBANEZ" w:date="2025-09-22T17:33:00Z" w16du:dateUtc="2025-09-22T20:33:00Z">
        <w:r w:rsidRPr="001C4BC1">
          <w:rPr>
            <w:rFonts w:ascii="Arial" w:hAnsi="Arial" w:cs="Arial"/>
            <w:b/>
            <w:bCs/>
            <w:sz w:val="22"/>
            <w:szCs w:val="22"/>
            <w:rPrChange w:id="774" w:author="JAVIERA PAZ LEFORT IBANEZ" w:date="2025-09-22T17:34:00Z" w16du:dateUtc="2025-09-22T20:34:00Z">
              <w:rPr>
                <w:rFonts w:ascii="Arial" w:hAnsi="Arial" w:cs="Arial"/>
              </w:rPr>
            </w:rPrChange>
          </w:rPr>
          <w:t>Figura 4.2.</w:t>
        </w:r>
        <w:r w:rsidRPr="001C4BC1">
          <w:rPr>
            <w:rFonts w:ascii="Arial" w:hAnsi="Arial" w:cs="Arial"/>
            <w:sz w:val="22"/>
            <w:szCs w:val="22"/>
            <w:rPrChange w:id="775" w:author="JAVIERA PAZ LEFORT IBANEZ" w:date="2025-09-22T17:34:00Z" w16du:dateUtc="2025-09-22T20:34:00Z">
              <w:rPr>
                <w:rFonts w:ascii="Arial" w:hAnsi="Arial" w:cs="Arial"/>
              </w:rPr>
            </w:rPrChange>
          </w:rPr>
          <w:t xml:space="preserve"> Esquema del sistema </w:t>
        </w:r>
      </w:ins>
      <w:ins w:id="776" w:author="JAVIERA PAZ LEFORT IBANEZ" w:date="2025-09-22T17:34:00Z" w16du:dateUtc="2025-09-22T20:34:00Z">
        <w:r w:rsidRPr="001C4BC1">
          <w:rPr>
            <w:rFonts w:ascii="Arial" w:hAnsi="Arial" w:cs="Arial"/>
            <w:sz w:val="22"/>
            <w:szCs w:val="22"/>
            <w:rPrChange w:id="777" w:author="JAVIERA PAZ LEFORT IBANEZ" w:date="2025-09-22T17:34:00Z" w16du:dateUtc="2025-09-22T20:34:00Z">
              <w:rPr>
                <w:rFonts w:ascii="Arial" w:hAnsi="Arial" w:cs="Arial"/>
              </w:rPr>
            </w:rPrChange>
          </w:rPr>
          <w:t xml:space="preserve">en estudio </w:t>
        </w:r>
      </w:ins>
      <w:ins w:id="778" w:author="JAVIERA PAZ LEFORT IBANEZ" w:date="2025-09-22T17:33:00Z" w16du:dateUtc="2025-09-22T20:33:00Z">
        <w:r w:rsidRPr="001C4BC1">
          <w:rPr>
            <w:rFonts w:ascii="Arial" w:hAnsi="Arial" w:cs="Arial"/>
            <w:sz w:val="22"/>
            <w:szCs w:val="22"/>
            <w:rPrChange w:id="779" w:author="JAVIERA PAZ LEFORT IBANEZ" w:date="2025-09-22T17:34:00Z" w16du:dateUtc="2025-09-22T20:34:00Z">
              <w:rPr>
                <w:rFonts w:ascii="Arial" w:hAnsi="Arial" w:cs="Arial"/>
              </w:rPr>
            </w:rPrChange>
          </w:rPr>
          <w:t>para la concentración de polifen</w:t>
        </w:r>
      </w:ins>
      <w:ins w:id="780" w:author="JAVIERA PAZ LEFORT IBANEZ" w:date="2025-09-22T17:34:00Z" w16du:dateUtc="2025-09-22T20:34:00Z">
        <w:r w:rsidRPr="001C4BC1">
          <w:rPr>
            <w:rFonts w:ascii="Arial" w:hAnsi="Arial" w:cs="Arial"/>
            <w:sz w:val="22"/>
            <w:szCs w:val="22"/>
            <w:rPrChange w:id="781" w:author="JAVIERA PAZ LEFORT IBANEZ" w:date="2025-09-22T17:34:00Z" w16du:dateUtc="2025-09-22T20:34:00Z">
              <w:rPr>
                <w:rFonts w:ascii="Arial" w:hAnsi="Arial" w:cs="Arial"/>
              </w:rPr>
            </w:rPrChange>
          </w:rPr>
          <w:t>oles</w:t>
        </w:r>
      </w:ins>
    </w:p>
    <w:p w14:paraId="55B35354" w14:textId="6DE007BE" w:rsidR="00FA43DC" w:rsidDel="001C4BC1" w:rsidRDefault="002749C7">
      <w:pPr>
        <w:spacing w:line="240" w:lineRule="auto"/>
        <w:ind w:left="708"/>
        <w:jc w:val="center"/>
        <w:rPr>
          <w:del w:id="782" w:author="JAVIERA PAZ LEFORT IBANEZ" w:date="2025-09-18T15:34:00Z" w16du:dateUtc="2025-09-18T18:34:00Z"/>
          <w:rFonts w:ascii="Arial" w:hAnsi="Arial" w:cs="Arial"/>
        </w:rPr>
        <w:pPrChange w:id="783" w:author="JAVIERA PAZ LEFORT IBANEZ" w:date="2025-09-22T17:58:00Z" w16du:dateUtc="2025-09-22T20:58:00Z">
          <w:pPr>
            <w:jc w:val="both"/>
          </w:pPr>
        </w:pPrChange>
      </w:pPr>
      <w:r>
        <w:rPr>
          <w:noProof/>
        </w:rPr>
        <w:drawing>
          <wp:inline distT="0" distB="0" distL="0" distR="0" wp14:anchorId="03900FD5" wp14:editId="64471572">
            <wp:extent cx="4156917" cy="2263775"/>
            <wp:effectExtent l="0" t="0" r="0" b="3175"/>
            <wp:docPr id="19021770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77059" name="Imagen 1" descr="Diagram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9008" cy="2264914"/>
                    </a:xfrm>
                    <a:prstGeom prst="rect">
                      <a:avLst/>
                    </a:prstGeom>
                  </pic:spPr>
                </pic:pic>
              </a:graphicData>
            </a:graphic>
          </wp:inline>
        </w:drawing>
      </w:r>
    </w:p>
    <w:p w14:paraId="713BA722" w14:textId="77777777" w:rsidR="001C4BC1" w:rsidRPr="00B355AB" w:rsidRDefault="001C4BC1">
      <w:pPr>
        <w:spacing w:line="240" w:lineRule="auto"/>
        <w:ind w:left="708"/>
        <w:jc w:val="center"/>
        <w:rPr>
          <w:ins w:id="784" w:author="JAVIERA PAZ LEFORT IBANEZ" w:date="2025-09-22T17:33:00Z" w16du:dateUtc="2025-09-22T20:33:00Z"/>
          <w:rFonts w:ascii="Arial" w:hAnsi="Arial" w:cs="Arial"/>
        </w:rPr>
        <w:pPrChange w:id="785" w:author="JAVIERA PAZ LEFORT IBANEZ" w:date="2025-09-22T17:58:00Z" w16du:dateUtc="2025-09-22T20:58:00Z">
          <w:pPr>
            <w:pStyle w:val="Ttulo3"/>
          </w:pPr>
        </w:pPrChange>
      </w:pPr>
    </w:p>
    <w:p w14:paraId="4E2F6452" w14:textId="78D98244" w:rsidR="00AB5EDA" w:rsidRDefault="001C4BC1" w:rsidP="00D26ADE">
      <w:pPr>
        <w:spacing w:line="240" w:lineRule="auto"/>
        <w:ind w:left="1842"/>
        <w:jc w:val="both"/>
        <w:rPr>
          <w:rFonts w:ascii="Arial" w:hAnsi="Arial" w:cs="Arial"/>
          <w:i/>
          <w:iCs/>
          <w:sz w:val="20"/>
          <w:szCs w:val="20"/>
        </w:rPr>
      </w:pPr>
      <w:ins w:id="786" w:author="JAVIERA PAZ LEFORT IBANEZ" w:date="2025-09-22T17:34:00Z" w16du:dateUtc="2025-09-22T20:34:00Z">
        <w:r w:rsidRPr="00142512">
          <w:rPr>
            <w:rFonts w:ascii="Arial" w:hAnsi="Arial" w:cs="Arial"/>
            <w:i/>
            <w:iCs/>
            <w:sz w:val="20"/>
            <w:szCs w:val="20"/>
            <w:rPrChange w:id="787" w:author="JAVIERA PAZ LEFORT IBANEZ" w:date="2025-09-22T17:37:00Z" w16du:dateUtc="2025-09-22T20:37:00Z">
              <w:rPr>
                <w:rFonts w:ascii="Arial" w:hAnsi="Arial" w:cs="Arial"/>
              </w:rPr>
            </w:rPrChange>
          </w:rPr>
          <w:lastRenderedPageBreak/>
          <w:t>Fuente:</w:t>
        </w:r>
      </w:ins>
      <w:ins w:id="788" w:author="JAVIERA PAZ LEFORT IBANEZ" w:date="2025-09-22T17:37:00Z" w16du:dateUtc="2025-09-22T20:37:00Z">
        <w:r w:rsidR="00142512" w:rsidRPr="00142512">
          <w:rPr>
            <w:rFonts w:ascii="Arial" w:hAnsi="Arial" w:cs="Arial"/>
            <w:i/>
            <w:iCs/>
            <w:sz w:val="20"/>
            <w:szCs w:val="20"/>
            <w:rPrChange w:id="789" w:author="JAVIERA PAZ LEFORT IBANEZ" w:date="2025-09-22T17:37:00Z" w16du:dateUtc="2025-09-22T20:37:00Z">
              <w:rPr>
                <w:rFonts w:ascii="Arial" w:hAnsi="Arial" w:cs="Arial"/>
              </w:rPr>
            </w:rPrChange>
          </w:rPr>
          <w:t xml:space="preserve"> </w:t>
        </w:r>
      </w:ins>
      <w:ins w:id="790" w:author="JAVIERA PAZ LEFORT IBANEZ" w:date="2025-09-22T17:37:00Z">
        <w:r w:rsidR="00142512" w:rsidRPr="00142512">
          <w:rPr>
            <w:rFonts w:ascii="Arial" w:hAnsi="Arial" w:cs="Arial"/>
            <w:i/>
            <w:iCs/>
            <w:sz w:val="20"/>
            <w:szCs w:val="20"/>
            <w:rPrChange w:id="791" w:author="JAVIERA PAZ LEFORT IBANEZ" w:date="2025-09-22T17:37:00Z" w16du:dateUtc="2025-09-22T20:37:00Z">
              <w:rPr>
                <w:rFonts w:ascii="Arial" w:hAnsi="Arial" w:cs="Arial"/>
              </w:rPr>
            </w:rPrChange>
          </w:rPr>
          <w:t>Silva-Vera, 2009</w:t>
        </w:r>
      </w:ins>
    </w:p>
    <w:p w14:paraId="71E09143" w14:textId="085335FC" w:rsidR="00C5070B" w:rsidRDefault="000E6F46" w:rsidP="00C5070B">
      <w:pPr>
        <w:spacing w:line="360" w:lineRule="auto"/>
        <w:ind w:left="709"/>
        <w:jc w:val="both"/>
        <w:rPr>
          <w:rFonts w:ascii="Arial" w:hAnsi="Arial" w:cs="Arial"/>
          <w:sz w:val="22"/>
          <w:szCs w:val="22"/>
        </w:rPr>
      </w:pPr>
      <w:ins w:id="792" w:author="JAVIERA PAZ LEFORT IBANEZ" w:date="2025-09-22T17:33:00Z" w16du:dateUtc="2025-09-22T20:33:00Z">
        <w:r w:rsidRPr="001C4BC1">
          <w:rPr>
            <w:rFonts w:ascii="Arial" w:hAnsi="Arial" w:cs="Arial"/>
            <w:b/>
            <w:bCs/>
            <w:sz w:val="22"/>
            <w:szCs w:val="22"/>
            <w:rPrChange w:id="793" w:author="JAVIERA PAZ LEFORT IBANEZ" w:date="2025-09-22T17:34:00Z" w16du:dateUtc="2025-09-22T20:34:00Z">
              <w:rPr>
                <w:rFonts w:ascii="Arial" w:hAnsi="Arial" w:cs="Arial"/>
              </w:rPr>
            </w:rPrChange>
          </w:rPr>
          <w:t>Figura 4.</w:t>
        </w:r>
      </w:ins>
      <w:r w:rsidR="006B4CDA">
        <w:rPr>
          <w:rFonts w:ascii="Arial" w:hAnsi="Arial" w:cs="Arial"/>
          <w:b/>
          <w:bCs/>
          <w:sz w:val="22"/>
          <w:szCs w:val="22"/>
        </w:rPr>
        <w:t>3</w:t>
      </w:r>
      <w:ins w:id="794" w:author="JAVIERA PAZ LEFORT IBANEZ" w:date="2025-09-22T17:33:00Z" w16du:dateUtc="2025-09-22T20:33:00Z">
        <w:r w:rsidRPr="001C4BC1">
          <w:rPr>
            <w:rFonts w:ascii="Arial" w:hAnsi="Arial" w:cs="Arial"/>
            <w:sz w:val="22"/>
            <w:szCs w:val="22"/>
            <w:rPrChange w:id="795" w:author="JAVIERA PAZ LEFORT IBANEZ" w:date="2025-09-22T17:34:00Z" w16du:dateUtc="2025-09-22T20:34:00Z">
              <w:rPr>
                <w:rFonts w:ascii="Arial" w:hAnsi="Arial" w:cs="Arial"/>
              </w:rPr>
            </w:rPrChange>
          </w:rPr>
          <w:t xml:space="preserve"> </w:t>
        </w:r>
      </w:ins>
      <w:r w:rsidR="00BE0165">
        <w:rPr>
          <w:rFonts w:ascii="Arial" w:hAnsi="Arial" w:cs="Arial"/>
          <w:sz w:val="22"/>
          <w:szCs w:val="22"/>
        </w:rPr>
        <w:t>Esquema del fenómeno de transporte con los perfiles de concentración y temperatura en el proceso de destilación osmótica.</w:t>
      </w:r>
    </w:p>
    <w:p w14:paraId="755368AA" w14:textId="7DEFC189" w:rsidR="000E6F46" w:rsidRDefault="000E6F46" w:rsidP="00C5070B">
      <w:pPr>
        <w:spacing w:line="360" w:lineRule="auto"/>
        <w:ind w:left="709"/>
        <w:jc w:val="center"/>
        <w:rPr>
          <w:rFonts w:ascii="Arial" w:hAnsi="Arial" w:cs="Arial"/>
          <w:sz w:val="22"/>
          <w:szCs w:val="22"/>
        </w:rPr>
      </w:pPr>
      <w:r w:rsidRPr="000E6F46">
        <w:rPr>
          <w:rFonts w:ascii="Arial" w:hAnsi="Arial" w:cs="Arial"/>
          <w:i/>
          <w:iCs/>
          <w:noProof/>
          <w:sz w:val="20"/>
          <w:szCs w:val="20"/>
        </w:rPr>
        <w:drawing>
          <wp:inline distT="0" distB="0" distL="0" distR="0" wp14:anchorId="60BE411C" wp14:editId="761E9DFF">
            <wp:extent cx="3398520" cy="2709310"/>
            <wp:effectExtent l="0" t="0" r="0" b="0"/>
            <wp:docPr id="96056342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63427" name="Imagen 1"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401638" cy="2711795"/>
                    </a:xfrm>
                    <a:prstGeom prst="rect">
                      <a:avLst/>
                    </a:prstGeom>
                  </pic:spPr>
                </pic:pic>
              </a:graphicData>
            </a:graphic>
          </wp:inline>
        </w:drawing>
      </w:r>
    </w:p>
    <w:p w14:paraId="0E0DA8DA" w14:textId="13A956CD" w:rsidR="00BE0165" w:rsidRPr="00142512" w:rsidRDefault="00C5070B" w:rsidP="00C5070B">
      <w:pPr>
        <w:spacing w:line="360" w:lineRule="auto"/>
        <w:ind w:firstLine="2127"/>
        <w:jc w:val="both"/>
        <w:rPr>
          <w:ins w:id="796" w:author="JAVIERA PAZ LEFORT IBANEZ" w:date="2025-09-18T15:34:00Z" w16du:dateUtc="2025-09-18T18:34:00Z"/>
          <w:rFonts w:ascii="Arial" w:hAnsi="Arial" w:cs="Arial"/>
          <w:i/>
          <w:iCs/>
          <w:sz w:val="20"/>
          <w:szCs w:val="20"/>
          <w:rPrChange w:id="797" w:author="JAVIERA PAZ LEFORT IBANEZ" w:date="2025-09-22T17:37:00Z" w16du:dateUtc="2025-09-22T20:37:00Z">
            <w:rPr>
              <w:ins w:id="798" w:author="JAVIERA PAZ LEFORT IBANEZ" w:date="2025-09-18T15:34:00Z" w16du:dateUtc="2025-09-18T18:34:00Z"/>
              <w:rFonts w:ascii="Arial" w:hAnsi="Arial" w:cs="Arial"/>
            </w:rPr>
          </w:rPrChange>
        </w:rPr>
      </w:pPr>
      <w:r>
        <w:rPr>
          <w:rFonts w:ascii="Arial" w:hAnsi="Arial" w:cs="Arial"/>
          <w:i/>
          <w:iCs/>
          <w:sz w:val="20"/>
          <w:szCs w:val="20"/>
        </w:rPr>
        <w:t xml:space="preserve">Fuente: </w:t>
      </w:r>
      <w:r w:rsidRPr="00C5070B">
        <w:rPr>
          <w:rFonts w:ascii="Arial" w:hAnsi="Arial" w:cs="Arial"/>
          <w:i/>
          <w:iCs/>
          <w:sz w:val="20"/>
          <w:szCs w:val="20"/>
        </w:rPr>
        <w:t>Valdés et al., 2009</w:t>
      </w:r>
    </w:p>
    <w:p w14:paraId="0AFDDFDB" w14:textId="31D0DFED" w:rsidR="00F3065D" w:rsidRPr="00B941DF" w:rsidDel="00AB5EDA" w:rsidRDefault="00F3065D">
      <w:pPr>
        <w:ind w:left="708"/>
        <w:jc w:val="both"/>
        <w:rPr>
          <w:del w:id="799" w:author="JAVIERA PAZ LEFORT IBANEZ" w:date="2025-09-18T15:34:00Z" w16du:dateUtc="2025-09-18T18:34:00Z"/>
          <w:rFonts w:ascii="Arial" w:hAnsi="Arial" w:cs="Arial"/>
        </w:rPr>
        <w:pPrChange w:id="800" w:author="JAVIERA PAZ LEFORT IBANEZ" w:date="2025-09-22T17:58:00Z" w16du:dateUtc="2025-09-22T20:58:00Z">
          <w:pPr>
            <w:jc w:val="both"/>
          </w:pPr>
        </w:pPrChange>
      </w:pPr>
      <w:del w:id="801" w:author="JAVIERA PAZ LEFORT IBANEZ" w:date="2025-09-18T15:34:00Z" w16du:dateUtc="2025-09-18T18:34:00Z">
        <w:r w:rsidRPr="00B941DF" w:rsidDel="00AB5EDA">
          <w:rPr>
            <w:rFonts w:ascii="Arial" w:hAnsi="Arial" w:cs="Arial"/>
          </w:rPr>
          <w:delText xml:space="preserve">El sistema está diseñado para operar en configuración de flujo en contracorriente, donde el vino y la solución extractora se desplazan en </w:delText>
        </w:r>
        <w:r w:rsidR="00DD192C" w:rsidRPr="00B941DF" w:rsidDel="00AB5EDA">
          <w:rPr>
            <w:rFonts w:ascii="Arial" w:hAnsi="Arial" w:cs="Arial"/>
          </w:rPr>
          <w:delText xml:space="preserve">sentido </w:delText>
        </w:r>
        <w:r w:rsidRPr="00B941DF" w:rsidDel="00AB5EDA">
          <w:rPr>
            <w:rFonts w:ascii="Arial" w:hAnsi="Arial" w:cs="Arial"/>
          </w:rPr>
          <w:delText>opuestas. Esta estrategia maximiza el gradiente de concentración entre las fases a lo largo del módulo de membrana, favoreciendo la transferencia de agua desde el vino hacia la solución extractora. La configuración en contracorriente asegura que la diferencia de concentración se mantenga alta en todo el recorrido del fluido, mejorando la eficiencia del proceso de extracción. El vino circula por el lumen de las fibras, mientras que la solución extractora fluye por la carcasa externa, sin mezclarse directamente, lo que preserva la pureza de ambas fases y evita la pérdida de polifenoles desde el vino.</w:delText>
        </w:r>
      </w:del>
    </w:p>
    <w:p w14:paraId="48818842" w14:textId="284587D9" w:rsidR="00F3065D" w:rsidRPr="00B941DF" w:rsidDel="00AB5EDA" w:rsidRDefault="00F3065D">
      <w:pPr>
        <w:ind w:left="708"/>
        <w:jc w:val="both"/>
        <w:rPr>
          <w:del w:id="802" w:author="JAVIERA PAZ LEFORT IBANEZ" w:date="2025-09-18T15:34:00Z" w16du:dateUtc="2025-09-18T18:34:00Z"/>
          <w:rFonts w:ascii="Arial" w:hAnsi="Arial" w:cs="Arial"/>
        </w:rPr>
        <w:pPrChange w:id="803" w:author="JAVIERA PAZ LEFORT IBANEZ" w:date="2025-09-22T17:58:00Z" w16du:dateUtc="2025-09-22T20:58:00Z">
          <w:pPr>
            <w:jc w:val="both"/>
          </w:pPr>
        </w:pPrChange>
      </w:pPr>
      <w:del w:id="804" w:author="JAVIERA PAZ LEFORT IBANEZ" w:date="2025-09-18T15:34:00Z" w16du:dateUtc="2025-09-18T18:34:00Z">
        <w:r w:rsidRPr="00B941DF" w:rsidDel="00AB5EDA">
          <w:rPr>
            <w:rFonts w:ascii="Arial" w:hAnsi="Arial" w:cs="Arial"/>
          </w:rPr>
          <w:delText>La estabilidad del sistema está garantizada mediante el control de parámetros operativos clave. Los caudales de alimentación, tanto del vino como de la solución extractora, se mantienen en un rango de 0,5 a 1,5 m³/h, valores ajustables según los requerimientos de operación. Estos caudales son regulados con precisión por las bombas peristálticas, lo que permite evaluar el efecto de la velocidad de flujo en la eficiencia del proceso. La temperatura inicial del sistema se establece en 20 °C, pero el modelo desarrollado ofrece flexibilidad para simular condiciones térmicas variables, permitiendo estudiar el impacto del gradiente térmico en la transferencia de masa y calor.</w:delText>
        </w:r>
      </w:del>
    </w:p>
    <w:p w14:paraId="2C55328E" w14:textId="68CE0483" w:rsidR="00F3065D" w:rsidRPr="00B941DF" w:rsidDel="00AB5EDA" w:rsidRDefault="00F3065D">
      <w:pPr>
        <w:ind w:left="708"/>
        <w:jc w:val="both"/>
        <w:rPr>
          <w:del w:id="805" w:author="JAVIERA PAZ LEFORT IBANEZ" w:date="2025-09-18T15:34:00Z" w16du:dateUtc="2025-09-18T18:34:00Z"/>
          <w:rFonts w:ascii="Arial" w:hAnsi="Arial" w:cs="Arial"/>
        </w:rPr>
        <w:pPrChange w:id="806" w:author="JAVIERA PAZ LEFORT IBANEZ" w:date="2025-09-22T17:58:00Z" w16du:dateUtc="2025-09-22T20:58:00Z">
          <w:pPr>
            <w:jc w:val="both"/>
          </w:pPr>
        </w:pPrChange>
      </w:pPr>
      <w:del w:id="807" w:author="JAVIERA PAZ LEFORT IBANEZ" w:date="2025-09-18T15:34:00Z" w16du:dateUtc="2025-09-18T18:34:00Z">
        <w:r w:rsidRPr="00B941DF" w:rsidDel="00AB5EDA">
          <w:rPr>
            <w:rFonts w:ascii="Arial" w:hAnsi="Arial" w:cs="Arial"/>
          </w:rPr>
          <w:delText>Además, se asegura un control adecuado del pH de la solución extractora, lo que evita posibles alteraciones químicas en el sistema y mantiene estables las condiciones de operación. La configuración de flujo en contracorriente, junto con el control preciso de los caudales y la temperatura, garantiza que el sistema funcione de manera continua y estable, permitiendo una extracción eficiente del agua desde el vino hacia la solución extractora. Esta disposición asegura que los polifenoles, componentes bioactivos de interés, permanezcan en la fase líquida del vino, mientras que el agua se transfiere selectivamente hacia la solución de cloruro de calcio, preservando así la calidad y concentración de los polifenoles en el producto final.</w:delText>
        </w:r>
      </w:del>
    </w:p>
    <w:p w14:paraId="16DB1880" w14:textId="065AFBB1" w:rsidR="00F3065D" w:rsidRDefault="00F3065D">
      <w:pPr>
        <w:pStyle w:val="Ttulo3"/>
        <w:ind w:left="708"/>
        <w:rPr>
          <w:ins w:id="808" w:author="JAVIERA PAZ LEFORT IBANEZ" w:date="2025-09-22T17:38:00Z" w16du:dateUtc="2025-09-22T20:38:00Z"/>
          <w:rFonts w:ascii="Arial" w:hAnsi="Arial" w:cs="Arial"/>
          <w:sz w:val="24"/>
          <w:szCs w:val="24"/>
        </w:rPr>
        <w:pPrChange w:id="809" w:author="JAVIERA PAZ LEFORT IBANEZ" w:date="2025-09-22T17:58:00Z" w16du:dateUtc="2025-09-22T20:58:00Z">
          <w:pPr>
            <w:pStyle w:val="Ttulo3"/>
          </w:pPr>
        </w:pPrChange>
      </w:pPr>
      <w:bookmarkStart w:id="810" w:name="_Toc209475913"/>
      <w:r w:rsidRPr="00B941DF">
        <w:rPr>
          <w:rFonts w:ascii="Arial" w:hAnsi="Arial" w:cs="Arial"/>
          <w:color w:val="auto"/>
          <w:sz w:val="24"/>
          <w:szCs w:val="24"/>
          <w:rPrChange w:id="811" w:author="JAVIERA PAZ LEFORT IBANEZ" w:date="2025-09-22T17:59:00Z" w16du:dateUtc="2025-09-22T20:59:00Z">
            <w:rPr>
              <w:rFonts w:ascii="Arial" w:hAnsi="Arial" w:cs="Arial"/>
              <w:sz w:val="24"/>
              <w:szCs w:val="24"/>
            </w:rPr>
          </w:rPrChange>
        </w:rPr>
        <w:t>4.1.3 Propiedades del Módulo de Membrana</w:t>
      </w:r>
      <w:bookmarkEnd w:id="810"/>
    </w:p>
    <w:p w14:paraId="1C3E959F" w14:textId="78282546" w:rsidR="00142512" w:rsidRPr="00E83D04" w:rsidRDefault="00142512">
      <w:pPr>
        <w:ind w:left="708"/>
        <w:jc w:val="both"/>
        <w:rPr>
          <w:rFonts w:ascii="Arial" w:hAnsi="Arial" w:cs="Arial"/>
          <w:sz w:val="22"/>
          <w:szCs w:val="22"/>
          <w:rPrChange w:id="812" w:author="JAVIERA PAZ LEFORT IBANEZ" w:date="2025-09-22T17:39:00Z" w16du:dateUtc="2025-09-22T20:39:00Z">
            <w:rPr>
              <w:rFonts w:ascii="Arial" w:hAnsi="Arial" w:cs="Arial"/>
            </w:rPr>
          </w:rPrChange>
        </w:rPr>
        <w:pPrChange w:id="813" w:author="JAVIERA PAZ LEFORT IBANEZ" w:date="2025-09-22T17:58:00Z" w16du:dateUtc="2025-09-22T20:58:00Z">
          <w:pPr>
            <w:pStyle w:val="Ttulo3"/>
          </w:pPr>
        </w:pPrChange>
      </w:pPr>
      <w:ins w:id="814" w:author="JAVIERA PAZ LEFORT IBANEZ" w:date="2025-09-22T17:38:00Z" w16du:dateUtc="2025-09-22T20:38:00Z">
        <w:r w:rsidRPr="00E83D04">
          <w:rPr>
            <w:rFonts w:ascii="Arial" w:hAnsi="Arial" w:cs="Arial"/>
            <w:b/>
            <w:bCs/>
            <w:sz w:val="22"/>
            <w:szCs w:val="22"/>
            <w:rPrChange w:id="815" w:author="JAVIERA PAZ LEFORT IBANEZ" w:date="2025-09-22T17:39:00Z" w16du:dateUtc="2025-09-22T20:39:00Z">
              <w:rPr>
                <w:rFonts w:ascii="Arial" w:hAnsi="Arial" w:cs="Arial"/>
              </w:rPr>
            </w:rPrChange>
          </w:rPr>
          <w:t>Figura 4.</w:t>
        </w:r>
      </w:ins>
      <w:r w:rsidR="006B4CDA">
        <w:rPr>
          <w:rFonts w:ascii="Arial" w:hAnsi="Arial" w:cs="Arial"/>
          <w:b/>
          <w:bCs/>
          <w:sz w:val="22"/>
          <w:szCs w:val="22"/>
        </w:rPr>
        <w:t>4</w:t>
      </w:r>
      <w:ins w:id="816" w:author="JAVIERA PAZ LEFORT IBANEZ" w:date="2025-09-22T17:38:00Z" w16du:dateUtc="2025-09-22T20:38:00Z">
        <w:r w:rsidRPr="00E83D04">
          <w:rPr>
            <w:rFonts w:ascii="Arial" w:hAnsi="Arial" w:cs="Arial"/>
            <w:sz w:val="22"/>
            <w:szCs w:val="22"/>
            <w:rPrChange w:id="817" w:author="JAVIERA PAZ LEFORT IBANEZ" w:date="2025-09-22T17:39:00Z" w16du:dateUtc="2025-09-22T20:39:00Z">
              <w:rPr>
                <w:rFonts w:ascii="Arial" w:hAnsi="Arial" w:cs="Arial"/>
              </w:rPr>
            </w:rPrChange>
          </w:rPr>
          <w:t>.</w:t>
        </w:r>
        <w:r w:rsidR="00E83D04" w:rsidRPr="00E83D04">
          <w:rPr>
            <w:rFonts w:ascii="Arial" w:hAnsi="Arial" w:cs="Arial"/>
            <w:sz w:val="22"/>
            <w:szCs w:val="22"/>
            <w:rPrChange w:id="818" w:author="JAVIERA PAZ LEFORT IBANEZ" w:date="2025-09-22T17:39:00Z" w16du:dateUtc="2025-09-22T20:39:00Z">
              <w:rPr>
                <w:rFonts w:ascii="Arial" w:hAnsi="Arial" w:cs="Arial"/>
              </w:rPr>
            </w:rPrChange>
          </w:rPr>
          <w:t xml:space="preserve"> </w:t>
        </w:r>
      </w:ins>
      <w:ins w:id="819" w:author="JAVIERA PAZ LEFORT IBANEZ" w:date="2025-09-22T17:39:00Z" w16du:dateUtc="2025-09-22T20:39:00Z">
        <w:r w:rsidR="00E83D04">
          <w:rPr>
            <w:rFonts w:ascii="Arial" w:hAnsi="Arial" w:cs="Arial"/>
            <w:sz w:val="22"/>
            <w:szCs w:val="22"/>
          </w:rPr>
          <w:t>Fotografía</w:t>
        </w:r>
      </w:ins>
      <w:ins w:id="820" w:author="JAVIERA PAZ LEFORT IBANEZ" w:date="2025-09-22T17:38:00Z" w16du:dateUtc="2025-09-22T20:38:00Z">
        <w:r w:rsidR="00E83D04" w:rsidRPr="00E83D04">
          <w:rPr>
            <w:rFonts w:ascii="Arial" w:hAnsi="Arial" w:cs="Arial"/>
            <w:sz w:val="22"/>
            <w:szCs w:val="22"/>
            <w:rPrChange w:id="821" w:author="JAVIERA PAZ LEFORT IBANEZ" w:date="2025-09-22T17:39:00Z" w16du:dateUtc="2025-09-22T20:39:00Z">
              <w:rPr>
                <w:rFonts w:ascii="Arial" w:hAnsi="Arial" w:cs="Arial"/>
              </w:rPr>
            </w:rPrChange>
          </w:rPr>
          <w:t xml:space="preserve"> microscó</w:t>
        </w:r>
      </w:ins>
      <w:ins w:id="822" w:author="JAVIERA PAZ LEFORT IBANEZ" w:date="2025-09-22T17:39:00Z" w16du:dateUtc="2025-09-22T20:39:00Z">
        <w:r w:rsidR="00E83D04" w:rsidRPr="00E83D04">
          <w:rPr>
            <w:rFonts w:ascii="Arial" w:hAnsi="Arial" w:cs="Arial"/>
            <w:sz w:val="22"/>
            <w:szCs w:val="22"/>
            <w:rPrChange w:id="823" w:author="JAVIERA PAZ LEFORT IBANEZ" w:date="2025-09-22T17:39:00Z" w16du:dateUtc="2025-09-22T20:39:00Z">
              <w:rPr>
                <w:rFonts w:ascii="Arial" w:hAnsi="Arial" w:cs="Arial"/>
              </w:rPr>
            </w:rPrChange>
          </w:rPr>
          <w:t>pica de la membrana P60 utilizada en el sistema de estudio. Escala 1 µm.</w:t>
        </w:r>
      </w:ins>
    </w:p>
    <w:p w14:paraId="35E510AB" w14:textId="6D43E0E5" w:rsidR="005937BB" w:rsidRDefault="005937BB">
      <w:pPr>
        <w:ind w:left="708"/>
        <w:jc w:val="center"/>
        <w:rPr>
          <w:ins w:id="824" w:author="JAVIERA PAZ LEFORT IBANEZ" w:date="2025-09-22T17:40:00Z" w16du:dateUtc="2025-09-22T20:40:00Z"/>
        </w:rPr>
        <w:pPrChange w:id="825" w:author="JAVIERA PAZ LEFORT IBANEZ" w:date="2025-09-22T17:58:00Z" w16du:dateUtc="2025-09-22T20:58:00Z">
          <w:pPr>
            <w:jc w:val="center"/>
          </w:pPr>
        </w:pPrChange>
      </w:pPr>
      <w:r>
        <w:rPr>
          <w:noProof/>
        </w:rPr>
        <w:drawing>
          <wp:inline distT="0" distB="0" distL="0" distR="0" wp14:anchorId="0AE81E42" wp14:editId="15FE6241">
            <wp:extent cx="3031685" cy="2273935"/>
            <wp:effectExtent l="0" t="0" r="0" b="0"/>
            <wp:docPr id="148538757" name="Imagen 2" descr="Imagen que contiene peine, anim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8757" name="Imagen 2" descr="Imagen que contiene peine, animal&#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0418" cy="2280485"/>
                    </a:xfrm>
                    <a:prstGeom prst="rect">
                      <a:avLst/>
                    </a:prstGeom>
                    <a:noFill/>
                    <a:ln>
                      <a:noFill/>
                    </a:ln>
                  </pic:spPr>
                </pic:pic>
              </a:graphicData>
            </a:graphic>
          </wp:inline>
        </w:drawing>
      </w:r>
    </w:p>
    <w:p w14:paraId="65593908" w14:textId="29AA4956" w:rsidR="007B00C1" w:rsidRDefault="00E83D04" w:rsidP="00D26ADE">
      <w:pPr>
        <w:spacing w:line="240" w:lineRule="auto"/>
        <w:ind w:left="2410" w:right="1608"/>
        <w:jc w:val="both"/>
        <w:rPr>
          <w:rFonts w:ascii="Arial" w:hAnsi="Arial" w:cs="Arial"/>
          <w:i/>
          <w:iCs/>
          <w:sz w:val="20"/>
          <w:szCs w:val="20"/>
        </w:rPr>
      </w:pPr>
      <w:ins w:id="826" w:author="JAVIERA PAZ LEFORT IBANEZ" w:date="2025-09-22T17:40:00Z" w16du:dateUtc="2025-09-22T20:40:00Z">
        <w:r>
          <w:rPr>
            <w:rFonts w:ascii="Arial" w:hAnsi="Arial" w:cs="Arial"/>
            <w:i/>
            <w:iCs/>
            <w:sz w:val="20"/>
            <w:szCs w:val="20"/>
          </w:rPr>
          <w:t xml:space="preserve">Fuente: </w:t>
        </w:r>
        <w:proofErr w:type="spellStart"/>
        <w:r>
          <w:rPr>
            <w:rFonts w:ascii="Arial" w:hAnsi="Arial" w:cs="Arial"/>
            <w:i/>
            <w:iCs/>
            <w:sz w:val="20"/>
            <w:szCs w:val="20"/>
          </w:rPr>
          <w:t>Zena-Membranes</w:t>
        </w:r>
        <w:proofErr w:type="spellEnd"/>
        <w:r>
          <w:rPr>
            <w:rFonts w:ascii="Arial" w:hAnsi="Arial" w:cs="Arial"/>
            <w:i/>
            <w:iCs/>
            <w:sz w:val="20"/>
            <w:szCs w:val="20"/>
          </w:rPr>
          <w:t xml:space="preserve">, 2025. </w:t>
        </w:r>
      </w:ins>
      <w:r w:rsidR="007B00C1">
        <w:rPr>
          <w:rFonts w:ascii="Arial" w:hAnsi="Arial" w:cs="Arial"/>
          <w:i/>
          <w:iCs/>
          <w:sz w:val="20"/>
          <w:szCs w:val="20"/>
        </w:rPr>
        <w:fldChar w:fldCharType="begin"/>
      </w:r>
      <w:r w:rsidR="007B00C1">
        <w:rPr>
          <w:rFonts w:ascii="Arial" w:hAnsi="Arial" w:cs="Arial"/>
          <w:i/>
          <w:iCs/>
          <w:sz w:val="20"/>
          <w:szCs w:val="20"/>
        </w:rPr>
        <w:instrText>HYPERLINK "</w:instrText>
      </w:r>
      <w:ins w:id="827" w:author="JAVIERA PAZ LEFORT IBANEZ" w:date="2025-09-22T17:40:00Z" w16du:dateUtc="2025-09-22T20:40:00Z">
        <w:r w:rsidR="007B00C1" w:rsidRPr="000338B1">
          <w:rPr>
            <w:rFonts w:ascii="Arial" w:hAnsi="Arial" w:cs="Arial"/>
            <w:i/>
            <w:iCs/>
            <w:sz w:val="20"/>
            <w:szCs w:val="20"/>
          </w:rPr>
          <w:instrText>https://www.zena-membranes.cz/index.php/products/membrane</w:instrText>
        </w:r>
      </w:ins>
      <w:r w:rsidR="007B00C1">
        <w:rPr>
          <w:rFonts w:ascii="Arial" w:hAnsi="Arial" w:cs="Arial"/>
          <w:i/>
          <w:iCs/>
          <w:sz w:val="20"/>
          <w:szCs w:val="20"/>
        </w:rPr>
        <w:instrText>"</w:instrText>
      </w:r>
      <w:r w:rsidR="007B00C1">
        <w:rPr>
          <w:rFonts w:ascii="Arial" w:hAnsi="Arial" w:cs="Arial"/>
          <w:i/>
          <w:iCs/>
          <w:sz w:val="20"/>
          <w:szCs w:val="20"/>
        </w:rPr>
      </w:r>
      <w:r w:rsidR="007B00C1">
        <w:rPr>
          <w:rFonts w:ascii="Arial" w:hAnsi="Arial" w:cs="Arial"/>
          <w:i/>
          <w:iCs/>
          <w:sz w:val="20"/>
          <w:szCs w:val="20"/>
        </w:rPr>
        <w:fldChar w:fldCharType="separate"/>
      </w:r>
      <w:ins w:id="828" w:author="JAVIERA PAZ LEFORT IBANEZ" w:date="2025-09-22T17:40:00Z" w16du:dateUtc="2025-09-22T20:40:00Z">
        <w:r w:rsidR="007B00C1" w:rsidRPr="008F28A5">
          <w:rPr>
            <w:rStyle w:val="Hipervnculo"/>
            <w:rFonts w:ascii="Arial" w:hAnsi="Arial" w:cs="Arial"/>
            <w:i/>
            <w:iCs/>
            <w:sz w:val="20"/>
            <w:szCs w:val="20"/>
          </w:rPr>
          <w:t>https://www.zena-membranes.cz/index.php/products/membrane</w:t>
        </w:r>
      </w:ins>
      <w:r w:rsidR="007B00C1">
        <w:rPr>
          <w:rFonts w:ascii="Arial" w:hAnsi="Arial" w:cs="Arial"/>
          <w:i/>
          <w:iCs/>
          <w:sz w:val="20"/>
          <w:szCs w:val="20"/>
        </w:rPr>
        <w:fldChar w:fldCharType="end"/>
      </w:r>
    </w:p>
    <w:p w14:paraId="4DB36EEE" w14:textId="77777777" w:rsidR="007B00C1" w:rsidRDefault="007B00C1">
      <w:pPr>
        <w:rPr>
          <w:rFonts w:ascii="Arial" w:hAnsi="Arial" w:cs="Arial"/>
          <w:i/>
          <w:iCs/>
          <w:sz w:val="20"/>
          <w:szCs w:val="20"/>
        </w:rPr>
      </w:pPr>
      <w:r>
        <w:rPr>
          <w:rFonts w:ascii="Arial" w:hAnsi="Arial" w:cs="Arial"/>
          <w:i/>
          <w:iCs/>
          <w:sz w:val="20"/>
          <w:szCs w:val="20"/>
        </w:rPr>
        <w:br w:type="page"/>
      </w:r>
    </w:p>
    <w:p w14:paraId="2FA98307" w14:textId="77777777" w:rsidR="00E83D04" w:rsidRPr="000338B1" w:rsidRDefault="00E83D04">
      <w:pPr>
        <w:spacing w:line="240" w:lineRule="auto"/>
        <w:ind w:left="2410" w:right="1608"/>
        <w:jc w:val="both"/>
        <w:rPr>
          <w:rFonts w:ascii="Arial" w:hAnsi="Arial" w:cs="Arial"/>
          <w:i/>
          <w:iCs/>
          <w:sz w:val="20"/>
          <w:szCs w:val="20"/>
          <w:rPrChange w:id="829" w:author="JAVIERA PAZ LEFORT IBANEZ" w:date="2025-09-22T17:40:00Z" w16du:dateUtc="2025-09-22T20:40:00Z">
            <w:rPr/>
          </w:rPrChange>
        </w:rPr>
        <w:pPrChange w:id="830" w:author="JAVIERA PAZ LEFORT IBANEZ" w:date="2025-09-22T17:58:00Z" w16du:dateUtc="2025-09-22T20:58:00Z">
          <w:pPr/>
        </w:pPrChange>
      </w:pPr>
    </w:p>
    <w:p w14:paraId="189E234E" w14:textId="5A422966" w:rsidR="00A57B30" w:rsidRPr="0074484A" w:rsidRDefault="00F3065D">
      <w:pPr>
        <w:ind w:left="708"/>
        <w:jc w:val="both"/>
        <w:rPr>
          <w:ins w:id="831" w:author="JAVIERA PAZ LEFORT IBANEZ" w:date="2025-09-18T16:05:00Z" w16du:dateUtc="2025-09-18T19:05:00Z"/>
          <w:rFonts w:ascii="Arial" w:hAnsi="Arial" w:cs="Arial"/>
          <w:sz w:val="22"/>
          <w:szCs w:val="22"/>
          <w:rPrChange w:id="832" w:author="JAVIERA PAZ LEFORT IBANEZ" w:date="2025-09-22T17:08:00Z" w16du:dateUtc="2025-09-22T20:08:00Z">
            <w:rPr>
              <w:ins w:id="833" w:author="JAVIERA PAZ LEFORT IBANEZ" w:date="2025-09-18T16:05:00Z" w16du:dateUtc="2025-09-18T19:05:00Z"/>
              <w:rFonts w:ascii="Arial" w:hAnsi="Arial" w:cs="Arial"/>
            </w:rPr>
          </w:rPrChange>
        </w:rPr>
        <w:pPrChange w:id="834" w:author="JAVIERA PAZ LEFORT IBANEZ" w:date="2025-09-22T17:58:00Z" w16du:dateUtc="2025-09-22T20:58:00Z">
          <w:pPr>
            <w:jc w:val="both"/>
          </w:pPr>
        </w:pPrChange>
      </w:pPr>
      <w:bookmarkStart w:id="835" w:name="_Hlk209475317"/>
      <w:del w:id="836" w:author="JAVIERA PAZ LEFORT IBANEZ" w:date="2025-09-18T16:00:00Z" w16du:dateUtc="2025-09-18T19:00:00Z">
        <w:r w:rsidRPr="0074484A" w:rsidDel="00C04930">
          <w:rPr>
            <w:rFonts w:ascii="Arial" w:hAnsi="Arial" w:cs="Arial"/>
            <w:b/>
            <w:bCs/>
            <w:sz w:val="22"/>
            <w:szCs w:val="22"/>
            <w:rPrChange w:id="837" w:author="JAVIERA PAZ LEFORT IBANEZ" w:date="2025-09-22T17:08:00Z" w16du:dateUtc="2025-09-22T20:08:00Z">
              <w:rPr/>
            </w:rPrChange>
          </w:rPr>
          <w:delText xml:space="preserve">El módulo de membrana utilizado en este sistema corresponde al modelo </w:delText>
        </w:r>
        <w:r w:rsidRPr="0074484A" w:rsidDel="00C04930">
          <w:rPr>
            <w:rFonts w:ascii="Arial" w:hAnsi="Arial" w:cs="Arial"/>
            <w:b/>
            <w:bCs/>
            <w:sz w:val="22"/>
            <w:szCs w:val="22"/>
            <w:rPrChange w:id="838" w:author="JAVIERA PAZ LEFORT IBANEZ" w:date="2025-09-22T17:08:00Z" w16du:dateUtc="2025-09-22T20:08:00Z">
              <w:rPr>
                <w:rFonts w:ascii="Arial" w:hAnsi="Arial" w:cs="Arial"/>
                <w:b/>
                <w:bCs/>
              </w:rPr>
            </w:rPrChange>
          </w:rPr>
          <w:delText>"Module 50" de Zena Membranes</w:delText>
        </w:r>
        <w:r w:rsidRPr="0074484A" w:rsidDel="00C04930">
          <w:rPr>
            <w:rFonts w:ascii="Arial" w:hAnsi="Arial" w:cs="Arial"/>
            <w:b/>
            <w:bCs/>
            <w:sz w:val="22"/>
            <w:szCs w:val="22"/>
            <w:rPrChange w:id="839" w:author="JAVIERA PAZ LEFORT IBANEZ" w:date="2025-09-22T17:08:00Z" w16du:dateUtc="2025-09-22T20:08:00Z">
              <w:rPr/>
            </w:rPrChange>
          </w:rPr>
          <w:delText xml:space="preserve">, equipado con membranas tipo P60 fabricadas en polipropileno. Las propiedades geométricas, estructurales y materiales del módulo se presentan en la </w:delText>
        </w:r>
        <w:r w:rsidR="000835A7" w:rsidRPr="0074484A" w:rsidDel="00C04930">
          <w:rPr>
            <w:rFonts w:ascii="Arial" w:hAnsi="Arial" w:cs="Arial"/>
            <w:b/>
            <w:bCs/>
            <w:sz w:val="22"/>
            <w:szCs w:val="22"/>
            <w:rPrChange w:id="840" w:author="JAVIERA PAZ LEFORT IBANEZ" w:date="2025-09-22T17:08:00Z" w16du:dateUtc="2025-09-22T20:08:00Z">
              <w:rPr/>
            </w:rPrChange>
          </w:rPr>
          <w:delText>Tabla 1.</w:delText>
        </w:r>
      </w:del>
      <w:ins w:id="841" w:author="JAVIERA PAZ LEFORT IBANEZ" w:date="2025-09-18T15:59:00Z" w16du:dateUtc="2025-09-18T18:59:00Z">
        <w:r w:rsidR="00C04930" w:rsidRPr="0074484A">
          <w:rPr>
            <w:rFonts w:ascii="Arial" w:hAnsi="Arial" w:cs="Arial"/>
            <w:b/>
            <w:bCs/>
            <w:sz w:val="22"/>
            <w:szCs w:val="22"/>
            <w:rPrChange w:id="842" w:author="JAVIERA PAZ LEFORT IBANEZ" w:date="2025-09-22T17:08:00Z" w16du:dateUtc="2025-09-22T20:08:00Z">
              <w:rPr/>
            </w:rPrChange>
          </w:rPr>
          <w:t>Tabla 1</w:t>
        </w:r>
        <w:r w:rsidR="00C04930" w:rsidRPr="0074484A">
          <w:rPr>
            <w:rFonts w:ascii="Arial" w:hAnsi="Arial" w:cs="Arial"/>
            <w:sz w:val="22"/>
            <w:szCs w:val="22"/>
            <w:rPrChange w:id="843" w:author="JAVIERA PAZ LEFORT IBANEZ" w:date="2025-09-22T17:08:00Z" w16du:dateUtc="2025-09-22T20:08:00Z">
              <w:rPr>
                <w:rFonts w:ascii="Arial" w:hAnsi="Arial" w:cs="Arial"/>
              </w:rPr>
            </w:rPrChange>
          </w:rPr>
          <w:t>. Pr</w:t>
        </w:r>
      </w:ins>
      <w:ins w:id="844" w:author="JAVIERA PAZ LEFORT IBANEZ" w:date="2025-09-18T16:00:00Z" w16du:dateUtc="2025-09-18T19:00:00Z">
        <w:r w:rsidR="00C04930" w:rsidRPr="0074484A">
          <w:rPr>
            <w:rFonts w:ascii="Arial" w:hAnsi="Arial" w:cs="Arial"/>
            <w:sz w:val="22"/>
            <w:szCs w:val="22"/>
            <w:rPrChange w:id="845" w:author="JAVIERA PAZ LEFORT IBANEZ" w:date="2025-09-22T17:08:00Z" w16du:dateUtc="2025-09-22T20:08:00Z">
              <w:rPr>
                <w:rFonts w:ascii="Arial" w:hAnsi="Arial" w:cs="Arial"/>
              </w:rPr>
            </w:rPrChange>
          </w:rPr>
          <w:t>opiedades geométricas y materiales del módulo de membrana (</w:t>
        </w:r>
        <w:proofErr w:type="spellStart"/>
        <w:r w:rsidR="00C04930" w:rsidRPr="0074484A">
          <w:rPr>
            <w:rFonts w:ascii="Arial" w:hAnsi="Arial" w:cs="Arial"/>
            <w:i/>
            <w:iCs/>
            <w:sz w:val="22"/>
            <w:szCs w:val="22"/>
            <w:rPrChange w:id="846" w:author="JAVIERA PAZ LEFORT IBANEZ" w:date="2025-09-22T17:08:00Z" w16du:dateUtc="2025-09-22T20:08:00Z">
              <w:rPr>
                <w:rFonts w:ascii="Arial" w:hAnsi="Arial" w:cs="Arial"/>
                <w:i/>
                <w:iCs/>
              </w:rPr>
            </w:rPrChange>
          </w:rPr>
          <w:t>Zena</w:t>
        </w:r>
        <w:proofErr w:type="spellEnd"/>
        <w:r w:rsidR="00C04930" w:rsidRPr="0074484A">
          <w:rPr>
            <w:rFonts w:ascii="Arial" w:hAnsi="Arial" w:cs="Arial"/>
            <w:i/>
            <w:iCs/>
            <w:sz w:val="22"/>
            <w:szCs w:val="22"/>
            <w:rPrChange w:id="847" w:author="JAVIERA PAZ LEFORT IBANEZ" w:date="2025-09-22T17:08:00Z" w16du:dateUtc="2025-09-22T20:08:00Z">
              <w:rPr>
                <w:rFonts w:ascii="Arial" w:hAnsi="Arial" w:cs="Arial"/>
                <w:i/>
                <w:iCs/>
              </w:rPr>
            </w:rPrChange>
          </w:rPr>
          <w:t xml:space="preserve"> </w:t>
        </w:r>
        <w:proofErr w:type="spellStart"/>
        <w:r w:rsidR="00C04930" w:rsidRPr="0074484A">
          <w:rPr>
            <w:rFonts w:ascii="Arial" w:hAnsi="Arial" w:cs="Arial"/>
            <w:i/>
            <w:iCs/>
            <w:sz w:val="22"/>
            <w:szCs w:val="22"/>
            <w:rPrChange w:id="848" w:author="JAVIERA PAZ LEFORT IBANEZ" w:date="2025-09-22T17:08:00Z" w16du:dateUtc="2025-09-22T20:08:00Z">
              <w:rPr>
                <w:rFonts w:ascii="Arial" w:hAnsi="Arial" w:cs="Arial"/>
                <w:i/>
                <w:iCs/>
              </w:rPr>
            </w:rPrChange>
          </w:rPr>
          <w:t>membranes</w:t>
        </w:r>
        <w:proofErr w:type="spellEnd"/>
        <w:r w:rsidR="00C04930" w:rsidRPr="0074484A">
          <w:rPr>
            <w:rFonts w:ascii="Arial" w:hAnsi="Arial" w:cs="Arial"/>
            <w:sz w:val="22"/>
            <w:szCs w:val="22"/>
            <w:rPrChange w:id="849" w:author="JAVIERA PAZ LEFORT IBANEZ" w:date="2025-09-22T17:08:00Z" w16du:dateUtc="2025-09-22T20:08:00Z">
              <w:rPr>
                <w:rFonts w:ascii="Arial" w:hAnsi="Arial" w:cs="Arial"/>
              </w:rPr>
            </w:rPrChange>
          </w:rPr>
          <w:t xml:space="preserve">, </w:t>
        </w:r>
        <w:r w:rsidR="00C04930" w:rsidRPr="0074484A">
          <w:rPr>
            <w:rFonts w:ascii="Arial" w:hAnsi="Arial" w:cs="Arial"/>
            <w:i/>
            <w:iCs/>
            <w:sz w:val="22"/>
            <w:szCs w:val="22"/>
            <w:rPrChange w:id="850" w:author="JAVIERA PAZ LEFORT IBANEZ" w:date="2025-09-22T17:08:00Z" w16du:dateUtc="2025-09-22T20:08:00Z">
              <w:rPr>
                <w:rFonts w:ascii="Arial" w:hAnsi="Arial" w:cs="Arial"/>
                <w:i/>
                <w:iCs/>
              </w:rPr>
            </w:rPrChange>
          </w:rPr>
          <w:t>Module D50</w:t>
        </w:r>
        <w:r w:rsidR="00C04930" w:rsidRPr="0074484A">
          <w:rPr>
            <w:rFonts w:ascii="Arial" w:hAnsi="Arial" w:cs="Arial"/>
            <w:sz w:val="22"/>
            <w:szCs w:val="22"/>
            <w:rPrChange w:id="851" w:author="JAVIERA PAZ LEFORT IBANEZ" w:date="2025-09-22T17:08:00Z" w16du:dateUtc="2025-09-22T20:08:00Z">
              <w:rPr>
                <w:rFonts w:ascii="Arial" w:hAnsi="Arial" w:cs="Arial"/>
              </w:rPr>
            </w:rPrChange>
          </w:rPr>
          <w:t xml:space="preserve"> con fibras P60 de polipropileno)</w:t>
        </w:r>
      </w:ins>
      <w:ins w:id="852" w:author="JAVIERA PAZ LEFORT IBANEZ" w:date="2025-09-18T16:05:00Z" w16du:dateUtc="2025-09-18T19:05:00Z">
        <w:r w:rsidR="00A57B30" w:rsidRPr="0074484A">
          <w:rPr>
            <w:rFonts w:ascii="Arial" w:hAnsi="Arial" w:cs="Arial"/>
            <w:sz w:val="22"/>
            <w:szCs w:val="22"/>
            <w:rPrChange w:id="853" w:author="JAVIERA PAZ LEFORT IBANEZ" w:date="2025-09-22T17:08:00Z" w16du:dateUtc="2025-09-22T20:08:00Z">
              <w:rPr>
                <w:rFonts w:ascii="Arial" w:hAnsi="Arial" w:cs="Arial"/>
              </w:rPr>
            </w:rPrChange>
          </w:rPr>
          <w:t>.</w:t>
        </w:r>
      </w:ins>
    </w:p>
    <w:tbl>
      <w:tblPr>
        <w:tblStyle w:val="Tabladelista1clara"/>
        <w:tblW w:w="7116" w:type="dxa"/>
        <w:jc w:val="center"/>
        <w:tblLook w:val="04A0" w:firstRow="1" w:lastRow="0" w:firstColumn="1" w:lastColumn="0" w:noHBand="0" w:noVBand="1"/>
        <w:tblPrChange w:id="854" w:author="JAVIERA PAZ LEFORT IBANEZ" w:date="2025-09-22T17:58:00Z" w16du:dateUtc="2025-09-22T20:58:00Z">
          <w:tblPr>
            <w:tblStyle w:val="Tabladelista1clara"/>
            <w:tblW w:w="0" w:type="auto"/>
            <w:jc w:val="center"/>
            <w:tblLook w:val="04A0" w:firstRow="1" w:lastRow="0" w:firstColumn="1" w:lastColumn="0" w:noHBand="0" w:noVBand="1"/>
          </w:tblPr>
        </w:tblPrChange>
      </w:tblPr>
      <w:tblGrid>
        <w:gridCol w:w="3360"/>
        <w:gridCol w:w="2361"/>
        <w:gridCol w:w="1395"/>
        <w:tblGridChange w:id="855">
          <w:tblGrid>
            <w:gridCol w:w="3360"/>
            <w:gridCol w:w="566"/>
            <w:gridCol w:w="1795"/>
            <w:gridCol w:w="293"/>
            <w:gridCol w:w="962"/>
            <w:gridCol w:w="140"/>
          </w:tblGrid>
        </w:tblGridChange>
      </w:tblGrid>
      <w:tr w:rsidR="00A57B30" w:rsidRPr="00B355AB" w14:paraId="05ED9BDD" w14:textId="77777777" w:rsidTr="00D26ADE">
        <w:trPr>
          <w:cnfStyle w:val="100000000000" w:firstRow="1" w:lastRow="0" w:firstColumn="0" w:lastColumn="0" w:oddVBand="0" w:evenVBand="0" w:oddHBand="0" w:evenHBand="0" w:firstRowFirstColumn="0" w:firstRowLastColumn="0" w:lastRowFirstColumn="0" w:lastRowLastColumn="0"/>
          <w:trHeight w:val="397"/>
          <w:jc w:val="center"/>
          <w:ins w:id="856" w:author="JAVIERA PAZ LEFORT IBANEZ" w:date="2025-09-18T16:05:00Z"/>
          <w:trPrChange w:id="857"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858" w:author="JAVIERA PAZ LEFORT IBANEZ" w:date="2025-09-22T17:58:00Z" w16du:dateUtc="2025-09-22T20:58:00Z">
              <w:tcPr>
                <w:tcW w:w="0" w:type="auto"/>
                <w:gridSpan w:val="2"/>
                <w:hideMark/>
              </w:tcPr>
            </w:tcPrChange>
          </w:tcPr>
          <w:bookmarkEnd w:id="835"/>
          <w:p w14:paraId="3F3FFF51" w14:textId="77777777" w:rsidR="00A57B30" w:rsidRPr="000338B1" w:rsidRDefault="00A57B30" w:rsidP="00A57B30">
            <w:pPr>
              <w:ind w:left="433"/>
              <w:cnfStyle w:val="101000000000" w:firstRow="1" w:lastRow="0" w:firstColumn="1" w:lastColumn="0" w:oddVBand="0" w:evenVBand="0" w:oddHBand="0" w:evenHBand="0" w:firstRowFirstColumn="0" w:firstRowLastColumn="0" w:lastRowFirstColumn="0" w:lastRowLastColumn="0"/>
              <w:rPr>
                <w:ins w:id="859" w:author="JAVIERA PAZ LEFORT IBANEZ" w:date="2025-09-18T16:05:00Z" w16du:dateUtc="2025-09-18T19:05:00Z"/>
                <w:rFonts w:ascii="Arial" w:hAnsi="Arial" w:cs="Arial"/>
                <w:b w:val="0"/>
                <w:bCs w:val="0"/>
                <w:sz w:val="22"/>
                <w:szCs w:val="22"/>
                <w:rPrChange w:id="860" w:author="JAVIERA PAZ LEFORT IBANEZ" w:date="2025-09-22T17:40:00Z" w16du:dateUtc="2025-09-22T20:40:00Z">
                  <w:rPr>
                    <w:ins w:id="861" w:author="JAVIERA PAZ LEFORT IBANEZ" w:date="2025-09-18T16:05:00Z" w16du:dateUtc="2025-09-18T19:05:00Z"/>
                    <w:rFonts w:ascii="Arial" w:hAnsi="Arial" w:cs="Arial"/>
                    <w:b w:val="0"/>
                    <w:bCs w:val="0"/>
                  </w:rPr>
                </w:rPrChange>
              </w:rPr>
            </w:pPr>
            <w:ins w:id="862" w:author="JAVIERA PAZ LEFORT IBANEZ" w:date="2025-09-18T16:05:00Z" w16du:dateUtc="2025-09-18T19:05:00Z">
              <w:r w:rsidRPr="000338B1">
                <w:rPr>
                  <w:rFonts w:ascii="Arial" w:hAnsi="Arial" w:cs="Arial"/>
                  <w:sz w:val="22"/>
                  <w:szCs w:val="22"/>
                  <w:rPrChange w:id="863" w:author="JAVIERA PAZ LEFORT IBANEZ" w:date="2025-09-22T17:40:00Z" w16du:dateUtc="2025-09-22T20:40:00Z">
                    <w:rPr>
                      <w:rFonts w:ascii="Arial" w:hAnsi="Arial" w:cs="Arial"/>
                    </w:rPr>
                  </w:rPrChange>
                </w:rPr>
                <w:t>Propiedad</w:t>
              </w:r>
            </w:ins>
          </w:p>
        </w:tc>
        <w:tc>
          <w:tcPr>
            <w:tcW w:w="0" w:type="auto"/>
            <w:hideMark/>
            <w:tcPrChange w:id="864" w:author="JAVIERA PAZ LEFORT IBANEZ" w:date="2025-09-22T17:58:00Z" w16du:dateUtc="2025-09-22T20:58:00Z">
              <w:tcPr>
                <w:tcW w:w="0" w:type="auto"/>
                <w:gridSpan w:val="2"/>
                <w:hideMark/>
              </w:tcPr>
            </w:tcPrChange>
          </w:tcPr>
          <w:p w14:paraId="15328F55" w14:textId="77777777" w:rsidR="00A57B30" w:rsidRPr="000338B1" w:rsidRDefault="00A57B30" w:rsidP="00A57B30">
            <w:pPr>
              <w:ind w:left="433"/>
              <w:cnfStyle w:val="100000000000" w:firstRow="1" w:lastRow="0" w:firstColumn="0" w:lastColumn="0" w:oddVBand="0" w:evenVBand="0" w:oddHBand="0" w:evenHBand="0" w:firstRowFirstColumn="0" w:firstRowLastColumn="0" w:lastRowFirstColumn="0" w:lastRowLastColumn="0"/>
              <w:rPr>
                <w:ins w:id="865" w:author="JAVIERA PAZ LEFORT IBANEZ" w:date="2025-09-18T16:05:00Z" w16du:dateUtc="2025-09-18T19:05:00Z"/>
                <w:rFonts w:ascii="Arial" w:hAnsi="Arial" w:cs="Arial"/>
                <w:b w:val="0"/>
                <w:bCs w:val="0"/>
                <w:sz w:val="22"/>
                <w:szCs w:val="22"/>
                <w:rPrChange w:id="866" w:author="JAVIERA PAZ LEFORT IBANEZ" w:date="2025-09-22T17:40:00Z" w16du:dateUtc="2025-09-22T20:40:00Z">
                  <w:rPr>
                    <w:ins w:id="867" w:author="JAVIERA PAZ LEFORT IBANEZ" w:date="2025-09-18T16:05:00Z" w16du:dateUtc="2025-09-18T19:05:00Z"/>
                    <w:rFonts w:ascii="Arial" w:hAnsi="Arial" w:cs="Arial"/>
                    <w:b w:val="0"/>
                    <w:bCs w:val="0"/>
                  </w:rPr>
                </w:rPrChange>
              </w:rPr>
            </w:pPr>
            <w:ins w:id="868" w:author="JAVIERA PAZ LEFORT IBANEZ" w:date="2025-09-18T16:05:00Z" w16du:dateUtc="2025-09-18T19:05:00Z">
              <w:r w:rsidRPr="000338B1">
                <w:rPr>
                  <w:rFonts w:ascii="Arial" w:hAnsi="Arial" w:cs="Arial"/>
                  <w:sz w:val="22"/>
                  <w:szCs w:val="22"/>
                  <w:rPrChange w:id="869" w:author="JAVIERA PAZ LEFORT IBANEZ" w:date="2025-09-22T17:40:00Z" w16du:dateUtc="2025-09-22T20:40:00Z">
                    <w:rPr>
                      <w:rFonts w:ascii="Arial" w:hAnsi="Arial" w:cs="Arial"/>
                    </w:rPr>
                  </w:rPrChange>
                </w:rPr>
                <w:t>Valor</w:t>
              </w:r>
            </w:ins>
          </w:p>
        </w:tc>
        <w:tc>
          <w:tcPr>
            <w:tcW w:w="1395" w:type="dxa"/>
            <w:hideMark/>
            <w:tcPrChange w:id="870" w:author="JAVIERA PAZ LEFORT IBANEZ" w:date="2025-09-22T17:58:00Z" w16du:dateUtc="2025-09-22T20:58:00Z">
              <w:tcPr>
                <w:tcW w:w="0" w:type="auto"/>
                <w:hideMark/>
              </w:tcPr>
            </w:tcPrChange>
          </w:tcPr>
          <w:p w14:paraId="4FB17F9A" w14:textId="77777777" w:rsidR="00A57B30" w:rsidRPr="000338B1" w:rsidRDefault="00A57B30" w:rsidP="00A57B30">
            <w:pPr>
              <w:ind w:left="433"/>
              <w:cnfStyle w:val="100000000000" w:firstRow="1" w:lastRow="0" w:firstColumn="0" w:lastColumn="0" w:oddVBand="0" w:evenVBand="0" w:oddHBand="0" w:evenHBand="0" w:firstRowFirstColumn="0" w:firstRowLastColumn="0" w:lastRowFirstColumn="0" w:lastRowLastColumn="0"/>
              <w:rPr>
                <w:ins w:id="871" w:author="JAVIERA PAZ LEFORT IBANEZ" w:date="2025-09-18T16:05:00Z" w16du:dateUtc="2025-09-18T19:05:00Z"/>
                <w:rFonts w:ascii="Arial" w:hAnsi="Arial" w:cs="Arial"/>
                <w:b w:val="0"/>
                <w:bCs w:val="0"/>
                <w:sz w:val="22"/>
                <w:szCs w:val="22"/>
                <w:rPrChange w:id="872" w:author="JAVIERA PAZ LEFORT IBANEZ" w:date="2025-09-22T17:40:00Z" w16du:dateUtc="2025-09-22T20:40:00Z">
                  <w:rPr>
                    <w:ins w:id="873" w:author="JAVIERA PAZ LEFORT IBANEZ" w:date="2025-09-18T16:05:00Z" w16du:dateUtc="2025-09-18T19:05:00Z"/>
                    <w:rFonts w:ascii="Arial" w:hAnsi="Arial" w:cs="Arial"/>
                    <w:b w:val="0"/>
                    <w:bCs w:val="0"/>
                  </w:rPr>
                </w:rPrChange>
              </w:rPr>
            </w:pPr>
            <w:ins w:id="874" w:author="JAVIERA PAZ LEFORT IBANEZ" w:date="2025-09-18T16:05:00Z" w16du:dateUtc="2025-09-18T19:05:00Z">
              <w:r w:rsidRPr="000338B1">
                <w:rPr>
                  <w:rFonts w:ascii="Arial" w:hAnsi="Arial" w:cs="Arial"/>
                  <w:sz w:val="22"/>
                  <w:szCs w:val="22"/>
                  <w:rPrChange w:id="875" w:author="JAVIERA PAZ LEFORT IBANEZ" w:date="2025-09-22T17:40:00Z" w16du:dateUtc="2025-09-22T20:40:00Z">
                    <w:rPr>
                      <w:rFonts w:ascii="Arial" w:hAnsi="Arial" w:cs="Arial"/>
                    </w:rPr>
                  </w:rPrChange>
                </w:rPr>
                <w:t>Unidad</w:t>
              </w:r>
            </w:ins>
          </w:p>
        </w:tc>
      </w:tr>
      <w:tr w:rsidR="00A57B30" w:rsidRPr="00B355AB" w14:paraId="1FDE41E6" w14:textId="77777777" w:rsidTr="00D26ADE">
        <w:trPr>
          <w:cnfStyle w:val="000000100000" w:firstRow="0" w:lastRow="0" w:firstColumn="0" w:lastColumn="0" w:oddVBand="0" w:evenVBand="0" w:oddHBand="1" w:evenHBand="0" w:firstRowFirstColumn="0" w:firstRowLastColumn="0" w:lastRowFirstColumn="0" w:lastRowLastColumn="0"/>
          <w:trHeight w:val="397"/>
          <w:jc w:val="center"/>
          <w:ins w:id="876" w:author="JAVIERA PAZ LEFORT IBANEZ" w:date="2025-09-18T16:05:00Z"/>
          <w:trPrChange w:id="877"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878" w:author="JAVIERA PAZ LEFORT IBANEZ" w:date="2025-09-22T17:58:00Z" w16du:dateUtc="2025-09-22T20:58:00Z">
              <w:tcPr>
                <w:tcW w:w="0" w:type="auto"/>
                <w:gridSpan w:val="2"/>
                <w:hideMark/>
              </w:tcPr>
            </w:tcPrChange>
          </w:tcPr>
          <w:p w14:paraId="2C0CAF1B" w14:textId="77777777" w:rsidR="00A57B30" w:rsidRPr="000338B1" w:rsidRDefault="00A57B30" w:rsidP="00A57B30">
            <w:pPr>
              <w:ind w:left="433"/>
              <w:cnfStyle w:val="001000100000" w:firstRow="0" w:lastRow="0" w:firstColumn="1" w:lastColumn="0" w:oddVBand="0" w:evenVBand="0" w:oddHBand="1" w:evenHBand="0" w:firstRowFirstColumn="0" w:firstRowLastColumn="0" w:lastRowFirstColumn="0" w:lastRowLastColumn="0"/>
              <w:rPr>
                <w:ins w:id="879" w:author="JAVIERA PAZ LEFORT IBANEZ" w:date="2025-09-18T16:05:00Z" w16du:dateUtc="2025-09-18T19:05:00Z"/>
                <w:rFonts w:ascii="Arial" w:hAnsi="Arial" w:cs="Arial"/>
                <w:b w:val="0"/>
                <w:bCs w:val="0"/>
                <w:sz w:val="22"/>
                <w:szCs w:val="22"/>
                <w:rPrChange w:id="880" w:author="JAVIERA PAZ LEFORT IBANEZ" w:date="2025-09-22T17:40:00Z" w16du:dateUtc="2025-09-22T20:40:00Z">
                  <w:rPr>
                    <w:ins w:id="881" w:author="JAVIERA PAZ LEFORT IBANEZ" w:date="2025-09-18T16:05:00Z" w16du:dateUtc="2025-09-18T19:05:00Z"/>
                    <w:rFonts w:ascii="Arial" w:hAnsi="Arial" w:cs="Arial"/>
                    <w:b w:val="0"/>
                    <w:bCs w:val="0"/>
                  </w:rPr>
                </w:rPrChange>
              </w:rPr>
            </w:pPr>
            <w:ins w:id="882" w:author="JAVIERA PAZ LEFORT IBANEZ" w:date="2025-09-18T16:05:00Z" w16du:dateUtc="2025-09-18T19:05:00Z">
              <w:r w:rsidRPr="000338B1">
                <w:rPr>
                  <w:rFonts w:ascii="Arial" w:hAnsi="Arial" w:cs="Arial"/>
                  <w:sz w:val="22"/>
                  <w:szCs w:val="22"/>
                  <w:rPrChange w:id="883" w:author="JAVIERA PAZ LEFORT IBANEZ" w:date="2025-09-22T17:40:00Z" w16du:dateUtc="2025-09-22T20:40:00Z">
                    <w:rPr>
                      <w:rFonts w:ascii="Arial" w:hAnsi="Arial" w:cs="Arial"/>
                    </w:rPr>
                  </w:rPrChange>
                </w:rPr>
                <w:t>Tipo de membrana</w:t>
              </w:r>
            </w:ins>
          </w:p>
        </w:tc>
        <w:tc>
          <w:tcPr>
            <w:tcW w:w="0" w:type="auto"/>
            <w:hideMark/>
            <w:tcPrChange w:id="884" w:author="JAVIERA PAZ LEFORT IBANEZ" w:date="2025-09-22T17:58:00Z" w16du:dateUtc="2025-09-22T20:58:00Z">
              <w:tcPr>
                <w:tcW w:w="0" w:type="auto"/>
                <w:gridSpan w:val="2"/>
                <w:hideMark/>
              </w:tcPr>
            </w:tcPrChange>
          </w:tcPr>
          <w:p w14:paraId="7DA660D1"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885" w:author="JAVIERA PAZ LEFORT IBANEZ" w:date="2025-09-18T16:05:00Z" w16du:dateUtc="2025-09-18T19:05:00Z"/>
                <w:rFonts w:ascii="Arial" w:hAnsi="Arial" w:cs="Arial"/>
                <w:sz w:val="22"/>
                <w:szCs w:val="22"/>
                <w:rPrChange w:id="886" w:author="JAVIERA PAZ LEFORT IBANEZ" w:date="2025-09-22T17:40:00Z" w16du:dateUtc="2025-09-22T20:40:00Z">
                  <w:rPr>
                    <w:ins w:id="887" w:author="JAVIERA PAZ LEFORT IBANEZ" w:date="2025-09-18T16:05:00Z" w16du:dateUtc="2025-09-18T19:05:00Z"/>
                    <w:rFonts w:ascii="Arial" w:hAnsi="Arial" w:cs="Arial"/>
                  </w:rPr>
                </w:rPrChange>
              </w:rPr>
            </w:pPr>
            <w:ins w:id="888" w:author="JAVIERA PAZ LEFORT IBANEZ" w:date="2025-09-18T16:05:00Z" w16du:dateUtc="2025-09-18T19:05:00Z">
              <w:r w:rsidRPr="000338B1">
                <w:rPr>
                  <w:rFonts w:ascii="Arial" w:hAnsi="Arial" w:cs="Arial"/>
                  <w:sz w:val="22"/>
                  <w:szCs w:val="22"/>
                  <w:rPrChange w:id="889" w:author="JAVIERA PAZ LEFORT IBANEZ" w:date="2025-09-22T17:40:00Z" w16du:dateUtc="2025-09-22T20:40:00Z">
                    <w:rPr>
                      <w:rFonts w:ascii="Arial" w:hAnsi="Arial" w:cs="Arial"/>
                    </w:rPr>
                  </w:rPrChange>
                </w:rPr>
                <w:t>P60 (Polipropileno)</w:t>
              </w:r>
            </w:ins>
          </w:p>
        </w:tc>
        <w:tc>
          <w:tcPr>
            <w:tcW w:w="1395" w:type="dxa"/>
            <w:hideMark/>
            <w:tcPrChange w:id="890" w:author="JAVIERA PAZ LEFORT IBANEZ" w:date="2025-09-22T17:58:00Z" w16du:dateUtc="2025-09-22T20:58:00Z">
              <w:tcPr>
                <w:tcW w:w="0" w:type="auto"/>
                <w:hideMark/>
              </w:tcPr>
            </w:tcPrChange>
          </w:tcPr>
          <w:p w14:paraId="72DD3319"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891" w:author="JAVIERA PAZ LEFORT IBANEZ" w:date="2025-09-18T16:05:00Z" w16du:dateUtc="2025-09-18T19:05:00Z"/>
                <w:rFonts w:ascii="Arial" w:hAnsi="Arial" w:cs="Arial"/>
                <w:sz w:val="22"/>
                <w:szCs w:val="22"/>
                <w:rPrChange w:id="892" w:author="JAVIERA PAZ LEFORT IBANEZ" w:date="2025-09-22T17:40:00Z" w16du:dateUtc="2025-09-22T20:40:00Z">
                  <w:rPr>
                    <w:ins w:id="893" w:author="JAVIERA PAZ LEFORT IBANEZ" w:date="2025-09-18T16:05:00Z" w16du:dateUtc="2025-09-18T19:05:00Z"/>
                    <w:rFonts w:ascii="Arial" w:hAnsi="Arial" w:cs="Arial"/>
                  </w:rPr>
                </w:rPrChange>
              </w:rPr>
            </w:pPr>
            <w:ins w:id="894" w:author="JAVIERA PAZ LEFORT IBANEZ" w:date="2025-09-18T16:05:00Z" w16du:dateUtc="2025-09-18T19:05:00Z">
              <w:r w:rsidRPr="000338B1">
                <w:rPr>
                  <w:rFonts w:ascii="Arial" w:hAnsi="Arial" w:cs="Arial"/>
                  <w:sz w:val="22"/>
                  <w:szCs w:val="22"/>
                  <w:rPrChange w:id="895" w:author="JAVIERA PAZ LEFORT IBANEZ" w:date="2025-09-22T17:40:00Z" w16du:dateUtc="2025-09-22T20:40:00Z">
                    <w:rPr>
                      <w:rFonts w:ascii="Arial" w:hAnsi="Arial" w:cs="Arial"/>
                    </w:rPr>
                  </w:rPrChange>
                </w:rPr>
                <w:t>-</w:t>
              </w:r>
            </w:ins>
          </w:p>
        </w:tc>
      </w:tr>
      <w:tr w:rsidR="00A57B30" w:rsidRPr="00B355AB" w14:paraId="2ED013A1" w14:textId="77777777" w:rsidTr="00D26ADE">
        <w:trPr>
          <w:trHeight w:val="397"/>
          <w:jc w:val="center"/>
          <w:ins w:id="896" w:author="JAVIERA PAZ LEFORT IBANEZ" w:date="2025-09-18T16:05:00Z"/>
          <w:trPrChange w:id="897"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898" w:author="JAVIERA PAZ LEFORT IBANEZ" w:date="2025-09-22T17:58:00Z" w16du:dateUtc="2025-09-22T20:58:00Z">
              <w:tcPr>
                <w:tcW w:w="0" w:type="auto"/>
                <w:gridSpan w:val="2"/>
                <w:hideMark/>
              </w:tcPr>
            </w:tcPrChange>
          </w:tcPr>
          <w:p w14:paraId="78B5A66F" w14:textId="77777777" w:rsidR="00A57B30" w:rsidRPr="000338B1" w:rsidRDefault="00A57B30" w:rsidP="00A57B30">
            <w:pPr>
              <w:ind w:left="433"/>
              <w:rPr>
                <w:ins w:id="899" w:author="JAVIERA PAZ LEFORT IBANEZ" w:date="2025-09-18T16:05:00Z" w16du:dateUtc="2025-09-18T19:05:00Z"/>
                <w:rFonts w:ascii="Arial" w:hAnsi="Arial" w:cs="Arial"/>
                <w:b w:val="0"/>
                <w:bCs w:val="0"/>
                <w:sz w:val="22"/>
                <w:szCs w:val="22"/>
                <w:rPrChange w:id="900" w:author="JAVIERA PAZ LEFORT IBANEZ" w:date="2025-09-22T17:40:00Z" w16du:dateUtc="2025-09-22T20:40:00Z">
                  <w:rPr>
                    <w:ins w:id="901" w:author="JAVIERA PAZ LEFORT IBANEZ" w:date="2025-09-18T16:05:00Z" w16du:dateUtc="2025-09-18T19:05:00Z"/>
                    <w:rFonts w:ascii="Arial" w:hAnsi="Arial" w:cs="Arial"/>
                    <w:b w:val="0"/>
                    <w:bCs w:val="0"/>
                  </w:rPr>
                </w:rPrChange>
              </w:rPr>
            </w:pPr>
            <w:ins w:id="902" w:author="JAVIERA PAZ LEFORT IBANEZ" w:date="2025-09-18T16:05:00Z" w16du:dateUtc="2025-09-18T19:05:00Z">
              <w:r w:rsidRPr="000338B1">
                <w:rPr>
                  <w:rFonts w:ascii="Arial" w:hAnsi="Arial" w:cs="Arial"/>
                  <w:sz w:val="22"/>
                  <w:szCs w:val="22"/>
                  <w:rPrChange w:id="903" w:author="JAVIERA PAZ LEFORT IBANEZ" w:date="2025-09-22T17:40:00Z" w16du:dateUtc="2025-09-22T20:40:00Z">
                    <w:rPr>
                      <w:rFonts w:ascii="Arial" w:hAnsi="Arial" w:cs="Arial"/>
                    </w:rPr>
                  </w:rPrChange>
                </w:rPr>
                <w:t>Configuración</w:t>
              </w:r>
            </w:ins>
          </w:p>
        </w:tc>
        <w:tc>
          <w:tcPr>
            <w:tcW w:w="0" w:type="auto"/>
            <w:hideMark/>
            <w:tcPrChange w:id="904" w:author="JAVIERA PAZ LEFORT IBANEZ" w:date="2025-09-22T17:58:00Z" w16du:dateUtc="2025-09-22T20:58:00Z">
              <w:tcPr>
                <w:tcW w:w="0" w:type="auto"/>
                <w:gridSpan w:val="2"/>
                <w:hideMark/>
              </w:tcPr>
            </w:tcPrChange>
          </w:tcPr>
          <w:p w14:paraId="6BBEF0C0"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905" w:author="JAVIERA PAZ LEFORT IBANEZ" w:date="2025-09-18T16:05:00Z" w16du:dateUtc="2025-09-18T19:05:00Z"/>
                <w:rFonts w:ascii="Arial" w:hAnsi="Arial" w:cs="Arial"/>
                <w:sz w:val="22"/>
                <w:szCs w:val="22"/>
                <w:rPrChange w:id="906" w:author="JAVIERA PAZ LEFORT IBANEZ" w:date="2025-09-22T17:40:00Z" w16du:dateUtc="2025-09-22T20:40:00Z">
                  <w:rPr>
                    <w:ins w:id="907" w:author="JAVIERA PAZ LEFORT IBANEZ" w:date="2025-09-18T16:05:00Z" w16du:dateUtc="2025-09-18T19:05:00Z"/>
                    <w:rFonts w:ascii="Arial" w:hAnsi="Arial" w:cs="Arial"/>
                  </w:rPr>
                </w:rPrChange>
              </w:rPr>
            </w:pPr>
            <w:ins w:id="908" w:author="JAVIERA PAZ LEFORT IBANEZ" w:date="2025-09-18T16:05:00Z" w16du:dateUtc="2025-09-18T19:05:00Z">
              <w:r w:rsidRPr="000338B1">
                <w:rPr>
                  <w:rFonts w:ascii="Arial" w:hAnsi="Arial" w:cs="Arial"/>
                  <w:sz w:val="22"/>
                  <w:szCs w:val="22"/>
                  <w:rPrChange w:id="909" w:author="JAVIERA PAZ LEFORT IBANEZ" w:date="2025-09-22T17:40:00Z" w16du:dateUtc="2025-09-22T20:40:00Z">
                    <w:rPr>
                      <w:rFonts w:ascii="Arial" w:hAnsi="Arial" w:cs="Arial"/>
                    </w:rPr>
                  </w:rPrChange>
                </w:rPr>
                <w:t>Fibra hueca</w:t>
              </w:r>
            </w:ins>
          </w:p>
        </w:tc>
        <w:tc>
          <w:tcPr>
            <w:tcW w:w="1395" w:type="dxa"/>
            <w:hideMark/>
            <w:tcPrChange w:id="910" w:author="JAVIERA PAZ LEFORT IBANEZ" w:date="2025-09-22T17:58:00Z" w16du:dateUtc="2025-09-22T20:58:00Z">
              <w:tcPr>
                <w:tcW w:w="0" w:type="auto"/>
                <w:hideMark/>
              </w:tcPr>
            </w:tcPrChange>
          </w:tcPr>
          <w:p w14:paraId="1726DC7B"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911" w:author="JAVIERA PAZ LEFORT IBANEZ" w:date="2025-09-18T16:05:00Z" w16du:dateUtc="2025-09-18T19:05:00Z"/>
                <w:rFonts w:ascii="Arial" w:hAnsi="Arial" w:cs="Arial"/>
                <w:sz w:val="22"/>
                <w:szCs w:val="22"/>
                <w:rPrChange w:id="912" w:author="JAVIERA PAZ LEFORT IBANEZ" w:date="2025-09-22T17:40:00Z" w16du:dateUtc="2025-09-22T20:40:00Z">
                  <w:rPr>
                    <w:ins w:id="913" w:author="JAVIERA PAZ LEFORT IBANEZ" w:date="2025-09-18T16:05:00Z" w16du:dateUtc="2025-09-18T19:05:00Z"/>
                    <w:rFonts w:ascii="Arial" w:hAnsi="Arial" w:cs="Arial"/>
                  </w:rPr>
                </w:rPrChange>
              </w:rPr>
            </w:pPr>
            <w:ins w:id="914" w:author="JAVIERA PAZ LEFORT IBANEZ" w:date="2025-09-18T16:05:00Z" w16du:dateUtc="2025-09-18T19:05:00Z">
              <w:r w:rsidRPr="000338B1">
                <w:rPr>
                  <w:rFonts w:ascii="Arial" w:hAnsi="Arial" w:cs="Arial"/>
                  <w:sz w:val="22"/>
                  <w:szCs w:val="22"/>
                  <w:rPrChange w:id="915" w:author="JAVIERA PAZ LEFORT IBANEZ" w:date="2025-09-22T17:40:00Z" w16du:dateUtc="2025-09-22T20:40:00Z">
                    <w:rPr>
                      <w:rFonts w:ascii="Arial" w:hAnsi="Arial" w:cs="Arial"/>
                    </w:rPr>
                  </w:rPrChange>
                </w:rPr>
                <w:t>-</w:t>
              </w:r>
            </w:ins>
          </w:p>
        </w:tc>
      </w:tr>
      <w:tr w:rsidR="00A57B30" w:rsidRPr="00B355AB" w14:paraId="7601B4C8" w14:textId="77777777" w:rsidTr="00D26ADE">
        <w:trPr>
          <w:cnfStyle w:val="000000100000" w:firstRow="0" w:lastRow="0" w:firstColumn="0" w:lastColumn="0" w:oddVBand="0" w:evenVBand="0" w:oddHBand="1" w:evenHBand="0" w:firstRowFirstColumn="0" w:firstRowLastColumn="0" w:lastRowFirstColumn="0" w:lastRowLastColumn="0"/>
          <w:trHeight w:val="397"/>
          <w:jc w:val="center"/>
          <w:ins w:id="916" w:author="JAVIERA PAZ LEFORT IBANEZ" w:date="2025-09-18T16:05:00Z"/>
          <w:trPrChange w:id="917"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918" w:author="JAVIERA PAZ LEFORT IBANEZ" w:date="2025-09-22T17:58:00Z" w16du:dateUtc="2025-09-22T20:58:00Z">
              <w:tcPr>
                <w:tcW w:w="0" w:type="auto"/>
                <w:gridSpan w:val="2"/>
                <w:hideMark/>
              </w:tcPr>
            </w:tcPrChange>
          </w:tcPr>
          <w:p w14:paraId="168B0A80" w14:textId="51816FE3" w:rsidR="00A57B30" w:rsidRPr="000338B1" w:rsidRDefault="00A57B30" w:rsidP="00A57B30">
            <w:pPr>
              <w:ind w:left="433"/>
              <w:cnfStyle w:val="001000100000" w:firstRow="0" w:lastRow="0" w:firstColumn="1" w:lastColumn="0" w:oddVBand="0" w:evenVBand="0" w:oddHBand="1" w:evenHBand="0" w:firstRowFirstColumn="0" w:firstRowLastColumn="0" w:lastRowFirstColumn="0" w:lastRowLastColumn="0"/>
              <w:rPr>
                <w:ins w:id="919" w:author="JAVIERA PAZ LEFORT IBANEZ" w:date="2025-09-18T16:05:00Z" w16du:dateUtc="2025-09-18T19:05:00Z"/>
                <w:rFonts w:ascii="Arial" w:hAnsi="Arial" w:cs="Arial"/>
                <w:b w:val="0"/>
                <w:bCs w:val="0"/>
                <w:sz w:val="22"/>
                <w:szCs w:val="22"/>
                <w:rPrChange w:id="920" w:author="JAVIERA PAZ LEFORT IBANEZ" w:date="2025-09-22T17:40:00Z" w16du:dateUtc="2025-09-22T20:40:00Z">
                  <w:rPr>
                    <w:ins w:id="921" w:author="JAVIERA PAZ LEFORT IBANEZ" w:date="2025-09-18T16:05:00Z" w16du:dateUtc="2025-09-18T19:05:00Z"/>
                    <w:rFonts w:ascii="Arial" w:hAnsi="Arial" w:cs="Arial"/>
                    <w:b w:val="0"/>
                    <w:bCs w:val="0"/>
                  </w:rPr>
                </w:rPrChange>
              </w:rPr>
            </w:pPr>
            <w:ins w:id="922" w:author="JAVIERA PAZ LEFORT IBANEZ" w:date="2025-09-18T16:05:00Z" w16du:dateUtc="2025-09-18T19:05:00Z">
              <w:r w:rsidRPr="000338B1">
                <w:rPr>
                  <w:rFonts w:ascii="Arial" w:hAnsi="Arial" w:cs="Arial"/>
                  <w:sz w:val="22"/>
                  <w:szCs w:val="22"/>
                  <w:rPrChange w:id="923" w:author="JAVIERA PAZ LEFORT IBANEZ" w:date="2025-09-22T17:40:00Z" w16du:dateUtc="2025-09-22T20:40:00Z">
                    <w:rPr>
                      <w:rFonts w:ascii="Arial" w:hAnsi="Arial" w:cs="Arial"/>
                    </w:rPr>
                  </w:rPrChange>
                </w:rPr>
                <w:t>Número de fibras</w:t>
              </w:r>
            </w:ins>
            <w:ins w:id="924" w:author="JAVIERA PAZ LEFORT IBANEZ" w:date="2025-09-18T16:07:00Z" w16du:dateUtc="2025-09-18T19:07:00Z">
              <w:r w:rsidRPr="000338B1">
                <w:rPr>
                  <w:rFonts w:ascii="Arial" w:hAnsi="Arial" w:cs="Arial"/>
                  <w:sz w:val="22"/>
                  <w:szCs w:val="22"/>
                  <w:rPrChange w:id="925" w:author="JAVIERA PAZ LEFORT IBANEZ" w:date="2025-09-22T17:40:00Z" w16du:dateUtc="2025-09-22T20:40:00Z">
                    <w:rPr>
                      <w:rFonts w:ascii="Arial" w:hAnsi="Arial" w:cs="Arial"/>
                    </w:rPr>
                  </w:rPrChange>
                </w:rPr>
                <w:t xml:space="preserve">, </w:t>
              </w:r>
            </w:ins>
            <m:oMath>
              <m:r>
                <w:ins w:id="926" w:author="JAVIERA PAZ LEFORT IBANEZ" w:date="2025-09-18T16:07:00Z" w16du:dateUtc="2025-09-18T19:07:00Z">
                  <w:rPr>
                    <w:rFonts w:ascii="Cambria Math" w:hAnsi="Cambria Math" w:cs="Arial"/>
                    <w:sz w:val="22"/>
                    <w:szCs w:val="22"/>
                    <w:rPrChange w:id="927" w:author="JAVIERA PAZ LEFORT IBANEZ" w:date="2025-09-22T17:40:00Z" w16du:dateUtc="2025-09-22T20:40:00Z">
                      <w:rPr>
                        <w:rFonts w:ascii="Cambria Math" w:hAnsi="Cambria Math" w:cs="Arial"/>
                      </w:rPr>
                    </w:rPrChange>
                  </w:rPr>
                  <m:t>N</m:t>
                </w:ins>
              </m:r>
            </m:oMath>
          </w:p>
        </w:tc>
        <w:tc>
          <w:tcPr>
            <w:tcW w:w="0" w:type="auto"/>
            <w:hideMark/>
            <w:tcPrChange w:id="928" w:author="JAVIERA PAZ LEFORT IBANEZ" w:date="2025-09-22T17:58:00Z" w16du:dateUtc="2025-09-22T20:58:00Z">
              <w:tcPr>
                <w:tcW w:w="0" w:type="auto"/>
                <w:gridSpan w:val="2"/>
                <w:hideMark/>
              </w:tcPr>
            </w:tcPrChange>
          </w:tcPr>
          <w:p w14:paraId="6F1E8E50"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929" w:author="JAVIERA PAZ LEFORT IBANEZ" w:date="2025-09-18T16:05:00Z" w16du:dateUtc="2025-09-18T19:05:00Z"/>
                <w:rFonts w:ascii="Arial" w:hAnsi="Arial" w:cs="Arial"/>
                <w:sz w:val="22"/>
                <w:szCs w:val="22"/>
                <w:rPrChange w:id="930" w:author="JAVIERA PAZ LEFORT IBANEZ" w:date="2025-09-22T17:40:00Z" w16du:dateUtc="2025-09-22T20:40:00Z">
                  <w:rPr>
                    <w:ins w:id="931" w:author="JAVIERA PAZ LEFORT IBANEZ" w:date="2025-09-18T16:05:00Z" w16du:dateUtc="2025-09-18T19:05:00Z"/>
                    <w:rFonts w:ascii="Arial" w:hAnsi="Arial" w:cs="Arial"/>
                  </w:rPr>
                </w:rPrChange>
              </w:rPr>
            </w:pPr>
            <w:ins w:id="932" w:author="JAVIERA PAZ LEFORT IBANEZ" w:date="2025-09-18T16:05:00Z" w16du:dateUtc="2025-09-18T19:05:00Z">
              <w:r w:rsidRPr="000338B1">
                <w:rPr>
                  <w:rFonts w:ascii="Arial" w:hAnsi="Arial" w:cs="Arial"/>
                  <w:sz w:val="22"/>
                  <w:szCs w:val="22"/>
                  <w:rPrChange w:id="933" w:author="JAVIERA PAZ LEFORT IBANEZ" w:date="2025-09-22T17:40:00Z" w16du:dateUtc="2025-09-22T20:40:00Z">
                    <w:rPr>
                      <w:rFonts w:ascii="Arial" w:hAnsi="Arial" w:cs="Arial"/>
                    </w:rPr>
                  </w:rPrChange>
                </w:rPr>
                <w:t>9.690</w:t>
              </w:r>
            </w:ins>
          </w:p>
        </w:tc>
        <w:tc>
          <w:tcPr>
            <w:tcW w:w="1395" w:type="dxa"/>
            <w:hideMark/>
            <w:tcPrChange w:id="934" w:author="JAVIERA PAZ LEFORT IBANEZ" w:date="2025-09-22T17:58:00Z" w16du:dateUtc="2025-09-22T20:58:00Z">
              <w:tcPr>
                <w:tcW w:w="0" w:type="auto"/>
                <w:hideMark/>
              </w:tcPr>
            </w:tcPrChange>
          </w:tcPr>
          <w:p w14:paraId="02468DA6"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935" w:author="JAVIERA PAZ LEFORT IBANEZ" w:date="2025-09-18T16:05:00Z" w16du:dateUtc="2025-09-18T19:05:00Z"/>
                <w:rFonts w:ascii="Arial" w:hAnsi="Arial" w:cs="Arial"/>
                <w:sz w:val="22"/>
                <w:szCs w:val="22"/>
                <w:rPrChange w:id="936" w:author="JAVIERA PAZ LEFORT IBANEZ" w:date="2025-09-22T17:40:00Z" w16du:dateUtc="2025-09-22T20:40:00Z">
                  <w:rPr>
                    <w:ins w:id="937" w:author="JAVIERA PAZ LEFORT IBANEZ" w:date="2025-09-18T16:05:00Z" w16du:dateUtc="2025-09-18T19:05:00Z"/>
                    <w:rFonts w:ascii="Arial" w:hAnsi="Arial" w:cs="Arial"/>
                  </w:rPr>
                </w:rPrChange>
              </w:rPr>
            </w:pPr>
            <w:ins w:id="938" w:author="JAVIERA PAZ LEFORT IBANEZ" w:date="2025-09-18T16:05:00Z" w16du:dateUtc="2025-09-18T19:05:00Z">
              <w:r w:rsidRPr="000338B1">
                <w:rPr>
                  <w:rFonts w:ascii="Arial" w:hAnsi="Arial" w:cs="Arial"/>
                  <w:sz w:val="22"/>
                  <w:szCs w:val="22"/>
                  <w:rPrChange w:id="939" w:author="JAVIERA PAZ LEFORT IBANEZ" w:date="2025-09-22T17:40:00Z" w16du:dateUtc="2025-09-22T20:40:00Z">
                    <w:rPr>
                      <w:rFonts w:ascii="Arial" w:hAnsi="Arial" w:cs="Arial"/>
                    </w:rPr>
                  </w:rPrChange>
                </w:rPr>
                <w:t>-</w:t>
              </w:r>
            </w:ins>
          </w:p>
        </w:tc>
      </w:tr>
      <w:tr w:rsidR="00A57B30" w:rsidRPr="00B355AB" w14:paraId="0242BDBA" w14:textId="77777777" w:rsidTr="00D26ADE">
        <w:trPr>
          <w:trHeight w:val="397"/>
          <w:jc w:val="center"/>
          <w:ins w:id="940" w:author="JAVIERA PAZ LEFORT IBANEZ" w:date="2025-09-18T16:05:00Z"/>
          <w:trPrChange w:id="941"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942" w:author="JAVIERA PAZ LEFORT IBANEZ" w:date="2025-09-22T17:58:00Z" w16du:dateUtc="2025-09-22T20:58:00Z">
              <w:tcPr>
                <w:tcW w:w="0" w:type="auto"/>
                <w:gridSpan w:val="2"/>
                <w:hideMark/>
              </w:tcPr>
            </w:tcPrChange>
          </w:tcPr>
          <w:p w14:paraId="1F125B78" w14:textId="04754ECB" w:rsidR="00A57B30" w:rsidRPr="000338B1" w:rsidRDefault="00A57B30" w:rsidP="00A57B30">
            <w:pPr>
              <w:ind w:left="433"/>
              <w:rPr>
                <w:ins w:id="943" w:author="JAVIERA PAZ LEFORT IBANEZ" w:date="2025-09-18T16:05:00Z" w16du:dateUtc="2025-09-18T19:05:00Z"/>
                <w:rFonts w:ascii="Arial" w:hAnsi="Arial" w:cs="Arial"/>
                <w:b w:val="0"/>
                <w:bCs w:val="0"/>
                <w:sz w:val="22"/>
                <w:szCs w:val="22"/>
                <w:rPrChange w:id="944" w:author="JAVIERA PAZ LEFORT IBANEZ" w:date="2025-09-22T17:40:00Z" w16du:dateUtc="2025-09-22T20:40:00Z">
                  <w:rPr>
                    <w:ins w:id="945" w:author="JAVIERA PAZ LEFORT IBANEZ" w:date="2025-09-18T16:05:00Z" w16du:dateUtc="2025-09-18T19:05:00Z"/>
                    <w:rFonts w:ascii="Arial" w:hAnsi="Arial" w:cs="Arial"/>
                    <w:b w:val="0"/>
                    <w:bCs w:val="0"/>
                  </w:rPr>
                </w:rPrChange>
              </w:rPr>
            </w:pPr>
            <w:ins w:id="946" w:author="JAVIERA PAZ LEFORT IBANEZ" w:date="2025-09-18T16:05:00Z" w16du:dateUtc="2025-09-18T19:05:00Z">
              <w:r w:rsidRPr="000338B1">
                <w:rPr>
                  <w:rFonts w:ascii="Arial" w:hAnsi="Arial" w:cs="Arial"/>
                  <w:sz w:val="22"/>
                  <w:szCs w:val="22"/>
                  <w:rPrChange w:id="947" w:author="JAVIERA PAZ LEFORT IBANEZ" w:date="2025-09-22T17:40:00Z" w16du:dateUtc="2025-09-22T20:40:00Z">
                    <w:rPr>
                      <w:rFonts w:ascii="Arial" w:hAnsi="Arial" w:cs="Arial"/>
                    </w:rPr>
                  </w:rPrChange>
                </w:rPr>
                <w:t>Longitud de fibra</w:t>
              </w:r>
            </w:ins>
            <w:ins w:id="948" w:author="JAVIERA PAZ LEFORT IBANEZ" w:date="2025-09-18T16:08:00Z" w16du:dateUtc="2025-09-18T19:08:00Z">
              <w:r w:rsidRPr="000338B1">
                <w:rPr>
                  <w:rFonts w:ascii="Arial" w:hAnsi="Arial" w:cs="Arial"/>
                  <w:sz w:val="22"/>
                  <w:szCs w:val="22"/>
                  <w:rPrChange w:id="949" w:author="JAVIERA PAZ LEFORT IBANEZ" w:date="2025-09-22T17:40:00Z" w16du:dateUtc="2025-09-22T20:40:00Z">
                    <w:rPr>
                      <w:rFonts w:ascii="Arial" w:hAnsi="Arial" w:cs="Arial"/>
                    </w:rPr>
                  </w:rPrChange>
                </w:rPr>
                <w:t>,</w:t>
              </w:r>
            </w:ins>
            <w:ins w:id="950" w:author="JAVIERA PAZ LEFORT IBANEZ" w:date="2025-09-18T16:07:00Z" w16du:dateUtc="2025-09-18T19:07:00Z">
              <w:r w:rsidRPr="000338B1">
                <w:rPr>
                  <w:rFonts w:ascii="Arial" w:hAnsi="Arial" w:cs="Arial"/>
                  <w:i/>
                  <w:sz w:val="22"/>
                  <w:szCs w:val="22"/>
                  <w:rPrChange w:id="951" w:author="JAVIERA PAZ LEFORT IBANEZ" w:date="2025-09-22T17:40:00Z" w16du:dateUtc="2025-09-22T20:40:00Z">
                    <w:rPr>
                      <w:rFonts w:ascii="Arial" w:hAnsi="Arial" w:cs="Arial"/>
                      <w:i/>
                    </w:rPr>
                  </w:rPrChange>
                </w:rPr>
                <w:t xml:space="preserve"> </w:t>
              </w:r>
            </w:ins>
            <m:oMath>
              <m:r>
                <w:ins w:id="952" w:author="JAVIERA PAZ LEFORT IBANEZ" w:date="2025-09-18T16:07:00Z" w16du:dateUtc="2025-09-18T19:07:00Z">
                  <w:rPr>
                    <w:rFonts w:ascii="Cambria Math" w:hAnsi="Cambria Math" w:cs="Arial"/>
                    <w:sz w:val="22"/>
                    <w:szCs w:val="22"/>
                    <w:rPrChange w:id="953" w:author="JAVIERA PAZ LEFORT IBANEZ" w:date="2025-09-22T17:40:00Z" w16du:dateUtc="2025-09-22T20:40:00Z">
                      <w:rPr>
                        <w:rFonts w:ascii="Cambria Math" w:hAnsi="Cambria Math" w:cs="Arial"/>
                      </w:rPr>
                    </w:rPrChange>
                  </w:rPr>
                  <m:t>L</m:t>
                </w:ins>
              </m:r>
            </m:oMath>
          </w:p>
        </w:tc>
        <w:tc>
          <w:tcPr>
            <w:tcW w:w="0" w:type="auto"/>
            <w:hideMark/>
            <w:tcPrChange w:id="954" w:author="JAVIERA PAZ LEFORT IBANEZ" w:date="2025-09-22T17:58:00Z" w16du:dateUtc="2025-09-22T20:58:00Z">
              <w:tcPr>
                <w:tcW w:w="0" w:type="auto"/>
                <w:gridSpan w:val="2"/>
                <w:hideMark/>
              </w:tcPr>
            </w:tcPrChange>
          </w:tcPr>
          <w:p w14:paraId="1E4BD3BA"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955" w:author="JAVIERA PAZ LEFORT IBANEZ" w:date="2025-09-18T16:05:00Z" w16du:dateUtc="2025-09-18T19:05:00Z"/>
                <w:rFonts w:ascii="Arial" w:hAnsi="Arial" w:cs="Arial"/>
                <w:sz w:val="22"/>
                <w:szCs w:val="22"/>
                <w:rPrChange w:id="956" w:author="JAVIERA PAZ LEFORT IBANEZ" w:date="2025-09-22T17:40:00Z" w16du:dateUtc="2025-09-22T20:40:00Z">
                  <w:rPr>
                    <w:ins w:id="957" w:author="JAVIERA PAZ LEFORT IBANEZ" w:date="2025-09-18T16:05:00Z" w16du:dateUtc="2025-09-18T19:05:00Z"/>
                    <w:rFonts w:ascii="Arial" w:hAnsi="Arial" w:cs="Arial"/>
                  </w:rPr>
                </w:rPrChange>
              </w:rPr>
            </w:pPr>
            <w:ins w:id="958" w:author="JAVIERA PAZ LEFORT IBANEZ" w:date="2025-09-18T16:05:00Z" w16du:dateUtc="2025-09-18T19:05:00Z">
              <w:r w:rsidRPr="000338B1">
                <w:rPr>
                  <w:rFonts w:ascii="Arial" w:hAnsi="Arial" w:cs="Arial"/>
                  <w:sz w:val="22"/>
                  <w:szCs w:val="22"/>
                  <w:rPrChange w:id="959" w:author="JAVIERA PAZ LEFORT IBANEZ" w:date="2025-09-22T17:40:00Z" w16du:dateUtc="2025-09-22T20:40:00Z">
                    <w:rPr>
                      <w:rFonts w:ascii="Arial" w:hAnsi="Arial" w:cs="Arial"/>
                    </w:rPr>
                  </w:rPrChange>
                </w:rPr>
                <w:t>140</w:t>
              </w:r>
            </w:ins>
          </w:p>
        </w:tc>
        <w:tc>
          <w:tcPr>
            <w:tcW w:w="1395" w:type="dxa"/>
            <w:hideMark/>
            <w:tcPrChange w:id="960" w:author="JAVIERA PAZ LEFORT IBANEZ" w:date="2025-09-22T17:58:00Z" w16du:dateUtc="2025-09-22T20:58:00Z">
              <w:tcPr>
                <w:tcW w:w="0" w:type="auto"/>
                <w:hideMark/>
              </w:tcPr>
            </w:tcPrChange>
          </w:tcPr>
          <w:p w14:paraId="5E0644D6"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961" w:author="JAVIERA PAZ LEFORT IBANEZ" w:date="2025-09-18T16:05:00Z" w16du:dateUtc="2025-09-18T19:05:00Z"/>
                <w:rFonts w:ascii="Arial" w:hAnsi="Arial" w:cs="Arial"/>
                <w:sz w:val="22"/>
                <w:szCs w:val="22"/>
                <w:rPrChange w:id="962" w:author="JAVIERA PAZ LEFORT IBANEZ" w:date="2025-09-22T17:40:00Z" w16du:dateUtc="2025-09-22T20:40:00Z">
                  <w:rPr>
                    <w:ins w:id="963" w:author="JAVIERA PAZ LEFORT IBANEZ" w:date="2025-09-18T16:05:00Z" w16du:dateUtc="2025-09-18T19:05:00Z"/>
                    <w:rFonts w:ascii="Arial" w:hAnsi="Arial" w:cs="Arial"/>
                  </w:rPr>
                </w:rPrChange>
              </w:rPr>
            </w:pPr>
            <w:ins w:id="964" w:author="JAVIERA PAZ LEFORT IBANEZ" w:date="2025-09-18T16:05:00Z" w16du:dateUtc="2025-09-18T19:05:00Z">
              <w:r w:rsidRPr="000338B1">
                <w:rPr>
                  <w:rFonts w:ascii="Arial" w:hAnsi="Arial" w:cs="Arial"/>
                  <w:sz w:val="22"/>
                  <w:szCs w:val="22"/>
                  <w:rPrChange w:id="965" w:author="JAVIERA PAZ LEFORT IBANEZ" w:date="2025-09-22T17:40:00Z" w16du:dateUtc="2025-09-22T20:40:00Z">
                    <w:rPr>
                      <w:rFonts w:ascii="Arial" w:hAnsi="Arial" w:cs="Arial"/>
                    </w:rPr>
                  </w:rPrChange>
                </w:rPr>
                <w:t>mm</w:t>
              </w:r>
            </w:ins>
          </w:p>
        </w:tc>
      </w:tr>
      <w:tr w:rsidR="00A57B30" w:rsidRPr="00B355AB" w14:paraId="63343C0E" w14:textId="77777777" w:rsidTr="00D26ADE">
        <w:trPr>
          <w:cnfStyle w:val="000000100000" w:firstRow="0" w:lastRow="0" w:firstColumn="0" w:lastColumn="0" w:oddVBand="0" w:evenVBand="0" w:oddHBand="1" w:evenHBand="0" w:firstRowFirstColumn="0" w:firstRowLastColumn="0" w:lastRowFirstColumn="0" w:lastRowLastColumn="0"/>
          <w:trHeight w:val="397"/>
          <w:jc w:val="center"/>
          <w:ins w:id="966" w:author="JAVIERA PAZ LEFORT IBANEZ" w:date="2025-09-18T16:05:00Z"/>
          <w:trPrChange w:id="967"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968" w:author="JAVIERA PAZ LEFORT IBANEZ" w:date="2025-09-22T17:58:00Z" w16du:dateUtc="2025-09-22T20:58:00Z">
              <w:tcPr>
                <w:tcW w:w="0" w:type="auto"/>
                <w:gridSpan w:val="2"/>
                <w:hideMark/>
              </w:tcPr>
            </w:tcPrChange>
          </w:tcPr>
          <w:p w14:paraId="54228C8D" w14:textId="075C2853" w:rsidR="00A57B30" w:rsidRPr="000338B1" w:rsidRDefault="00A57B30" w:rsidP="00A57B30">
            <w:pPr>
              <w:ind w:left="433"/>
              <w:cnfStyle w:val="001000100000" w:firstRow="0" w:lastRow="0" w:firstColumn="1" w:lastColumn="0" w:oddVBand="0" w:evenVBand="0" w:oddHBand="1" w:evenHBand="0" w:firstRowFirstColumn="0" w:firstRowLastColumn="0" w:lastRowFirstColumn="0" w:lastRowLastColumn="0"/>
              <w:rPr>
                <w:ins w:id="969" w:author="JAVIERA PAZ LEFORT IBANEZ" w:date="2025-09-18T16:05:00Z" w16du:dateUtc="2025-09-18T19:05:00Z"/>
                <w:rFonts w:ascii="Arial" w:hAnsi="Arial" w:cs="Arial"/>
                <w:b w:val="0"/>
                <w:bCs w:val="0"/>
                <w:sz w:val="22"/>
                <w:szCs w:val="22"/>
                <w:rPrChange w:id="970" w:author="JAVIERA PAZ LEFORT IBANEZ" w:date="2025-09-22T17:40:00Z" w16du:dateUtc="2025-09-22T20:40:00Z">
                  <w:rPr>
                    <w:ins w:id="971" w:author="JAVIERA PAZ LEFORT IBANEZ" w:date="2025-09-18T16:05:00Z" w16du:dateUtc="2025-09-18T19:05:00Z"/>
                    <w:rFonts w:ascii="Arial" w:hAnsi="Arial" w:cs="Arial"/>
                    <w:b w:val="0"/>
                    <w:bCs w:val="0"/>
                  </w:rPr>
                </w:rPrChange>
              </w:rPr>
            </w:pPr>
            <w:ins w:id="972" w:author="JAVIERA PAZ LEFORT IBANEZ" w:date="2025-09-18T16:05:00Z" w16du:dateUtc="2025-09-18T19:05:00Z">
              <w:r w:rsidRPr="000338B1">
                <w:rPr>
                  <w:rFonts w:ascii="Arial" w:hAnsi="Arial" w:cs="Arial"/>
                  <w:sz w:val="22"/>
                  <w:szCs w:val="22"/>
                  <w:rPrChange w:id="973" w:author="JAVIERA PAZ LEFORT IBANEZ" w:date="2025-09-22T17:40:00Z" w16du:dateUtc="2025-09-22T20:40:00Z">
                    <w:rPr>
                      <w:rFonts w:ascii="Arial" w:hAnsi="Arial" w:cs="Arial"/>
                    </w:rPr>
                  </w:rPrChange>
                </w:rPr>
                <w:t>Diámetro externo de fibra</w:t>
              </w:r>
            </w:ins>
            <w:ins w:id="974" w:author="JAVIERA PAZ LEFORT IBANEZ" w:date="2025-09-18T16:08:00Z" w16du:dateUtc="2025-09-18T19:08:00Z">
              <w:r w:rsidRPr="000338B1">
                <w:rPr>
                  <w:rFonts w:ascii="Arial" w:hAnsi="Arial" w:cs="Arial"/>
                  <w:sz w:val="22"/>
                  <w:szCs w:val="22"/>
                  <w:rPrChange w:id="975" w:author="JAVIERA PAZ LEFORT IBANEZ" w:date="2025-09-22T17:40:00Z" w16du:dateUtc="2025-09-22T20:40:00Z">
                    <w:rPr>
                      <w:rFonts w:ascii="Arial" w:hAnsi="Arial" w:cs="Arial"/>
                    </w:rPr>
                  </w:rPrChange>
                </w:rPr>
                <w:t>,</w:t>
              </w:r>
            </w:ins>
            <w:ins w:id="976" w:author="JAVIERA PAZ LEFORT IBANEZ" w:date="2025-09-18T16:07:00Z" w16du:dateUtc="2025-09-18T19:07:00Z">
              <w:r w:rsidRPr="000338B1">
                <w:rPr>
                  <w:rFonts w:ascii="Arial" w:hAnsi="Arial" w:cs="Arial"/>
                  <w:i/>
                  <w:sz w:val="22"/>
                  <w:szCs w:val="22"/>
                  <w:rPrChange w:id="977" w:author="JAVIERA PAZ LEFORT IBANEZ" w:date="2025-09-22T17:40:00Z" w16du:dateUtc="2025-09-22T20:40:00Z">
                    <w:rPr>
                      <w:rFonts w:ascii="Arial" w:hAnsi="Arial" w:cs="Arial"/>
                      <w:i/>
                    </w:rPr>
                  </w:rPrChange>
                </w:rPr>
                <w:t xml:space="preserve"> </w:t>
              </w:r>
            </w:ins>
            <m:oMath>
              <m:sSub>
                <m:sSubPr>
                  <m:ctrlPr>
                    <w:ins w:id="978" w:author="JAVIERA PAZ LEFORT IBANEZ" w:date="2025-09-18T16:07:00Z" w16du:dateUtc="2025-09-18T19:07:00Z">
                      <w:rPr>
                        <w:rFonts w:ascii="Cambria Math" w:hAnsi="Cambria Math" w:cs="Arial"/>
                        <w:i/>
                        <w:sz w:val="22"/>
                        <w:szCs w:val="22"/>
                      </w:rPr>
                    </w:ins>
                  </m:ctrlPr>
                </m:sSubPr>
                <m:e>
                  <m:r>
                    <w:ins w:id="979" w:author="JAVIERA PAZ LEFORT IBANEZ" w:date="2025-09-18T16:07:00Z" w16du:dateUtc="2025-09-18T19:07:00Z">
                      <w:rPr>
                        <w:rFonts w:ascii="Cambria Math" w:hAnsi="Cambria Math" w:cs="Arial"/>
                        <w:sz w:val="22"/>
                        <w:szCs w:val="22"/>
                        <w:rPrChange w:id="980" w:author="JAVIERA PAZ LEFORT IBANEZ" w:date="2025-09-22T17:40:00Z" w16du:dateUtc="2025-09-22T20:40:00Z">
                          <w:rPr>
                            <w:rFonts w:ascii="Cambria Math" w:hAnsi="Cambria Math" w:cs="Arial"/>
                          </w:rPr>
                        </w:rPrChange>
                      </w:rPr>
                      <m:t>d</m:t>
                    </w:ins>
                  </m:r>
                </m:e>
                <m:sub>
                  <m:r>
                    <w:ins w:id="981" w:author="JAVIERA PAZ LEFORT IBANEZ" w:date="2025-09-18T16:07:00Z" w16du:dateUtc="2025-09-18T19:07:00Z">
                      <w:rPr>
                        <w:rFonts w:ascii="Cambria Math" w:hAnsi="Cambria Math" w:cs="Arial"/>
                        <w:sz w:val="22"/>
                        <w:szCs w:val="22"/>
                        <w:rPrChange w:id="982" w:author="JAVIERA PAZ LEFORT IBANEZ" w:date="2025-09-22T17:40:00Z" w16du:dateUtc="2025-09-22T20:40:00Z">
                          <w:rPr>
                            <w:rFonts w:ascii="Cambria Math" w:hAnsi="Cambria Math" w:cs="Arial"/>
                          </w:rPr>
                        </w:rPrChange>
                      </w:rPr>
                      <m:t>o</m:t>
                    </w:ins>
                  </m:r>
                </m:sub>
              </m:sSub>
            </m:oMath>
          </w:p>
        </w:tc>
        <w:tc>
          <w:tcPr>
            <w:tcW w:w="0" w:type="auto"/>
            <w:hideMark/>
            <w:tcPrChange w:id="983" w:author="JAVIERA PAZ LEFORT IBANEZ" w:date="2025-09-22T17:58:00Z" w16du:dateUtc="2025-09-22T20:58:00Z">
              <w:tcPr>
                <w:tcW w:w="0" w:type="auto"/>
                <w:gridSpan w:val="2"/>
                <w:hideMark/>
              </w:tcPr>
            </w:tcPrChange>
          </w:tcPr>
          <w:p w14:paraId="4C76DB08"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984" w:author="JAVIERA PAZ LEFORT IBANEZ" w:date="2025-09-18T16:05:00Z" w16du:dateUtc="2025-09-18T19:05:00Z"/>
                <w:rFonts w:ascii="Arial" w:hAnsi="Arial" w:cs="Arial"/>
                <w:sz w:val="22"/>
                <w:szCs w:val="22"/>
                <w:rPrChange w:id="985" w:author="JAVIERA PAZ LEFORT IBANEZ" w:date="2025-09-22T17:40:00Z" w16du:dateUtc="2025-09-22T20:40:00Z">
                  <w:rPr>
                    <w:ins w:id="986" w:author="JAVIERA PAZ LEFORT IBANEZ" w:date="2025-09-18T16:05:00Z" w16du:dateUtc="2025-09-18T19:05:00Z"/>
                    <w:rFonts w:ascii="Arial" w:hAnsi="Arial" w:cs="Arial"/>
                  </w:rPr>
                </w:rPrChange>
              </w:rPr>
            </w:pPr>
            <w:ins w:id="987" w:author="JAVIERA PAZ LEFORT IBANEZ" w:date="2025-09-18T16:05:00Z" w16du:dateUtc="2025-09-18T19:05:00Z">
              <w:r w:rsidRPr="000338B1">
                <w:rPr>
                  <w:rFonts w:ascii="Arial" w:hAnsi="Arial" w:cs="Arial"/>
                  <w:sz w:val="22"/>
                  <w:szCs w:val="22"/>
                  <w:rPrChange w:id="988" w:author="JAVIERA PAZ LEFORT IBANEZ" w:date="2025-09-22T17:40:00Z" w16du:dateUtc="2025-09-22T20:40:00Z">
                    <w:rPr>
                      <w:rFonts w:ascii="Arial" w:hAnsi="Arial" w:cs="Arial"/>
                    </w:rPr>
                  </w:rPrChange>
                </w:rPr>
                <w:t>310</w:t>
              </w:r>
            </w:ins>
          </w:p>
        </w:tc>
        <w:tc>
          <w:tcPr>
            <w:tcW w:w="1395" w:type="dxa"/>
            <w:hideMark/>
            <w:tcPrChange w:id="989" w:author="JAVIERA PAZ LEFORT IBANEZ" w:date="2025-09-22T17:58:00Z" w16du:dateUtc="2025-09-22T20:58:00Z">
              <w:tcPr>
                <w:tcW w:w="0" w:type="auto"/>
                <w:hideMark/>
              </w:tcPr>
            </w:tcPrChange>
          </w:tcPr>
          <w:p w14:paraId="06BDABA2"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990" w:author="JAVIERA PAZ LEFORT IBANEZ" w:date="2025-09-18T16:05:00Z" w16du:dateUtc="2025-09-18T19:05:00Z"/>
                <w:rFonts w:ascii="Arial" w:hAnsi="Arial" w:cs="Arial"/>
                <w:sz w:val="22"/>
                <w:szCs w:val="22"/>
                <w:rPrChange w:id="991" w:author="JAVIERA PAZ LEFORT IBANEZ" w:date="2025-09-22T17:40:00Z" w16du:dateUtc="2025-09-22T20:40:00Z">
                  <w:rPr>
                    <w:ins w:id="992" w:author="JAVIERA PAZ LEFORT IBANEZ" w:date="2025-09-18T16:05:00Z" w16du:dateUtc="2025-09-18T19:05:00Z"/>
                    <w:rFonts w:ascii="Arial" w:hAnsi="Arial" w:cs="Arial"/>
                  </w:rPr>
                </w:rPrChange>
              </w:rPr>
            </w:pPr>
            <w:ins w:id="993" w:author="JAVIERA PAZ LEFORT IBANEZ" w:date="2025-09-18T16:05:00Z" w16du:dateUtc="2025-09-18T19:05:00Z">
              <w:r w:rsidRPr="000338B1">
                <w:rPr>
                  <w:rFonts w:ascii="Arial" w:hAnsi="Arial" w:cs="Arial"/>
                  <w:sz w:val="22"/>
                  <w:szCs w:val="22"/>
                  <w:rPrChange w:id="994" w:author="JAVIERA PAZ LEFORT IBANEZ" w:date="2025-09-22T17:40:00Z" w16du:dateUtc="2025-09-22T20:40:00Z">
                    <w:rPr>
                      <w:rFonts w:ascii="Arial" w:hAnsi="Arial" w:cs="Arial"/>
                    </w:rPr>
                  </w:rPrChange>
                </w:rPr>
                <w:t>µm</w:t>
              </w:r>
            </w:ins>
          </w:p>
        </w:tc>
      </w:tr>
      <w:tr w:rsidR="00A57B30" w:rsidRPr="00B355AB" w14:paraId="47A82B48" w14:textId="77777777" w:rsidTr="00D26ADE">
        <w:trPr>
          <w:trHeight w:val="397"/>
          <w:jc w:val="center"/>
          <w:ins w:id="995" w:author="JAVIERA PAZ LEFORT IBANEZ" w:date="2025-09-18T16:05:00Z"/>
          <w:trPrChange w:id="996"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997" w:author="JAVIERA PAZ LEFORT IBANEZ" w:date="2025-09-22T17:58:00Z" w16du:dateUtc="2025-09-22T20:58:00Z">
              <w:tcPr>
                <w:tcW w:w="0" w:type="auto"/>
                <w:gridSpan w:val="2"/>
                <w:hideMark/>
              </w:tcPr>
            </w:tcPrChange>
          </w:tcPr>
          <w:p w14:paraId="5D8089A8" w14:textId="3455B2AE" w:rsidR="00A57B30" w:rsidRPr="000338B1" w:rsidRDefault="00A57B30" w:rsidP="00A57B30">
            <w:pPr>
              <w:ind w:left="433"/>
              <w:rPr>
                <w:ins w:id="998" w:author="JAVIERA PAZ LEFORT IBANEZ" w:date="2025-09-18T16:05:00Z" w16du:dateUtc="2025-09-18T19:05:00Z"/>
                <w:rFonts w:ascii="Arial" w:hAnsi="Arial" w:cs="Arial"/>
                <w:b w:val="0"/>
                <w:bCs w:val="0"/>
                <w:sz w:val="22"/>
                <w:szCs w:val="22"/>
                <w:rPrChange w:id="999" w:author="JAVIERA PAZ LEFORT IBANEZ" w:date="2025-09-22T17:40:00Z" w16du:dateUtc="2025-09-22T20:40:00Z">
                  <w:rPr>
                    <w:ins w:id="1000" w:author="JAVIERA PAZ LEFORT IBANEZ" w:date="2025-09-18T16:05:00Z" w16du:dateUtc="2025-09-18T19:05:00Z"/>
                    <w:rFonts w:ascii="Arial" w:hAnsi="Arial" w:cs="Arial"/>
                    <w:b w:val="0"/>
                    <w:bCs w:val="0"/>
                  </w:rPr>
                </w:rPrChange>
              </w:rPr>
            </w:pPr>
            <w:ins w:id="1001" w:author="JAVIERA PAZ LEFORT IBANEZ" w:date="2025-09-18T16:05:00Z" w16du:dateUtc="2025-09-18T19:05:00Z">
              <w:r w:rsidRPr="000338B1">
                <w:rPr>
                  <w:rFonts w:ascii="Arial" w:hAnsi="Arial" w:cs="Arial"/>
                  <w:sz w:val="22"/>
                  <w:szCs w:val="22"/>
                  <w:rPrChange w:id="1002" w:author="JAVIERA PAZ LEFORT IBANEZ" w:date="2025-09-22T17:40:00Z" w16du:dateUtc="2025-09-22T20:40:00Z">
                    <w:rPr>
                      <w:rFonts w:ascii="Arial" w:hAnsi="Arial" w:cs="Arial"/>
                    </w:rPr>
                  </w:rPrChange>
                </w:rPr>
                <w:t>Diámetro interno de fibra</w:t>
              </w:r>
            </w:ins>
            <w:ins w:id="1003" w:author="JAVIERA PAZ LEFORT IBANEZ" w:date="2025-09-18T16:08:00Z" w16du:dateUtc="2025-09-18T19:08:00Z">
              <w:r w:rsidRPr="000338B1">
                <w:rPr>
                  <w:rFonts w:ascii="Arial" w:hAnsi="Arial" w:cs="Arial"/>
                  <w:sz w:val="22"/>
                  <w:szCs w:val="22"/>
                  <w:rPrChange w:id="1004" w:author="JAVIERA PAZ LEFORT IBANEZ" w:date="2025-09-22T17:40:00Z" w16du:dateUtc="2025-09-22T20:40:00Z">
                    <w:rPr>
                      <w:rFonts w:ascii="Arial" w:hAnsi="Arial" w:cs="Arial"/>
                    </w:rPr>
                  </w:rPrChange>
                </w:rPr>
                <w:t>,</w:t>
              </w:r>
              <w:r w:rsidRPr="000338B1">
                <w:rPr>
                  <w:rFonts w:ascii="Arial" w:eastAsiaTheme="minorEastAsia" w:hAnsi="Arial" w:cs="Arial"/>
                  <w:sz w:val="22"/>
                  <w:szCs w:val="22"/>
                  <w:rPrChange w:id="1005" w:author="JAVIERA PAZ LEFORT IBANEZ" w:date="2025-09-22T17:40:00Z" w16du:dateUtc="2025-09-22T20:40:00Z">
                    <w:rPr>
                      <w:rFonts w:ascii="Arial" w:eastAsiaTheme="minorEastAsia" w:hAnsi="Arial" w:cs="Arial"/>
                    </w:rPr>
                  </w:rPrChange>
                </w:rPr>
                <w:t xml:space="preserve"> </w:t>
              </w:r>
            </w:ins>
            <m:oMath>
              <m:sSub>
                <m:sSubPr>
                  <m:ctrlPr>
                    <w:ins w:id="1006" w:author="JAVIERA PAZ LEFORT IBANEZ" w:date="2025-09-18T16:08:00Z" w16du:dateUtc="2025-09-18T19:08:00Z">
                      <w:rPr>
                        <w:rFonts w:ascii="Cambria Math" w:hAnsi="Cambria Math" w:cs="Arial"/>
                        <w:i/>
                        <w:sz w:val="22"/>
                        <w:szCs w:val="22"/>
                      </w:rPr>
                    </w:ins>
                  </m:ctrlPr>
                </m:sSubPr>
                <m:e>
                  <m:r>
                    <w:ins w:id="1007" w:author="JAVIERA PAZ LEFORT IBANEZ" w:date="2025-09-18T16:08:00Z" w16du:dateUtc="2025-09-18T19:08:00Z">
                      <w:rPr>
                        <w:rFonts w:ascii="Cambria Math" w:hAnsi="Cambria Math" w:cs="Arial"/>
                        <w:sz w:val="22"/>
                        <w:szCs w:val="22"/>
                        <w:rPrChange w:id="1008" w:author="JAVIERA PAZ LEFORT IBANEZ" w:date="2025-09-22T17:40:00Z" w16du:dateUtc="2025-09-22T20:40:00Z">
                          <w:rPr>
                            <w:rFonts w:ascii="Cambria Math" w:hAnsi="Cambria Math" w:cs="Arial"/>
                          </w:rPr>
                        </w:rPrChange>
                      </w:rPr>
                      <m:t>d</m:t>
                    </w:ins>
                  </m:r>
                </m:e>
                <m:sub>
                  <m:r>
                    <w:ins w:id="1009" w:author="JAVIERA PAZ LEFORT IBANEZ" w:date="2025-09-18T16:08:00Z" w16du:dateUtc="2025-09-18T19:08:00Z">
                      <w:rPr>
                        <w:rFonts w:ascii="Cambria Math" w:hAnsi="Cambria Math" w:cs="Arial"/>
                        <w:sz w:val="22"/>
                        <w:szCs w:val="22"/>
                        <w:rPrChange w:id="1010" w:author="JAVIERA PAZ LEFORT IBANEZ" w:date="2025-09-22T17:40:00Z" w16du:dateUtc="2025-09-22T20:40:00Z">
                          <w:rPr>
                            <w:rFonts w:ascii="Cambria Math" w:hAnsi="Cambria Math" w:cs="Arial"/>
                          </w:rPr>
                        </w:rPrChange>
                      </w:rPr>
                      <m:t>i</m:t>
                    </w:ins>
                  </m:r>
                </m:sub>
              </m:sSub>
            </m:oMath>
          </w:p>
        </w:tc>
        <w:tc>
          <w:tcPr>
            <w:tcW w:w="0" w:type="auto"/>
            <w:hideMark/>
            <w:tcPrChange w:id="1011" w:author="JAVIERA PAZ LEFORT IBANEZ" w:date="2025-09-22T17:58:00Z" w16du:dateUtc="2025-09-22T20:58:00Z">
              <w:tcPr>
                <w:tcW w:w="0" w:type="auto"/>
                <w:gridSpan w:val="2"/>
                <w:hideMark/>
              </w:tcPr>
            </w:tcPrChange>
          </w:tcPr>
          <w:p w14:paraId="272DE952"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1012" w:author="JAVIERA PAZ LEFORT IBANEZ" w:date="2025-09-18T16:05:00Z" w16du:dateUtc="2025-09-18T19:05:00Z"/>
                <w:rFonts w:ascii="Arial" w:hAnsi="Arial" w:cs="Arial"/>
                <w:sz w:val="22"/>
                <w:szCs w:val="22"/>
                <w:rPrChange w:id="1013" w:author="JAVIERA PAZ LEFORT IBANEZ" w:date="2025-09-22T17:40:00Z" w16du:dateUtc="2025-09-22T20:40:00Z">
                  <w:rPr>
                    <w:ins w:id="1014" w:author="JAVIERA PAZ LEFORT IBANEZ" w:date="2025-09-18T16:05:00Z" w16du:dateUtc="2025-09-18T19:05:00Z"/>
                    <w:rFonts w:ascii="Arial" w:hAnsi="Arial" w:cs="Arial"/>
                  </w:rPr>
                </w:rPrChange>
              </w:rPr>
            </w:pPr>
            <w:ins w:id="1015" w:author="JAVIERA PAZ LEFORT IBANEZ" w:date="2025-09-18T16:05:00Z" w16du:dateUtc="2025-09-18T19:05:00Z">
              <w:r w:rsidRPr="000338B1">
                <w:rPr>
                  <w:rFonts w:ascii="Arial" w:hAnsi="Arial" w:cs="Arial"/>
                  <w:sz w:val="22"/>
                  <w:szCs w:val="22"/>
                  <w:rPrChange w:id="1016" w:author="JAVIERA PAZ LEFORT IBANEZ" w:date="2025-09-22T17:40:00Z" w16du:dateUtc="2025-09-22T20:40:00Z">
                    <w:rPr>
                      <w:rFonts w:ascii="Arial" w:hAnsi="Arial" w:cs="Arial"/>
                    </w:rPr>
                  </w:rPrChange>
                </w:rPr>
                <w:t>240</w:t>
              </w:r>
            </w:ins>
          </w:p>
        </w:tc>
        <w:tc>
          <w:tcPr>
            <w:tcW w:w="1395" w:type="dxa"/>
            <w:hideMark/>
            <w:tcPrChange w:id="1017" w:author="JAVIERA PAZ LEFORT IBANEZ" w:date="2025-09-22T17:58:00Z" w16du:dateUtc="2025-09-22T20:58:00Z">
              <w:tcPr>
                <w:tcW w:w="0" w:type="auto"/>
                <w:hideMark/>
              </w:tcPr>
            </w:tcPrChange>
          </w:tcPr>
          <w:p w14:paraId="275CA8DC"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1018" w:author="JAVIERA PAZ LEFORT IBANEZ" w:date="2025-09-18T16:05:00Z" w16du:dateUtc="2025-09-18T19:05:00Z"/>
                <w:rFonts w:ascii="Arial" w:hAnsi="Arial" w:cs="Arial"/>
                <w:sz w:val="22"/>
                <w:szCs w:val="22"/>
                <w:rPrChange w:id="1019" w:author="JAVIERA PAZ LEFORT IBANEZ" w:date="2025-09-22T17:40:00Z" w16du:dateUtc="2025-09-22T20:40:00Z">
                  <w:rPr>
                    <w:ins w:id="1020" w:author="JAVIERA PAZ LEFORT IBANEZ" w:date="2025-09-18T16:05:00Z" w16du:dateUtc="2025-09-18T19:05:00Z"/>
                    <w:rFonts w:ascii="Arial" w:hAnsi="Arial" w:cs="Arial"/>
                  </w:rPr>
                </w:rPrChange>
              </w:rPr>
            </w:pPr>
            <w:ins w:id="1021" w:author="JAVIERA PAZ LEFORT IBANEZ" w:date="2025-09-18T16:05:00Z" w16du:dateUtc="2025-09-18T19:05:00Z">
              <w:r w:rsidRPr="000338B1">
                <w:rPr>
                  <w:rFonts w:ascii="Arial" w:hAnsi="Arial" w:cs="Arial"/>
                  <w:sz w:val="22"/>
                  <w:szCs w:val="22"/>
                  <w:rPrChange w:id="1022" w:author="JAVIERA PAZ LEFORT IBANEZ" w:date="2025-09-22T17:40:00Z" w16du:dateUtc="2025-09-22T20:40:00Z">
                    <w:rPr>
                      <w:rFonts w:ascii="Arial" w:hAnsi="Arial" w:cs="Arial"/>
                    </w:rPr>
                  </w:rPrChange>
                </w:rPr>
                <w:t>µm</w:t>
              </w:r>
            </w:ins>
          </w:p>
        </w:tc>
      </w:tr>
      <w:tr w:rsidR="00A57B30" w:rsidRPr="00B355AB" w14:paraId="585FA8B3" w14:textId="77777777" w:rsidTr="00D26ADE">
        <w:trPr>
          <w:cnfStyle w:val="000000100000" w:firstRow="0" w:lastRow="0" w:firstColumn="0" w:lastColumn="0" w:oddVBand="0" w:evenVBand="0" w:oddHBand="1" w:evenHBand="0" w:firstRowFirstColumn="0" w:firstRowLastColumn="0" w:lastRowFirstColumn="0" w:lastRowLastColumn="0"/>
          <w:trHeight w:val="397"/>
          <w:jc w:val="center"/>
          <w:ins w:id="1023" w:author="JAVIERA PAZ LEFORT IBANEZ" w:date="2025-09-18T16:05:00Z"/>
          <w:trPrChange w:id="1024"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025" w:author="JAVIERA PAZ LEFORT IBANEZ" w:date="2025-09-22T17:58:00Z" w16du:dateUtc="2025-09-22T20:58:00Z">
              <w:tcPr>
                <w:tcW w:w="0" w:type="auto"/>
                <w:gridSpan w:val="2"/>
                <w:hideMark/>
              </w:tcPr>
            </w:tcPrChange>
          </w:tcPr>
          <w:p w14:paraId="6E4C8EA4" w14:textId="1093175E" w:rsidR="00A57B30" w:rsidRPr="000338B1" w:rsidRDefault="00A57B30" w:rsidP="00A57B30">
            <w:pPr>
              <w:ind w:left="433"/>
              <w:cnfStyle w:val="001000100000" w:firstRow="0" w:lastRow="0" w:firstColumn="1" w:lastColumn="0" w:oddVBand="0" w:evenVBand="0" w:oddHBand="1" w:evenHBand="0" w:firstRowFirstColumn="0" w:firstRowLastColumn="0" w:lastRowFirstColumn="0" w:lastRowLastColumn="0"/>
              <w:rPr>
                <w:ins w:id="1026" w:author="JAVIERA PAZ LEFORT IBANEZ" w:date="2025-09-18T16:05:00Z" w16du:dateUtc="2025-09-18T19:05:00Z"/>
                <w:rFonts w:ascii="Arial" w:hAnsi="Arial" w:cs="Arial"/>
                <w:b w:val="0"/>
                <w:bCs w:val="0"/>
                <w:sz w:val="22"/>
                <w:szCs w:val="22"/>
                <w:rPrChange w:id="1027" w:author="JAVIERA PAZ LEFORT IBANEZ" w:date="2025-09-22T17:40:00Z" w16du:dateUtc="2025-09-22T20:40:00Z">
                  <w:rPr>
                    <w:ins w:id="1028" w:author="JAVIERA PAZ LEFORT IBANEZ" w:date="2025-09-18T16:05:00Z" w16du:dateUtc="2025-09-18T19:05:00Z"/>
                    <w:rFonts w:ascii="Arial" w:hAnsi="Arial" w:cs="Arial"/>
                    <w:b w:val="0"/>
                    <w:bCs w:val="0"/>
                  </w:rPr>
                </w:rPrChange>
              </w:rPr>
            </w:pPr>
            <w:ins w:id="1029" w:author="JAVIERA PAZ LEFORT IBANEZ" w:date="2025-09-18T16:05:00Z" w16du:dateUtc="2025-09-18T19:05:00Z">
              <w:r w:rsidRPr="000338B1">
                <w:rPr>
                  <w:rFonts w:ascii="Arial" w:hAnsi="Arial" w:cs="Arial"/>
                  <w:sz w:val="22"/>
                  <w:szCs w:val="22"/>
                  <w:rPrChange w:id="1030" w:author="JAVIERA PAZ LEFORT IBANEZ" w:date="2025-09-22T17:40:00Z" w16du:dateUtc="2025-09-22T20:40:00Z">
                    <w:rPr>
                      <w:rFonts w:ascii="Arial" w:hAnsi="Arial" w:cs="Arial"/>
                    </w:rPr>
                  </w:rPrChange>
                </w:rPr>
                <w:t>Espesor de membrana</w:t>
              </w:r>
            </w:ins>
            <w:ins w:id="1031" w:author="JAVIERA PAZ LEFORT IBANEZ" w:date="2025-09-18T16:08:00Z" w16du:dateUtc="2025-09-18T19:08:00Z">
              <w:r w:rsidRPr="000338B1">
                <w:rPr>
                  <w:rFonts w:ascii="Arial" w:hAnsi="Arial" w:cs="Arial"/>
                  <w:sz w:val="22"/>
                  <w:szCs w:val="22"/>
                  <w:rPrChange w:id="1032" w:author="JAVIERA PAZ LEFORT IBANEZ" w:date="2025-09-22T17:40:00Z" w16du:dateUtc="2025-09-22T20:40:00Z">
                    <w:rPr>
                      <w:rFonts w:ascii="Arial" w:hAnsi="Arial" w:cs="Arial"/>
                    </w:rPr>
                  </w:rPrChange>
                </w:rPr>
                <w:t xml:space="preserve">, </w:t>
              </w:r>
            </w:ins>
            <m:oMath>
              <m:r>
                <w:ins w:id="1033" w:author="JAVIERA PAZ LEFORT IBANEZ" w:date="2025-09-18T16:08:00Z" w16du:dateUtc="2025-09-18T19:08:00Z">
                  <w:rPr>
                    <w:rFonts w:ascii="Cambria Math" w:hAnsi="Cambria Math" w:cs="Arial"/>
                    <w:sz w:val="22"/>
                    <w:szCs w:val="22"/>
                    <w:rPrChange w:id="1034" w:author="JAVIERA PAZ LEFORT IBANEZ" w:date="2025-09-22T17:40:00Z" w16du:dateUtc="2025-09-22T20:40:00Z">
                      <w:rPr>
                        <w:rFonts w:ascii="Cambria Math" w:hAnsi="Cambria Math" w:cs="Arial"/>
                      </w:rPr>
                    </w:rPrChange>
                  </w:rPr>
                  <m:t>δ</m:t>
                </w:ins>
              </m:r>
              <m:r>
                <w:ins w:id="1035" w:author="JAVIERA PAZ LEFORT IBANEZ" w:date="2025-09-18T16:09:00Z" w16du:dateUtc="2025-09-18T19:09:00Z">
                  <w:rPr>
                    <w:rFonts w:ascii="Cambria Math" w:hAnsi="Cambria Math" w:cs="Arial"/>
                    <w:sz w:val="22"/>
                    <w:szCs w:val="22"/>
                    <w:rPrChange w:id="1036" w:author="JAVIERA PAZ LEFORT IBANEZ" w:date="2025-09-22T17:40:00Z" w16du:dateUtc="2025-09-22T20:40:00Z">
                      <w:rPr>
                        <w:rFonts w:ascii="Cambria Math" w:hAnsi="Cambria Math" w:cs="Arial"/>
                      </w:rPr>
                    </w:rPrChange>
                  </w:rPr>
                  <m:t xml:space="preserve"> (=</m:t>
                </w:ins>
              </m:r>
              <m:f>
                <m:fPr>
                  <m:ctrlPr>
                    <w:ins w:id="1037" w:author="JAVIERA PAZ LEFORT IBANEZ" w:date="2025-09-18T16:09:00Z" w16du:dateUtc="2025-09-18T19:09:00Z">
                      <w:rPr>
                        <w:rFonts w:ascii="Cambria Math" w:hAnsi="Cambria Math" w:cs="Arial"/>
                        <w:b w:val="0"/>
                        <w:bCs w:val="0"/>
                        <w:i/>
                        <w:sz w:val="22"/>
                        <w:szCs w:val="22"/>
                      </w:rPr>
                    </w:ins>
                  </m:ctrlPr>
                </m:fPr>
                <m:num>
                  <m:sSub>
                    <m:sSubPr>
                      <m:ctrlPr>
                        <w:ins w:id="1038" w:author="JAVIERA PAZ LEFORT IBANEZ" w:date="2025-09-18T16:09:00Z" w16du:dateUtc="2025-09-18T19:09:00Z">
                          <w:rPr>
                            <w:rFonts w:ascii="Cambria Math" w:hAnsi="Cambria Math" w:cs="Arial"/>
                            <w:i/>
                            <w:sz w:val="22"/>
                            <w:szCs w:val="22"/>
                          </w:rPr>
                        </w:ins>
                      </m:ctrlPr>
                    </m:sSubPr>
                    <m:e>
                      <m:r>
                        <w:ins w:id="1039" w:author="JAVIERA PAZ LEFORT IBANEZ" w:date="2025-09-18T16:09:00Z" w16du:dateUtc="2025-09-18T19:09:00Z">
                          <w:rPr>
                            <w:rFonts w:ascii="Cambria Math" w:hAnsi="Cambria Math" w:cs="Arial"/>
                            <w:sz w:val="22"/>
                            <w:szCs w:val="22"/>
                            <w:rPrChange w:id="1040" w:author="JAVIERA PAZ LEFORT IBANEZ" w:date="2025-09-22T17:40:00Z" w16du:dateUtc="2025-09-22T20:40:00Z">
                              <w:rPr>
                                <w:rFonts w:ascii="Cambria Math" w:hAnsi="Cambria Math" w:cs="Arial"/>
                              </w:rPr>
                            </w:rPrChange>
                          </w:rPr>
                          <m:t>d</m:t>
                        </w:ins>
                      </m:r>
                    </m:e>
                    <m:sub>
                      <m:r>
                        <w:ins w:id="1041" w:author="JAVIERA PAZ LEFORT IBANEZ" w:date="2025-09-18T16:09:00Z" w16du:dateUtc="2025-09-18T19:09:00Z">
                          <w:rPr>
                            <w:rFonts w:ascii="Cambria Math" w:hAnsi="Cambria Math" w:cs="Arial"/>
                            <w:sz w:val="22"/>
                            <w:szCs w:val="22"/>
                            <w:rPrChange w:id="1042" w:author="JAVIERA PAZ LEFORT IBANEZ" w:date="2025-09-22T17:40:00Z" w16du:dateUtc="2025-09-22T20:40:00Z">
                              <w:rPr>
                                <w:rFonts w:ascii="Cambria Math" w:hAnsi="Cambria Math" w:cs="Arial"/>
                              </w:rPr>
                            </w:rPrChange>
                          </w:rPr>
                          <m:t>o</m:t>
                        </w:ins>
                      </m:r>
                    </m:sub>
                  </m:sSub>
                  <m:r>
                    <w:ins w:id="1043" w:author="JAVIERA PAZ LEFORT IBANEZ" w:date="2025-09-18T16:09:00Z" w16du:dateUtc="2025-09-18T19:09:00Z">
                      <w:rPr>
                        <w:rFonts w:ascii="Cambria Math" w:hAnsi="Cambria Math" w:cs="Arial"/>
                        <w:sz w:val="22"/>
                        <w:szCs w:val="22"/>
                        <w:rPrChange w:id="1044" w:author="JAVIERA PAZ LEFORT IBANEZ" w:date="2025-09-22T17:40:00Z" w16du:dateUtc="2025-09-22T20:40:00Z">
                          <w:rPr>
                            <w:rFonts w:ascii="Cambria Math" w:hAnsi="Cambria Math" w:cs="Arial"/>
                          </w:rPr>
                        </w:rPrChange>
                      </w:rPr>
                      <m:t>-</m:t>
                    </w:ins>
                  </m:r>
                  <m:sSub>
                    <m:sSubPr>
                      <m:ctrlPr>
                        <w:ins w:id="1045" w:author="JAVIERA PAZ LEFORT IBANEZ" w:date="2025-09-18T16:09:00Z" w16du:dateUtc="2025-09-18T19:09:00Z">
                          <w:rPr>
                            <w:rFonts w:ascii="Cambria Math" w:hAnsi="Cambria Math" w:cs="Arial"/>
                            <w:i/>
                            <w:sz w:val="22"/>
                            <w:szCs w:val="22"/>
                          </w:rPr>
                        </w:ins>
                      </m:ctrlPr>
                    </m:sSubPr>
                    <m:e>
                      <m:r>
                        <w:ins w:id="1046" w:author="JAVIERA PAZ LEFORT IBANEZ" w:date="2025-09-18T16:09:00Z" w16du:dateUtc="2025-09-18T19:09:00Z">
                          <w:rPr>
                            <w:rFonts w:ascii="Cambria Math" w:hAnsi="Cambria Math" w:cs="Arial"/>
                            <w:sz w:val="22"/>
                            <w:szCs w:val="22"/>
                            <w:rPrChange w:id="1047" w:author="JAVIERA PAZ LEFORT IBANEZ" w:date="2025-09-22T17:40:00Z" w16du:dateUtc="2025-09-22T20:40:00Z">
                              <w:rPr>
                                <w:rFonts w:ascii="Cambria Math" w:hAnsi="Cambria Math" w:cs="Arial"/>
                              </w:rPr>
                            </w:rPrChange>
                          </w:rPr>
                          <m:t>d</m:t>
                        </w:ins>
                      </m:r>
                    </m:e>
                    <m:sub>
                      <m:r>
                        <w:ins w:id="1048" w:author="JAVIERA PAZ LEFORT IBANEZ" w:date="2025-09-18T16:09:00Z" w16du:dateUtc="2025-09-18T19:09:00Z">
                          <w:rPr>
                            <w:rFonts w:ascii="Cambria Math" w:hAnsi="Cambria Math" w:cs="Arial"/>
                            <w:sz w:val="22"/>
                            <w:szCs w:val="22"/>
                            <w:rPrChange w:id="1049" w:author="JAVIERA PAZ LEFORT IBANEZ" w:date="2025-09-22T17:40:00Z" w16du:dateUtc="2025-09-22T20:40:00Z">
                              <w:rPr>
                                <w:rFonts w:ascii="Cambria Math" w:hAnsi="Cambria Math" w:cs="Arial"/>
                              </w:rPr>
                            </w:rPrChange>
                          </w:rPr>
                          <m:t>i</m:t>
                        </w:ins>
                      </m:r>
                    </m:sub>
                  </m:sSub>
                </m:num>
                <m:den>
                  <m:r>
                    <w:ins w:id="1050" w:author="JAVIERA PAZ LEFORT IBANEZ" w:date="2025-09-18T16:09:00Z" w16du:dateUtc="2025-09-18T19:09:00Z">
                      <w:rPr>
                        <w:rFonts w:ascii="Cambria Math" w:hAnsi="Cambria Math" w:cs="Arial"/>
                        <w:sz w:val="22"/>
                        <w:szCs w:val="22"/>
                        <w:rPrChange w:id="1051" w:author="JAVIERA PAZ LEFORT IBANEZ" w:date="2025-09-22T17:40:00Z" w16du:dateUtc="2025-09-22T20:40:00Z">
                          <w:rPr>
                            <w:rFonts w:ascii="Cambria Math" w:hAnsi="Cambria Math" w:cs="Arial"/>
                          </w:rPr>
                        </w:rPrChange>
                      </w:rPr>
                      <m:t>2</m:t>
                    </w:ins>
                  </m:r>
                </m:den>
              </m:f>
              <m:r>
                <w:ins w:id="1052" w:author="JAVIERA PAZ LEFORT IBANEZ" w:date="2025-09-18T16:09:00Z" w16du:dateUtc="2025-09-18T19:09:00Z">
                  <w:rPr>
                    <w:rFonts w:ascii="Cambria Math" w:eastAsiaTheme="minorEastAsia" w:hAnsi="Cambria Math" w:cs="Arial"/>
                    <w:sz w:val="22"/>
                    <w:szCs w:val="22"/>
                    <w:rPrChange w:id="1053" w:author="JAVIERA PAZ LEFORT IBANEZ" w:date="2025-09-22T17:40:00Z" w16du:dateUtc="2025-09-22T20:40:00Z">
                      <w:rPr>
                        <w:rFonts w:ascii="Cambria Math" w:eastAsiaTheme="minorEastAsia" w:hAnsi="Cambria Math" w:cs="Arial"/>
                      </w:rPr>
                    </w:rPrChange>
                  </w:rPr>
                  <m:t>)</m:t>
                </w:ins>
              </m:r>
            </m:oMath>
          </w:p>
        </w:tc>
        <w:tc>
          <w:tcPr>
            <w:tcW w:w="0" w:type="auto"/>
            <w:hideMark/>
            <w:tcPrChange w:id="1054" w:author="JAVIERA PAZ LEFORT IBANEZ" w:date="2025-09-22T17:58:00Z" w16du:dateUtc="2025-09-22T20:58:00Z">
              <w:tcPr>
                <w:tcW w:w="0" w:type="auto"/>
                <w:gridSpan w:val="2"/>
                <w:hideMark/>
              </w:tcPr>
            </w:tcPrChange>
          </w:tcPr>
          <w:p w14:paraId="0A0918C6"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1055" w:author="JAVIERA PAZ LEFORT IBANEZ" w:date="2025-09-18T16:05:00Z" w16du:dateUtc="2025-09-18T19:05:00Z"/>
                <w:rFonts w:ascii="Arial" w:hAnsi="Arial" w:cs="Arial"/>
                <w:sz w:val="22"/>
                <w:szCs w:val="22"/>
                <w:rPrChange w:id="1056" w:author="JAVIERA PAZ LEFORT IBANEZ" w:date="2025-09-22T17:40:00Z" w16du:dateUtc="2025-09-22T20:40:00Z">
                  <w:rPr>
                    <w:ins w:id="1057" w:author="JAVIERA PAZ LEFORT IBANEZ" w:date="2025-09-18T16:05:00Z" w16du:dateUtc="2025-09-18T19:05:00Z"/>
                    <w:rFonts w:ascii="Arial" w:hAnsi="Arial" w:cs="Arial"/>
                  </w:rPr>
                </w:rPrChange>
              </w:rPr>
            </w:pPr>
            <w:ins w:id="1058" w:author="JAVIERA PAZ LEFORT IBANEZ" w:date="2025-09-18T16:05:00Z" w16du:dateUtc="2025-09-18T19:05:00Z">
              <w:r w:rsidRPr="000338B1">
                <w:rPr>
                  <w:rFonts w:ascii="Arial" w:hAnsi="Arial" w:cs="Arial"/>
                  <w:sz w:val="22"/>
                  <w:szCs w:val="22"/>
                  <w:rPrChange w:id="1059" w:author="JAVIERA PAZ LEFORT IBANEZ" w:date="2025-09-22T17:40:00Z" w16du:dateUtc="2025-09-22T20:40:00Z">
                    <w:rPr>
                      <w:rFonts w:ascii="Arial" w:hAnsi="Arial" w:cs="Arial"/>
                    </w:rPr>
                  </w:rPrChange>
                </w:rPr>
                <w:t>35</w:t>
              </w:r>
            </w:ins>
          </w:p>
        </w:tc>
        <w:tc>
          <w:tcPr>
            <w:tcW w:w="1395" w:type="dxa"/>
            <w:hideMark/>
            <w:tcPrChange w:id="1060" w:author="JAVIERA PAZ LEFORT IBANEZ" w:date="2025-09-22T17:58:00Z" w16du:dateUtc="2025-09-22T20:58:00Z">
              <w:tcPr>
                <w:tcW w:w="0" w:type="auto"/>
                <w:hideMark/>
              </w:tcPr>
            </w:tcPrChange>
          </w:tcPr>
          <w:p w14:paraId="1A082CB0"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1061" w:author="JAVIERA PAZ LEFORT IBANEZ" w:date="2025-09-18T16:05:00Z" w16du:dateUtc="2025-09-18T19:05:00Z"/>
                <w:rFonts w:ascii="Arial" w:hAnsi="Arial" w:cs="Arial"/>
                <w:sz w:val="22"/>
                <w:szCs w:val="22"/>
                <w:rPrChange w:id="1062" w:author="JAVIERA PAZ LEFORT IBANEZ" w:date="2025-09-22T17:40:00Z" w16du:dateUtc="2025-09-22T20:40:00Z">
                  <w:rPr>
                    <w:ins w:id="1063" w:author="JAVIERA PAZ LEFORT IBANEZ" w:date="2025-09-18T16:05:00Z" w16du:dateUtc="2025-09-18T19:05:00Z"/>
                    <w:rFonts w:ascii="Arial" w:hAnsi="Arial" w:cs="Arial"/>
                  </w:rPr>
                </w:rPrChange>
              </w:rPr>
            </w:pPr>
            <w:ins w:id="1064" w:author="JAVIERA PAZ LEFORT IBANEZ" w:date="2025-09-18T16:05:00Z" w16du:dateUtc="2025-09-18T19:05:00Z">
              <w:r w:rsidRPr="000338B1">
                <w:rPr>
                  <w:rFonts w:ascii="Arial" w:hAnsi="Arial" w:cs="Arial"/>
                  <w:sz w:val="22"/>
                  <w:szCs w:val="22"/>
                  <w:rPrChange w:id="1065" w:author="JAVIERA PAZ LEFORT IBANEZ" w:date="2025-09-22T17:40:00Z" w16du:dateUtc="2025-09-22T20:40:00Z">
                    <w:rPr>
                      <w:rFonts w:ascii="Arial" w:hAnsi="Arial" w:cs="Arial"/>
                    </w:rPr>
                  </w:rPrChange>
                </w:rPr>
                <w:t>µm</w:t>
              </w:r>
            </w:ins>
          </w:p>
        </w:tc>
      </w:tr>
      <w:tr w:rsidR="00A57B30" w:rsidRPr="00B355AB" w14:paraId="1F1E0EBE" w14:textId="77777777" w:rsidTr="00D26ADE">
        <w:trPr>
          <w:trHeight w:val="397"/>
          <w:jc w:val="center"/>
          <w:ins w:id="1066" w:author="JAVIERA PAZ LEFORT IBANEZ" w:date="2025-09-18T16:05:00Z"/>
          <w:trPrChange w:id="1067"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068" w:author="JAVIERA PAZ LEFORT IBANEZ" w:date="2025-09-22T17:58:00Z" w16du:dateUtc="2025-09-22T20:58:00Z">
              <w:tcPr>
                <w:tcW w:w="0" w:type="auto"/>
                <w:gridSpan w:val="2"/>
                <w:hideMark/>
              </w:tcPr>
            </w:tcPrChange>
          </w:tcPr>
          <w:p w14:paraId="142C2E7B" w14:textId="1552DBAC" w:rsidR="00A57B30" w:rsidRPr="000338B1" w:rsidRDefault="00A57B30" w:rsidP="00A57B30">
            <w:pPr>
              <w:ind w:left="433"/>
              <w:rPr>
                <w:ins w:id="1069" w:author="JAVIERA PAZ LEFORT IBANEZ" w:date="2025-09-18T16:05:00Z" w16du:dateUtc="2025-09-18T19:05:00Z"/>
                <w:rFonts w:ascii="Arial" w:hAnsi="Arial" w:cs="Arial"/>
                <w:b w:val="0"/>
                <w:bCs w:val="0"/>
                <w:sz w:val="22"/>
                <w:szCs w:val="22"/>
                <w:rPrChange w:id="1070" w:author="JAVIERA PAZ LEFORT IBANEZ" w:date="2025-09-22T17:40:00Z" w16du:dateUtc="2025-09-22T20:40:00Z">
                  <w:rPr>
                    <w:ins w:id="1071" w:author="JAVIERA PAZ LEFORT IBANEZ" w:date="2025-09-18T16:05:00Z" w16du:dateUtc="2025-09-18T19:05:00Z"/>
                    <w:rFonts w:ascii="Arial" w:hAnsi="Arial" w:cs="Arial"/>
                    <w:b w:val="0"/>
                    <w:bCs w:val="0"/>
                  </w:rPr>
                </w:rPrChange>
              </w:rPr>
            </w:pPr>
            <w:ins w:id="1072" w:author="JAVIERA PAZ LEFORT IBANEZ" w:date="2025-09-18T16:05:00Z" w16du:dateUtc="2025-09-18T19:05:00Z">
              <w:r w:rsidRPr="000338B1">
                <w:rPr>
                  <w:rFonts w:ascii="Arial" w:hAnsi="Arial" w:cs="Arial"/>
                  <w:sz w:val="22"/>
                  <w:szCs w:val="22"/>
                  <w:rPrChange w:id="1073" w:author="JAVIERA PAZ LEFORT IBANEZ" w:date="2025-09-22T17:40:00Z" w16du:dateUtc="2025-09-22T20:40:00Z">
                    <w:rPr>
                      <w:rFonts w:ascii="Arial" w:hAnsi="Arial" w:cs="Arial"/>
                    </w:rPr>
                  </w:rPrChange>
                </w:rPr>
                <w:t>Área interfacial efectiva</w:t>
              </w:r>
            </w:ins>
            <w:ins w:id="1074" w:author="JAVIERA PAZ LEFORT IBANEZ" w:date="2025-09-18T16:09:00Z" w16du:dateUtc="2025-09-18T19:09:00Z">
              <w:r w:rsidRPr="000338B1">
                <w:rPr>
                  <w:rFonts w:ascii="Arial" w:hAnsi="Arial" w:cs="Arial"/>
                  <w:sz w:val="22"/>
                  <w:szCs w:val="22"/>
                  <w:rPrChange w:id="1075" w:author="JAVIERA PAZ LEFORT IBANEZ" w:date="2025-09-22T17:40:00Z" w16du:dateUtc="2025-09-22T20:40:00Z">
                    <w:rPr>
                      <w:rFonts w:ascii="Arial" w:hAnsi="Arial" w:cs="Arial"/>
                    </w:rPr>
                  </w:rPrChange>
                </w:rPr>
                <w:t xml:space="preserve">, </w:t>
              </w:r>
            </w:ins>
            <m:oMath>
              <m:r>
                <w:ins w:id="1076" w:author="JAVIERA PAZ LEFORT IBANEZ" w:date="2025-09-18T16:10:00Z" w16du:dateUtc="2025-09-18T19:10:00Z">
                  <w:rPr>
                    <w:rFonts w:ascii="Cambria Math" w:hAnsi="Cambria Math" w:cs="Arial"/>
                    <w:sz w:val="22"/>
                    <w:szCs w:val="22"/>
                    <w:rPrChange w:id="1077" w:author="JAVIERA PAZ LEFORT IBANEZ" w:date="2025-09-22T17:40:00Z" w16du:dateUtc="2025-09-22T20:40:00Z">
                      <w:rPr>
                        <w:rFonts w:ascii="Cambria Math" w:hAnsi="Cambria Math" w:cs="Arial"/>
                      </w:rPr>
                    </w:rPrChange>
                  </w:rPr>
                  <m:t>A=Nπ</m:t>
                </w:ins>
              </m:r>
              <m:sSub>
                <m:sSubPr>
                  <m:ctrlPr>
                    <w:ins w:id="1078" w:author="JAVIERA PAZ LEFORT IBANEZ" w:date="2025-09-18T16:10:00Z" w16du:dateUtc="2025-09-18T19:10:00Z">
                      <w:rPr>
                        <w:rFonts w:ascii="Cambria Math" w:hAnsi="Cambria Math" w:cs="Arial"/>
                        <w:i/>
                        <w:sz w:val="22"/>
                        <w:szCs w:val="22"/>
                      </w:rPr>
                    </w:ins>
                  </m:ctrlPr>
                </m:sSubPr>
                <m:e>
                  <m:r>
                    <w:ins w:id="1079" w:author="JAVIERA PAZ LEFORT IBANEZ" w:date="2025-09-18T16:10:00Z" w16du:dateUtc="2025-09-18T19:10:00Z">
                      <w:rPr>
                        <w:rFonts w:ascii="Cambria Math" w:hAnsi="Cambria Math" w:cs="Arial"/>
                        <w:sz w:val="22"/>
                        <w:szCs w:val="22"/>
                        <w:rPrChange w:id="1080" w:author="JAVIERA PAZ LEFORT IBANEZ" w:date="2025-09-22T17:40:00Z" w16du:dateUtc="2025-09-22T20:40:00Z">
                          <w:rPr>
                            <w:rFonts w:ascii="Cambria Math" w:hAnsi="Cambria Math" w:cs="Arial"/>
                          </w:rPr>
                        </w:rPrChange>
                      </w:rPr>
                      <m:t>d</m:t>
                    </w:ins>
                  </m:r>
                </m:e>
                <m:sub>
                  <m:r>
                    <w:ins w:id="1081" w:author="JAVIERA PAZ LEFORT IBANEZ" w:date="2025-09-18T16:10:00Z" w16du:dateUtc="2025-09-18T19:10:00Z">
                      <w:rPr>
                        <w:rFonts w:ascii="Cambria Math" w:hAnsi="Cambria Math" w:cs="Arial"/>
                        <w:sz w:val="22"/>
                        <w:szCs w:val="22"/>
                        <w:rPrChange w:id="1082" w:author="JAVIERA PAZ LEFORT IBANEZ" w:date="2025-09-22T17:40:00Z" w16du:dateUtc="2025-09-22T20:40:00Z">
                          <w:rPr>
                            <w:rFonts w:ascii="Cambria Math" w:hAnsi="Cambria Math" w:cs="Arial"/>
                          </w:rPr>
                        </w:rPrChange>
                      </w:rPr>
                      <m:t>o</m:t>
                    </w:ins>
                  </m:r>
                </m:sub>
              </m:sSub>
              <m:r>
                <w:ins w:id="1083" w:author="JAVIERA PAZ LEFORT IBANEZ" w:date="2025-09-18T16:10:00Z" w16du:dateUtc="2025-09-18T19:10:00Z">
                  <w:rPr>
                    <w:rFonts w:ascii="Cambria Math" w:hAnsi="Cambria Math" w:cs="Arial"/>
                    <w:sz w:val="22"/>
                    <w:szCs w:val="22"/>
                    <w:rPrChange w:id="1084" w:author="JAVIERA PAZ LEFORT IBANEZ" w:date="2025-09-22T17:40:00Z" w16du:dateUtc="2025-09-22T20:40:00Z">
                      <w:rPr>
                        <w:rFonts w:ascii="Cambria Math" w:hAnsi="Cambria Math" w:cs="Arial"/>
                      </w:rPr>
                    </w:rPrChange>
                  </w:rPr>
                  <m:t>L</m:t>
                </w:ins>
              </m:r>
            </m:oMath>
          </w:p>
        </w:tc>
        <w:tc>
          <w:tcPr>
            <w:tcW w:w="0" w:type="auto"/>
            <w:hideMark/>
            <w:tcPrChange w:id="1085" w:author="JAVIERA PAZ LEFORT IBANEZ" w:date="2025-09-22T17:58:00Z" w16du:dateUtc="2025-09-22T20:58:00Z">
              <w:tcPr>
                <w:tcW w:w="0" w:type="auto"/>
                <w:gridSpan w:val="2"/>
                <w:hideMark/>
              </w:tcPr>
            </w:tcPrChange>
          </w:tcPr>
          <w:p w14:paraId="7DFFEA37"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1086" w:author="JAVIERA PAZ LEFORT IBANEZ" w:date="2025-09-18T16:05:00Z" w16du:dateUtc="2025-09-18T19:05:00Z"/>
                <w:rFonts w:ascii="Arial" w:hAnsi="Arial" w:cs="Arial"/>
                <w:sz w:val="22"/>
                <w:szCs w:val="22"/>
                <w:rPrChange w:id="1087" w:author="JAVIERA PAZ LEFORT IBANEZ" w:date="2025-09-22T17:40:00Z" w16du:dateUtc="2025-09-22T20:40:00Z">
                  <w:rPr>
                    <w:ins w:id="1088" w:author="JAVIERA PAZ LEFORT IBANEZ" w:date="2025-09-18T16:05:00Z" w16du:dateUtc="2025-09-18T19:05:00Z"/>
                    <w:rFonts w:ascii="Arial" w:hAnsi="Arial" w:cs="Arial"/>
                  </w:rPr>
                </w:rPrChange>
              </w:rPr>
            </w:pPr>
            <w:ins w:id="1089" w:author="JAVIERA PAZ LEFORT IBANEZ" w:date="2025-09-18T16:05:00Z" w16du:dateUtc="2025-09-18T19:05:00Z">
              <w:r w:rsidRPr="000338B1">
                <w:rPr>
                  <w:rFonts w:ascii="Arial" w:hAnsi="Arial" w:cs="Arial"/>
                  <w:sz w:val="22"/>
                  <w:szCs w:val="22"/>
                  <w:rPrChange w:id="1090" w:author="JAVIERA PAZ LEFORT IBANEZ" w:date="2025-09-22T17:40:00Z" w16du:dateUtc="2025-09-22T20:40:00Z">
                    <w:rPr>
                      <w:rFonts w:ascii="Arial" w:hAnsi="Arial" w:cs="Arial"/>
                    </w:rPr>
                  </w:rPrChange>
                </w:rPr>
                <w:t>1.32</w:t>
              </w:r>
            </w:ins>
          </w:p>
        </w:tc>
        <w:tc>
          <w:tcPr>
            <w:tcW w:w="1395" w:type="dxa"/>
            <w:hideMark/>
            <w:tcPrChange w:id="1091" w:author="JAVIERA PAZ LEFORT IBANEZ" w:date="2025-09-22T17:58:00Z" w16du:dateUtc="2025-09-22T20:58:00Z">
              <w:tcPr>
                <w:tcW w:w="0" w:type="auto"/>
                <w:hideMark/>
              </w:tcPr>
            </w:tcPrChange>
          </w:tcPr>
          <w:p w14:paraId="5DC92F66"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1092" w:author="JAVIERA PAZ LEFORT IBANEZ" w:date="2025-09-18T16:05:00Z" w16du:dateUtc="2025-09-18T19:05:00Z"/>
                <w:rFonts w:ascii="Arial" w:hAnsi="Arial" w:cs="Arial"/>
                <w:sz w:val="22"/>
                <w:szCs w:val="22"/>
                <w:rPrChange w:id="1093" w:author="JAVIERA PAZ LEFORT IBANEZ" w:date="2025-09-22T17:40:00Z" w16du:dateUtc="2025-09-22T20:40:00Z">
                  <w:rPr>
                    <w:ins w:id="1094" w:author="JAVIERA PAZ LEFORT IBANEZ" w:date="2025-09-18T16:05:00Z" w16du:dateUtc="2025-09-18T19:05:00Z"/>
                    <w:rFonts w:ascii="Arial" w:hAnsi="Arial" w:cs="Arial"/>
                  </w:rPr>
                </w:rPrChange>
              </w:rPr>
            </w:pPr>
            <w:ins w:id="1095" w:author="JAVIERA PAZ LEFORT IBANEZ" w:date="2025-09-18T16:05:00Z" w16du:dateUtc="2025-09-18T19:05:00Z">
              <w:r w:rsidRPr="000338B1">
                <w:rPr>
                  <w:rFonts w:ascii="Arial" w:hAnsi="Arial" w:cs="Arial"/>
                  <w:sz w:val="22"/>
                  <w:szCs w:val="22"/>
                  <w:rPrChange w:id="1096" w:author="JAVIERA PAZ LEFORT IBANEZ" w:date="2025-09-22T17:40:00Z" w16du:dateUtc="2025-09-22T20:40:00Z">
                    <w:rPr>
                      <w:rFonts w:ascii="Arial" w:hAnsi="Arial" w:cs="Arial"/>
                    </w:rPr>
                  </w:rPrChange>
                </w:rPr>
                <w:t>m²</w:t>
              </w:r>
            </w:ins>
          </w:p>
        </w:tc>
      </w:tr>
      <w:tr w:rsidR="00A57B30" w:rsidRPr="00B355AB" w14:paraId="09346952" w14:textId="77777777" w:rsidTr="00D26ADE">
        <w:trPr>
          <w:cnfStyle w:val="000000100000" w:firstRow="0" w:lastRow="0" w:firstColumn="0" w:lastColumn="0" w:oddVBand="0" w:evenVBand="0" w:oddHBand="1" w:evenHBand="0" w:firstRowFirstColumn="0" w:firstRowLastColumn="0" w:lastRowFirstColumn="0" w:lastRowLastColumn="0"/>
          <w:trHeight w:val="397"/>
          <w:jc w:val="center"/>
          <w:ins w:id="1097" w:author="JAVIERA PAZ LEFORT IBANEZ" w:date="2025-09-18T16:05:00Z"/>
          <w:trPrChange w:id="1098"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099" w:author="JAVIERA PAZ LEFORT IBANEZ" w:date="2025-09-22T17:58:00Z" w16du:dateUtc="2025-09-22T20:58:00Z">
              <w:tcPr>
                <w:tcW w:w="0" w:type="auto"/>
                <w:gridSpan w:val="2"/>
                <w:hideMark/>
              </w:tcPr>
            </w:tcPrChange>
          </w:tcPr>
          <w:p w14:paraId="5DB1DD23" w14:textId="77777777" w:rsidR="00A57B30" w:rsidRPr="000338B1" w:rsidRDefault="00A57B30" w:rsidP="00A57B30">
            <w:pPr>
              <w:ind w:left="433"/>
              <w:cnfStyle w:val="001000100000" w:firstRow="0" w:lastRow="0" w:firstColumn="1" w:lastColumn="0" w:oddVBand="0" w:evenVBand="0" w:oddHBand="1" w:evenHBand="0" w:firstRowFirstColumn="0" w:firstRowLastColumn="0" w:lastRowFirstColumn="0" w:lastRowLastColumn="0"/>
              <w:rPr>
                <w:ins w:id="1100" w:author="JAVIERA PAZ LEFORT IBANEZ" w:date="2025-09-18T16:05:00Z" w16du:dateUtc="2025-09-18T19:05:00Z"/>
                <w:rFonts w:ascii="Arial" w:hAnsi="Arial" w:cs="Arial"/>
                <w:b w:val="0"/>
                <w:bCs w:val="0"/>
                <w:sz w:val="22"/>
                <w:szCs w:val="22"/>
                <w:rPrChange w:id="1101" w:author="JAVIERA PAZ LEFORT IBANEZ" w:date="2025-09-22T17:40:00Z" w16du:dateUtc="2025-09-22T20:40:00Z">
                  <w:rPr>
                    <w:ins w:id="1102" w:author="JAVIERA PAZ LEFORT IBANEZ" w:date="2025-09-18T16:05:00Z" w16du:dateUtc="2025-09-18T19:05:00Z"/>
                    <w:rFonts w:ascii="Arial" w:hAnsi="Arial" w:cs="Arial"/>
                    <w:b w:val="0"/>
                    <w:bCs w:val="0"/>
                  </w:rPr>
                </w:rPrChange>
              </w:rPr>
            </w:pPr>
            <w:ins w:id="1103" w:author="JAVIERA PAZ LEFORT IBANEZ" w:date="2025-09-18T16:05:00Z" w16du:dateUtc="2025-09-18T19:05:00Z">
              <w:r w:rsidRPr="000338B1">
                <w:rPr>
                  <w:rFonts w:ascii="Arial" w:hAnsi="Arial" w:cs="Arial"/>
                  <w:sz w:val="22"/>
                  <w:szCs w:val="22"/>
                  <w:rPrChange w:id="1104" w:author="JAVIERA PAZ LEFORT IBANEZ" w:date="2025-09-22T17:40:00Z" w16du:dateUtc="2025-09-22T20:40:00Z">
                    <w:rPr>
                      <w:rFonts w:ascii="Arial" w:hAnsi="Arial" w:cs="Arial"/>
                    </w:rPr>
                  </w:rPrChange>
                </w:rPr>
                <w:t>Material de membrana</w:t>
              </w:r>
            </w:ins>
          </w:p>
        </w:tc>
        <w:tc>
          <w:tcPr>
            <w:tcW w:w="0" w:type="auto"/>
            <w:hideMark/>
            <w:tcPrChange w:id="1105" w:author="JAVIERA PAZ LEFORT IBANEZ" w:date="2025-09-22T17:58:00Z" w16du:dateUtc="2025-09-22T20:58:00Z">
              <w:tcPr>
                <w:tcW w:w="0" w:type="auto"/>
                <w:gridSpan w:val="2"/>
                <w:hideMark/>
              </w:tcPr>
            </w:tcPrChange>
          </w:tcPr>
          <w:p w14:paraId="0B7D70FE"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1106" w:author="JAVIERA PAZ LEFORT IBANEZ" w:date="2025-09-18T16:05:00Z" w16du:dateUtc="2025-09-18T19:05:00Z"/>
                <w:rFonts w:ascii="Arial" w:hAnsi="Arial" w:cs="Arial"/>
                <w:sz w:val="22"/>
                <w:szCs w:val="22"/>
                <w:rPrChange w:id="1107" w:author="JAVIERA PAZ LEFORT IBANEZ" w:date="2025-09-22T17:40:00Z" w16du:dateUtc="2025-09-22T20:40:00Z">
                  <w:rPr>
                    <w:ins w:id="1108" w:author="JAVIERA PAZ LEFORT IBANEZ" w:date="2025-09-18T16:05:00Z" w16du:dateUtc="2025-09-18T19:05:00Z"/>
                    <w:rFonts w:ascii="Arial" w:hAnsi="Arial" w:cs="Arial"/>
                  </w:rPr>
                </w:rPrChange>
              </w:rPr>
            </w:pPr>
            <w:ins w:id="1109" w:author="JAVIERA PAZ LEFORT IBANEZ" w:date="2025-09-18T16:05:00Z" w16du:dateUtc="2025-09-18T19:05:00Z">
              <w:r w:rsidRPr="000338B1">
                <w:rPr>
                  <w:rFonts w:ascii="Arial" w:hAnsi="Arial" w:cs="Arial"/>
                  <w:sz w:val="22"/>
                  <w:szCs w:val="22"/>
                  <w:rPrChange w:id="1110" w:author="JAVIERA PAZ LEFORT IBANEZ" w:date="2025-09-22T17:40:00Z" w16du:dateUtc="2025-09-22T20:40:00Z">
                    <w:rPr>
                      <w:rFonts w:ascii="Arial" w:hAnsi="Arial" w:cs="Arial"/>
                    </w:rPr>
                  </w:rPrChange>
                </w:rPr>
                <w:t>Polipropileno</w:t>
              </w:r>
            </w:ins>
          </w:p>
        </w:tc>
        <w:tc>
          <w:tcPr>
            <w:tcW w:w="1395" w:type="dxa"/>
            <w:hideMark/>
            <w:tcPrChange w:id="1111" w:author="JAVIERA PAZ LEFORT IBANEZ" w:date="2025-09-22T17:58:00Z" w16du:dateUtc="2025-09-22T20:58:00Z">
              <w:tcPr>
                <w:tcW w:w="0" w:type="auto"/>
                <w:hideMark/>
              </w:tcPr>
            </w:tcPrChange>
          </w:tcPr>
          <w:p w14:paraId="66647B9D"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1112" w:author="JAVIERA PAZ LEFORT IBANEZ" w:date="2025-09-18T16:05:00Z" w16du:dateUtc="2025-09-18T19:05:00Z"/>
                <w:rFonts w:ascii="Arial" w:hAnsi="Arial" w:cs="Arial"/>
                <w:sz w:val="22"/>
                <w:szCs w:val="22"/>
                <w:rPrChange w:id="1113" w:author="JAVIERA PAZ LEFORT IBANEZ" w:date="2025-09-22T17:40:00Z" w16du:dateUtc="2025-09-22T20:40:00Z">
                  <w:rPr>
                    <w:ins w:id="1114" w:author="JAVIERA PAZ LEFORT IBANEZ" w:date="2025-09-18T16:05:00Z" w16du:dateUtc="2025-09-18T19:05:00Z"/>
                    <w:rFonts w:ascii="Arial" w:hAnsi="Arial" w:cs="Arial"/>
                  </w:rPr>
                </w:rPrChange>
              </w:rPr>
            </w:pPr>
            <w:ins w:id="1115" w:author="JAVIERA PAZ LEFORT IBANEZ" w:date="2025-09-18T16:05:00Z" w16du:dateUtc="2025-09-18T19:05:00Z">
              <w:r w:rsidRPr="000338B1">
                <w:rPr>
                  <w:rFonts w:ascii="Arial" w:hAnsi="Arial" w:cs="Arial"/>
                  <w:sz w:val="22"/>
                  <w:szCs w:val="22"/>
                  <w:rPrChange w:id="1116" w:author="JAVIERA PAZ LEFORT IBANEZ" w:date="2025-09-22T17:40:00Z" w16du:dateUtc="2025-09-22T20:40:00Z">
                    <w:rPr>
                      <w:rFonts w:ascii="Arial" w:hAnsi="Arial" w:cs="Arial"/>
                    </w:rPr>
                  </w:rPrChange>
                </w:rPr>
                <w:t>-</w:t>
              </w:r>
            </w:ins>
          </w:p>
        </w:tc>
      </w:tr>
      <w:tr w:rsidR="00A57B30" w:rsidRPr="00B355AB" w14:paraId="1DB9CFED" w14:textId="77777777" w:rsidTr="00D26ADE">
        <w:trPr>
          <w:trHeight w:val="397"/>
          <w:jc w:val="center"/>
          <w:ins w:id="1117" w:author="JAVIERA PAZ LEFORT IBANEZ" w:date="2025-09-18T16:05:00Z"/>
          <w:trPrChange w:id="1118"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19" w:author="JAVIERA PAZ LEFORT IBANEZ" w:date="2025-09-22T17:58:00Z" w16du:dateUtc="2025-09-22T20:58:00Z">
              <w:tcPr>
                <w:tcW w:w="0" w:type="auto"/>
                <w:gridSpan w:val="2"/>
                <w:hideMark/>
              </w:tcPr>
            </w:tcPrChange>
          </w:tcPr>
          <w:p w14:paraId="3B499D25" w14:textId="3930EEE5" w:rsidR="00A57B30" w:rsidRPr="000338B1" w:rsidRDefault="00A57B30" w:rsidP="00A57B30">
            <w:pPr>
              <w:ind w:left="433"/>
              <w:rPr>
                <w:ins w:id="1120" w:author="JAVIERA PAZ LEFORT IBANEZ" w:date="2025-09-18T16:05:00Z" w16du:dateUtc="2025-09-18T19:05:00Z"/>
                <w:rFonts w:ascii="Arial" w:hAnsi="Arial" w:cs="Arial"/>
                <w:b w:val="0"/>
                <w:bCs w:val="0"/>
                <w:sz w:val="22"/>
                <w:szCs w:val="22"/>
                <w:rPrChange w:id="1121" w:author="JAVIERA PAZ LEFORT IBANEZ" w:date="2025-09-22T17:40:00Z" w16du:dateUtc="2025-09-22T20:40:00Z">
                  <w:rPr>
                    <w:ins w:id="1122" w:author="JAVIERA PAZ LEFORT IBANEZ" w:date="2025-09-18T16:05:00Z" w16du:dateUtc="2025-09-18T19:05:00Z"/>
                    <w:rFonts w:ascii="Arial" w:hAnsi="Arial" w:cs="Arial"/>
                    <w:b w:val="0"/>
                    <w:bCs w:val="0"/>
                  </w:rPr>
                </w:rPrChange>
              </w:rPr>
            </w:pPr>
            <w:ins w:id="1123" w:author="JAVIERA PAZ LEFORT IBANEZ" w:date="2025-09-18T16:05:00Z" w16du:dateUtc="2025-09-18T19:05:00Z">
              <w:r w:rsidRPr="000338B1">
                <w:rPr>
                  <w:rFonts w:ascii="Arial" w:hAnsi="Arial" w:cs="Arial"/>
                  <w:sz w:val="22"/>
                  <w:szCs w:val="22"/>
                  <w:rPrChange w:id="1124" w:author="JAVIERA PAZ LEFORT IBANEZ" w:date="2025-09-22T17:40:00Z" w16du:dateUtc="2025-09-22T20:40:00Z">
                    <w:rPr>
                      <w:rFonts w:ascii="Arial" w:hAnsi="Arial" w:cs="Arial"/>
                    </w:rPr>
                  </w:rPrChange>
                </w:rPr>
                <w:t>Porosidad de la membrana</w:t>
              </w:r>
            </w:ins>
            <w:ins w:id="1125" w:author="JAVIERA PAZ LEFORT IBANEZ" w:date="2025-09-18T16:10:00Z" w16du:dateUtc="2025-09-18T19:10:00Z">
              <w:r w:rsidRPr="000338B1">
                <w:rPr>
                  <w:rFonts w:ascii="Arial" w:hAnsi="Arial" w:cs="Arial"/>
                  <w:sz w:val="22"/>
                  <w:szCs w:val="22"/>
                  <w:rPrChange w:id="1126" w:author="JAVIERA PAZ LEFORT IBANEZ" w:date="2025-09-22T17:40:00Z" w16du:dateUtc="2025-09-22T20:40:00Z">
                    <w:rPr>
                      <w:rFonts w:ascii="Arial" w:hAnsi="Arial" w:cs="Arial"/>
                    </w:rPr>
                  </w:rPrChange>
                </w:rPr>
                <w:t xml:space="preserve"> </w:t>
              </w:r>
            </w:ins>
          </w:p>
        </w:tc>
        <w:tc>
          <w:tcPr>
            <w:tcW w:w="0" w:type="auto"/>
            <w:hideMark/>
            <w:tcPrChange w:id="1127" w:author="JAVIERA PAZ LEFORT IBANEZ" w:date="2025-09-22T17:58:00Z" w16du:dateUtc="2025-09-22T20:58:00Z">
              <w:tcPr>
                <w:tcW w:w="0" w:type="auto"/>
                <w:gridSpan w:val="2"/>
                <w:hideMark/>
              </w:tcPr>
            </w:tcPrChange>
          </w:tcPr>
          <w:p w14:paraId="121E63A5"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1128" w:author="JAVIERA PAZ LEFORT IBANEZ" w:date="2025-09-18T16:05:00Z" w16du:dateUtc="2025-09-18T19:05:00Z"/>
                <w:rFonts w:ascii="Arial" w:hAnsi="Arial" w:cs="Arial"/>
                <w:sz w:val="22"/>
                <w:szCs w:val="22"/>
                <w:rPrChange w:id="1129" w:author="JAVIERA PAZ LEFORT IBANEZ" w:date="2025-09-22T17:40:00Z" w16du:dateUtc="2025-09-22T20:40:00Z">
                  <w:rPr>
                    <w:ins w:id="1130" w:author="JAVIERA PAZ LEFORT IBANEZ" w:date="2025-09-18T16:05:00Z" w16du:dateUtc="2025-09-18T19:05:00Z"/>
                    <w:rFonts w:ascii="Arial" w:hAnsi="Arial" w:cs="Arial"/>
                  </w:rPr>
                </w:rPrChange>
              </w:rPr>
            </w:pPr>
            <w:ins w:id="1131" w:author="JAVIERA PAZ LEFORT IBANEZ" w:date="2025-09-18T16:05:00Z" w16du:dateUtc="2025-09-18T19:05:00Z">
              <w:r w:rsidRPr="000338B1">
                <w:rPr>
                  <w:rFonts w:ascii="Arial" w:hAnsi="Arial" w:cs="Arial"/>
                  <w:sz w:val="22"/>
                  <w:szCs w:val="22"/>
                  <w:rPrChange w:id="1132" w:author="JAVIERA PAZ LEFORT IBANEZ" w:date="2025-09-22T17:40:00Z" w16du:dateUtc="2025-09-22T20:40:00Z">
                    <w:rPr>
                      <w:rFonts w:ascii="Arial" w:hAnsi="Arial" w:cs="Arial"/>
                    </w:rPr>
                  </w:rPrChange>
                </w:rPr>
                <w:t>0,5</w:t>
              </w:r>
            </w:ins>
          </w:p>
        </w:tc>
        <w:tc>
          <w:tcPr>
            <w:tcW w:w="1395" w:type="dxa"/>
            <w:hideMark/>
            <w:tcPrChange w:id="1133" w:author="JAVIERA PAZ LEFORT IBANEZ" w:date="2025-09-22T17:58:00Z" w16du:dateUtc="2025-09-22T20:58:00Z">
              <w:tcPr>
                <w:tcW w:w="0" w:type="auto"/>
                <w:hideMark/>
              </w:tcPr>
            </w:tcPrChange>
          </w:tcPr>
          <w:p w14:paraId="32E16432"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1134" w:author="JAVIERA PAZ LEFORT IBANEZ" w:date="2025-09-18T16:05:00Z" w16du:dateUtc="2025-09-18T19:05:00Z"/>
                <w:rFonts w:ascii="Arial" w:hAnsi="Arial" w:cs="Arial"/>
                <w:sz w:val="22"/>
                <w:szCs w:val="22"/>
                <w:rPrChange w:id="1135" w:author="JAVIERA PAZ LEFORT IBANEZ" w:date="2025-09-22T17:40:00Z" w16du:dateUtc="2025-09-22T20:40:00Z">
                  <w:rPr>
                    <w:ins w:id="1136" w:author="JAVIERA PAZ LEFORT IBANEZ" w:date="2025-09-18T16:05:00Z" w16du:dateUtc="2025-09-18T19:05:00Z"/>
                    <w:rFonts w:ascii="Arial" w:hAnsi="Arial" w:cs="Arial"/>
                  </w:rPr>
                </w:rPrChange>
              </w:rPr>
            </w:pPr>
            <w:ins w:id="1137" w:author="JAVIERA PAZ LEFORT IBANEZ" w:date="2025-09-18T16:05:00Z" w16du:dateUtc="2025-09-18T19:05:00Z">
              <w:r w:rsidRPr="000338B1">
                <w:rPr>
                  <w:rFonts w:ascii="Arial" w:hAnsi="Arial" w:cs="Arial"/>
                  <w:sz w:val="22"/>
                  <w:szCs w:val="22"/>
                  <w:rPrChange w:id="1138" w:author="JAVIERA PAZ LEFORT IBANEZ" w:date="2025-09-22T17:40:00Z" w16du:dateUtc="2025-09-22T20:40:00Z">
                    <w:rPr>
                      <w:rFonts w:ascii="Arial" w:hAnsi="Arial" w:cs="Arial"/>
                    </w:rPr>
                  </w:rPrChange>
                </w:rPr>
                <w:t>-</w:t>
              </w:r>
            </w:ins>
          </w:p>
        </w:tc>
      </w:tr>
      <w:tr w:rsidR="00A57B30" w:rsidRPr="00B355AB" w14:paraId="4351D92C" w14:textId="77777777" w:rsidTr="00D26ADE">
        <w:trPr>
          <w:cnfStyle w:val="000000100000" w:firstRow="0" w:lastRow="0" w:firstColumn="0" w:lastColumn="0" w:oddVBand="0" w:evenVBand="0" w:oddHBand="1" w:evenHBand="0" w:firstRowFirstColumn="0" w:firstRowLastColumn="0" w:lastRowFirstColumn="0" w:lastRowLastColumn="0"/>
          <w:trHeight w:val="397"/>
          <w:jc w:val="center"/>
          <w:ins w:id="1139" w:author="JAVIERA PAZ LEFORT IBANEZ" w:date="2025-09-18T16:05:00Z"/>
          <w:trPrChange w:id="1140"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41" w:author="JAVIERA PAZ LEFORT IBANEZ" w:date="2025-09-22T17:58:00Z" w16du:dateUtc="2025-09-22T20:58:00Z">
              <w:tcPr>
                <w:tcW w:w="0" w:type="auto"/>
                <w:gridSpan w:val="2"/>
                <w:hideMark/>
              </w:tcPr>
            </w:tcPrChange>
          </w:tcPr>
          <w:p w14:paraId="67F12636" w14:textId="727FE7D3" w:rsidR="00A57B30" w:rsidRPr="000338B1" w:rsidRDefault="00A57B30" w:rsidP="00A57B30">
            <w:pPr>
              <w:ind w:left="433"/>
              <w:cnfStyle w:val="001000100000" w:firstRow="0" w:lastRow="0" w:firstColumn="1" w:lastColumn="0" w:oddVBand="0" w:evenVBand="0" w:oddHBand="1" w:evenHBand="0" w:firstRowFirstColumn="0" w:firstRowLastColumn="0" w:lastRowFirstColumn="0" w:lastRowLastColumn="0"/>
              <w:rPr>
                <w:ins w:id="1142" w:author="JAVIERA PAZ LEFORT IBANEZ" w:date="2025-09-18T16:05:00Z" w16du:dateUtc="2025-09-18T19:05:00Z"/>
                <w:rFonts w:ascii="Arial" w:hAnsi="Arial" w:cs="Arial"/>
                <w:b w:val="0"/>
                <w:bCs w:val="0"/>
                <w:sz w:val="22"/>
                <w:szCs w:val="22"/>
                <w:rPrChange w:id="1143" w:author="JAVIERA PAZ LEFORT IBANEZ" w:date="2025-09-22T17:40:00Z" w16du:dateUtc="2025-09-22T20:40:00Z">
                  <w:rPr>
                    <w:ins w:id="1144" w:author="JAVIERA PAZ LEFORT IBANEZ" w:date="2025-09-18T16:05:00Z" w16du:dateUtc="2025-09-18T19:05:00Z"/>
                    <w:rFonts w:ascii="Arial" w:hAnsi="Arial" w:cs="Arial"/>
                    <w:b w:val="0"/>
                    <w:bCs w:val="0"/>
                  </w:rPr>
                </w:rPrChange>
              </w:rPr>
            </w:pPr>
            <w:ins w:id="1145" w:author="JAVIERA PAZ LEFORT IBANEZ" w:date="2025-09-18T16:05:00Z" w16du:dateUtc="2025-09-18T19:05:00Z">
              <w:r w:rsidRPr="000338B1">
                <w:rPr>
                  <w:rFonts w:ascii="Arial" w:hAnsi="Arial" w:cs="Arial"/>
                  <w:sz w:val="22"/>
                  <w:szCs w:val="22"/>
                  <w:rPrChange w:id="1146" w:author="JAVIERA PAZ LEFORT IBANEZ" w:date="2025-09-22T17:40:00Z" w16du:dateUtc="2025-09-22T20:40:00Z">
                    <w:rPr>
                      <w:rFonts w:ascii="Arial" w:hAnsi="Arial" w:cs="Arial"/>
                    </w:rPr>
                  </w:rPrChange>
                </w:rPr>
                <w:t>Tortuosidad</w:t>
              </w:r>
            </w:ins>
            <w:ins w:id="1147" w:author="JAVIERA PAZ LEFORT IBANEZ" w:date="2025-09-18T16:10:00Z" w16du:dateUtc="2025-09-18T19:10:00Z">
              <w:r w:rsidRPr="000338B1">
                <w:rPr>
                  <w:rFonts w:ascii="Arial" w:hAnsi="Arial" w:cs="Arial"/>
                  <w:sz w:val="22"/>
                  <w:szCs w:val="22"/>
                  <w:rPrChange w:id="1148" w:author="JAVIERA PAZ LEFORT IBANEZ" w:date="2025-09-22T17:40:00Z" w16du:dateUtc="2025-09-22T20:40:00Z">
                    <w:rPr>
                      <w:rFonts w:ascii="Arial" w:hAnsi="Arial" w:cs="Arial"/>
                    </w:rPr>
                  </w:rPrChange>
                </w:rPr>
                <w:t xml:space="preserve">, </w:t>
              </w:r>
            </w:ins>
            <m:oMath>
              <m:r>
                <w:ins w:id="1149" w:author="JAVIERA PAZ LEFORT IBANEZ" w:date="2025-09-18T16:10:00Z" w16du:dateUtc="2025-09-18T19:10:00Z">
                  <w:rPr>
                    <w:rFonts w:ascii="Cambria Math" w:hAnsi="Cambria Math" w:cs="Arial"/>
                    <w:sz w:val="22"/>
                    <w:szCs w:val="22"/>
                    <w:rPrChange w:id="1150" w:author="JAVIERA PAZ LEFORT IBANEZ" w:date="2025-09-22T17:40:00Z" w16du:dateUtc="2025-09-22T20:40:00Z">
                      <w:rPr>
                        <w:rFonts w:ascii="Cambria Math" w:hAnsi="Cambria Math" w:cs="Arial"/>
                      </w:rPr>
                    </w:rPrChange>
                  </w:rPr>
                  <m:t>ε</m:t>
                </w:ins>
              </m:r>
            </m:oMath>
          </w:p>
        </w:tc>
        <w:tc>
          <w:tcPr>
            <w:tcW w:w="0" w:type="auto"/>
            <w:hideMark/>
            <w:tcPrChange w:id="1151" w:author="JAVIERA PAZ LEFORT IBANEZ" w:date="2025-09-22T17:58:00Z" w16du:dateUtc="2025-09-22T20:58:00Z">
              <w:tcPr>
                <w:tcW w:w="0" w:type="auto"/>
                <w:gridSpan w:val="2"/>
                <w:hideMark/>
              </w:tcPr>
            </w:tcPrChange>
          </w:tcPr>
          <w:p w14:paraId="2953D915"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1152" w:author="JAVIERA PAZ LEFORT IBANEZ" w:date="2025-09-18T16:05:00Z" w16du:dateUtc="2025-09-18T19:05:00Z"/>
                <w:rFonts w:ascii="Arial" w:hAnsi="Arial" w:cs="Arial"/>
                <w:sz w:val="22"/>
                <w:szCs w:val="22"/>
                <w:rPrChange w:id="1153" w:author="JAVIERA PAZ LEFORT IBANEZ" w:date="2025-09-22T17:40:00Z" w16du:dateUtc="2025-09-22T20:40:00Z">
                  <w:rPr>
                    <w:ins w:id="1154" w:author="JAVIERA PAZ LEFORT IBANEZ" w:date="2025-09-18T16:05:00Z" w16du:dateUtc="2025-09-18T19:05:00Z"/>
                    <w:rFonts w:ascii="Arial" w:hAnsi="Arial" w:cs="Arial"/>
                  </w:rPr>
                </w:rPrChange>
              </w:rPr>
            </w:pPr>
            <w:ins w:id="1155" w:author="JAVIERA PAZ LEFORT IBANEZ" w:date="2025-09-18T16:05:00Z" w16du:dateUtc="2025-09-18T19:05:00Z">
              <w:r w:rsidRPr="000338B1">
                <w:rPr>
                  <w:rFonts w:ascii="Arial" w:hAnsi="Arial" w:cs="Arial"/>
                  <w:sz w:val="22"/>
                  <w:szCs w:val="22"/>
                  <w:rPrChange w:id="1156" w:author="JAVIERA PAZ LEFORT IBANEZ" w:date="2025-09-22T17:40:00Z" w16du:dateUtc="2025-09-22T20:40:00Z">
                    <w:rPr>
                      <w:rFonts w:ascii="Arial" w:hAnsi="Arial" w:cs="Arial"/>
                    </w:rPr>
                  </w:rPrChange>
                </w:rPr>
                <w:t>2,0</w:t>
              </w:r>
            </w:ins>
          </w:p>
        </w:tc>
        <w:tc>
          <w:tcPr>
            <w:tcW w:w="1395" w:type="dxa"/>
            <w:hideMark/>
            <w:tcPrChange w:id="1157" w:author="JAVIERA PAZ LEFORT IBANEZ" w:date="2025-09-22T17:58:00Z" w16du:dateUtc="2025-09-22T20:58:00Z">
              <w:tcPr>
                <w:tcW w:w="0" w:type="auto"/>
                <w:hideMark/>
              </w:tcPr>
            </w:tcPrChange>
          </w:tcPr>
          <w:p w14:paraId="10BBD0F3"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1158" w:author="JAVIERA PAZ LEFORT IBANEZ" w:date="2025-09-18T16:05:00Z" w16du:dateUtc="2025-09-18T19:05:00Z"/>
                <w:rFonts w:ascii="Arial" w:hAnsi="Arial" w:cs="Arial"/>
                <w:sz w:val="22"/>
                <w:szCs w:val="22"/>
                <w:rPrChange w:id="1159" w:author="JAVIERA PAZ LEFORT IBANEZ" w:date="2025-09-22T17:40:00Z" w16du:dateUtc="2025-09-22T20:40:00Z">
                  <w:rPr>
                    <w:ins w:id="1160" w:author="JAVIERA PAZ LEFORT IBANEZ" w:date="2025-09-18T16:05:00Z" w16du:dateUtc="2025-09-18T19:05:00Z"/>
                    <w:rFonts w:ascii="Arial" w:hAnsi="Arial" w:cs="Arial"/>
                  </w:rPr>
                </w:rPrChange>
              </w:rPr>
            </w:pPr>
            <w:ins w:id="1161" w:author="JAVIERA PAZ LEFORT IBANEZ" w:date="2025-09-18T16:05:00Z" w16du:dateUtc="2025-09-18T19:05:00Z">
              <w:r w:rsidRPr="000338B1">
                <w:rPr>
                  <w:rFonts w:ascii="Arial" w:hAnsi="Arial" w:cs="Arial"/>
                  <w:sz w:val="22"/>
                  <w:szCs w:val="22"/>
                  <w:rPrChange w:id="1162" w:author="JAVIERA PAZ LEFORT IBANEZ" w:date="2025-09-22T17:40:00Z" w16du:dateUtc="2025-09-22T20:40:00Z">
                    <w:rPr>
                      <w:rFonts w:ascii="Arial" w:hAnsi="Arial" w:cs="Arial"/>
                    </w:rPr>
                  </w:rPrChange>
                </w:rPr>
                <w:t>-</w:t>
              </w:r>
            </w:ins>
          </w:p>
        </w:tc>
      </w:tr>
      <w:tr w:rsidR="00A57B30" w:rsidRPr="00B355AB" w14:paraId="6C6D1FDB" w14:textId="77777777" w:rsidTr="00D26ADE">
        <w:trPr>
          <w:trHeight w:val="397"/>
          <w:jc w:val="center"/>
          <w:ins w:id="1163" w:author="JAVIERA PAZ LEFORT IBANEZ" w:date="2025-09-18T16:05:00Z"/>
          <w:trPrChange w:id="1164"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65" w:author="JAVIERA PAZ LEFORT IBANEZ" w:date="2025-09-22T17:58:00Z" w16du:dateUtc="2025-09-22T20:58:00Z">
              <w:tcPr>
                <w:tcW w:w="0" w:type="auto"/>
                <w:gridSpan w:val="2"/>
                <w:hideMark/>
              </w:tcPr>
            </w:tcPrChange>
          </w:tcPr>
          <w:p w14:paraId="43C5863B" w14:textId="77777777" w:rsidR="00A57B30" w:rsidRPr="000338B1" w:rsidRDefault="00A57B30" w:rsidP="00A57B30">
            <w:pPr>
              <w:ind w:left="433"/>
              <w:rPr>
                <w:ins w:id="1166" w:author="JAVIERA PAZ LEFORT IBANEZ" w:date="2025-09-18T16:05:00Z" w16du:dateUtc="2025-09-18T19:05:00Z"/>
                <w:rFonts w:ascii="Arial" w:hAnsi="Arial" w:cs="Arial"/>
                <w:b w:val="0"/>
                <w:bCs w:val="0"/>
                <w:sz w:val="22"/>
                <w:szCs w:val="22"/>
                <w:rPrChange w:id="1167" w:author="JAVIERA PAZ LEFORT IBANEZ" w:date="2025-09-22T17:40:00Z" w16du:dateUtc="2025-09-22T20:40:00Z">
                  <w:rPr>
                    <w:ins w:id="1168" w:author="JAVIERA PAZ LEFORT IBANEZ" w:date="2025-09-18T16:05:00Z" w16du:dateUtc="2025-09-18T19:05:00Z"/>
                    <w:rFonts w:ascii="Arial" w:hAnsi="Arial" w:cs="Arial"/>
                    <w:b w:val="0"/>
                    <w:bCs w:val="0"/>
                  </w:rPr>
                </w:rPrChange>
              </w:rPr>
            </w:pPr>
            <w:ins w:id="1169" w:author="JAVIERA PAZ LEFORT IBANEZ" w:date="2025-09-18T16:05:00Z" w16du:dateUtc="2025-09-18T19:05:00Z">
              <w:r w:rsidRPr="000338B1">
                <w:rPr>
                  <w:rFonts w:ascii="Arial" w:hAnsi="Arial" w:cs="Arial"/>
                  <w:sz w:val="22"/>
                  <w:szCs w:val="22"/>
                  <w:rPrChange w:id="1170" w:author="JAVIERA PAZ LEFORT IBANEZ" w:date="2025-09-22T17:40:00Z" w16du:dateUtc="2025-09-22T20:40:00Z">
                    <w:rPr>
                      <w:rFonts w:ascii="Arial" w:hAnsi="Arial" w:cs="Arial"/>
                    </w:rPr>
                  </w:rPrChange>
                </w:rPr>
                <w:t>Densidad de empaque</w:t>
              </w:r>
            </w:ins>
          </w:p>
        </w:tc>
        <w:tc>
          <w:tcPr>
            <w:tcW w:w="0" w:type="auto"/>
            <w:hideMark/>
            <w:tcPrChange w:id="1171" w:author="JAVIERA PAZ LEFORT IBANEZ" w:date="2025-09-22T17:58:00Z" w16du:dateUtc="2025-09-22T20:58:00Z">
              <w:tcPr>
                <w:tcW w:w="0" w:type="auto"/>
                <w:gridSpan w:val="2"/>
                <w:hideMark/>
              </w:tcPr>
            </w:tcPrChange>
          </w:tcPr>
          <w:p w14:paraId="0BBB686B"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1172" w:author="JAVIERA PAZ LEFORT IBANEZ" w:date="2025-09-18T16:05:00Z" w16du:dateUtc="2025-09-18T19:05:00Z"/>
                <w:rFonts w:ascii="Arial" w:hAnsi="Arial" w:cs="Arial"/>
                <w:sz w:val="22"/>
                <w:szCs w:val="22"/>
                <w:rPrChange w:id="1173" w:author="JAVIERA PAZ LEFORT IBANEZ" w:date="2025-09-22T17:40:00Z" w16du:dateUtc="2025-09-22T20:40:00Z">
                  <w:rPr>
                    <w:ins w:id="1174" w:author="JAVIERA PAZ LEFORT IBANEZ" w:date="2025-09-18T16:05:00Z" w16du:dateUtc="2025-09-18T19:05:00Z"/>
                    <w:rFonts w:ascii="Arial" w:hAnsi="Arial" w:cs="Arial"/>
                  </w:rPr>
                </w:rPrChange>
              </w:rPr>
            </w:pPr>
            <w:ins w:id="1175" w:author="JAVIERA PAZ LEFORT IBANEZ" w:date="2025-09-18T16:05:00Z" w16du:dateUtc="2025-09-18T19:05:00Z">
              <w:r w:rsidRPr="000338B1">
                <w:rPr>
                  <w:rFonts w:ascii="Arial" w:hAnsi="Arial" w:cs="Arial"/>
                  <w:sz w:val="22"/>
                  <w:szCs w:val="22"/>
                  <w:rPrChange w:id="1176" w:author="JAVIERA PAZ LEFORT IBANEZ" w:date="2025-09-22T17:40:00Z" w16du:dateUtc="2025-09-22T20:40:00Z">
                    <w:rPr>
                      <w:rFonts w:ascii="Arial" w:hAnsi="Arial" w:cs="Arial"/>
                    </w:rPr>
                  </w:rPrChange>
                </w:rPr>
                <w:t>0,37</w:t>
              </w:r>
            </w:ins>
          </w:p>
        </w:tc>
        <w:tc>
          <w:tcPr>
            <w:tcW w:w="1395" w:type="dxa"/>
            <w:hideMark/>
            <w:tcPrChange w:id="1177" w:author="JAVIERA PAZ LEFORT IBANEZ" w:date="2025-09-22T17:58:00Z" w16du:dateUtc="2025-09-22T20:58:00Z">
              <w:tcPr>
                <w:tcW w:w="0" w:type="auto"/>
                <w:hideMark/>
              </w:tcPr>
            </w:tcPrChange>
          </w:tcPr>
          <w:p w14:paraId="2FA18253"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1178" w:author="JAVIERA PAZ LEFORT IBANEZ" w:date="2025-09-18T16:05:00Z" w16du:dateUtc="2025-09-18T19:05:00Z"/>
                <w:rFonts w:ascii="Arial" w:hAnsi="Arial" w:cs="Arial"/>
                <w:sz w:val="22"/>
                <w:szCs w:val="22"/>
                <w:rPrChange w:id="1179" w:author="JAVIERA PAZ LEFORT IBANEZ" w:date="2025-09-22T17:40:00Z" w16du:dateUtc="2025-09-22T20:40:00Z">
                  <w:rPr>
                    <w:ins w:id="1180" w:author="JAVIERA PAZ LEFORT IBANEZ" w:date="2025-09-18T16:05:00Z" w16du:dateUtc="2025-09-18T19:05:00Z"/>
                    <w:rFonts w:ascii="Arial" w:hAnsi="Arial" w:cs="Arial"/>
                  </w:rPr>
                </w:rPrChange>
              </w:rPr>
            </w:pPr>
            <w:ins w:id="1181" w:author="JAVIERA PAZ LEFORT IBANEZ" w:date="2025-09-18T16:05:00Z" w16du:dateUtc="2025-09-18T19:05:00Z">
              <w:r w:rsidRPr="000338B1">
                <w:rPr>
                  <w:rFonts w:ascii="Arial" w:hAnsi="Arial" w:cs="Arial"/>
                  <w:sz w:val="22"/>
                  <w:szCs w:val="22"/>
                  <w:rPrChange w:id="1182" w:author="JAVIERA PAZ LEFORT IBANEZ" w:date="2025-09-22T17:40:00Z" w16du:dateUtc="2025-09-22T20:40:00Z">
                    <w:rPr>
                      <w:rFonts w:ascii="Arial" w:hAnsi="Arial" w:cs="Arial"/>
                    </w:rPr>
                  </w:rPrChange>
                </w:rPr>
                <w:t>-</w:t>
              </w:r>
            </w:ins>
          </w:p>
        </w:tc>
      </w:tr>
      <w:tr w:rsidR="00A57B30" w:rsidRPr="00B355AB" w14:paraId="351049C3" w14:textId="77777777" w:rsidTr="00D26ADE">
        <w:trPr>
          <w:cnfStyle w:val="000000100000" w:firstRow="0" w:lastRow="0" w:firstColumn="0" w:lastColumn="0" w:oddVBand="0" w:evenVBand="0" w:oddHBand="1" w:evenHBand="0" w:firstRowFirstColumn="0" w:firstRowLastColumn="0" w:lastRowFirstColumn="0" w:lastRowLastColumn="0"/>
          <w:trHeight w:val="397"/>
          <w:jc w:val="center"/>
          <w:ins w:id="1183" w:author="JAVIERA PAZ LEFORT IBANEZ" w:date="2025-09-18T16:05:00Z"/>
          <w:trPrChange w:id="1184"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85" w:author="JAVIERA PAZ LEFORT IBANEZ" w:date="2025-09-22T17:58:00Z" w16du:dateUtc="2025-09-22T20:58:00Z">
              <w:tcPr>
                <w:tcW w:w="0" w:type="auto"/>
                <w:gridSpan w:val="2"/>
                <w:hideMark/>
              </w:tcPr>
            </w:tcPrChange>
          </w:tcPr>
          <w:p w14:paraId="545500B4" w14:textId="77777777" w:rsidR="00A57B30" w:rsidRPr="000338B1" w:rsidRDefault="00A57B30" w:rsidP="00A57B30">
            <w:pPr>
              <w:ind w:left="433"/>
              <w:cnfStyle w:val="001000100000" w:firstRow="0" w:lastRow="0" w:firstColumn="1" w:lastColumn="0" w:oddVBand="0" w:evenVBand="0" w:oddHBand="1" w:evenHBand="0" w:firstRowFirstColumn="0" w:firstRowLastColumn="0" w:lastRowFirstColumn="0" w:lastRowLastColumn="0"/>
              <w:rPr>
                <w:ins w:id="1186" w:author="JAVIERA PAZ LEFORT IBANEZ" w:date="2025-09-18T16:05:00Z" w16du:dateUtc="2025-09-18T19:05:00Z"/>
                <w:rFonts w:ascii="Arial" w:hAnsi="Arial" w:cs="Arial"/>
                <w:b w:val="0"/>
                <w:bCs w:val="0"/>
                <w:sz w:val="22"/>
                <w:szCs w:val="22"/>
                <w:rPrChange w:id="1187" w:author="JAVIERA PAZ LEFORT IBANEZ" w:date="2025-09-22T17:40:00Z" w16du:dateUtc="2025-09-22T20:40:00Z">
                  <w:rPr>
                    <w:ins w:id="1188" w:author="JAVIERA PAZ LEFORT IBANEZ" w:date="2025-09-18T16:05:00Z" w16du:dateUtc="2025-09-18T19:05:00Z"/>
                    <w:rFonts w:ascii="Arial" w:hAnsi="Arial" w:cs="Arial"/>
                    <w:b w:val="0"/>
                    <w:bCs w:val="0"/>
                  </w:rPr>
                </w:rPrChange>
              </w:rPr>
            </w:pPr>
            <w:ins w:id="1189" w:author="JAVIERA PAZ LEFORT IBANEZ" w:date="2025-09-18T16:05:00Z" w16du:dateUtc="2025-09-18T19:05:00Z">
              <w:r w:rsidRPr="000338B1">
                <w:rPr>
                  <w:rFonts w:ascii="Arial" w:hAnsi="Arial" w:cs="Arial"/>
                  <w:sz w:val="22"/>
                  <w:szCs w:val="22"/>
                  <w:rPrChange w:id="1190" w:author="JAVIERA PAZ LEFORT IBANEZ" w:date="2025-09-22T17:40:00Z" w16du:dateUtc="2025-09-22T20:40:00Z">
                    <w:rPr>
                      <w:rFonts w:ascii="Arial" w:hAnsi="Arial" w:cs="Arial"/>
                    </w:rPr>
                  </w:rPrChange>
                </w:rPr>
                <w:t>Carcasa del módulo</w:t>
              </w:r>
            </w:ins>
          </w:p>
        </w:tc>
        <w:tc>
          <w:tcPr>
            <w:tcW w:w="0" w:type="auto"/>
            <w:hideMark/>
            <w:tcPrChange w:id="1191" w:author="JAVIERA PAZ LEFORT IBANEZ" w:date="2025-09-22T17:58:00Z" w16du:dateUtc="2025-09-22T20:58:00Z">
              <w:tcPr>
                <w:tcW w:w="0" w:type="auto"/>
                <w:gridSpan w:val="2"/>
                <w:hideMark/>
              </w:tcPr>
            </w:tcPrChange>
          </w:tcPr>
          <w:p w14:paraId="5C08E3DD"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1192" w:author="JAVIERA PAZ LEFORT IBANEZ" w:date="2025-09-18T16:05:00Z" w16du:dateUtc="2025-09-18T19:05:00Z"/>
                <w:rFonts w:ascii="Arial" w:hAnsi="Arial" w:cs="Arial"/>
                <w:sz w:val="22"/>
                <w:szCs w:val="22"/>
                <w:rPrChange w:id="1193" w:author="JAVIERA PAZ LEFORT IBANEZ" w:date="2025-09-22T17:40:00Z" w16du:dateUtc="2025-09-22T20:40:00Z">
                  <w:rPr>
                    <w:ins w:id="1194" w:author="JAVIERA PAZ LEFORT IBANEZ" w:date="2025-09-18T16:05:00Z" w16du:dateUtc="2025-09-18T19:05:00Z"/>
                    <w:rFonts w:ascii="Arial" w:hAnsi="Arial" w:cs="Arial"/>
                  </w:rPr>
                </w:rPrChange>
              </w:rPr>
            </w:pPr>
            <w:ins w:id="1195" w:author="JAVIERA PAZ LEFORT IBANEZ" w:date="2025-09-18T16:05:00Z" w16du:dateUtc="2025-09-18T19:05:00Z">
              <w:r w:rsidRPr="000338B1">
                <w:rPr>
                  <w:rFonts w:ascii="Arial" w:hAnsi="Arial" w:cs="Arial"/>
                  <w:sz w:val="22"/>
                  <w:szCs w:val="22"/>
                  <w:rPrChange w:id="1196" w:author="JAVIERA PAZ LEFORT IBANEZ" w:date="2025-09-22T17:40:00Z" w16du:dateUtc="2025-09-22T20:40:00Z">
                    <w:rPr>
                      <w:rFonts w:ascii="Arial" w:hAnsi="Arial" w:cs="Arial"/>
                    </w:rPr>
                  </w:rPrChange>
                </w:rPr>
                <w:t>Longitud útil 5 cm</w:t>
              </w:r>
            </w:ins>
          </w:p>
        </w:tc>
        <w:tc>
          <w:tcPr>
            <w:tcW w:w="1395" w:type="dxa"/>
            <w:hideMark/>
            <w:tcPrChange w:id="1197" w:author="JAVIERA PAZ LEFORT IBANEZ" w:date="2025-09-22T17:58:00Z" w16du:dateUtc="2025-09-22T20:58:00Z">
              <w:tcPr>
                <w:tcW w:w="0" w:type="auto"/>
                <w:hideMark/>
              </w:tcPr>
            </w:tcPrChange>
          </w:tcPr>
          <w:p w14:paraId="5C1A7365" w14:textId="77777777" w:rsidR="00A57B30" w:rsidRPr="000338B1" w:rsidRDefault="00A57B30" w:rsidP="00A57B30">
            <w:pPr>
              <w:ind w:left="433"/>
              <w:cnfStyle w:val="000000100000" w:firstRow="0" w:lastRow="0" w:firstColumn="0" w:lastColumn="0" w:oddVBand="0" w:evenVBand="0" w:oddHBand="1" w:evenHBand="0" w:firstRowFirstColumn="0" w:firstRowLastColumn="0" w:lastRowFirstColumn="0" w:lastRowLastColumn="0"/>
              <w:rPr>
                <w:ins w:id="1198" w:author="JAVIERA PAZ LEFORT IBANEZ" w:date="2025-09-18T16:05:00Z" w16du:dateUtc="2025-09-18T19:05:00Z"/>
                <w:rFonts w:ascii="Arial" w:hAnsi="Arial" w:cs="Arial"/>
                <w:sz w:val="22"/>
                <w:szCs w:val="22"/>
                <w:rPrChange w:id="1199" w:author="JAVIERA PAZ LEFORT IBANEZ" w:date="2025-09-22T17:40:00Z" w16du:dateUtc="2025-09-22T20:40:00Z">
                  <w:rPr>
                    <w:ins w:id="1200" w:author="JAVIERA PAZ LEFORT IBANEZ" w:date="2025-09-18T16:05:00Z" w16du:dateUtc="2025-09-18T19:05:00Z"/>
                    <w:rFonts w:ascii="Arial" w:hAnsi="Arial" w:cs="Arial"/>
                  </w:rPr>
                </w:rPrChange>
              </w:rPr>
            </w:pPr>
            <w:ins w:id="1201" w:author="JAVIERA PAZ LEFORT IBANEZ" w:date="2025-09-18T16:05:00Z" w16du:dateUtc="2025-09-18T19:05:00Z">
              <w:r w:rsidRPr="000338B1">
                <w:rPr>
                  <w:rFonts w:ascii="Arial" w:hAnsi="Arial" w:cs="Arial"/>
                  <w:sz w:val="22"/>
                  <w:szCs w:val="22"/>
                  <w:rPrChange w:id="1202" w:author="JAVIERA PAZ LEFORT IBANEZ" w:date="2025-09-22T17:40:00Z" w16du:dateUtc="2025-09-22T20:40:00Z">
                    <w:rPr>
                      <w:rFonts w:ascii="Arial" w:hAnsi="Arial" w:cs="Arial"/>
                    </w:rPr>
                  </w:rPrChange>
                </w:rPr>
                <w:t>cm</w:t>
              </w:r>
            </w:ins>
          </w:p>
        </w:tc>
      </w:tr>
      <w:tr w:rsidR="00A57B30" w:rsidRPr="00B355AB" w14:paraId="4D23AADD" w14:textId="77777777" w:rsidTr="00D26ADE">
        <w:trPr>
          <w:trHeight w:val="397"/>
          <w:jc w:val="center"/>
          <w:ins w:id="1203" w:author="JAVIERA PAZ LEFORT IBANEZ" w:date="2025-09-18T16:05:00Z"/>
          <w:trPrChange w:id="1204" w:author="JAVIERA PAZ LEFORT IBANEZ" w:date="2025-09-22T17:58:00Z" w16du:dateUtc="2025-09-22T20:58:00Z">
            <w:trPr>
              <w:gridAfter w:val="0"/>
              <w:trHeight w:val="397"/>
              <w:jc w:val="center"/>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05" w:author="JAVIERA PAZ LEFORT IBANEZ" w:date="2025-09-22T17:58:00Z" w16du:dateUtc="2025-09-22T20:58:00Z">
              <w:tcPr>
                <w:tcW w:w="0" w:type="auto"/>
                <w:gridSpan w:val="2"/>
                <w:hideMark/>
              </w:tcPr>
            </w:tcPrChange>
          </w:tcPr>
          <w:p w14:paraId="412E00C4" w14:textId="77777777" w:rsidR="00A57B30" w:rsidRPr="000338B1" w:rsidRDefault="00A57B30" w:rsidP="00A57B30">
            <w:pPr>
              <w:ind w:left="433"/>
              <w:rPr>
                <w:ins w:id="1206" w:author="JAVIERA PAZ LEFORT IBANEZ" w:date="2025-09-18T16:05:00Z" w16du:dateUtc="2025-09-18T19:05:00Z"/>
                <w:rFonts w:ascii="Arial" w:hAnsi="Arial" w:cs="Arial"/>
                <w:b w:val="0"/>
                <w:bCs w:val="0"/>
                <w:sz w:val="22"/>
                <w:szCs w:val="22"/>
                <w:rPrChange w:id="1207" w:author="JAVIERA PAZ LEFORT IBANEZ" w:date="2025-09-22T17:40:00Z" w16du:dateUtc="2025-09-22T20:40:00Z">
                  <w:rPr>
                    <w:ins w:id="1208" w:author="JAVIERA PAZ LEFORT IBANEZ" w:date="2025-09-18T16:05:00Z" w16du:dateUtc="2025-09-18T19:05:00Z"/>
                    <w:rFonts w:ascii="Arial" w:hAnsi="Arial" w:cs="Arial"/>
                    <w:b w:val="0"/>
                    <w:bCs w:val="0"/>
                  </w:rPr>
                </w:rPrChange>
              </w:rPr>
            </w:pPr>
            <w:ins w:id="1209" w:author="JAVIERA PAZ LEFORT IBANEZ" w:date="2025-09-18T16:05:00Z" w16du:dateUtc="2025-09-18T19:05:00Z">
              <w:r w:rsidRPr="000338B1">
                <w:rPr>
                  <w:rFonts w:ascii="Arial" w:hAnsi="Arial" w:cs="Arial"/>
                  <w:sz w:val="22"/>
                  <w:szCs w:val="22"/>
                  <w:rPrChange w:id="1210" w:author="JAVIERA PAZ LEFORT IBANEZ" w:date="2025-09-22T17:40:00Z" w16du:dateUtc="2025-09-22T20:40:00Z">
                    <w:rPr>
                      <w:rFonts w:ascii="Arial" w:hAnsi="Arial" w:cs="Arial"/>
                    </w:rPr>
                  </w:rPrChange>
                </w:rPr>
                <w:t>Configuración del flujo</w:t>
              </w:r>
            </w:ins>
          </w:p>
        </w:tc>
        <w:tc>
          <w:tcPr>
            <w:tcW w:w="0" w:type="auto"/>
            <w:hideMark/>
            <w:tcPrChange w:id="1211" w:author="JAVIERA PAZ LEFORT IBANEZ" w:date="2025-09-22T17:58:00Z" w16du:dateUtc="2025-09-22T20:58:00Z">
              <w:tcPr>
                <w:tcW w:w="0" w:type="auto"/>
                <w:gridSpan w:val="2"/>
                <w:hideMark/>
              </w:tcPr>
            </w:tcPrChange>
          </w:tcPr>
          <w:p w14:paraId="1CE042EF"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1212" w:author="JAVIERA PAZ LEFORT IBANEZ" w:date="2025-09-18T16:05:00Z" w16du:dateUtc="2025-09-18T19:05:00Z"/>
                <w:rFonts w:ascii="Arial" w:hAnsi="Arial" w:cs="Arial"/>
                <w:sz w:val="22"/>
                <w:szCs w:val="22"/>
                <w:rPrChange w:id="1213" w:author="JAVIERA PAZ LEFORT IBANEZ" w:date="2025-09-22T17:40:00Z" w16du:dateUtc="2025-09-22T20:40:00Z">
                  <w:rPr>
                    <w:ins w:id="1214" w:author="JAVIERA PAZ LEFORT IBANEZ" w:date="2025-09-18T16:05:00Z" w16du:dateUtc="2025-09-18T19:05:00Z"/>
                    <w:rFonts w:ascii="Arial" w:hAnsi="Arial" w:cs="Arial"/>
                  </w:rPr>
                </w:rPrChange>
              </w:rPr>
            </w:pPr>
            <w:ins w:id="1215" w:author="JAVIERA PAZ LEFORT IBANEZ" w:date="2025-09-18T16:05:00Z" w16du:dateUtc="2025-09-18T19:05:00Z">
              <w:r w:rsidRPr="000338B1">
                <w:rPr>
                  <w:rFonts w:ascii="Arial" w:hAnsi="Arial" w:cs="Arial"/>
                  <w:sz w:val="22"/>
                  <w:szCs w:val="22"/>
                  <w:rPrChange w:id="1216" w:author="JAVIERA PAZ LEFORT IBANEZ" w:date="2025-09-22T17:40:00Z" w16du:dateUtc="2025-09-22T20:40:00Z">
                    <w:rPr>
                      <w:rFonts w:ascii="Arial" w:hAnsi="Arial" w:cs="Arial"/>
                    </w:rPr>
                  </w:rPrChange>
                </w:rPr>
                <w:t>Contracorriente</w:t>
              </w:r>
            </w:ins>
          </w:p>
        </w:tc>
        <w:tc>
          <w:tcPr>
            <w:tcW w:w="1395" w:type="dxa"/>
            <w:hideMark/>
            <w:tcPrChange w:id="1217" w:author="JAVIERA PAZ LEFORT IBANEZ" w:date="2025-09-22T17:58:00Z" w16du:dateUtc="2025-09-22T20:58:00Z">
              <w:tcPr>
                <w:tcW w:w="0" w:type="auto"/>
                <w:hideMark/>
              </w:tcPr>
            </w:tcPrChange>
          </w:tcPr>
          <w:p w14:paraId="62749B98" w14:textId="77777777" w:rsidR="00A57B30" w:rsidRPr="000338B1" w:rsidRDefault="00A57B30" w:rsidP="00A57B30">
            <w:pPr>
              <w:ind w:left="433"/>
              <w:cnfStyle w:val="000000000000" w:firstRow="0" w:lastRow="0" w:firstColumn="0" w:lastColumn="0" w:oddVBand="0" w:evenVBand="0" w:oddHBand="0" w:evenHBand="0" w:firstRowFirstColumn="0" w:firstRowLastColumn="0" w:lastRowFirstColumn="0" w:lastRowLastColumn="0"/>
              <w:rPr>
                <w:ins w:id="1218" w:author="JAVIERA PAZ LEFORT IBANEZ" w:date="2025-09-18T16:05:00Z" w16du:dateUtc="2025-09-18T19:05:00Z"/>
                <w:rFonts w:ascii="Arial" w:hAnsi="Arial" w:cs="Arial"/>
                <w:sz w:val="22"/>
                <w:szCs w:val="22"/>
                <w:rPrChange w:id="1219" w:author="JAVIERA PAZ LEFORT IBANEZ" w:date="2025-09-22T17:40:00Z" w16du:dateUtc="2025-09-22T20:40:00Z">
                  <w:rPr>
                    <w:ins w:id="1220" w:author="JAVIERA PAZ LEFORT IBANEZ" w:date="2025-09-18T16:05:00Z" w16du:dateUtc="2025-09-18T19:05:00Z"/>
                    <w:rFonts w:ascii="Arial" w:hAnsi="Arial" w:cs="Arial"/>
                  </w:rPr>
                </w:rPrChange>
              </w:rPr>
            </w:pPr>
            <w:ins w:id="1221" w:author="JAVIERA PAZ LEFORT IBANEZ" w:date="2025-09-18T16:05:00Z" w16du:dateUtc="2025-09-18T19:05:00Z">
              <w:r w:rsidRPr="000338B1">
                <w:rPr>
                  <w:rFonts w:ascii="Arial" w:hAnsi="Arial" w:cs="Arial"/>
                  <w:sz w:val="22"/>
                  <w:szCs w:val="22"/>
                  <w:rPrChange w:id="1222" w:author="JAVIERA PAZ LEFORT IBANEZ" w:date="2025-09-22T17:40:00Z" w16du:dateUtc="2025-09-22T20:40:00Z">
                    <w:rPr>
                      <w:rFonts w:ascii="Arial" w:hAnsi="Arial" w:cs="Arial"/>
                    </w:rPr>
                  </w:rPrChange>
                </w:rPr>
                <w:t>-</w:t>
              </w:r>
            </w:ins>
          </w:p>
        </w:tc>
      </w:tr>
    </w:tbl>
    <w:p w14:paraId="5996EBDF" w14:textId="77777777" w:rsidR="00A57B30" w:rsidRPr="00B355AB" w:rsidRDefault="00A57B30">
      <w:pPr>
        <w:ind w:left="708"/>
        <w:rPr>
          <w:ins w:id="1223" w:author="JAVIERA PAZ LEFORT IBANEZ" w:date="2025-08-15T18:04:00Z" w16du:dateUtc="2025-08-15T22:04:00Z"/>
          <w:rFonts w:ascii="Arial" w:hAnsi="Arial" w:cs="Arial"/>
        </w:rPr>
        <w:pPrChange w:id="1224" w:author="JAVIERA PAZ LEFORT IBANEZ" w:date="2025-09-22T17:58:00Z" w16du:dateUtc="2025-09-22T20:58:00Z">
          <w:pPr>
            <w:jc w:val="both"/>
          </w:pPr>
        </w:pPrChange>
      </w:pPr>
    </w:p>
    <w:p w14:paraId="18146F29" w14:textId="77777777" w:rsidR="00A57B30" w:rsidRPr="00B355AB" w:rsidRDefault="00A57B30">
      <w:pPr>
        <w:ind w:left="708"/>
        <w:jc w:val="both"/>
        <w:rPr>
          <w:ins w:id="1225" w:author="JAVIERA PAZ LEFORT IBANEZ" w:date="2025-09-18T16:11:00Z" w16du:dateUtc="2025-09-18T19:11:00Z"/>
          <w:rFonts w:ascii="Arial" w:hAnsi="Arial" w:cs="Arial"/>
        </w:rPr>
        <w:pPrChange w:id="1226" w:author="JAVIERA PAZ LEFORT IBANEZ" w:date="2025-09-22T17:58:00Z" w16du:dateUtc="2025-09-22T20:58:00Z">
          <w:pPr>
            <w:jc w:val="both"/>
          </w:pPr>
        </w:pPrChange>
      </w:pPr>
      <w:ins w:id="1227" w:author="JAVIERA PAZ LEFORT IBANEZ" w:date="2025-09-18T16:11:00Z">
        <w:r w:rsidRPr="007B2516">
          <w:rPr>
            <w:rFonts w:ascii="Arial" w:hAnsi="Arial" w:cs="Arial"/>
            <w:i/>
            <w:iCs/>
          </w:rPr>
          <w:t>Nota sobre el área</w:t>
        </w:r>
        <w:r w:rsidRPr="00B355AB">
          <w:rPr>
            <w:rFonts w:ascii="Arial" w:hAnsi="Arial" w:cs="Arial"/>
            <w:b/>
            <w:bCs/>
          </w:rPr>
          <w:t>.</w:t>
        </w:r>
        <w:r w:rsidRPr="00B355AB">
          <w:rPr>
            <w:rFonts w:ascii="Arial" w:hAnsi="Arial" w:cs="Arial"/>
          </w:rPr>
          <w:t xml:space="preserve"> En las simulaciones se adopta como “área efectiva” la </w:t>
        </w:r>
        <w:r w:rsidRPr="007B2516">
          <w:rPr>
            <w:rFonts w:ascii="Arial" w:hAnsi="Arial" w:cs="Arial"/>
          </w:rPr>
          <w:t>superficie externa del haz</w:t>
        </w:r>
        <w:r w:rsidRPr="00B355AB">
          <w:rPr>
            <w:rFonts w:ascii="Arial" w:hAnsi="Arial" w:cs="Arial"/>
          </w:rPr>
          <w:t xml:space="preserve"> (lado carcasa):</w:t>
        </w:r>
      </w:ins>
    </w:p>
    <w:p w14:paraId="1BC979D1" w14:textId="726433DE" w:rsidR="000E42B9" w:rsidRPr="009C31AA" w:rsidRDefault="001405C9">
      <w:pPr>
        <w:ind w:left="708"/>
        <w:rPr>
          <w:ins w:id="1228" w:author="JAVIERA PAZ LEFORT IBANEZ" w:date="2025-09-22T17:09:00Z" w16du:dateUtc="2025-09-22T20:09:00Z"/>
          <w:rFonts w:ascii="Arial" w:eastAsiaTheme="minorEastAsia" w:hAnsi="Arial" w:cs="Arial"/>
        </w:rPr>
        <w:pPrChange w:id="1229" w:author="JAVIERA PAZ LEFORT IBANEZ" w:date="2025-09-22T17:58:00Z" w16du:dateUtc="2025-09-22T20:58:00Z">
          <w:pPr/>
        </w:pPrChange>
      </w:pPr>
      <m:oMathPara>
        <m:oMath>
          <m:r>
            <w:ins w:id="1230" w:author="JAVIERA PAZ LEFORT IBANEZ" w:date="2025-09-18T16:12:00Z" w16du:dateUtc="2025-09-18T19:12:00Z">
              <w:rPr>
                <w:rFonts w:ascii="Cambria Math" w:hAnsi="Cambria Math" w:cs="Arial"/>
              </w:rPr>
              <m:t>A=Nπ</m:t>
            </w:ins>
          </m:r>
          <m:sSub>
            <m:sSubPr>
              <m:ctrlPr>
                <w:ins w:id="1231" w:author="JAVIERA PAZ LEFORT IBANEZ" w:date="2025-09-18T16:12:00Z" w16du:dateUtc="2025-09-18T19:12:00Z">
                  <w:rPr>
                    <w:rFonts w:ascii="Cambria Math" w:hAnsi="Cambria Math" w:cs="Arial"/>
                    <w:i/>
                  </w:rPr>
                </w:ins>
              </m:ctrlPr>
            </m:sSubPr>
            <m:e>
              <m:r>
                <w:ins w:id="1232" w:author="JAVIERA PAZ LEFORT IBANEZ" w:date="2025-09-18T16:12:00Z" w16du:dateUtc="2025-09-18T19:12:00Z">
                  <w:rPr>
                    <w:rFonts w:ascii="Cambria Math" w:hAnsi="Cambria Math" w:cs="Arial"/>
                  </w:rPr>
                  <m:t>d</m:t>
                </w:ins>
              </m:r>
            </m:e>
            <m:sub>
              <m:r>
                <w:ins w:id="1233" w:author="JAVIERA PAZ LEFORT IBANEZ" w:date="2025-09-18T16:12:00Z" w16du:dateUtc="2025-09-18T19:12:00Z">
                  <w:rPr>
                    <w:rFonts w:ascii="Cambria Math" w:hAnsi="Cambria Math" w:cs="Arial"/>
                  </w:rPr>
                  <m:t>o</m:t>
                </w:ins>
              </m:r>
            </m:sub>
          </m:sSub>
          <m:r>
            <w:ins w:id="1234" w:author="JAVIERA PAZ LEFORT IBANEZ" w:date="2025-09-18T16:12:00Z" w16du:dateUtc="2025-09-18T19:12:00Z">
              <w:rPr>
                <w:rFonts w:ascii="Cambria Math" w:hAnsi="Cambria Math" w:cs="Arial"/>
              </w:rPr>
              <m:t>L</m:t>
            </w:ins>
          </m:r>
          <m:r>
            <w:ins w:id="1235" w:author="JAVIERA PAZ LEFORT IBANEZ" w:date="2025-09-18T16:13:00Z" w16du:dateUtc="2025-09-18T19:13:00Z">
              <w:rPr>
                <w:rFonts w:ascii="Cambria Math" w:hAnsi="Cambria Math" w:cs="Arial"/>
              </w:rPr>
              <m:t>⟹A≈9690×</m:t>
            </w:ins>
          </m:r>
          <m:r>
            <w:ins w:id="1236" w:author="JAVIERA PAZ LEFORT IBANEZ" w:date="2025-09-18T16:14:00Z" w16du:dateUtc="2025-09-18T19:14:00Z">
              <w:rPr>
                <w:rFonts w:ascii="Cambria Math" w:hAnsi="Cambria Math" w:cs="Arial"/>
              </w:rPr>
              <m:t>π×310μm×0.14m≈1.32</m:t>
            </w:ins>
          </m:r>
          <m:sSup>
            <m:sSupPr>
              <m:ctrlPr>
                <w:ins w:id="1237" w:author="JAVIERA PAZ LEFORT IBANEZ" w:date="2025-09-18T16:14:00Z" w16du:dateUtc="2025-09-18T19:14:00Z">
                  <w:rPr>
                    <w:rFonts w:ascii="Cambria Math" w:hAnsi="Cambria Math" w:cs="Arial"/>
                    <w:b/>
                    <w:bCs/>
                    <w:i/>
                  </w:rPr>
                </w:ins>
              </m:ctrlPr>
            </m:sSupPr>
            <m:e>
              <m:r>
                <w:ins w:id="1238" w:author="JAVIERA PAZ LEFORT IBANEZ" w:date="2025-09-18T16:14:00Z" w16du:dateUtc="2025-09-18T19:14:00Z">
                  <w:rPr>
                    <w:rFonts w:ascii="Cambria Math" w:hAnsi="Cambria Math" w:cs="Arial"/>
                  </w:rPr>
                  <m:t>m</m:t>
                </w:ins>
              </m:r>
            </m:e>
            <m:sup>
              <m:r>
                <w:ins w:id="1239" w:author="JAVIERA PAZ LEFORT IBANEZ" w:date="2025-09-18T16:14:00Z" w16du:dateUtc="2025-09-18T19:14:00Z">
                  <w:rPr>
                    <w:rFonts w:ascii="Cambria Math" w:hAnsi="Cambria Math" w:cs="Arial"/>
                  </w:rPr>
                  <m:t>2</m:t>
                </w:ins>
              </m:r>
            </m:sup>
          </m:sSup>
          <m:r>
            <w:ins w:id="1240" w:author="JAVIERA PAZ LEFORT IBANEZ" w:date="2025-09-18T16:12:00Z" w16du:dateUtc="2025-09-18T19:12:00Z">
              <w:rPr>
                <w:rFonts w:ascii="Cambria Math" w:hAnsi="Cambria Math" w:cs="Arial"/>
              </w:rPr>
              <m:t xml:space="preserve"> </m:t>
            </w:ins>
          </m:r>
        </m:oMath>
      </m:oMathPara>
    </w:p>
    <w:p w14:paraId="5766719F" w14:textId="77777777" w:rsidR="009C31AA" w:rsidRPr="005937BB" w:rsidDel="00020A2A" w:rsidRDefault="009C31AA">
      <w:pPr>
        <w:framePr w:w="1579" w:wrap="auto" w:vAnchor="text" w:hAnchor="page" w:x="1708" w:y="2803"/>
        <w:ind w:left="708"/>
        <w:jc w:val="both"/>
        <w:rPr>
          <w:ins w:id="1241" w:author="JAVIERA PAZ LEFORT IBANEZ" w:date="2025-08-15T18:04:00Z" w16du:dateUtc="2025-08-15T22:04:00Z"/>
          <w:del w:id="1242" w:author="JAVIERA PAZ LEFORT IBANEZ" w:date="2025-08-15T18:04:00Z" w16du:dateUtc="2025-08-15T22:04:00Z"/>
          <w:rFonts w:ascii="Arial" w:hAnsi="Arial" w:cs="Arial"/>
        </w:rPr>
        <w:pPrChange w:id="1243" w:author="JAVIERA PAZ LEFORT IBANEZ" w:date="2025-09-22T17:58:00Z" w16du:dateUtc="2025-09-22T20:58:00Z">
          <w:pPr/>
        </w:pPrChange>
      </w:pPr>
      <w:del w:id="1244" w:author="JAVIERA PAZ LEFORT IBANEZ" w:date="2025-09-22T17:09:00Z" w16du:dateUtc="2025-09-22T20:09:00Z">
        <w:r w:rsidRPr="005937BB" w:rsidDel="009C31AA">
          <w:rPr>
            <w:rFonts w:ascii="Arial" w:hAnsi="Arial" w:cs="Arial"/>
          </w:rPr>
          <w:br/>
        </w:r>
      </w:del>
      <w:moveToRangeStart w:id="1245" w:author="JAVIERA PAZ LEFORT IBANEZ" w:date="2025-08-15T18:04:00Z" w:name="move206173503"/>
      <w:ins w:id="1246" w:author="JAVIERA PAZ LEFORT IBANEZ" w:date="2025-08-15T18:04:00Z" w16du:dateUtc="2025-08-15T22:04:00Z">
        <w:del w:id="1247" w:author="JAVIERA PAZ LEFORT IBANEZ" w:date="2025-09-18T15:59:00Z" w16du:dateUtc="2025-09-18T18:59:00Z">
          <w:r w:rsidRPr="005937BB" w:rsidDel="00C04930">
            <w:rPr>
              <w:rFonts w:ascii="Arial" w:hAnsi="Arial" w:cs="Arial"/>
            </w:rPr>
            <w:delText>Tabla</w:delText>
          </w:r>
        </w:del>
        <w:del w:id="1248" w:author="JAVIERA PAZ LEFORT IBANEZ" w:date="2025-09-22T17:09:00Z" w16du:dateUtc="2025-09-22T20:09:00Z">
          <w:r w:rsidRPr="005937BB" w:rsidDel="009C31AA">
            <w:rPr>
              <w:rFonts w:ascii="Arial" w:hAnsi="Arial" w:cs="Arial"/>
            </w:rPr>
            <w:delText xml:space="preserve"> </w:delText>
          </w:r>
        </w:del>
        <w:del w:id="1249" w:author="JAVIERA PAZ LEFORT IBANEZ" w:date="2025-08-15T18:04:00Z" w16du:dateUtc="2025-08-15T22:04:00Z">
          <w:r w:rsidRPr="005937BB" w:rsidDel="00020A2A">
            <w:rPr>
              <w:rFonts w:ascii="Arial" w:hAnsi="Arial" w:cs="Arial"/>
            </w:rPr>
            <w:delText>1.</w:delText>
          </w:r>
        </w:del>
      </w:ins>
    </w:p>
    <w:moveToRangeEnd w:id="1245"/>
    <w:p w14:paraId="78BDA23B" w14:textId="45CF7296" w:rsidR="009C31AA" w:rsidRPr="009C31AA" w:rsidRDefault="009C31AA">
      <w:pPr>
        <w:spacing w:line="360" w:lineRule="auto"/>
        <w:ind w:left="708"/>
        <w:jc w:val="both"/>
        <w:rPr>
          <w:ins w:id="1250" w:author="JAVIERA PAZ LEFORT IBANEZ" w:date="2025-09-18T16:14:00Z" w16du:dateUtc="2025-09-18T19:14:00Z"/>
          <w:rFonts w:ascii="Arial" w:eastAsiaTheme="minorEastAsia" w:hAnsi="Arial" w:cs="Arial"/>
          <w:b/>
          <w:bCs/>
        </w:rPr>
        <w:pPrChange w:id="1251" w:author="JAVIERA PAZ LEFORT IBANEZ" w:date="2025-09-22T17:58:00Z" w16du:dateUtc="2025-09-22T20:58:00Z">
          <w:pPr/>
        </w:pPrChange>
      </w:pPr>
      <w:ins w:id="1252" w:author="JAVIERA PAZ LEFORT IBANEZ" w:date="2025-09-22T17:09:00Z" w16du:dateUtc="2025-09-22T20:09:00Z">
        <w:r w:rsidRPr="009C31AA">
          <w:rPr>
            <w:rFonts w:ascii="Arial" w:hAnsi="Arial" w:cs="Arial"/>
          </w:rPr>
          <w:t xml:space="preserve">El valor de 1,02 m² se obtiene si se usa el diámetro interno </w:t>
        </w:r>
        <w:r w:rsidRPr="009C31AA">
          <w:rPr>
            <w:rFonts w:ascii="Arial" w:hAnsi="Arial" w:cs="Arial"/>
            <w:i/>
            <w:iCs/>
          </w:rPr>
          <w:t>d</w:t>
        </w:r>
        <w:r w:rsidRPr="009C31AA">
          <w:rPr>
            <w:rFonts w:ascii="Arial" w:hAnsi="Arial" w:cs="Arial"/>
            <w:i/>
            <w:iCs/>
            <w:vertAlign w:val="subscript"/>
          </w:rPr>
          <w:t>i</w:t>
        </w:r>
        <w:r w:rsidRPr="009C31AA">
          <w:rPr>
            <w:rFonts w:ascii="Arial" w:hAnsi="Arial" w:cs="Arial"/>
            <w:i/>
            <w:iCs/>
          </w:rPr>
          <w:t xml:space="preserve"> </w:t>
        </w:r>
        <w:r w:rsidRPr="009C31AA">
          <w:rPr>
            <w:rFonts w:ascii="Arial" w:hAnsi="Arial" w:cs="Arial"/>
          </w:rPr>
          <w:t xml:space="preserve">(área del lumen) y, por lo tanto, no se adopta como área de membrana. En lo que sigue, esta geometría (con </w:t>
        </w:r>
      </w:ins>
      <m:oMath>
        <m:r>
          <w:ins w:id="1253" w:author="JAVIERA PAZ LEFORT IBANEZ" w:date="2025-09-22T17:09:00Z" w16du:dateUtc="2025-09-22T20:09:00Z">
            <m:rPr>
              <m:sty m:val="bi"/>
            </m:rPr>
            <w:rPr>
              <w:rFonts w:ascii="Cambria Math" w:hAnsi="Cambria Math" w:cs="Arial"/>
            </w:rPr>
            <m:t>A=1.32</m:t>
          </w:ins>
        </m:r>
        <m:sSup>
          <m:sSupPr>
            <m:ctrlPr>
              <w:ins w:id="1254" w:author="JAVIERA PAZ LEFORT IBANEZ" w:date="2025-09-22T17:09:00Z" w16du:dateUtc="2025-09-22T20:09:00Z">
                <w:rPr>
                  <w:rFonts w:ascii="Cambria Math" w:hAnsi="Cambria Math" w:cs="Arial"/>
                  <w:i/>
                </w:rPr>
              </w:ins>
            </m:ctrlPr>
          </m:sSupPr>
          <m:e>
            <m:r>
              <w:ins w:id="1255" w:author="JAVIERA PAZ LEFORT IBANEZ" w:date="2025-09-22T17:09:00Z" w16du:dateUtc="2025-09-22T20:09:00Z">
                <m:rPr>
                  <m:sty m:val="bi"/>
                </m:rPr>
                <w:rPr>
                  <w:rFonts w:ascii="Cambria Math" w:hAnsi="Cambria Math" w:cs="Arial"/>
                </w:rPr>
                <m:t>m</m:t>
              </w:ins>
            </m:r>
          </m:e>
          <m:sup>
            <m:r>
              <w:ins w:id="1256" w:author="JAVIERA PAZ LEFORT IBANEZ" w:date="2025-09-22T17:09:00Z" w16du:dateUtc="2025-09-22T20:09:00Z">
                <m:rPr>
                  <m:sty m:val="bi"/>
                </m:rPr>
                <w:rPr>
                  <w:rFonts w:ascii="Cambria Math" w:hAnsi="Cambria Math" w:cs="Arial"/>
                </w:rPr>
                <m:t>2</m:t>
              </w:ins>
            </m:r>
          </m:sup>
        </m:sSup>
      </m:oMath>
      <w:ins w:id="1257" w:author="JAVIERA PAZ LEFORT IBANEZ" w:date="2025-09-22T17:09:00Z" w16du:dateUtc="2025-09-22T20:09:00Z">
        <w:r w:rsidRPr="009C31AA">
          <w:rPr>
            <w:rFonts w:ascii="Arial" w:eastAsiaTheme="minorEastAsia" w:hAnsi="Arial" w:cs="Arial"/>
          </w:rPr>
          <w:t xml:space="preserve"> </w:t>
        </w:r>
        <w:r w:rsidRPr="009C31AA">
          <w:rPr>
            <w:rFonts w:ascii="Arial" w:hAnsi="Arial" w:cs="Arial"/>
          </w:rPr>
          <w:t xml:space="preserve">se usa para calcular el área por unidad de longitud </w:t>
        </w:r>
      </w:ins>
      <m:oMath>
        <m:r>
          <w:ins w:id="1258" w:author="JAVIERA PAZ LEFORT IBANEZ" w:date="2025-09-22T17:09:00Z" w16du:dateUtc="2025-09-22T20:09:00Z">
            <m:rPr>
              <m:sty m:val="bi"/>
            </m:rPr>
            <w:rPr>
              <w:rFonts w:ascii="Cambria Math" w:hAnsi="Cambria Math" w:cs="Arial"/>
            </w:rPr>
            <m:t>A'=A/L</m:t>
          </w:ins>
        </m:r>
      </m:oMath>
      <w:ins w:id="1259" w:author="JAVIERA PAZ LEFORT IBANEZ" w:date="2025-09-22T17:09:00Z" w16du:dateUtc="2025-09-22T20:09:00Z">
        <w:r w:rsidRPr="009C31AA">
          <w:rPr>
            <w:rFonts w:ascii="Arial" w:hAnsi="Arial" w:cs="Arial"/>
          </w:rPr>
          <w:t xml:space="preserve"> y los números adimensionales/coeficientes locales en los balances del modelo.</w:t>
        </w:r>
      </w:ins>
    </w:p>
    <w:tbl>
      <w:tblPr>
        <w:tblStyle w:val="Tabladelista1clara"/>
        <w:tblpPr w:leftFromText="141" w:rightFromText="141" w:vertAnchor="text" w:horzAnchor="margin" w:tblpY="972"/>
        <w:tblW w:w="0" w:type="auto"/>
        <w:tblLook w:val="04A0" w:firstRow="1" w:lastRow="0" w:firstColumn="1" w:lastColumn="0" w:noHBand="0" w:noVBand="1"/>
        <w:tblPrChange w:id="1260" w:author="JAVIERA PAZ LEFORT IBANEZ" w:date="2025-09-22T17:58:00Z" w16du:dateUtc="2025-09-22T20:58:00Z">
          <w:tblPr>
            <w:tblStyle w:val="Tabladelista1clara"/>
            <w:tblpPr w:leftFromText="141" w:rightFromText="141" w:vertAnchor="text" w:horzAnchor="margin" w:tblpY="972"/>
            <w:tblW w:w="0" w:type="auto"/>
            <w:tblLook w:val="04A0" w:firstRow="1" w:lastRow="0" w:firstColumn="1" w:lastColumn="0" w:noHBand="0" w:noVBand="1"/>
          </w:tblPr>
        </w:tblPrChange>
      </w:tblPr>
      <w:tblGrid>
        <w:gridCol w:w="3284"/>
        <w:gridCol w:w="2258"/>
        <w:gridCol w:w="1030"/>
        <w:tblGridChange w:id="1261">
          <w:tblGrid>
            <w:gridCol w:w="3284"/>
            <w:gridCol w:w="2258"/>
            <w:gridCol w:w="1030"/>
          </w:tblGrid>
        </w:tblGridChange>
      </w:tblGrid>
      <w:tr w:rsidR="00A57B30" w:rsidRPr="00B355AB" w:rsidDel="00A57B30" w14:paraId="184B289A" w14:textId="581FF6FD" w:rsidTr="00D26ADE">
        <w:trPr>
          <w:cnfStyle w:val="100000000000" w:firstRow="1" w:lastRow="0" w:firstColumn="0" w:lastColumn="0" w:oddVBand="0" w:evenVBand="0" w:oddHBand="0" w:evenHBand="0" w:firstRowFirstColumn="0" w:firstRowLastColumn="0" w:lastRowFirstColumn="0" w:lastRowLastColumn="0"/>
          <w:trHeight w:val="397"/>
          <w:del w:id="1262" w:author="JAVIERA PAZ LEFORT IBANEZ" w:date="2025-09-18T16:04:00Z"/>
          <w:trPrChange w:id="1263"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64" w:author="JAVIERA PAZ LEFORT IBANEZ" w:date="2025-09-22T17:58:00Z" w16du:dateUtc="2025-09-22T20:58:00Z">
              <w:tcPr>
                <w:tcW w:w="0" w:type="auto"/>
                <w:hideMark/>
              </w:tcPr>
            </w:tcPrChange>
          </w:tcPr>
          <w:p w14:paraId="149A7877" w14:textId="77777777" w:rsidR="00020A2A" w:rsidRPr="005937BB" w:rsidDel="00A57B30" w:rsidRDefault="00020A2A">
            <w:pPr>
              <w:jc w:val="both"/>
              <w:cnfStyle w:val="101000000000" w:firstRow="1" w:lastRow="0" w:firstColumn="1" w:lastColumn="0" w:oddVBand="0" w:evenVBand="0" w:oddHBand="0" w:evenHBand="0" w:firstRowFirstColumn="0" w:firstRowLastColumn="0" w:lastRowFirstColumn="0" w:lastRowLastColumn="0"/>
              <w:rPr>
                <w:del w:id="1265" w:author="JAVIERA PAZ LEFORT IBANEZ" w:date="2025-09-18T16:04:00Z" w16du:dateUtc="2025-09-18T19:04:00Z"/>
                <w:rFonts w:ascii="Arial" w:hAnsi="Arial" w:cs="Arial"/>
                <w:b w:val="0"/>
                <w:bCs w:val="0"/>
                <w:rPrChange w:id="1266" w:author="JAVIERA PAZ LEFORT IBANEZ" w:date="2025-09-18T16:15:00Z" w16du:dateUtc="2025-09-18T19:15:00Z">
                  <w:rPr>
                    <w:del w:id="1267" w:author="JAVIERA PAZ LEFORT IBANEZ" w:date="2025-09-18T16:04:00Z" w16du:dateUtc="2025-09-18T19:04:00Z"/>
                  </w:rPr>
                </w:rPrChange>
              </w:rPr>
              <w:pPrChange w:id="1268" w:author="JAVIERA PAZ LEFORT IBANEZ" w:date="2025-09-18T16:17:00Z" w16du:dateUtc="2025-09-18T19:17:00Z">
                <w:pPr>
                  <w:cnfStyle w:val="101000000000" w:firstRow="1" w:lastRow="0" w:firstColumn="1" w:lastColumn="0" w:oddVBand="0" w:evenVBand="0" w:oddHBand="0" w:evenHBand="0" w:firstRowFirstColumn="0" w:firstRowLastColumn="0" w:lastRowFirstColumn="0" w:lastRowLastColumn="0"/>
                </w:pPr>
              </w:pPrChange>
            </w:pPr>
            <w:moveToRangeStart w:id="1269" w:author="JAVIERA PAZ LEFORT IBANEZ" w:date="2025-08-15T18:05:00Z" w:name="move206173527"/>
            <w:moveTo w:id="1270" w:author="JAVIERA PAZ LEFORT IBANEZ" w:date="2025-08-15T18:05:00Z" w16du:dateUtc="2025-08-15T22:05:00Z">
              <w:del w:id="1271" w:author="JAVIERA PAZ LEFORT IBANEZ" w:date="2025-09-18T16:04:00Z" w16du:dateUtc="2025-09-18T19:04:00Z">
                <w:r w:rsidRPr="005937BB" w:rsidDel="00A57B30">
                  <w:rPr>
                    <w:rFonts w:ascii="Arial" w:hAnsi="Arial" w:cs="Arial"/>
                    <w:b w:val="0"/>
                    <w:bCs w:val="0"/>
                  </w:rPr>
                  <w:delText>Propiedad</w:delText>
                </w:r>
              </w:del>
            </w:moveTo>
          </w:p>
          <w:p w14:paraId="3EA66640" w14:textId="77777777" w:rsidR="00A57B30" w:rsidRPr="005937BB" w:rsidRDefault="00A57B30">
            <w:pPr>
              <w:jc w:val="both"/>
              <w:cnfStyle w:val="101000000000" w:firstRow="1" w:lastRow="0" w:firstColumn="1" w:lastColumn="0" w:oddVBand="0" w:evenVBand="0" w:oddHBand="0" w:evenHBand="0" w:firstRowFirstColumn="0" w:firstRowLastColumn="0" w:lastRowFirstColumn="0" w:lastRowLastColumn="0"/>
              <w:rPr>
                <w:ins w:id="1272" w:author="JAVIERA PAZ LEFORT IBANEZ" w:date="2025-09-18T16:11:00Z" w16du:dateUtc="2025-09-18T19:11:00Z"/>
                <w:rFonts w:ascii="Arial" w:hAnsi="Arial" w:cs="Arial"/>
                <w:b w:val="0"/>
                <w:bCs w:val="0"/>
                <w:rPrChange w:id="1273" w:author="JAVIERA PAZ LEFORT IBANEZ" w:date="2025-09-18T16:15:00Z" w16du:dateUtc="2025-09-18T19:15:00Z">
                  <w:rPr>
                    <w:ins w:id="1274" w:author="JAVIERA PAZ LEFORT IBANEZ" w:date="2025-09-18T16:11:00Z" w16du:dateUtc="2025-09-18T19:11:00Z"/>
                  </w:rPr>
                </w:rPrChange>
              </w:rPr>
              <w:pPrChange w:id="1275" w:author="JAVIERA PAZ LEFORT IBANEZ" w:date="2025-09-18T16:17:00Z" w16du:dateUtc="2025-09-18T19:17:00Z">
                <w:pPr>
                  <w:cnfStyle w:val="101000000000" w:firstRow="1" w:lastRow="0" w:firstColumn="1" w:lastColumn="0" w:oddVBand="0" w:evenVBand="0" w:oddHBand="0" w:evenHBand="0" w:firstRowFirstColumn="0" w:firstRowLastColumn="0" w:lastRowFirstColumn="0" w:lastRowLastColumn="0"/>
                </w:pPr>
              </w:pPrChange>
            </w:pPr>
          </w:p>
          <w:p w14:paraId="0168B9A3" w14:textId="77777777" w:rsidR="00A57B30" w:rsidRPr="00B355AB" w:rsidRDefault="00A57B30" w:rsidP="00A57B30">
            <w:pPr>
              <w:cnfStyle w:val="101000000000" w:firstRow="1" w:lastRow="0" w:firstColumn="1" w:lastColumn="0" w:oddVBand="0" w:evenVBand="0" w:oddHBand="0" w:evenHBand="0" w:firstRowFirstColumn="0" w:firstRowLastColumn="0" w:lastRowFirstColumn="0" w:lastRowLastColumn="0"/>
              <w:rPr>
                <w:ins w:id="1276" w:author="JAVIERA PAZ LEFORT IBANEZ" w:date="2025-09-18T16:11:00Z" w16du:dateUtc="2025-09-18T19:11:00Z"/>
                <w:rFonts w:ascii="Arial" w:hAnsi="Arial" w:cs="Arial"/>
              </w:rPr>
            </w:pPr>
          </w:p>
          <w:p w14:paraId="40A15A4A" w14:textId="320A8D14" w:rsidR="00A57B30" w:rsidRPr="00B355AB" w:rsidRDefault="00A57B30" w:rsidP="00FC33D7">
            <w:pPr>
              <w:cnfStyle w:val="101000000000" w:firstRow="1" w:lastRow="0" w:firstColumn="1" w:lastColumn="0" w:oddVBand="0" w:evenVBand="0" w:oddHBand="0" w:evenHBand="0" w:firstRowFirstColumn="0" w:firstRowLastColumn="0" w:lastRowFirstColumn="0" w:lastRowLastColumn="0"/>
              <w:rPr>
                <w:moveTo w:id="1277" w:author="JAVIERA PAZ LEFORT IBANEZ" w:date="2025-08-15T18:05:00Z" w16du:dateUtc="2025-08-15T22:05:00Z"/>
                <w:rFonts w:ascii="Arial" w:hAnsi="Arial" w:cs="Arial"/>
              </w:rPr>
            </w:pPr>
          </w:p>
        </w:tc>
        <w:tc>
          <w:tcPr>
            <w:tcW w:w="0" w:type="auto"/>
            <w:hideMark/>
            <w:tcPrChange w:id="1278" w:author="JAVIERA PAZ LEFORT IBANEZ" w:date="2025-09-22T17:58:00Z" w16du:dateUtc="2025-09-22T20:58:00Z">
              <w:tcPr>
                <w:tcW w:w="0" w:type="auto"/>
                <w:hideMark/>
              </w:tcPr>
            </w:tcPrChange>
          </w:tcPr>
          <w:p w14:paraId="0911A892" w14:textId="0F148262" w:rsidR="00020A2A" w:rsidRPr="00B355AB" w:rsidDel="00A57B30" w:rsidRDefault="00020A2A">
            <w:pPr>
              <w:cnfStyle w:val="100000000000" w:firstRow="1" w:lastRow="0" w:firstColumn="0" w:lastColumn="0" w:oddVBand="0" w:evenVBand="0" w:oddHBand="0" w:evenHBand="0" w:firstRowFirstColumn="0" w:firstRowLastColumn="0" w:lastRowFirstColumn="0" w:lastRowLastColumn="0"/>
              <w:rPr>
                <w:del w:id="1279" w:author="JAVIERA PAZ LEFORT IBANEZ" w:date="2025-09-18T16:04:00Z" w16du:dateUtc="2025-09-18T19:04:00Z"/>
                <w:moveTo w:id="1280" w:author="JAVIERA PAZ LEFORT IBANEZ" w:date="2025-08-15T18:05:00Z" w16du:dateUtc="2025-08-15T22:05:00Z"/>
                <w:rFonts w:ascii="Arial" w:hAnsi="Arial" w:cs="Arial"/>
              </w:rPr>
              <w:pPrChange w:id="1281" w:author="JAVIERA PAZ LEFORT IBANEZ" w:date="2025-09-18T16:11:00Z" w16du:dateUtc="2025-09-18T19:11:00Z">
                <w:pPr>
                  <w:framePr w:hSpace="141" w:wrap="around" w:vAnchor="text" w:hAnchor="margin" w:y="972"/>
                  <w:cnfStyle w:val="100000000000" w:firstRow="1" w:lastRow="0" w:firstColumn="0" w:lastColumn="0" w:oddVBand="0" w:evenVBand="0" w:oddHBand="0" w:evenHBand="0" w:firstRowFirstColumn="0" w:firstRowLastColumn="0" w:lastRowFirstColumn="0" w:lastRowLastColumn="0"/>
                </w:pPr>
              </w:pPrChange>
            </w:pPr>
            <w:moveTo w:id="1282" w:author="JAVIERA PAZ LEFORT IBANEZ" w:date="2025-08-15T18:05:00Z" w16du:dateUtc="2025-08-15T22:05:00Z">
              <w:del w:id="1283" w:author="JAVIERA PAZ LEFORT IBANEZ" w:date="2025-09-18T16:04:00Z" w16du:dateUtc="2025-09-18T19:04:00Z">
                <w:r w:rsidRPr="00B355AB" w:rsidDel="00A57B30">
                  <w:rPr>
                    <w:rFonts w:ascii="Arial" w:hAnsi="Arial" w:cs="Arial"/>
                  </w:rPr>
                  <w:delText>Valor</w:delText>
                </w:r>
              </w:del>
            </w:moveTo>
          </w:p>
        </w:tc>
        <w:tc>
          <w:tcPr>
            <w:tcW w:w="0" w:type="auto"/>
            <w:hideMark/>
            <w:tcPrChange w:id="1284" w:author="JAVIERA PAZ LEFORT IBANEZ" w:date="2025-09-22T17:58:00Z" w16du:dateUtc="2025-09-22T20:58:00Z">
              <w:tcPr>
                <w:tcW w:w="0" w:type="auto"/>
                <w:hideMark/>
              </w:tcPr>
            </w:tcPrChange>
          </w:tcPr>
          <w:p w14:paraId="057C9ACC" w14:textId="7FB183F3" w:rsidR="00020A2A" w:rsidRPr="00B355AB" w:rsidDel="00A57B30" w:rsidRDefault="00020A2A">
            <w:pPr>
              <w:cnfStyle w:val="100000000000" w:firstRow="1" w:lastRow="0" w:firstColumn="0" w:lastColumn="0" w:oddVBand="0" w:evenVBand="0" w:oddHBand="0" w:evenHBand="0" w:firstRowFirstColumn="0" w:firstRowLastColumn="0" w:lastRowFirstColumn="0" w:lastRowLastColumn="0"/>
              <w:rPr>
                <w:del w:id="1285" w:author="JAVIERA PAZ LEFORT IBANEZ" w:date="2025-09-18T16:04:00Z" w16du:dateUtc="2025-09-18T19:04:00Z"/>
                <w:moveTo w:id="1286" w:author="JAVIERA PAZ LEFORT IBANEZ" w:date="2025-08-15T18:05:00Z" w16du:dateUtc="2025-08-15T22:05:00Z"/>
                <w:rFonts w:ascii="Arial" w:hAnsi="Arial" w:cs="Arial"/>
              </w:rPr>
              <w:pPrChange w:id="1287" w:author="JAVIERA PAZ LEFORT IBANEZ" w:date="2025-09-18T16:11:00Z" w16du:dateUtc="2025-09-18T19:11:00Z">
                <w:pPr>
                  <w:framePr w:hSpace="141" w:wrap="around" w:vAnchor="text" w:hAnchor="margin" w:y="972"/>
                  <w:cnfStyle w:val="100000000000" w:firstRow="1" w:lastRow="0" w:firstColumn="0" w:lastColumn="0" w:oddVBand="0" w:evenVBand="0" w:oddHBand="0" w:evenHBand="0" w:firstRowFirstColumn="0" w:firstRowLastColumn="0" w:lastRowFirstColumn="0" w:lastRowLastColumn="0"/>
                </w:pPr>
              </w:pPrChange>
            </w:pPr>
            <w:moveTo w:id="1288" w:author="JAVIERA PAZ LEFORT IBANEZ" w:date="2025-08-15T18:05:00Z" w16du:dateUtc="2025-08-15T22:05:00Z">
              <w:del w:id="1289" w:author="JAVIERA PAZ LEFORT IBANEZ" w:date="2025-09-18T16:04:00Z" w16du:dateUtc="2025-09-18T19:04:00Z">
                <w:r w:rsidRPr="00B355AB" w:rsidDel="00A57B30">
                  <w:rPr>
                    <w:rFonts w:ascii="Arial" w:hAnsi="Arial" w:cs="Arial"/>
                  </w:rPr>
                  <w:delText>Unidad</w:delText>
                </w:r>
              </w:del>
            </w:moveTo>
          </w:p>
        </w:tc>
      </w:tr>
      <w:tr w:rsidR="00A57B30" w:rsidRPr="00B355AB" w:rsidDel="00A57B30" w14:paraId="5931C85C" w14:textId="5407706A" w:rsidTr="00D26ADE">
        <w:trPr>
          <w:cnfStyle w:val="000000100000" w:firstRow="0" w:lastRow="0" w:firstColumn="0" w:lastColumn="0" w:oddVBand="0" w:evenVBand="0" w:oddHBand="1" w:evenHBand="0" w:firstRowFirstColumn="0" w:firstRowLastColumn="0" w:lastRowFirstColumn="0" w:lastRowLastColumn="0"/>
          <w:trHeight w:val="397"/>
          <w:del w:id="1290" w:author="JAVIERA PAZ LEFORT IBANEZ" w:date="2025-09-18T16:04:00Z"/>
          <w:trPrChange w:id="1291"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92" w:author="JAVIERA PAZ LEFORT IBANEZ" w:date="2025-09-22T17:58:00Z" w16du:dateUtc="2025-09-22T20:58:00Z">
              <w:tcPr>
                <w:tcW w:w="0" w:type="auto"/>
                <w:hideMark/>
              </w:tcPr>
            </w:tcPrChange>
          </w:tcPr>
          <w:p w14:paraId="16616108" w14:textId="5B537CA0" w:rsidR="00020A2A" w:rsidRPr="00B355AB" w:rsidDel="00A57B30" w:rsidRDefault="00020A2A">
            <w:pPr>
              <w:cnfStyle w:val="001000100000" w:firstRow="0" w:lastRow="0" w:firstColumn="1" w:lastColumn="0" w:oddVBand="0" w:evenVBand="0" w:oddHBand="1" w:evenHBand="0" w:firstRowFirstColumn="0" w:firstRowLastColumn="0" w:lastRowFirstColumn="0" w:lastRowLastColumn="0"/>
              <w:rPr>
                <w:del w:id="1293" w:author="JAVIERA PAZ LEFORT IBANEZ" w:date="2025-09-18T16:04:00Z" w16du:dateUtc="2025-09-18T19:04:00Z"/>
                <w:moveTo w:id="1294" w:author="JAVIERA PAZ LEFORT IBANEZ" w:date="2025-08-15T18:05:00Z" w16du:dateUtc="2025-08-15T22:05:00Z"/>
                <w:rFonts w:ascii="Arial" w:hAnsi="Arial" w:cs="Arial"/>
              </w:rPr>
              <w:pPrChange w:id="1295" w:author="JAVIERA PAZ LEFORT IBANEZ" w:date="2025-09-18T16:11:00Z" w16du:dateUtc="2025-09-18T19:11:00Z">
                <w:pPr>
                  <w:framePr w:hSpace="141" w:wrap="around" w:vAnchor="text" w:hAnchor="margin" w:y="972"/>
                  <w:cnfStyle w:val="001000100000" w:firstRow="0" w:lastRow="0" w:firstColumn="1" w:lastColumn="0" w:oddVBand="0" w:evenVBand="0" w:oddHBand="1" w:evenHBand="0" w:firstRowFirstColumn="0" w:firstRowLastColumn="0" w:lastRowFirstColumn="0" w:lastRowLastColumn="0"/>
                </w:pPr>
              </w:pPrChange>
            </w:pPr>
            <w:moveTo w:id="1296" w:author="JAVIERA PAZ LEFORT IBANEZ" w:date="2025-08-15T18:05:00Z" w16du:dateUtc="2025-08-15T22:05:00Z">
              <w:del w:id="1297" w:author="JAVIERA PAZ LEFORT IBANEZ" w:date="2025-09-18T16:04:00Z" w16du:dateUtc="2025-09-18T19:04:00Z">
                <w:r w:rsidRPr="00B355AB" w:rsidDel="00A57B30">
                  <w:rPr>
                    <w:rFonts w:ascii="Arial" w:hAnsi="Arial" w:cs="Arial"/>
                  </w:rPr>
                  <w:delText>Tipo de membrana</w:delText>
                </w:r>
              </w:del>
            </w:moveTo>
          </w:p>
        </w:tc>
        <w:tc>
          <w:tcPr>
            <w:tcW w:w="0" w:type="auto"/>
            <w:hideMark/>
            <w:tcPrChange w:id="1298" w:author="JAVIERA PAZ LEFORT IBANEZ" w:date="2025-09-22T17:58:00Z" w16du:dateUtc="2025-09-22T20:58:00Z">
              <w:tcPr>
                <w:tcW w:w="0" w:type="auto"/>
                <w:hideMark/>
              </w:tcPr>
            </w:tcPrChange>
          </w:tcPr>
          <w:p w14:paraId="30D43584" w14:textId="4B4489A9"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299" w:author="JAVIERA PAZ LEFORT IBANEZ" w:date="2025-09-18T16:04:00Z" w16du:dateUtc="2025-09-18T19:04:00Z"/>
                <w:moveTo w:id="1300" w:author="JAVIERA PAZ LEFORT IBANEZ" w:date="2025-08-15T18:05:00Z" w16du:dateUtc="2025-08-15T22:05:00Z"/>
                <w:rFonts w:ascii="Arial" w:hAnsi="Arial" w:cs="Arial"/>
              </w:rPr>
              <w:pPrChange w:id="1301"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302" w:author="JAVIERA PAZ LEFORT IBANEZ" w:date="2025-08-15T18:05:00Z" w16du:dateUtc="2025-08-15T22:05:00Z">
              <w:del w:id="1303" w:author="JAVIERA PAZ LEFORT IBANEZ" w:date="2025-09-18T16:04:00Z" w16du:dateUtc="2025-09-18T19:04:00Z">
                <w:r w:rsidRPr="00B355AB" w:rsidDel="00A57B30">
                  <w:rPr>
                    <w:rFonts w:ascii="Arial" w:hAnsi="Arial" w:cs="Arial"/>
                  </w:rPr>
                  <w:delText>P60 (Polipropileno)</w:delText>
                </w:r>
              </w:del>
            </w:moveTo>
          </w:p>
        </w:tc>
        <w:tc>
          <w:tcPr>
            <w:tcW w:w="0" w:type="auto"/>
            <w:hideMark/>
            <w:tcPrChange w:id="1304" w:author="JAVIERA PAZ LEFORT IBANEZ" w:date="2025-09-22T17:58:00Z" w16du:dateUtc="2025-09-22T20:58:00Z">
              <w:tcPr>
                <w:tcW w:w="0" w:type="auto"/>
                <w:hideMark/>
              </w:tcPr>
            </w:tcPrChange>
          </w:tcPr>
          <w:p w14:paraId="5815D8FA" w14:textId="0A1B4A8B"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305" w:author="JAVIERA PAZ LEFORT IBANEZ" w:date="2025-09-18T16:04:00Z" w16du:dateUtc="2025-09-18T19:04:00Z"/>
                <w:moveTo w:id="1306" w:author="JAVIERA PAZ LEFORT IBANEZ" w:date="2025-08-15T18:05:00Z" w16du:dateUtc="2025-08-15T22:05:00Z"/>
                <w:rFonts w:ascii="Arial" w:hAnsi="Arial" w:cs="Arial"/>
              </w:rPr>
              <w:pPrChange w:id="1307"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308" w:author="JAVIERA PAZ LEFORT IBANEZ" w:date="2025-08-15T18:05:00Z" w16du:dateUtc="2025-08-15T22:05:00Z">
              <w:del w:id="1309" w:author="JAVIERA PAZ LEFORT IBANEZ" w:date="2025-09-18T16:04:00Z" w16du:dateUtc="2025-09-18T19:04:00Z">
                <w:r w:rsidRPr="00B355AB" w:rsidDel="00A57B30">
                  <w:rPr>
                    <w:rFonts w:ascii="Arial" w:hAnsi="Arial" w:cs="Arial"/>
                  </w:rPr>
                  <w:delText>-</w:delText>
                </w:r>
              </w:del>
            </w:moveTo>
          </w:p>
        </w:tc>
      </w:tr>
      <w:tr w:rsidR="00A57B30" w:rsidRPr="00B355AB" w:rsidDel="00A57B30" w14:paraId="20D1C232" w14:textId="21F29C25" w:rsidTr="00D26ADE">
        <w:trPr>
          <w:trHeight w:val="397"/>
          <w:del w:id="1310" w:author="JAVIERA PAZ LEFORT IBANEZ" w:date="2025-09-18T16:04:00Z"/>
          <w:trPrChange w:id="1311"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312" w:author="JAVIERA PAZ LEFORT IBANEZ" w:date="2025-09-22T17:58:00Z" w16du:dateUtc="2025-09-22T20:58:00Z">
              <w:tcPr>
                <w:tcW w:w="0" w:type="auto"/>
                <w:hideMark/>
              </w:tcPr>
            </w:tcPrChange>
          </w:tcPr>
          <w:p w14:paraId="65E04D95" w14:textId="03AD5BB8" w:rsidR="00020A2A" w:rsidRPr="00B355AB" w:rsidDel="00A57B30" w:rsidRDefault="00020A2A">
            <w:pPr>
              <w:rPr>
                <w:del w:id="1313" w:author="JAVIERA PAZ LEFORT IBANEZ" w:date="2025-09-18T16:04:00Z" w16du:dateUtc="2025-09-18T19:04:00Z"/>
                <w:moveTo w:id="1314" w:author="JAVIERA PAZ LEFORT IBANEZ" w:date="2025-08-15T18:05:00Z" w16du:dateUtc="2025-08-15T22:05:00Z"/>
                <w:rFonts w:ascii="Arial" w:hAnsi="Arial" w:cs="Arial"/>
              </w:rPr>
              <w:pPrChange w:id="1315" w:author="JAVIERA PAZ LEFORT IBANEZ" w:date="2025-09-18T16:11:00Z" w16du:dateUtc="2025-09-18T19:11:00Z">
                <w:pPr>
                  <w:framePr w:hSpace="141" w:wrap="around" w:vAnchor="text" w:hAnchor="margin" w:y="972"/>
                </w:pPr>
              </w:pPrChange>
            </w:pPr>
            <w:moveTo w:id="1316" w:author="JAVIERA PAZ LEFORT IBANEZ" w:date="2025-08-15T18:05:00Z" w16du:dateUtc="2025-08-15T22:05:00Z">
              <w:del w:id="1317" w:author="JAVIERA PAZ LEFORT IBANEZ" w:date="2025-09-18T16:04:00Z" w16du:dateUtc="2025-09-18T19:04:00Z">
                <w:r w:rsidRPr="00B355AB" w:rsidDel="00A57B30">
                  <w:rPr>
                    <w:rFonts w:ascii="Arial" w:hAnsi="Arial" w:cs="Arial"/>
                  </w:rPr>
                  <w:delText>Configuración</w:delText>
                </w:r>
              </w:del>
            </w:moveTo>
          </w:p>
        </w:tc>
        <w:tc>
          <w:tcPr>
            <w:tcW w:w="0" w:type="auto"/>
            <w:hideMark/>
            <w:tcPrChange w:id="1318" w:author="JAVIERA PAZ LEFORT IBANEZ" w:date="2025-09-22T17:58:00Z" w16du:dateUtc="2025-09-22T20:58:00Z">
              <w:tcPr>
                <w:tcW w:w="0" w:type="auto"/>
                <w:hideMark/>
              </w:tcPr>
            </w:tcPrChange>
          </w:tcPr>
          <w:p w14:paraId="690D3700" w14:textId="39FC3ED9"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319" w:author="JAVIERA PAZ LEFORT IBANEZ" w:date="2025-09-18T16:04:00Z" w16du:dateUtc="2025-09-18T19:04:00Z"/>
                <w:moveTo w:id="1320" w:author="JAVIERA PAZ LEFORT IBANEZ" w:date="2025-08-15T18:05:00Z" w16du:dateUtc="2025-08-15T22:05:00Z"/>
                <w:rFonts w:ascii="Arial" w:hAnsi="Arial" w:cs="Arial"/>
              </w:rPr>
              <w:pPrChange w:id="1321"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322" w:author="JAVIERA PAZ LEFORT IBANEZ" w:date="2025-08-15T18:05:00Z" w16du:dateUtc="2025-08-15T22:05:00Z">
              <w:del w:id="1323" w:author="JAVIERA PAZ LEFORT IBANEZ" w:date="2025-09-18T16:04:00Z" w16du:dateUtc="2025-09-18T19:04:00Z">
                <w:r w:rsidRPr="00B355AB" w:rsidDel="00A57B30">
                  <w:rPr>
                    <w:rFonts w:ascii="Arial" w:hAnsi="Arial" w:cs="Arial"/>
                  </w:rPr>
                  <w:delText>Fibra hueca</w:delText>
                </w:r>
              </w:del>
            </w:moveTo>
          </w:p>
        </w:tc>
        <w:tc>
          <w:tcPr>
            <w:tcW w:w="0" w:type="auto"/>
            <w:hideMark/>
            <w:tcPrChange w:id="1324" w:author="JAVIERA PAZ LEFORT IBANEZ" w:date="2025-09-22T17:58:00Z" w16du:dateUtc="2025-09-22T20:58:00Z">
              <w:tcPr>
                <w:tcW w:w="0" w:type="auto"/>
                <w:hideMark/>
              </w:tcPr>
            </w:tcPrChange>
          </w:tcPr>
          <w:p w14:paraId="3B03EE17" w14:textId="35E4B4A3"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325" w:author="JAVIERA PAZ LEFORT IBANEZ" w:date="2025-09-18T16:04:00Z" w16du:dateUtc="2025-09-18T19:04:00Z"/>
                <w:moveTo w:id="1326" w:author="JAVIERA PAZ LEFORT IBANEZ" w:date="2025-08-15T18:05:00Z" w16du:dateUtc="2025-08-15T22:05:00Z"/>
                <w:rFonts w:ascii="Arial" w:hAnsi="Arial" w:cs="Arial"/>
              </w:rPr>
              <w:pPrChange w:id="1327"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328" w:author="JAVIERA PAZ LEFORT IBANEZ" w:date="2025-08-15T18:05:00Z" w16du:dateUtc="2025-08-15T22:05:00Z">
              <w:del w:id="1329" w:author="JAVIERA PAZ LEFORT IBANEZ" w:date="2025-09-18T16:04:00Z" w16du:dateUtc="2025-09-18T19:04:00Z">
                <w:r w:rsidRPr="00B355AB" w:rsidDel="00A57B30">
                  <w:rPr>
                    <w:rFonts w:ascii="Arial" w:hAnsi="Arial" w:cs="Arial"/>
                  </w:rPr>
                  <w:delText>-</w:delText>
                </w:r>
              </w:del>
            </w:moveTo>
          </w:p>
        </w:tc>
      </w:tr>
      <w:tr w:rsidR="00A57B30" w:rsidRPr="00B355AB" w:rsidDel="00A57B30" w14:paraId="5FF5F784" w14:textId="2F93B85D" w:rsidTr="00D26ADE">
        <w:trPr>
          <w:cnfStyle w:val="000000100000" w:firstRow="0" w:lastRow="0" w:firstColumn="0" w:lastColumn="0" w:oddVBand="0" w:evenVBand="0" w:oddHBand="1" w:evenHBand="0" w:firstRowFirstColumn="0" w:firstRowLastColumn="0" w:lastRowFirstColumn="0" w:lastRowLastColumn="0"/>
          <w:trHeight w:val="397"/>
          <w:del w:id="1330" w:author="JAVIERA PAZ LEFORT IBANEZ" w:date="2025-09-18T16:04:00Z"/>
          <w:trPrChange w:id="1331"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332" w:author="JAVIERA PAZ LEFORT IBANEZ" w:date="2025-09-22T17:58:00Z" w16du:dateUtc="2025-09-22T20:58:00Z">
              <w:tcPr>
                <w:tcW w:w="0" w:type="auto"/>
                <w:hideMark/>
              </w:tcPr>
            </w:tcPrChange>
          </w:tcPr>
          <w:p w14:paraId="2A13C9D6" w14:textId="0C02EC71" w:rsidR="00020A2A" w:rsidRPr="00B355AB" w:rsidDel="00A57B30" w:rsidRDefault="00020A2A">
            <w:pPr>
              <w:cnfStyle w:val="001000100000" w:firstRow="0" w:lastRow="0" w:firstColumn="1" w:lastColumn="0" w:oddVBand="0" w:evenVBand="0" w:oddHBand="1" w:evenHBand="0" w:firstRowFirstColumn="0" w:firstRowLastColumn="0" w:lastRowFirstColumn="0" w:lastRowLastColumn="0"/>
              <w:rPr>
                <w:del w:id="1333" w:author="JAVIERA PAZ LEFORT IBANEZ" w:date="2025-09-18T16:04:00Z" w16du:dateUtc="2025-09-18T19:04:00Z"/>
                <w:moveTo w:id="1334" w:author="JAVIERA PAZ LEFORT IBANEZ" w:date="2025-08-15T18:05:00Z" w16du:dateUtc="2025-08-15T22:05:00Z"/>
                <w:rFonts w:ascii="Arial" w:hAnsi="Arial" w:cs="Arial"/>
              </w:rPr>
              <w:pPrChange w:id="1335" w:author="JAVIERA PAZ LEFORT IBANEZ" w:date="2025-09-18T16:11:00Z" w16du:dateUtc="2025-09-18T19:11:00Z">
                <w:pPr>
                  <w:framePr w:hSpace="141" w:wrap="around" w:vAnchor="text" w:hAnchor="margin" w:y="972"/>
                  <w:cnfStyle w:val="001000100000" w:firstRow="0" w:lastRow="0" w:firstColumn="1" w:lastColumn="0" w:oddVBand="0" w:evenVBand="0" w:oddHBand="1" w:evenHBand="0" w:firstRowFirstColumn="0" w:firstRowLastColumn="0" w:lastRowFirstColumn="0" w:lastRowLastColumn="0"/>
                </w:pPr>
              </w:pPrChange>
            </w:pPr>
            <w:moveTo w:id="1336" w:author="JAVIERA PAZ LEFORT IBANEZ" w:date="2025-08-15T18:05:00Z" w16du:dateUtc="2025-08-15T22:05:00Z">
              <w:del w:id="1337" w:author="JAVIERA PAZ LEFORT IBANEZ" w:date="2025-09-18T16:04:00Z" w16du:dateUtc="2025-09-18T19:04:00Z">
                <w:r w:rsidRPr="00B355AB" w:rsidDel="00A57B30">
                  <w:rPr>
                    <w:rFonts w:ascii="Arial" w:hAnsi="Arial" w:cs="Arial"/>
                  </w:rPr>
                  <w:delText>Número de fibras</w:delText>
                </w:r>
              </w:del>
            </w:moveTo>
          </w:p>
        </w:tc>
        <w:tc>
          <w:tcPr>
            <w:tcW w:w="0" w:type="auto"/>
            <w:hideMark/>
            <w:tcPrChange w:id="1338" w:author="JAVIERA PAZ LEFORT IBANEZ" w:date="2025-09-22T17:58:00Z" w16du:dateUtc="2025-09-22T20:58:00Z">
              <w:tcPr>
                <w:tcW w:w="0" w:type="auto"/>
                <w:hideMark/>
              </w:tcPr>
            </w:tcPrChange>
          </w:tcPr>
          <w:p w14:paraId="5432F021" w14:textId="073E5E49"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339" w:author="JAVIERA PAZ LEFORT IBANEZ" w:date="2025-09-18T16:04:00Z" w16du:dateUtc="2025-09-18T19:04:00Z"/>
                <w:moveTo w:id="1340" w:author="JAVIERA PAZ LEFORT IBANEZ" w:date="2025-08-15T18:05:00Z" w16du:dateUtc="2025-08-15T22:05:00Z"/>
                <w:rFonts w:ascii="Arial" w:hAnsi="Arial" w:cs="Arial"/>
              </w:rPr>
              <w:pPrChange w:id="1341"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342" w:author="JAVIERA PAZ LEFORT IBANEZ" w:date="2025-08-15T18:05:00Z" w16du:dateUtc="2025-08-15T22:05:00Z">
              <w:del w:id="1343" w:author="JAVIERA PAZ LEFORT IBANEZ" w:date="2025-09-18T16:04:00Z" w16du:dateUtc="2025-09-18T19:04:00Z">
                <w:r w:rsidRPr="00B355AB" w:rsidDel="00A57B30">
                  <w:rPr>
                    <w:rFonts w:ascii="Arial" w:hAnsi="Arial" w:cs="Arial"/>
                  </w:rPr>
                  <w:delText>9.690</w:delText>
                </w:r>
              </w:del>
            </w:moveTo>
          </w:p>
        </w:tc>
        <w:tc>
          <w:tcPr>
            <w:tcW w:w="0" w:type="auto"/>
            <w:hideMark/>
            <w:tcPrChange w:id="1344" w:author="JAVIERA PAZ LEFORT IBANEZ" w:date="2025-09-22T17:58:00Z" w16du:dateUtc="2025-09-22T20:58:00Z">
              <w:tcPr>
                <w:tcW w:w="0" w:type="auto"/>
                <w:hideMark/>
              </w:tcPr>
            </w:tcPrChange>
          </w:tcPr>
          <w:p w14:paraId="41331694" w14:textId="52700C46"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345" w:author="JAVIERA PAZ LEFORT IBANEZ" w:date="2025-09-18T16:04:00Z" w16du:dateUtc="2025-09-18T19:04:00Z"/>
                <w:moveTo w:id="1346" w:author="JAVIERA PAZ LEFORT IBANEZ" w:date="2025-08-15T18:05:00Z" w16du:dateUtc="2025-08-15T22:05:00Z"/>
                <w:rFonts w:ascii="Arial" w:hAnsi="Arial" w:cs="Arial"/>
              </w:rPr>
              <w:pPrChange w:id="1347"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348" w:author="JAVIERA PAZ LEFORT IBANEZ" w:date="2025-08-15T18:05:00Z" w16du:dateUtc="2025-08-15T22:05:00Z">
              <w:del w:id="1349" w:author="JAVIERA PAZ LEFORT IBANEZ" w:date="2025-09-18T16:04:00Z" w16du:dateUtc="2025-09-18T19:04:00Z">
                <w:r w:rsidRPr="00B355AB" w:rsidDel="00A57B30">
                  <w:rPr>
                    <w:rFonts w:ascii="Arial" w:hAnsi="Arial" w:cs="Arial"/>
                  </w:rPr>
                  <w:delText>-</w:delText>
                </w:r>
              </w:del>
            </w:moveTo>
          </w:p>
        </w:tc>
      </w:tr>
      <w:tr w:rsidR="00A57B30" w:rsidRPr="00B355AB" w:rsidDel="00A57B30" w14:paraId="1F34F5BE" w14:textId="750A1BE9" w:rsidTr="00D26ADE">
        <w:trPr>
          <w:trHeight w:val="397"/>
          <w:del w:id="1350" w:author="JAVIERA PAZ LEFORT IBANEZ" w:date="2025-09-18T16:04:00Z"/>
          <w:trPrChange w:id="1351"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352" w:author="JAVIERA PAZ LEFORT IBANEZ" w:date="2025-09-22T17:58:00Z" w16du:dateUtc="2025-09-22T20:58:00Z">
              <w:tcPr>
                <w:tcW w:w="0" w:type="auto"/>
                <w:hideMark/>
              </w:tcPr>
            </w:tcPrChange>
          </w:tcPr>
          <w:p w14:paraId="7A25754A" w14:textId="20555F9E" w:rsidR="00020A2A" w:rsidRPr="00B355AB" w:rsidDel="00A57B30" w:rsidRDefault="00020A2A">
            <w:pPr>
              <w:rPr>
                <w:del w:id="1353" w:author="JAVIERA PAZ LEFORT IBANEZ" w:date="2025-09-18T16:04:00Z" w16du:dateUtc="2025-09-18T19:04:00Z"/>
                <w:moveTo w:id="1354" w:author="JAVIERA PAZ LEFORT IBANEZ" w:date="2025-08-15T18:05:00Z" w16du:dateUtc="2025-08-15T22:05:00Z"/>
                <w:rFonts w:ascii="Arial" w:hAnsi="Arial" w:cs="Arial"/>
              </w:rPr>
              <w:pPrChange w:id="1355" w:author="JAVIERA PAZ LEFORT IBANEZ" w:date="2025-09-18T16:11:00Z" w16du:dateUtc="2025-09-18T19:11:00Z">
                <w:pPr>
                  <w:framePr w:hSpace="141" w:wrap="around" w:vAnchor="text" w:hAnchor="margin" w:y="972"/>
                </w:pPr>
              </w:pPrChange>
            </w:pPr>
            <w:moveTo w:id="1356" w:author="JAVIERA PAZ LEFORT IBANEZ" w:date="2025-08-15T18:05:00Z" w16du:dateUtc="2025-08-15T22:05:00Z">
              <w:del w:id="1357" w:author="JAVIERA PAZ LEFORT IBANEZ" w:date="2025-09-18T16:04:00Z" w16du:dateUtc="2025-09-18T19:04:00Z">
                <w:r w:rsidRPr="00B355AB" w:rsidDel="00A57B30">
                  <w:rPr>
                    <w:rFonts w:ascii="Arial" w:hAnsi="Arial" w:cs="Arial"/>
                  </w:rPr>
                  <w:delText>Longitud de fibra</w:delText>
                </w:r>
              </w:del>
            </w:moveTo>
          </w:p>
        </w:tc>
        <w:tc>
          <w:tcPr>
            <w:tcW w:w="0" w:type="auto"/>
            <w:hideMark/>
            <w:tcPrChange w:id="1358" w:author="JAVIERA PAZ LEFORT IBANEZ" w:date="2025-09-22T17:58:00Z" w16du:dateUtc="2025-09-22T20:58:00Z">
              <w:tcPr>
                <w:tcW w:w="0" w:type="auto"/>
                <w:hideMark/>
              </w:tcPr>
            </w:tcPrChange>
          </w:tcPr>
          <w:p w14:paraId="0A119F22" w14:textId="2AE3A220"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359" w:author="JAVIERA PAZ LEFORT IBANEZ" w:date="2025-09-18T16:04:00Z" w16du:dateUtc="2025-09-18T19:04:00Z"/>
                <w:moveTo w:id="1360" w:author="JAVIERA PAZ LEFORT IBANEZ" w:date="2025-08-15T18:05:00Z" w16du:dateUtc="2025-08-15T22:05:00Z"/>
                <w:rFonts w:ascii="Arial" w:hAnsi="Arial" w:cs="Arial"/>
              </w:rPr>
              <w:pPrChange w:id="1361"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362" w:author="JAVIERA PAZ LEFORT IBANEZ" w:date="2025-08-15T18:05:00Z" w16du:dateUtc="2025-08-15T22:05:00Z">
              <w:del w:id="1363" w:author="JAVIERA PAZ LEFORT IBANEZ" w:date="2025-09-18T16:04:00Z" w16du:dateUtc="2025-09-18T19:04:00Z">
                <w:r w:rsidRPr="00B355AB" w:rsidDel="00A57B30">
                  <w:rPr>
                    <w:rFonts w:ascii="Arial" w:hAnsi="Arial" w:cs="Arial"/>
                  </w:rPr>
                  <w:delText>140</w:delText>
                </w:r>
              </w:del>
            </w:moveTo>
          </w:p>
        </w:tc>
        <w:tc>
          <w:tcPr>
            <w:tcW w:w="0" w:type="auto"/>
            <w:hideMark/>
            <w:tcPrChange w:id="1364" w:author="JAVIERA PAZ LEFORT IBANEZ" w:date="2025-09-22T17:58:00Z" w16du:dateUtc="2025-09-22T20:58:00Z">
              <w:tcPr>
                <w:tcW w:w="0" w:type="auto"/>
                <w:hideMark/>
              </w:tcPr>
            </w:tcPrChange>
          </w:tcPr>
          <w:p w14:paraId="61128995" w14:textId="2343A47D"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365" w:author="JAVIERA PAZ LEFORT IBANEZ" w:date="2025-09-18T16:04:00Z" w16du:dateUtc="2025-09-18T19:04:00Z"/>
                <w:moveTo w:id="1366" w:author="JAVIERA PAZ LEFORT IBANEZ" w:date="2025-08-15T18:05:00Z" w16du:dateUtc="2025-08-15T22:05:00Z"/>
                <w:rFonts w:ascii="Arial" w:hAnsi="Arial" w:cs="Arial"/>
              </w:rPr>
              <w:pPrChange w:id="1367"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368" w:author="JAVIERA PAZ LEFORT IBANEZ" w:date="2025-08-15T18:05:00Z" w16du:dateUtc="2025-08-15T22:05:00Z">
              <w:del w:id="1369" w:author="JAVIERA PAZ LEFORT IBANEZ" w:date="2025-09-18T16:04:00Z" w16du:dateUtc="2025-09-18T19:04:00Z">
                <w:r w:rsidRPr="00B355AB" w:rsidDel="00A57B30">
                  <w:rPr>
                    <w:rFonts w:ascii="Arial" w:hAnsi="Arial" w:cs="Arial"/>
                  </w:rPr>
                  <w:delText>mm</w:delText>
                </w:r>
              </w:del>
            </w:moveTo>
          </w:p>
        </w:tc>
      </w:tr>
      <w:tr w:rsidR="00A57B30" w:rsidRPr="00B355AB" w:rsidDel="00A57B30" w14:paraId="788F93E4" w14:textId="637E4C4D" w:rsidTr="00D26ADE">
        <w:trPr>
          <w:cnfStyle w:val="000000100000" w:firstRow="0" w:lastRow="0" w:firstColumn="0" w:lastColumn="0" w:oddVBand="0" w:evenVBand="0" w:oddHBand="1" w:evenHBand="0" w:firstRowFirstColumn="0" w:firstRowLastColumn="0" w:lastRowFirstColumn="0" w:lastRowLastColumn="0"/>
          <w:trHeight w:val="397"/>
          <w:del w:id="1370" w:author="JAVIERA PAZ LEFORT IBANEZ" w:date="2025-09-18T16:04:00Z"/>
          <w:trPrChange w:id="1371"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372" w:author="JAVIERA PAZ LEFORT IBANEZ" w:date="2025-09-22T17:58:00Z" w16du:dateUtc="2025-09-22T20:58:00Z">
              <w:tcPr>
                <w:tcW w:w="0" w:type="auto"/>
                <w:hideMark/>
              </w:tcPr>
            </w:tcPrChange>
          </w:tcPr>
          <w:p w14:paraId="4DC440FB" w14:textId="7062FC44" w:rsidR="00020A2A" w:rsidRPr="00B355AB" w:rsidDel="00A57B30" w:rsidRDefault="00020A2A">
            <w:pPr>
              <w:cnfStyle w:val="001000100000" w:firstRow="0" w:lastRow="0" w:firstColumn="1" w:lastColumn="0" w:oddVBand="0" w:evenVBand="0" w:oddHBand="1" w:evenHBand="0" w:firstRowFirstColumn="0" w:firstRowLastColumn="0" w:lastRowFirstColumn="0" w:lastRowLastColumn="0"/>
              <w:rPr>
                <w:del w:id="1373" w:author="JAVIERA PAZ LEFORT IBANEZ" w:date="2025-09-18T16:04:00Z" w16du:dateUtc="2025-09-18T19:04:00Z"/>
                <w:moveTo w:id="1374" w:author="JAVIERA PAZ LEFORT IBANEZ" w:date="2025-08-15T18:05:00Z" w16du:dateUtc="2025-08-15T22:05:00Z"/>
                <w:rFonts w:ascii="Arial" w:hAnsi="Arial" w:cs="Arial"/>
              </w:rPr>
              <w:pPrChange w:id="1375" w:author="JAVIERA PAZ LEFORT IBANEZ" w:date="2025-09-18T16:11:00Z" w16du:dateUtc="2025-09-18T19:11:00Z">
                <w:pPr>
                  <w:framePr w:hSpace="141" w:wrap="around" w:vAnchor="text" w:hAnchor="margin" w:y="972"/>
                  <w:cnfStyle w:val="001000100000" w:firstRow="0" w:lastRow="0" w:firstColumn="1" w:lastColumn="0" w:oddVBand="0" w:evenVBand="0" w:oddHBand="1" w:evenHBand="0" w:firstRowFirstColumn="0" w:firstRowLastColumn="0" w:lastRowFirstColumn="0" w:lastRowLastColumn="0"/>
                </w:pPr>
              </w:pPrChange>
            </w:pPr>
            <w:moveTo w:id="1376" w:author="JAVIERA PAZ LEFORT IBANEZ" w:date="2025-08-15T18:05:00Z" w16du:dateUtc="2025-08-15T22:05:00Z">
              <w:del w:id="1377" w:author="JAVIERA PAZ LEFORT IBANEZ" w:date="2025-09-18T16:04:00Z" w16du:dateUtc="2025-09-18T19:04:00Z">
                <w:r w:rsidRPr="00B355AB" w:rsidDel="00A57B30">
                  <w:rPr>
                    <w:rFonts w:ascii="Arial" w:hAnsi="Arial" w:cs="Arial"/>
                  </w:rPr>
                  <w:delText>Diámetro externo de fibra</w:delText>
                </w:r>
              </w:del>
            </w:moveTo>
          </w:p>
        </w:tc>
        <w:tc>
          <w:tcPr>
            <w:tcW w:w="0" w:type="auto"/>
            <w:hideMark/>
            <w:tcPrChange w:id="1378" w:author="JAVIERA PAZ LEFORT IBANEZ" w:date="2025-09-22T17:58:00Z" w16du:dateUtc="2025-09-22T20:58:00Z">
              <w:tcPr>
                <w:tcW w:w="0" w:type="auto"/>
                <w:hideMark/>
              </w:tcPr>
            </w:tcPrChange>
          </w:tcPr>
          <w:p w14:paraId="7CFDB78B" w14:textId="35277401"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379" w:author="JAVIERA PAZ LEFORT IBANEZ" w:date="2025-09-18T16:04:00Z" w16du:dateUtc="2025-09-18T19:04:00Z"/>
                <w:moveTo w:id="1380" w:author="JAVIERA PAZ LEFORT IBANEZ" w:date="2025-08-15T18:05:00Z" w16du:dateUtc="2025-08-15T22:05:00Z"/>
                <w:rFonts w:ascii="Arial" w:hAnsi="Arial" w:cs="Arial"/>
              </w:rPr>
              <w:pPrChange w:id="1381"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382" w:author="JAVIERA PAZ LEFORT IBANEZ" w:date="2025-08-15T18:05:00Z" w16du:dateUtc="2025-08-15T22:05:00Z">
              <w:del w:id="1383" w:author="JAVIERA PAZ LEFORT IBANEZ" w:date="2025-09-18T16:04:00Z" w16du:dateUtc="2025-09-18T19:04:00Z">
                <w:r w:rsidRPr="00B355AB" w:rsidDel="00A57B30">
                  <w:rPr>
                    <w:rFonts w:ascii="Arial" w:hAnsi="Arial" w:cs="Arial"/>
                  </w:rPr>
                  <w:delText>310</w:delText>
                </w:r>
              </w:del>
            </w:moveTo>
          </w:p>
        </w:tc>
        <w:tc>
          <w:tcPr>
            <w:tcW w:w="0" w:type="auto"/>
            <w:hideMark/>
            <w:tcPrChange w:id="1384" w:author="JAVIERA PAZ LEFORT IBANEZ" w:date="2025-09-22T17:58:00Z" w16du:dateUtc="2025-09-22T20:58:00Z">
              <w:tcPr>
                <w:tcW w:w="0" w:type="auto"/>
                <w:hideMark/>
              </w:tcPr>
            </w:tcPrChange>
          </w:tcPr>
          <w:p w14:paraId="2C7751F3" w14:textId="42E4EDA9"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385" w:author="JAVIERA PAZ LEFORT IBANEZ" w:date="2025-09-18T16:04:00Z" w16du:dateUtc="2025-09-18T19:04:00Z"/>
                <w:moveTo w:id="1386" w:author="JAVIERA PAZ LEFORT IBANEZ" w:date="2025-08-15T18:05:00Z" w16du:dateUtc="2025-08-15T22:05:00Z"/>
                <w:rFonts w:ascii="Arial" w:hAnsi="Arial" w:cs="Arial"/>
              </w:rPr>
              <w:pPrChange w:id="1387"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388" w:author="JAVIERA PAZ LEFORT IBANEZ" w:date="2025-08-15T18:05:00Z" w16du:dateUtc="2025-08-15T22:05:00Z">
              <w:del w:id="1389" w:author="JAVIERA PAZ LEFORT IBANEZ" w:date="2025-09-18T16:04:00Z" w16du:dateUtc="2025-09-18T19:04:00Z">
                <w:r w:rsidRPr="00B355AB" w:rsidDel="00A57B30">
                  <w:rPr>
                    <w:rFonts w:ascii="Arial" w:hAnsi="Arial" w:cs="Arial"/>
                  </w:rPr>
                  <w:delText>µm</w:delText>
                </w:r>
              </w:del>
            </w:moveTo>
          </w:p>
        </w:tc>
      </w:tr>
      <w:tr w:rsidR="00A57B30" w:rsidRPr="00B355AB" w:rsidDel="00A57B30" w14:paraId="479EE048" w14:textId="18C372CB" w:rsidTr="00D26ADE">
        <w:trPr>
          <w:trHeight w:val="397"/>
          <w:del w:id="1390" w:author="JAVIERA PAZ LEFORT IBANEZ" w:date="2025-09-18T16:04:00Z"/>
          <w:trPrChange w:id="1391"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392" w:author="JAVIERA PAZ LEFORT IBANEZ" w:date="2025-09-22T17:58:00Z" w16du:dateUtc="2025-09-22T20:58:00Z">
              <w:tcPr>
                <w:tcW w:w="0" w:type="auto"/>
                <w:hideMark/>
              </w:tcPr>
            </w:tcPrChange>
          </w:tcPr>
          <w:p w14:paraId="37299002" w14:textId="4717AE50" w:rsidR="00020A2A" w:rsidRPr="00B355AB" w:rsidDel="00A57B30" w:rsidRDefault="00020A2A">
            <w:pPr>
              <w:rPr>
                <w:del w:id="1393" w:author="JAVIERA PAZ LEFORT IBANEZ" w:date="2025-09-18T16:04:00Z" w16du:dateUtc="2025-09-18T19:04:00Z"/>
                <w:moveTo w:id="1394" w:author="JAVIERA PAZ LEFORT IBANEZ" w:date="2025-08-15T18:05:00Z" w16du:dateUtc="2025-08-15T22:05:00Z"/>
                <w:rFonts w:ascii="Arial" w:hAnsi="Arial" w:cs="Arial"/>
              </w:rPr>
              <w:pPrChange w:id="1395" w:author="JAVIERA PAZ LEFORT IBANEZ" w:date="2025-09-18T16:11:00Z" w16du:dateUtc="2025-09-18T19:11:00Z">
                <w:pPr>
                  <w:framePr w:hSpace="141" w:wrap="around" w:vAnchor="text" w:hAnchor="margin" w:y="972"/>
                </w:pPr>
              </w:pPrChange>
            </w:pPr>
            <w:moveTo w:id="1396" w:author="JAVIERA PAZ LEFORT IBANEZ" w:date="2025-08-15T18:05:00Z" w16du:dateUtc="2025-08-15T22:05:00Z">
              <w:del w:id="1397" w:author="JAVIERA PAZ LEFORT IBANEZ" w:date="2025-09-18T16:04:00Z" w16du:dateUtc="2025-09-18T19:04:00Z">
                <w:r w:rsidRPr="00B355AB" w:rsidDel="00A57B30">
                  <w:rPr>
                    <w:rFonts w:ascii="Arial" w:hAnsi="Arial" w:cs="Arial"/>
                  </w:rPr>
                  <w:delText>Diámetro interno de fibra</w:delText>
                </w:r>
              </w:del>
            </w:moveTo>
          </w:p>
        </w:tc>
        <w:tc>
          <w:tcPr>
            <w:tcW w:w="0" w:type="auto"/>
            <w:hideMark/>
            <w:tcPrChange w:id="1398" w:author="JAVIERA PAZ LEFORT IBANEZ" w:date="2025-09-22T17:58:00Z" w16du:dateUtc="2025-09-22T20:58:00Z">
              <w:tcPr>
                <w:tcW w:w="0" w:type="auto"/>
                <w:hideMark/>
              </w:tcPr>
            </w:tcPrChange>
          </w:tcPr>
          <w:p w14:paraId="50867212" w14:textId="418E1106"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399" w:author="JAVIERA PAZ LEFORT IBANEZ" w:date="2025-09-18T16:04:00Z" w16du:dateUtc="2025-09-18T19:04:00Z"/>
                <w:moveTo w:id="1400" w:author="JAVIERA PAZ LEFORT IBANEZ" w:date="2025-08-15T18:05:00Z" w16du:dateUtc="2025-08-15T22:05:00Z"/>
                <w:rFonts w:ascii="Arial" w:hAnsi="Arial" w:cs="Arial"/>
              </w:rPr>
              <w:pPrChange w:id="1401"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402" w:author="JAVIERA PAZ LEFORT IBANEZ" w:date="2025-08-15T18:05:00Z" w16du:dateUtc="2025-08-15T22:05:00Z">
              <w:del w:id="1403" w:author="JAVIERA PAZ LEFORT IBANEZ" w:date="2025-09-18T16:04:00Z" w16du:dateUtc="2025-09-18T19:04:00Z">
                <w:r w:rsidRPr="00B355AB" w:rsidDel="00A57B30">
                  <w:rPr>
                    <w:rFonts w:ascii="Arial" w:hAnsi="Arial" w:cs="Arial"/>
                  </w:rPr>
                  <w:delText>240</w:delText>
                </w:r>
              </w:del>
            </w:moveTo>
          </w:p>
        </w:tc>
        <w:tc>
          <w:tcPr>
            <w:tcW w:w="0" w:type="auto"/>
            <w:hideMark/>
            <w:tcPrChange w:id="1404" w:author="JAVIERA PAZ LEFORT IBANEZ" w:date="2025-09-22T17:58:00Z" w16du:dateUtc="2025-09-22T20:58:00Z">
              <w:tcPr>
                <w:tcW w:w="0" w:type="auto"/>
                <w:hideMark/>
              </w:tcPr>
            </w:tcPrChange>
          </w:tcPr>
          <w:p w14:paraId="50D2F21B" w14:textId="00C4CB9A"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405" w:author="JAVIERA PAZ LEFORT IBANEZ" w:date="2025-09-18T16:04:00Z" w16du:dateUtc="2025-09-18T19:04:00Z"/>
                <w:moveTo w:id="1406" w:author="JAVIERA PAZ LEFORT IBANEZ" w:date="2025-08-15T18:05:00Z" w16du:dateUtc="2025-08-15T22:05:00Z"/>
                <w:rFonts w:ascii="Arial" w:hAnsi="Arial" w:cs="Arial"/>
              </w:rPr>
              <w:pPrChange w:id="1407"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408" w:author="JAVIERA PAZ LEFORT IBANEZ" w:date="2025-08-15T18:05:00Z" w16du:dateUtc="2025-08-15T22:05:00Z">
              <w:del w:id="1409" w:author="JAVIERA PAZ LEFORT IBANEZ" w:date="2025-09-18T16:04:00Z" w16du:dateUtc="2025-09-18T19:04:00Z">
                <w:r w:rsidRPr="00B355AB" w:rsidDel="00A57B30">
                  <w:rPr>
                    <w:rFonts w:ascii="Arial" w:hAnsi="Arial" w:cs="Arial"/>
                  </w:rPr>
                  <w:delText>µm</w:delText>
                </w:r>
              </w:del>
            </w:moveTo>
          </w:p>
        </w:tc>
      </w:tr>
      <w:tr w:rsidR="00A57B30" w:rsidRPr="00B355AB" w:rsidDel="00A57B30" w14:paraId="15C26324" w14:textId="07792DB6" w:rsidTr="00D26ADE">
        <w:trPr>
          <w:cnfStyle w:val="000000100000" w:firstRow="0" w:lastRow="0" w:firstColumn="0" w:lastColumn="0" w:oddVBand="0" w:evenVBand="0" w:oddHBand="1" w:evenHBand="0" w:firstRowFirstColumn="0" w:firstRowLastColumn="0" w:lastRowFirstColumn="0" w:lastRowLastColumn="0"/>
          <w:trHeight w:val="397"/>
          <w:del w:id="1410" w:author="JAVIERA PAZ LEFORT IBANEZ" w:date="2025-09-18T16:04:00Z"/>
          <w:trPrChange w:id="1411"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412" w:author="JAVIERA PAZ LEFORT IBANEZ" w:date="2025-09-22T17:58:00Z" w16du:dateUtc="2025-09-22T20:58:00Z">
              <w:tcPr>
                <w:tcW w:w="0" w:type="auto"/>
                <w:hideMark/>
              </w:tcPr>
            </w:tcPrChange>
          </w:tcPr>
          <w:p w14:paraId="350F0844" w14:textId="2F8CB320" w:rsidR="00020A2A" w:rsidRPr="00B355AB" w:rsidDel="00A57B30" w:rsidRDefault="00020A2A">
            <w:pPr>
              <w:cnfStyle w:val="001000100000" w:firstRow="0" w:lastRow="0" w:firstColumn="1" w:lastColumn="0" w:oddVBand="0" w:evenVBand="0" w:oddHBand="1" w:evenHBand="0" w:firstRowFirstColumn="0" w:firstRowLastColumn="0" w:lastRowFirstColumn="0" w:lastRowLastColumn="0"/>
              <w:rPr>
                <w:del w:id="1413" w:author="JAVIERA PAZ LEFORT IBANEZ" w:date="2025-09-18T16:04:00Z" w16du:dateUtc="2025-09-18T19:04:00Z"/>
                <w:moveTo w:id="1414" w:author="JAVIERA PAZ LEFORT IBANEZ" w:date="2025-08-15T18:05:00Z" w16du:dateUtc="2025-08-15T22:05:00Z"/>
                <w:rFonts w:ascii="Arial" w:hAnsi="Arial" w:cs="Arial"/>
              </w:rPr>
              <w:pPrChange w:id="1415" w:author="JAVIERA PAZ LEFORT IBANEZ" w:date="2025-09-18T16:11:00Z" w16du:dateUtc="2025-09-18T19:11:00Z">
                <w:pPr>
                  <w:framePr w:hSpace="141" w:wrap="around" w:vAnchor="text" w:hAnchor="margin" w:y="972"/>
                  <w:cnfStyle w:val="001000100000" w:firstRow="0" w:lastRow="0" w:firstColumn="1" w:lastColumn="0" w:oddVBand="0" w:evenVBand="0" w:oddHBand="1" w:evenHBand="0" w:firstRowFirstColumn="0" w:firstRowLastColumn="0" w:lastRowFirstColumn="0" w:lastRowLastColumn="0"/>
                </w:pPr>
              </w:pPrChange>
            </w:pPr>
            <w:moveTo w:id="1416" w:author="JAVIERA PAZ LEFORT IBANEZ" w:date="2025-08-15T18:05:00Z" w16du:dateUtc="2025-08-15T22:05:00Z">
              <w:del w:id="1417" w:author="JAVIERA PAZ LEFORT IBANEZ" w:date="2025-09-18T16:04:00Z" w16du:dateUtc="2025-09-18T19:04:00Z">
                <w:r w:rsidRPr="00B355AB" w:rsidDel="00A57B30">
                  <w:rPr>
                    <w:rFonts w:ascii="Arial" w:hAnsi="Arial" w:cs="Arial"/>
                  </w:rPr>
                  <w:delText>Espesor de membrana</w:delText>
                </w:r>
              </w:del>
            </w:moveTo>
          </w:p>
        </w:tc>
        <w:tc>
          <w:tcPr>
            <w:tcW w:w="0" w:type="auto"/>
            <w:hideMark/>
            <w:tcPrChange w:id="1418" w:author="JAVIERA PAZ LEFORT IBANEZ" w:date="2025-09-22T17:58:00Z" w16du:dateUtc="2025-09-22T20:58:00Z">
              <w:tcPr>
                <w:tcW w:w="0" w:type="auto"/>
                <w:hideMark/>
              </w:tcPr>
            </w:tcPrChange>
          </w:tcPr>
          <w:p w14:paraId="1CBCF7F1" w14:textId="51EA1FCC"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419" w:author="JAVIERA PAZ LEFORT IBANEZ" w:date="2025-09-18T16:04:00Z" w16du:dateUtc="2025-09-18T19:04:00Z"/>
                <w:moveTo w:id="1420" w:author="JAVIERA PAZ LEFORT IBANEZ" w:date="2025-08-15T18:05:00Z" w16du:dateUtc="2025-08-15T22:05:00Z"/>
                <w:rFonts w:ascii="Arial" w:hAnsi="Arial" w:cs="Arial"/>
              </w:rPr>
              <w:pPrChange w:id="1421"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422" w:author="JAVIERA PAZ LEFORT IBANEZ" w:date="2025-08-15T18:05:00Z" w16du:dateUtc="2025-08-15T22:05:00Z">
              <w:del w:id="1423" w:author="JAVIERA PAZ LEFORT IBANEZ" w:date="2025-09-18T16:04:00Z" w16du:dateUtc="2025-09-18T19:04:00Z">
                <w:r w:rsidRPr="00B355AB" w:rsidDel="00A57B30">
                  <w:rPr>
                    <w:rFonts w:ascii="Arial" w:hAnsi="Arial" w:cs="Arial"/>
                  </w:rPr>
                  <w:delText>35</w:delText>
                </w:r>
              </w:del>
            </w:moveTo>
          </w:p>
        </w:tc>
        <w:tc>
          <w:tcPr>
            <w:tcW w:w="0" w:type="auto"/>
            <w:hideMark/>
            <w:tcPrChange w:id="1424" w:author="JAVIERA PAZ LEFORT IBANEZ" w:date="2025-09-22T17:58:00Z" w16du:dateUtc="2025-09-22T20:58:00Z">
              <w:tcPr>
                <w:tcW w:w="0" w:type="auto"/>
                <w:hideMark/>
              </w:tcPr>
            </w:tcPrChange>
          </w:tcPr>
          <w:p w14:paraId="188086DC" w14:textId="38EA16CB"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425" w:author="JAVIERA PAZ LEFORT IBANEZ" w:date="2025-09-18T16:04:00Z" w16du:dateUtc="2025-09-18T19:04:00Z"/>
                <w:moveTo w:id="1426" w:author="JAVIERA PAZ LEFORT IBANEZ" w:date="2025-08-15T18:05:00Z" w16du:dateUtc="2025-08-15T22:05:00Z"/>
                <w:rFonts w:ascii="Arial" w:hAnsi="Arial" w:cs="Arial"/>
              </w:rPr>
              <w:pPrChange w:id="1427"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428" w:author="JAVIERA PAZ LEFORT IBANEZ" w:date="2025-08-15T18:05:00Z" w16du:dateUtc="2025-08-15T22:05:00Z">
              <w:del w:id="1429" w:author="JAVIERA PAZ LEFORT IBANEZ" w:date="2025-09-18T16:04:00Z" w16du:dateUtc="2025-09-18T19:04:00Z">
                <w:r w:rsidRPr="00B355AB" w:rsidDel="00A57B30">
                  <w:rPr>
                    <w:rFonts w:ascii="Arial" w:hAnsi="Arial" w:cs="Arial"/>
                  </w:rPr>
                  <w:delText>µm</w:delText>
                </w:r>
              </w:del>
            </w:moveTo>
          </w:p>
        </w:tc>
      </w:tr>
      <w:tr w:rsidR="00A57B30" w:rsidRPr="00B355AB" w:rsidDel="00A57B30" w14:paraId="6364B2F0" w14:textId="2D05DF91" w:rsidTr="00D26ADE">
        <w:trPr>
          <w:trHeight w:val="397"/>
          <w:del w:id="1430" w:author="JAVIERA PAZ LEFORT IBANEZ" w:date="2025-09-18T16:04:00Z"/>
          <w:trPrChange w:id="1431"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432" w:author="JAVIERA PAZ LEFORT IBANEZ" w:date="2025-09-22T17:58:00Z" w16du:dateUtc="2025-09-22T20:58:00Z">
              <w:tcPr>
                <w:tcW w:w="0" w:type="auto"/>
                <w:hideMark/>
              </w:tcPr>
            </w:tcPrChange>
          </w:tcPr>
          <w:p w14:paraId="5D621EEA" w14:textId="47915E31" w:rsidR="00020A2A" w:rsidRPr="00B355AB" w:rsidDel="00A57B30" w:rsidRDefault="00020A2A">
            <w:pPr>
              <w:rPr>
                <w:del w:id="1433" w:author="JAVIERA PAZ LEFORT IBANEZ" w:date="2025-09-18T16:04:00Z" w16du:dateUtc="2025-09-18T19:04:00Z"/>
                <w:moveTo w:id="1434" w:author="JAVIERA PAZ LEFORT IBANEZ" w:date="2025-08-15T18:05:00Z" w16du:dateUtc="2025-08-15T22:05:00Z"/>
                <w:rFonts w:ascii="Arial" w:hAnsi="Arial" w:cs="Arial"/>
              </w:rPr>
              <w:pPrChange w:id="1435" w:author="JAVIERA PAZ LEFORT IBANEZ" w:date="2025-09-18T16:11:00Z" w16du:dateUtc="2025-09-18T19:11:00Z">
                <w:pPr>
                  <w:framePr w:hSpace="141" w:wrap="around" w:vAnchor="text" w:hAnchor="margin" w:y="972"/>
                </w:pPr>
              </w:pPrChange>
            </w:pPr>
            <w:moveTo w:id="1436" w:author="JAVIERA PAZ LEFORT IBANEZ" w:date="2025-08-15T18:05:00Z" w16du:dateUtc="2025-08-15T22:05:00Z">
              <w:del w:id="1437" w:author="JAVIERA PAZ LEFORT IBANEZ" w:date="2025-09-18T16:04:00Z" w16du:dateUtc="2025-09-18T19:04:00Z">
                <w:r w:rsidRPr="00B355AB" w:rsidDel="00A57B30">
                  <w:rPr>
                    <w:rFonts w:ascii="Arial" w:hAnsi="Arial" w:cs="Arial"/>
                  </w:rPr>
                  <w:delText>Área</w:delText>
                </w:r>
              </w:del>
              <w:del w:id="1438" w:author="JAVIERA PAZ LEFORT IBANEZ" w:date="2025-09-18T16:02:00Z" w16du:dateUtc="2025-09-18T19:02:00Z">
                <w:r w:rsidRPr="00B355AB" w:rsidDel="00C04930">
                  <w:rPr>
                    <w:rFonts w:ascii="Arial" w:hAnsi="Arial" w:cs="Arial"/>
                  </w:rPr>
                  <w:delText xml:space="preserve"> superficial total</w:delText>
                </w:r>
              </w:del>
            </w:moveTo>
          </w:p>
        </w:tc>
        <w:tc>
          <w:tcPr>
            <w:tcW w:w="0" w:type="auto"/>
            <w:hideMark/>
            <w:tcPrChange w:id="1439" w:author="JAVIERA PAZ LEFORT IBANEZ" w:date="2025-09-22T17:58:00Z" w16du:dateUtc="2025-09-22T20:58:00Z">
              <w:tcPr>
                <w:tcW w:w="0" w:type="auto"/>
                <w:hideMark/>
              </w:tcPr>
            </w:tcPrChange>
          </w:tcPr>
          <w:p w14:paraId="1848D1C0" w14:textId="15DCC52B"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440" w:author="JAVIERA PAZ LEFORT IBANEZ" w:date="2025-09-18T16:04:00Z" w16du:dateUtc="2025-09-18T19:04:00Z"/>
                <w:moveTo w:id="1441" w:author="JAVIERA PAZ LEFORT IBANEZ" w:date="2025-08-15T18:05:00Z" w16du:dateUtc="2025-08-15T22:05:00Z"/>
                <w:rFonts w:ascii="Arial" w:hAnsi="Arial" w:cs="Arial"/>
              </w:rPr>
              <w:pPrChange w:id="1442"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443" w:author="JAVIERA PAZ LEFORT IBANEZ" w:date="2025-08-15T18:05:00Z" w16du:dateUtc="2025-08-15T22:05:00Z">
              <w:del w:id="1444" w:author="JAVIERA PAZ LEFORT IBANEZ" w:date="2025-09-18T16:02:00Z" w16du:dateUtc="2025-09-18T19:02:00Z">
                <w:r w:rsidRPr="00B355AB" w:rsidDel="00C04930">
                  <w:rPr>
                    <w:rFonts w:ascii="Arial" w:hAnsi="Arial" w:cs="Arial"/>
                  </w:rPr>
                  <w:delText>5.0</w:delText>
                </w:r>
              </w:del>
            </w:moveTo>
          </w:p>
        </w:tc>
        <w:tc>
          <w:tcPr>
            <w:tcW w:w="0" w:type="auto"/>
            <w:hideMark/>
            <w:tcPrChange w:id="1445" w:author="JAVIERA PAZ LEFORT IBANEZ" w:date="2025-09-22T17:58:00Z" w16du:dateUtc="2025-09-22T20:58:00Z">
              <w:tcPr>
                <w:tcW w:w="0" w:type="auto"/>
                <w:hideMark/>
              </w:tcPr>
            </w:tcPrChange>
          </w:tcPr>
          <w:p w14:paraId="3CA364F4" w14:textId="6BB22A19"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446" w:author="JAVIERA PAZ LEFORT IBANEZ" w:date="2025-09-18T16:04:00Z" w16du:dateUtc="2025-09-18T19:04:00Z"/>
                <w:moveTo w:id="1447" w:author="JAVIERA PAZ LEFORT IBANEZ" w:date="2025-08-15T18:05:00Z" w16du:dateUtc="2025-08-15T22:05:00Z"/>
                <w:rFonts w:ascii="Arial" w:hAnsi="Arial" w:cs="Arial"/>
              </w:rPr>
              <w:pPrChange w:id="1448"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449" w:author="JAVIERA PAZ LEFORT IBANEZ" w:date="2025-08-15T18:05:00Z" w16du:dateUtc="2025-08-15T22:05:00Z">
              <w:del w:id="1450" w:author="JAVIERA PAZ LEFORT IBANEZ" w:date="2025-09-18T16:04:00Z" w16du:dateUtc="2025-09-18T19:04:00Z">
                <w:r w:rsidRPr="00B355AB" w:rsidDel="00A57B30">
                  <w:rPr>
                    <w:rFonts w:ascii="Arial" w:hAnsi="Arial" w:cs="Arial"/>
                  </w:rPr>
                  <w:delText>m²</w:delText>
                </w:r>
              </w:del>
            </w:moveTo>
          </w:p>
        </w:tc>
      </w:tr>
      <w:tr w:rsidR="00A57B30" w:rsidRPr="00B355AB" w:rsidDel="00A57B30" w14:paraId="6655BF70" w14:textId="44DA9827" w:rsidTr="00D26ADE">
        <w:trPr>
          <w:cnfStyle w:val="000000100000" w:firstRow="0" w:lastRow="0" w:firstColumn="0" w:lastColumn="0" w:oddVBand="0" w:evenVBand="0" w:oddHBand="1" w:evenHBand="0" w:firstRowFirstColumn="0" w:firstRowLastColumn="0" w:lastRowFirstColumn="0" w:lastRowLastColumn="0"/>
          <w:trHeight w:val="397"/>
          <w:del w:id="1451" w:author="JAVIERA PAZ LEFORT IBANEZ" w:date="2025-09-18T16:04:00Z"/>
          <w:trPrChange w:id="1452"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453" w:author="JAVIERA PAZ LEFORT IBANEZ" w:date="2025-09-22T17:58:00Z" w16du:dateUtc="2025-09-22T20:58:00Z">
              <w:tcPr>
                <w:tcW w:w="0" w:type="auto"/>
                <w:hideMark/>
              </w:tcPr>
            </w:tcPrChange>
          </w:tcPr>
          <w:p w14:paraId="29319A46" w14:textId="29323144" w:rsidR="00020A2A" w:rsidRPr="00B355AB" w:rsidDel="00A57B30" w:rsidRDefault="00020A2A">
            <w:pPr>
              <w:cnfStyle w:val="001000100000" w:firstRow="0" w:lastRow="0" w:firstColumn="1" w:lastColumn="0" w:oddVBand="0" w:evenVBand="0" w:oddHBand="1" w:evenHBand="0" w:firstRowFirstColumn="0" w:firstRowLastColumn="0" w:lastRowFirstColumn="0" w:lastRowLastColumn="0"/>
              <w:rPr>
                <w:del w:id="1454" w:author="JAVIERA PAZ LEFORT IBANEZ" w:date="2025-09-18T16:04:00Z" w16du:dateUtc="2025-09-18T19:04:00Z"/>
                <w:moveTo w:id="1455" w:author="JAVIERA PAZ LEFORT IBANEZ" w:date="2025-08-15T18:05:00Z" w16du:dateUtc="2025-08-15T22:05:00Z"/>
                <w:rFonts w:ascii="Arial" w:hAnsi="Arial" w:cs="Arial"/>
              </w:rPr>
              <w:pPrChange w:id="1456" w:author="JAVIERA PAZ LEFORT IBANEZ" w:date="2025-09-18T16:11:00Z" w16du:dateUtc="2025-09-18T19:11:00Z">
                <w:pPr>
                  <w:framePr w:hSpace="141" w:wrap="around" w:vAnchor="text" w:hAnchor="margin" w:y="972"/>
                  <w:cnfStyle w:val="001000100000" w:firstRow="0" w:lastRow="0" w:firstColumn="1" w:lastColumn="0" w:oddVBand="0" w:evenVBand="0" w:oddHBand="1" w:evenHBand="0" w:firstRowFirstColumn="0" w:firstRowLastColumn="0" w:lastRowFirstColumn="0" w:lastRowLastColumn="0"/>
                </w:pPr>
              </w:pPrChange>
            </w:pPr>
            <w:moveTo w:id="1457" w:author="JAVIERA PAZ LEFORT IBANEZ" w:date="2025-08-15T18:05:00Z" w16du:dateUtc="2025-08-15T22:05:00Z">
              <w:del w:id="1458" w:author="JAVIERA PAZ LEFORT IBANEZ" w:date="2025-09-18T16:04:00Z" w16du:dateUtc="2025-09-18T19:04:00Z">
                <w:r w:rsidRPr="00B355AB" w:rsidDel="00A57B30">
                  <w:rPr>
                    <w:rFonts w:ascii="Arial" w:hAnsi="Arial" w:cs="Arial"/>
                  </w:rPr>
                  <w:delText>Material de membrana</w:delText>
                </w:r>
              </w:del>
            </w:moveTo>
          </w:p>
        </w:tc>
        <w:tc>
          <w:tcPr>
            <w:tcW w:w="0" w:type="auto"/>
            <w:hideMark/>
            <w:tcPrChange w:id="1459" w:author="JAVIERA PAZ LEFORT IBANEZ" w:date="2025-09-22T17:58:00Z" w16du:dateUtc="2025-09-22T20:58:00Z">
              <w:tcPr>
                <w:tcW w:w="0" w:type="auto"/>
                <w:hideMark/>
              </w:tcPr>
            </w:tcPrChange>
          </w:tcPr>
          <w:p w14:paraId="6EF83749" w14:textId="4EF17673"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460" w:author="JAVIERA PAZ LEFORT IBANEZ" w:date="2025-09-18T16:04:00Z" w16du:dateUtc="2025-09-18T19:04:00Z"/>
                <w:moveTo w:id="1461" w:author="JAVIERA PAZ LEFORT IBANEZ" w:date="2025-08-15T18:05:00Z" w16du:dateUtc="2025-08-15T22:05:00Z"/>
                <w:rFonts w:ascii="Arial" w:hAnsi="Arial" w:cs="Arial"/>
              </w:rPr>
              <w:pPrChange w:id="1462"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463" w:author="JAVIERA PAZ LEFORT IBANEZ" w:date="2025-08-15T18:05:00Z" w16du:dateUtc="2025-08-15T22:05:00Z">
              <w:del w:id="1464" w:author="JAVIERA PAZ LEFORT IBANEZ" w:date="2025-09-18T16:04:00Z" w16du:dateUtc="2025-09-18T19:04:00Z">
                <w:r w:rsidRPr="00B355AB" w:rsidDel="00A57B30">
                  <w:rPr>
                    <w:rFonts w:ascii="Arial" w:hAnsi="Arial" w:cs="Arial"/>
                  </w:rPr>
                  <w:delText>Polipropileno</w:delText>
                </w:r>
              </w:del>
            </w:moveTo>
          </w:p>
        </w:tc>
        <w:tc>
          <w:tcPr>
            <w:tcW w:w="0" w:type="auto"/>
            <w:hideMark/>
            <w:tcPrChange w:id="1465" w:author="JAVIERA PAZ LEFORT IBANEZ" w:date="2025-09-22T17:58:00Z" w16du:dateUtc="2025-09-22T20:58:00Z">
              <w:tcPr>
                <w:tcW w:w="0" w:type="auto"/>
                <w:hideMark/>
              </w:tcPr>
            </w:tcPrChange>
          </w:tcPr>
          <w:p w14:paraId="436DCCC7" w14:textId="374DF5C7"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466" w:author="JAVIERA PAZ LEFORT IBANEZ" w:date="2025-09-18T16:04:00Z" w16du:dateUtc="2025-09-18T19:04:00Z"/>
                <w:moveTo w:id="1467" w:author="JAVIERA PAZ LEFORT IBANEZ" w:date="2025-08-15T18:05:00Z" w16du:dateUtc="2025-08-15T22:05:00Z"/>
                <w:rFonts w:ascii="Arial" w:hAnsi="Arial" w:cs="Arial"/>
              </w:rPr>
              <w:pPrChange w:id="1468"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469" w:author="JAVIERA PAZ LEFORT IBANEZ" w:date="2025-08-15T18:05:00Z" w16du:dateUtc="2025-08-15T22:05:00Z">
              <w:del w:id="1470" w:author="JAVIERA PAZ LEFORT IBANEZ" w:date="2025-09-18T16:04:00Z" w16du:dateUtc="2025-09-18T19:04:00Z">
                <w:r w:rsidRPr="00B355AB" w:rsidDel="00A57B30">
                  <w:rPr>
                    <w:rFonts w:ascii="Arial" w:hAnsi="Arial" w:cs="Arial"/>
                  </w:rPr>
                  <w:delText>-</w:delText>
                </w:r>
              </w:del>
            </w:moveTo>
          </w:p>
        </w:tc>
      </w:tr>
      <w:tr w:rsidR="00A57B30" w:rsidRPr="00B355AB" w:rsidDel="00A57B30" w14:paraId="7440E0A5" w14:textId="652E7C77" w:rsidTr="00D26ADE">
        <w:trPr>
          <w:trHeight w:val="397"/>
          <w:del w:id="1471" w:author="JAVIERA PAZ LEFORT IBANEZ" w:date="2025-09-18T16:04:00Z"/>
          <w:trPrChange w:id="1472"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473" w:author="JAVIERA PAZ LEFORT IBANEZ" w:date="2025-09-22T17:58:00Z" w16du:dateUtc="2025-09-22T20:58:00Z">
              <w:tcPr>
                <w:tcW w:w="0" w:type="auto"/>
                <w:hideMark/>
              </w:tcPr>
            </w:tcPrChange>
          </w:tcPr>
          <w:p w14:paraId="029E2107" w14:textId="10B2C530" w:rsidR="00020A2A" w:rsidRPr="00B355AB" w:rsidDel="00A57B30" w:rsidRDefault="00020A2A">
            <w:pPr>
              <w:rPr>
                <w:del w:id="1474" w:author="JAVIERA PAZ LEFORT IBANEZ" w:date="2025-09-18T16:04:00Z" w16du:dateUtc="2025-09-18T19:04:00Z"/>
                <w:moveTo w:id="1475" w:author="JAVIERA PAZ LEFORT IBANEZ" w:date="2025-08-15T18:05:00Z" w16du:dateUtc="2025-08-15T22:05:00Z"/>
                <w:rFonts w:ascii="Arial" w:hAnsi="Arial" w:cs="Arial"/>
              </w:rPr>
              <w:pPrChange w:id="1476" w:author="JAVIERA PAZ LEFORT IBANEZ" w:date="2025-09-18T16:11:00Z" w16du:dateUtc="2025-09-18T19:11:00Z">
                <w:pPr>
                  <w:framePr w:hSpace="141" w:wrap="around" w:vAnchor="text" w:hAnchor="margin" w:y="972"/>
                </w:pPr>
              </w:pPrChange>
            </w:pPr>
            <w:moveTo w:id="1477" w:author="JAVIERA PAZ LEFORT IBANEZ" w:date="2025-08-15T18:05:00Z" w16du:dateUtc="2025-08-15T22:05:00Z">
              <w:del w:id="1478" w:author="JAVIERA PAZ LEFORT IBANEZ" w:date="2025-09-18T16:04:00Z" w16du:dateUtc="2025-09-18T19:04:00Z">
                <w:r w:rsidRPr="00B355AB" w:rsidDel="00A57B30">
                  <w:rPr>
                    <w:rFonts w:ascii="Arial" w:hAnsi="Arial" w:cs="Arial"/>
                  </w:rPr>
                  <w:delText>Porosidad de la membrana</w:delText>
                </w:r>
              </w:del>
            </w:moveTo>
          </w:p>
        </w:tc>
        <w:tc>
          <w:tcPr>
            <w:tcW w:w="0" w:type="auto"/>
            <w:hideMark/>
            <w:tcPrChange w:id="1479" w:author="JAVIERA PAZ LEFORT IBANEZ" w:date="2025-09-22T17:58:00Z" w16du:dateUtc="2025-09-22T20:58:00Z">
              <w:tcPr>
                <w:tcW w:w="0" w:type="auto"/>
                <w:hideMark/>
              </w:tcPr>
            </w:tcPrChange>
          </w:tcPr>
          <w:p w14:paraId="0765CE42" w14:textId="77D8C622"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480" w:author="JAVIERA PAZ LEFORT IBANEZ" w:date="2025-09-18T16:04:00Z" w16du:dateUtc="2025-09-18T19:04:00Z"/>
                <w:moveTo w:id="1481" w:author="JAVIERA PAZ LEFORT IBANEZ" w:date="2025-08-15T18:05:00Z" w16du:dateUtc="2025-08-15T22:05:00Z"/>
                <w:rFonts w:ascii="Arial" w:hAnsi="Arial" w:cs="Arial"/>
              </w:rPr>
              <w:pPrChange w:id="1482"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483" w:author="JAVIERA PAZ LEFORT IBANEZ" w:date="2025-08-15T18:05:00Z" w16du:dateUtc="2025-08-15T22:05:00Z">
              <w:del w:id="1484" w:author="JAVIERA PAZ LEFORT IBANEZ" w:date="2025-09-18T16:04:00Z" w16du:dateUtc="2025-09-18T19:04:00Z">
                <w:r w:rsidRPr="00B355AB" w:rsidDel="00A57B30">
                  <w:rPr>
                    <w:rFonts w:ascii="Arial" w:hAnsi="Arial" w:cs="Arial"/>
                  </w:rPr>
                  <w:delText>0,5</w:delText>
                </w:r>
              </w:del>
            </w:moveTo>
          </w:p>
        </w:tc>
        <w:tc>
          <w:tcPr>
            <w:tcW w:w="0" w:type="auto"/>
            <w:hideMark/>
            <w:tcPrChange w:id="1485" w:author="JAVIERA PAZ LEFORT IBANEZ" w:date="2025-09-22T17:58:00Z" w16du:dateUtc="2025-09-22T20:58:00Z">
              <w:tcPr>
                <w:tcW w:w="0" w:type="auto"/>
                <w:hideMark/>
              </w:tcPr>
            </w:tcPrChange>
          </w:tcPr>
          <w:p w14:paraId="67A65CBE" w14:textId="7DD16577"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486" w:author="JAVIERA PAZ LEFORT IBANEZ" w:date="2025-09-18T16:04:00Z" w16du:dateUtc="2025-09-18T19:04:00Z"/>
                <w:moveTo w:id="1487" w:author="JAVIERA PAZ LEFORT IBANEZ" w:date="2025-08-15T18:05:00Z" w16du:dateUtc="2025-08-15T22:05:00Z"/>
                <w:rFonts w:ascii="Arial" w:hAnsi="Arial" w:cs="Arial"/>
              </w:rPr>
              <w:pPrChange w:id="1488"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489" w:author="JAVIERA PAZ LEFORT IBANEZ" w:date="2025-08-15T18:05:00Z" w16du:dateUtc="2025-08-15T22:05:00Z">
              <w:del w:id="1490" w:author="JAVIERA PAZ LEFORT IBANEZ" w:date="2025-09-18T16:04:00Z" w16du:dateUtc="2025-09-18T19:04:00Z">
                <w:r w:rsidRPr="00B355AB" w:rsidDel="00A57B30">
                  <w:rPr>
                    <w:rFonts w:ascii="Arial" w:hAnsi="Arial" w:cs="Arial"/>
                  </w:rPr>
                  <w:delText>-</w:delText>
                </w:r>
              </w:del>
            </w:moveTo>
          </w:p>
        </w:tc>
      </w:tr>
      <w:tr w:rsidR="00A57B30" w:rsidRPr="00B355AB" w:rsidDel="00A57B30" w14:paraId="61AF084E" w14:textId="77C4FEEA" w:rsidTr="00D26ADE">
        <w:trPr>
          <w:cnfStyle w:val="000000100000" w:firstRow="0" w:lastRow="0" w:firstColumn="0" w:lastColumn="0" w:oddVBand="0" w:evenVBand="0" w:oddHBand="1" w:evenHBand="0" w:firstRowFirstColumn="0" w:firstRowLastColumn="0" w:lastRowFirstColumn="0" w:lastRowLastColumn="0"/>
          <w:trHeight w:val="397"/>
          <w:del w:id="1491" w:author="JAVIERA PAZ LEFORT IBANEZ" w:date="2025-09-18T16:04:00Z"/>
          <w:trPrChange w:id="1492"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493" w:author="JAVIERA PAZ LEFORT IBANEZ" w:date="2025-09-22T17:58:00Z" w16du:dateUtc="2025-09-22T20:58:00Z">
              <w:tcPr>
                <w:tcW w:w="0" w:type="auto"/>
                <w:hideMark/>
              </w:tcPr>
            </w:tcPrChange>
          </w:tcPr>
          <w:p w14:paraId="77F6FF9E" w14:textId="4DDDC94F" w:rsidR="00020A2A" w:rsidRPr="00B355AB" w:rsidDel="00A57B30" w:rsidRDefault="00020A2A">
            <w:pPr>
              <w:cnfStyle w:val="001000100000" w:firstRow="0" w:lastRow="0" w:firstColumn="1" w:lastColumn="0" w:oddVBand="0" w:evenVBand="0" w:oddHBand="1" w:evenHBand="0" w:firstRowFirstColumn="0" w:firstRowLastColumn="0" w:lastRowFirstColumn="0" w:lastRowLastColumn="0"/>
              <w:rPr>
                <w:del w:id="1494" w:author="JAVIERA PAZ LEFORT IBANEZ" w:date="2025-09-18T16:04:00Z" w16du:dateUtc="2025-09-18T19:04:00Z"/>
                <w:moveTo w:id="1495" w:author="JAVIERA PAZ LEFORT IBANEZ" w:date="2025-08-15T18:05:00Z" w16du:dateUtc="2025-08-15T22:05:00Z"/>
                <w:rFonts w:ascii="Arial" w:hAnsi="Arial" w:cs="Arial"/>
              </w:rPr>
              <w:pPrChange w:id="1496" w:author="JAVIERA PAZ LEFORT IBANEZ" w:date="2025-09-18T16:11:00Z" w16du:dateUtc="2025-09-18T19:11:00Z">
                <w:pPr>
                  <w:framePr w:hSpace="141" w:wrap="around" w:vAnchor="text" w:hAnchor="margin" w:y="972"/>
                  <w:cnfStyle w:val="001000100000" w:firstRow="0" w:lastRow="0" w:firstColumn="1" w:lastColumn="0" w:oddVBand="0" w:evenVBand="0" w:oddHBand="1" w:evenHBand="0" w:firstRowFirstColumn="0" w:firstRowLastColumn="0" w:lastRowFirstColumn="0" w:lastRowLastColumn="0"/>
                </w:pPr>
              </w:pPrChange>
            </w:pPr>
            <w:moveTo w:id="1497" w:author="JAVIERA PAZ LEFORT IBANEZ" w:date="2025-08-15T18:05:00Z" w16du:dateUtc="2025-08-15T22:05:00Z">
              <w:del w:id="1498" w:author="JAVIERA PAZ LEFORT IBANEZ" w:date="2025-09-18T16:04:00Z" w16du:dateUtc="2025-09-18T19:04:00Z">
                <w:r w:rsidRPr="00B355AB" w:rsidDel="00A57B30">
                  <w:rPr>
                    <w:rFonts w:ascii="Arial" w:hAnsi="Arial" w:cs="Arial"/>
                  </w:rPr>
                  <w:delText>Tortuosidad</w:delText>
                </w:r>
              </w:del>
            </w:moveTo>
          </w:p>
        </w:tc>
        <w:tc>
          <w:tcPr>
            <w:tcW w:w="0" w:type="auto"/>
            <w:hideMark/>
            <w:tcPrChange w:id="1499" w:author="JAVIERA PAZ LEFORT IBANEZ" w:date="2025-09-22T17:58:00Z" w16du:dateUtc="2025-09-22T20:58:00Z">
              <w:tcPr>
                <w:tcW w:w="0" w:type="auto"/>
                <w:hideMark/>
              </w:tcPr>
            </w:tcPrChange>
          </w:tcPr>
          <w:p w14:paraId="59B93CF8" w14:textId="75CF74A5"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500" w:author="JAVIERA PAZ LEFORT IBANEZ" w:date="2025-09-18T16:04:00Z" w16du:dateUtc="2025-09-18T19:04:00Z"/>
                <w:moveTo w:id="1501" w:author="JAVIERA PAZ LEFORT IBANEZ" w:date="2025-08-15T18:05:00Z" w16du:dateUtc="2025-08-15T22:05:00Z"/>
                <w:rFonts w:ascii="Arial" w:hAnsi="Arial" w:cs="Arial"/>
              </w:rPr>
              <w:pPrChange w:id="1502"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503" w:author="JAVIERA PAZ LEFORT IBANEZ" w:date="2025-08-15T18:05:00Z" w16du:dateUtc="2025-08-15T22:05:00Z">
              <w:del w:id="1504" w:author="JAVIERA PAZ LEFORT IBANEZ" w:date="2025-09-18T16:04:00Z" w16du:dateUtc="2025-09-18T19:04:00Z">
                <w:r w:rsidRPr="00B355AB" w:rsidDel="00A57B30">
                  <w:rPr>
                    <w:rFonts w:ascii="Arial" w:hAnsi="Arial" w:cs="Arial"/>
                  </w:rPr>
                  <w:delText>2,0</w:delText>
                </w:r>
              </w:del>
            </w:moveTo>
          </w:p>
        </w:tc>
        <w:tc>
          <w:tcPr>
            <w:tcW w:w="0" w:type="auto"/>
            <w:hideMark/>
            <w:tcPrChange w:id="1505" w:author="JAVIERA PAZ LEFORT IBANEZ" w:date="2025-09-22T17:58:00Z" w16du:dateUtc="2025-09-22T20:58:00Z">
              <w:tcPr>
                <w:tcW w:w="0" w:type="auto"/>
                <w:hideMark/>
              </w:tcPr>
            </w:tcPrChange>
          </w:tcPr>
          <w:p w14:paraId="3264D794" w14:textId="45480A6E"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506" w:author="JAVIERA PAZ LEFORT IBANEZ" w:date="2025-09-18T16:04:00Z" w16du:dateUtc="2025-09-18T19:04:00Z"/>
                <w:moveTo w:id="1507" w:author="JAVIERA PAZ LEFORT IBANEZ" w:date="2025-08-15T18:05:00Z" w16du:dateUtc="2025-08-15T22:05:00Z"/>
                <w:rFonts w:ascii="Arial" w:hAnsi="Arial" w:cs="Arial"/>
              </w:rPr>
              <w:pPrChange w:id="1508"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509" w:author="JAVIERA PAZ LEFORT IBANEZ" w:date="2025-08-15T18:05:00Z" w16du:dateUtc="2025-08-15T22:05:00Z">
              <w:del w:id="1510" w:author="JAVIERA PAZ LEFORT IBANEZ" w:date="2025-09-18T16:04:00Z" w16du:dateUtc="2025-09-18T19:04:00Z">
                <w:r w:rsidRPr="00B355AB" w:rsidDel="00A57B30">
                  <w:rPr>
                    <w:rFonts w:ascii="Arial" w:hAnsi="Arial" w:cs="Arial"/>
                  </w:rPr>
                  <w:delText>-</w:delText>
                </w:r>
              </w:del>
            </w:moveTo>
          </w:p>
        </w:tc>
      </w:tr>
      <w:tr w:rsidR="00A57B30" w:rsidRPr="00B355AB" w:rsidDel="00A57B30" w14:paraId="6994A1CC" w14:textId="544832D3" w:rsidTr="00D26ADE">
        <w:trPr>
          <w:trHeight w:val="397"/>
          <w:del w:id="1511" w:author="JAVIERA PAZ LEFORT IBANEZ" w:date="2025-09-18T16:04:00Z"/>
          <w:trPrChange w:id="1512"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513" w:author="JAVIERA PAZ LEFORT IBANEZ" w:date="2025-09-22T17:58:00Z" w16du:dateUtc="2025-09-22T20:58:00Z">
              <w:tcPr>
                <w:tcW w:w="0" w:type="auto"/>
                <w:hideMark/>
              </w:tcPr>
            </w:tcPrChange>
          </w:tcPr>
          <w:p w14:paraId="12DE7360" w14:textId="1981C185" w:rsidR="00020A2A" w:rsidRPr="00B355AB" w:rsidDel="00A57B30" w:rsidRDefault="00020A2A">
            <w:pPr>
              <w:rPr>
                <w:del w:id="1514" w:author="JAVIERA PAZ LEFORT IBANEZ" w:date="2025-09-18T16:04:00Z" w16du:dateUtc="2025-09-18T19:04:00Z"/>
                <w:moveTo w:id="1515" w:author="JAVIERA PAZ LEFORT IBANEZ" w:date="2025-08-15T18:05:00Z" w16du:dateUtc="2025-08-15T22:05:00Z"/>
                <w:rFonts w:ascii="Arial" w:hAnsi="Arial" w:cs="Arial"/>
              </w:rPr>
              <w:pPrChange w:id="1516" w:author="JAVIERA PAZ LEFORT IBANEZ" w:date="2025-09-18T16:11:00Z" w16du:dateUtc="2025-09-18T19:11:00Z">
                <w:pPr>
                  <w:framePr w:hSpace="141" w:wrap="around" w:vAnchor="text" w:hAnchor="margin" w:y="972"/>
                </w:pPr>
              </w:pPrChange>
            </w:pPr>
            <w:moveTo w:id="1517" w:author="JAVIERA PAZ LEFORT IBANEZ" w:date="2025-08-15T18:05:00Z" w16du:dateUtc="2025-08-15T22:05:00Z">
              <w:del w:id="1518" w:author="JAVIERA PAZ LEFORT IBANEZ" w:date="2025-09-18T16:04:00Z" w16du:dateUtc="2025-09-18T19:04:00Z">
                <w:r w:rsidRPr="00B355AB" w:rsidDel="00A57B30">
                  <w:rPr>
                    <w:rFonts w:ascii="Arial" w:hAnsi="Arial" w:cs="Arial"/>
                  </w:rPr>
                  <w:delText>Densidad de empaque</w:delText>
                </w:r>
              </w:del>
            </w:moveTo>
          </w:p>
        </w:tc>
        <w:tc>
          <w:tcPr>
            <w:tcW w:w="0" w:type="auto"/>
            <w:hideMark/>
            <w:tcPrChange w:id="1519" w:author="JAVIERA PAZ LEFORT IBANEZ" w:date="2025-09-22T17:58:00Z" w16du:dateUtc="2025-09-22T20:58:00Z">
              <w:tcPr>
                <w:tcW w:w="0" w:type="auto"/>
                <w:hideMark/>
              </w:tcPr>
            </w:tcPrChange>
          </w:tcPr>
          <w:p w14:paraId="7AFCF7F2" w14:textId="23EC6E02"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520" w:author="JAVIERA PAZ LEFORT IBANEZ" w:date="2025-09-18T16:04:00Z" w16du:dateUtc="2025-09-18T19:04:00Z"/>
                <w:moveTo w:id="1521" w:author="JAVIERA PAZ LEFORT IBANEZ" w:date="2025-08-15T18:05:00Z" w16du:dateUtc="2025-08-15T22:05:00Z"/>
                <w:rFonts w:ascii="Arial" w:hAnsi="Arial" w:cs="Arial"/>
              </w:rPr>
              <w:pPrChange w:id="1522"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523" w:author="JAVIERA PAZ LEFORT IBANEZ" w:date="2025-08-15T18:05:00Z" w16du:dateUtc="2025-08-15T22:05:00Z">
              <w:del w:id="1524" w:author="JAVIERA PAZ LEFORT IBANEZ" w:date="2025-09-18T16:04:00Z" w16du:dateUtc="2025-09-18T19:04:00Z">
                <w:r w:rsidRPr="00B355AB" w:rsidDel="00A57B30">
                  <w:rPr>
                    <w:rFonts w:ascii="Arial" w:hAnsi="Arial" w:cs="Arial"/>
                  </w:rPr>
                  <w:delText>0,37</w:delText>
                </w:r>
              </w:del>
            </w:moveTo>
          </w:p>
        </w:tc>
        <w:tc>
          <w:tcPr>
            <w:tcW w:w="0" w:type="auto"/>
            <w:hideMark/>
            <w:tcPrChange w:id="1525" w:author="JAVIERA PAZ LEFORT IBANEZ" w:date="2025-09-22T17:58:00Z" w16du:dateUtc="2025-09-22T20:58:00Z">
              <w:tcPr>
                <w:tcW w:w="0" w:type="auto"/>
                <w:hideMark/>
              </w:tcPr>
            </w:tcPrChange>
          </w:tcPr>
          <w:p w14:paraId="55C10975" w14:textId="343AF14F"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526" w:author="JAVIERA PAZ LEFORT IBANEZ" w:date="2025-09-18T16:04:00Z" w16du:dateUtc="2025-09-18T19:04:00Z"/>
                <w:moveTo w:id="1527" w:author="JAVIERA PAZ LEFORT IBANEZ" w:date="2025-08-15T18:05:00Z" w16du:dateUtc="2025-08-15T22:05:00Z"/>
                <w:rFonts w:ascii="Arial" w:hAnsi="Arial" w:cs="Arial"/>
              </w:rPr>
              <w:pPrChange w:id="1528"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529" w:author="JAVIERA PAZ LEFORT IBANEZ" w:date="2025-08-15T18:05:00Z" w16du:dateUtc="2025-08-15T22:05:00Z">
              <w:del w:id="1530" w:author="JAVIERA PAZ LEFORT IBANEZ" w:date="2025-09-18T16:04:00Z" w16du:dateUtc="2025-09-18T19:04:00Z">
                <w:r w:rsidRPr="00B355AB" w:rsidDel="00A57B30">
                  <w:rPr>
                    <w:rFonts w:ascii="Arial" w:hAnsi="Arial" w:cs="Arial"/>
                  </w:rPr>
                  <w:delText>-</w:delText>
                </w:r>
              </w:del>
            </w:moveTo>
          </w:p>
        </w:tc>
      </w:tr>
      <w:tr w:rsidR="00A57B30" w:rsidRPr="00B355AB" w:rsidDel="00A57B30" w14:paraId="0E87143D" w14:textId="2EBE9963" w:rsidTr="00D26ADE">
        <w:trPr>
          <w:cnfStyle w:val="000000100000" w:firstRow="0" w:lastRow="0" w:firstColumn="0" w:lastColumn="0" w:oddVBand="0" w:evenVBand="0" w:oddHBand="1" w:evenHBand="0" w:firstRowFirstColumn="0" w:firstRowLastColumn="0" w:lastRowFirstColumn="0" w:lastRowLastColumn="0"/>
          <w:trHeight w:val="397"/>
          <w:del w:id="1531" w:author="JAVIERA PAZ LEFORT IBANEZ" w:date="2025-09-18T16:04:00Z"/>
          <w:trPrChange w:id="1532"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533" w:author="JAVIERA PAZ LEFORT IBANEZ" w:date="2025-09-22T17:58:00Z" w16du:dateUtc="2025-09-22T20:58:00Z">
              <w:tcPr>
                <w:tcW w:w="0" w:type="auto"/>
                <w:hideMark/>
              </w:tcPr>
            </w:tcPrChange>
          </w:tcPr>
          <w:p w14:paraId="060FF637" w14:textId="327E8457" w:rsidR="00020A2A" w:rsidRPr="00B355AB" w:rsidDel="00A57B30" w:rsidRDefault="00020A2A">
            <w:pPr>
              <w:cnfStyle w:val="001000100000" w:firstRow="0" w:lastRow="0" w:firstColumn="1" w:lastColumn="0" w:oddVBand="0" w:evenVBand="0" w:oddHBand="1" w:evenHBand="0" w:firstRowFirstColumn="0" w:firstRowLastColumn="0" w:lastRowFirstColumn="0" w:lastRowLastColumn="0"/>
              <w:rPr>
                <w:del w:id="1534" w:author="JAVIERA PAZ LEFORT IBANEZ" w:date="2025-09-18T16:04:00Z" w16du:dateUtc="2025-09-18T19:04:00Z"/>
                <w:moveTo w:id="1535" w:author="JAVIERA PAZ LEFORT IBANEZ" w:date="2025-08-15T18:05:00Z" w16du:dateUtc="2025-08-15T22:05:00Z"/>
                <w:rFonts w:ascii="Arial" w:hAnsi="Arial" w:cs="Arial"/>
              </w:rPr>
              <w:pPrChange w:id="1536" w:author="JAVIERA PAZ LEFORT IBANEZ" w:date="2025-09-18T16:11:00Z" w16du:dateUtc="2025-09-18T19:11:00Z">
                <w:pPr>
                  <w:framePr w:hSpace="141" w:wrap="around" w:vAnchor="text" w:hAnchor="margin" w:y="972"/>
                  <w:cnfStyle w:val="001000100000" w:firstRow="0" w:lastRow="0" w:firstColumn="1" w:lastColumn="0" w:oddVBand="0" w:evenVBand="0" w:oddHBand="1" w:evenHBand="0" w:firstRowFirstColumn="0" w:firstRowLastColumn="0" w:lastRowFirstColumn="0" w:lastRowLastColumn="0"/>
                </w:pPr>
              </w:pPrChange>
            </w:pPr>
            <w:moveTo w:id="1537" w:author="JAVIERA PAZ LEFORT IBANEZ" w:date="2025-08-15T18:05:00Z" w16du:dateUtc="2025-08-15T22:05:00Z">
              <w:del w:id="1538" w:author="JAVIERA PAZ LEFORT IBANEZ" w:date="2025-09-18T16:04:00Z" w16du:dateUtc="2025-09-18T19:04:00Z">
                <w:r w:rsidRPr="00B355AB" w:rsidDel="00A57B30">
                  <w:rPr>
                    <w:rFonts w:ascii="Arial" w:hAnsi="Arial" w:cs="Arial"/>
                  </w:rPr>
                  <w:delText>Carcasa del módulo</w:delText>
                </w:r>
              </w:del>
            </w:moveTo>
          </w:p>
        </w:tc>
        <w:tc>
          <w:tcPr>
            <w:tcW w:w="0" w:type="auto"/>
            <w:hideMark/>
            <w:tcPrChange w:id="1539" w:author="JAVIERA PAZ LEFORT IBANEZ" w:date="2025-09-22T17:58:00Z" w16du:dateUtc="2025-09-22T20:58:00Z">
              <w:tcPr>
                <w:tcW w:w="0" w:type="auto"/>
                <w:hideMark/>
              </w:tcPr>
            </w:tcPrChange>
          </w:tcPr>
          <w:p w14:paraId="2D654D0F" w14:textId="4F94750A"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540" w:author="JAVIERA PAZ LEFORT IBANEZ" w:date="2025-09-18T16:04:00Z" w16du:dateUtc="2025-09-18T19:04:00Z"/>
                <w:moveTo w:id="1541" w:author="JAVIERA PAZ LEFORT IBANEZ" w:date="2025-08-15T18:05:00Z" w16du:dateUtc="2025-08-15T22:05:00Z"/>
                <w:rFonts w:ascii="Arial" w:hAnsi="Arial" w:cs="Arial"/>
              </w:rPr>
              <w:pPrChange w:id="1542"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543" w:author="JAVIERA PAZ LEFORT IBANEZ" w:date="2025-08-15T18:05:00Z" w16du:dateUtc="2025-08-15T22:05:00Z">
              <w:del w:id="1544" w:author="JAVIERA PAZ LEFORT IBANEZ" w:date="2025-09-18T16:04:00Z" w16du:dateUtc="2025-09-18T19:04:00Z">
                <w:r w:rsidRPr="00B355AB" w:rsidDel="00A57B30">
                  <w:rPr>
                    <w:rFonts w:ascii="Arial" w:hAnsi="Arial" w:cs="Arial"/>
                  </w:rPr>
                  <w:delText>Longitud útil 5 cm</w:delText>
                </w:r>
              </w:del>
            </w:moveTo>
          </w:p>
        </w:tc>
        <w:tc>
          <w:tcPr>
            <w:tcW w:w="0" w:type="auto"/>
            <w:hideMark/>
            <w:tcPrChange w:id="1545" w:author="JAVIERA PAZ LEFORT IBANEZ" w:date="2025-09-22T17:58:00Z" w16du:dateUtc="2025-09-22T20:58:00Z">
              <w:tcPr>
                <w:tcW w:w="0" w:type="auto"/>
                <w:hideMark/>
              </w:tcPr>
            </w:tcPrChange>
          </w:tcPr>
          <w:p w14:paraId="224A1151" w14:textId="734810EF" w:rsidR="00020A2A" w:rsidRPr="00B355AB" w:rsidDel="00A57B30" w:rsidRDefault="00020A2A">
            <w:pPr>
              <w:cnfStyle w:val="000000100000" w:firstRow="0" w:lastRow="0" w:firstColumn="0" w:lastColumn="0" w:oddVBand="0" w:evenVBand="0" w:oddHBand="1" w:evenHBand="0" w:firstRowFirstColumn="0" w:firstRowLastColumn="0" w:lastRowFirstColumn="0" w:lastRowLastColumn="0"/>
              <w:rPr>
                <w:del w:id="1546" w:author="JAVIERA PAZ LEFORT IBANEZ" w:date="2025-09-18T16:04:00Z" w16du:dateUtc="2025-09-18T19:04:00Z"/>
                <w:moveTo w:id="1547" w:author="JAVIERA PAZ LEFORT IBANEZ" w:date="2025-08-15T18:05:00Z" w16du:dateUtc="2025-08-15T22:05:00Z"/>
                <w:rFonts w:ascii="Arial" w:hAnsi="Arial" w:cs="Arial"/>
              </w:rPr>
              <w:pPrChange w:id="1548" w:author="JAVIERA PAZ LEFORT IBANEZ" w:date="2025-09-18T16:11:00Z" w16du:dateUtc="2025-09-18T19:11:00Z">
                <w:pPr>
                  <w:framePr w:hSpace="141" w:wrap="around" w:vAnchor="text" w:hAnchor="margin" w:y="972"/>
                  <w:cnfStyle w:val="000000100000" w:firstRow="0" w:lastRow="0" w:firstColumn="0" w:lastColumn="0" w:oddVBand="0" w:evenVBand="0" w:oddHBand="1" w:evenHBand="0" w:firstRowFirstColumn="0" w:firstRowLastColumn="0" w:lastRowFirstColumn="0" w:lastRowLastColumn="0"/>
                </w:pPr>
              </w:pPrChange>
            </w:pPr>
            <w:moveTo w:id="1549" w:author="JAVIERA PAZ LEFORT IBANEZ" w:date="2025-08-15T18:05:00Z" w16du:dateUtc="2025-08-15T22:05:00Z">
              <w:del w:id="1550" w:author="JAVIERA PAZ LEFORT IBANEZ" w:date="2025-09-18T16:04:00Z" w16du:dateUtc="2025-09-18T19:04:00Z">
                <w:r w:rsidRPr="00B355AB" w:rsidDel="00A57B30">
                  <w:rPr>
                    <w:rFonts w:ascii="Arial" w:hAnsi="Arial" w:cs="Arial"/>
                  </w:rPr>
                  <w:delText>cm</w:delText>
                </w:r>
              </w:del>
            </w:moveTo>
          </w:p>
        </w:tc>
      </w:tr>
      <w:tr w:rsidR="00A57B30" w:rsidRPr="00B355AB" w:rsidDel="00A57B30" w14:paraId="0C7AB59A" w14:textId="704ED06D" w:rsidTr="00D26ADE">
        <w:trPr>
          <w:trHeight w:val="397"/>
          <w:del w:id="1551" w:author="JAVIERA PAZ LEFORT IBANEZ" w:date="2025-09-18T16:04:00Z"/>
          <w:trPrChange w:id="1552" w:author="JAVIERA PAZ LEFORT IBANEZ" w:date="2025-09-22T17:58:00Z" w16du:dateUtc="2025-09-22T20:58:00Z">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553" w:author="JAVIERA PAZ LEFORT IBANEZ" w:date="2025-09-22T17:58:00Z" w16du:dateUtc="2025-09-22T20:58:00Z">
              <w:tcPr>
                <w:tcW w:w="0" w:type="auto"/>
                <w:hideMark/>
              </w:tcPr>
            </w:tcPrChange>
          </w:tcPr>
          <w:p w14:paraId="6F202A65" w14:textId="7DACA3E9" w:rsidR="00020A2A" w:rsidRPr="00B355AB" w:rsidDel="00A57B30" w:rsidRDefault="00020A2A">
            <w:pPr>
              <w:rPr>
                <w:del w:id="1554" w:author="JAVIERA PAZ LEFORT IBANEZ" w:date="2025-09-18T16:04:00Z" w16du:dateUtc="2025-09-18T19:04:00Z"/>
                <w:moveTo w:id="1555" w:author="JAVIERA PAZ LEFORT IBANEZ" w:date="2025-08-15T18:05:00Z" w16du:dateUtc="2025-08-15T22:05:00Z"/>
                <w:rFonts w:ascii="Arial" w:hAnsi="Arial" w:cs="Arial"/>
              </w:rPr>
              <w:pPrChange w:id="1556" w:author="JAVIERA PAZ LEFORT IBANEZ" w:date="2025-09-18T16:11:00Z" w16du:dateUtc="2025-09-18T19:11:00Z">
                <w:pPr>
                  <w:framePr w:hSpace="141" w:wrap="around" w:vAnchor="text" w:hAnchor="margin" w:y="972"/>
                </w:pPr>
              </w:pPrChange>
            </w:pPr>
            <w:moveTo w:id="1557" w:author="JAVIERA PAZ LEFORT IBANEZ" w:date="2025-08-15T18:05:00Z" w16du:dateUtc="2025-08-15T22:05:00Z">
              <w:del w:id="1558" w:author="JAVIERA PAZ LEFORT IBANEZ" w:date="2025-09-18T16:04:00Z" w16du:dateUtc="2025-09-18T19:04:00Z">
                <w:r w:rsidRPr="00B355AB" w:rsidDel="00A57B30">
                  <w:rPr>
                    <w:rFonts w:ascii="Arial" w:hAnsi="Arial" w:cs="Arial"/>
                  </w:rPr>
                  <w:delText>Configuración del flujo</w:delText>
                </w:r>
              </w:del>
            </w:moveTo>
          </w:p>
        </w:tc>
        <w:tc>
          <w:tcPr>
            <w:tcW w:w="0" w:type="auto"/>
            <w:hideMark/>
            <w:tcPrChange w:id="1559" w:author="JAVIERA PAZ LEFORT IBANEZ" w:date="2025-09-22T17:58:00Z" w16du:dateUtc="2025-09-22T20:58:00Z">
              <w:tcPr>
                <w:tcW w:w="0" w:type="auto"/>
                <w:hideMark/>
              </w:tcPr>
            </w:tcPrChange>
          </w:tcPr>
          <w:p w14:paraId="40075469" w14:textId="574E06E7"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560" w:author="JAVIERA PAZ LEFORT IBANEZ" w:date="2025-09-18T16:04:00Z" w16du:dateUtc="2025-09-18T19:04:00Z"/>
                <w:moveTo w:id="1561" w:author="JAVIERA PAZ LEFORT IBANEZ" w:date="2025-08-15T18:05:00Z" w16du:dateUtc="2025-08-15T22:05:00Z"/>
                <w:rFonts w:ascii="Arial" w:hAnsi="Arial" w:cs="Arial"/>
              </w:rPr>
              <w:pPrChange w:id="1562"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563" w:author="JAVIERA PAZ LEFORT IBANEZ" w:date="2025-08-15T18:05:00Z" w16du:dateUtc="2025-08-15T22:05:00Z">
              <w:del w:id="1564" w:author="JAVIERA PAZ LEFORT IBANEZ" w:date="2025-09-18T16:04:00Z" w16du:dateUtc="2025-09-18T19:04:00Z">
                <w:r w:rsidRPr="00B355AB" w:rsidDel="00A57B30">
                  <w:rPr>
                    <w:rFonts w:ascii="Arial" w:hAnsi="Arial" w:cs="Arial"/>
                  </w:rPr>
                  <w:delText>Contracorriente</w:delText>
                </w:r>
              </w:del>
            </w:moveTo>
          </w:p>
        </w:tc>
        <w:tc>
          <w:tcPr>
            <w:tcW w:w="0" w:type="auto"/>
            <w:hideMark/>
            <w:tcPrChange w:id="1565" w:author="JAVIERA PAZ LEFORT IBANEZ" w:date="2025-09-22T17:58:00Z" w16du:dateUtc="2025-09-22T20:58:00Z">
              <w:tcPr>
                <w:tcW w:w="0" w:type="auto"/>
                <w:hideMark/>
              </w:tcPr>
            </w:tcPrChange>
          </w:tcPr>
          <w:p w14:paraId="743E1363" w14:textId="50693CD0" w:rsidR="00020A2A" w:rsidRPr="00B355AB" w:rsidDel="00A57B30" w:rsidRDefault="00020A2A">
            <w:pPr>
              <w:cnfStyle w:val="000000000000" w:firstRow="0" w:lastRow="0" w:firstColumn="0" w:lastColumn="0" w:oddVBand="0" w:evenVBand="0" w:oddHBand="0" w:evenHBand="0" w:firstRowFirstColumn="0" w:firstRowLastColumn="0" w:lastRowFirstColumn="0" w:lastRowLastColumn="0"/>
              <w:rPr>
                <w:del w:id="1566" w:author="JAVIERA PAZ LEFORT IBANEZ" w:date="2025-09-18T16:04:00Z" w16du:dateUtc="2025-09-18T19:04:00Z"/>
                <w:moveTo w:id="1567" w:author="JAVIERA PAZ LEFORT IBANEZ" w:date="2025-08-15T18:05:00Z" w16du:dateUtc="2025-08-15T22:05:00Z"/>
                <w:rFonts w:ascii="Arial" w:hAnsi="Arial" w:cs="Arial"/>
              </w:rPr>
              <w:pPrChange w:id="1568" w:author="JAVIERA PAZ LEFORT IBANEZ" w:date="2025-09-18T16:11:00Z" w16du:dateUtc="2025-09-18T19:11:00Z">
                <w:pPr>
                  <w:framePr w:hSpace="141" w:wrap="around" w:vAnchor="text" w:hAnchor="margin" w:y="972"/>
                  <w:cnfStyle w:val="000000000000" w:firstRow="0" w:lastRow="0" w:firstColumn="0" w:lastColumn="0" w:oddVBand="0" w:evenVBand="0" w:oddHBand="0" w:evenHBand="0" w:firstRowFirstColumn="0" w:firstRowLastColumn="0" w:lastRowFirstColumn="0" w:lastRowLastColumn="0"/>
                </w:pPr>
              </w:pPrChange>
            </w:pPr>
            <w:moveTo w:id="1569" w:author="JAVIERA PAZ LEFORT IBANEZ" w:date="2025-08-15T18:05:00Z" w16du:dateUtc="2025-08-15T22:05:00Z">
              <w:del w:id="1570" w:author="JAVIERA PAZ LEFORT IBANEZ" w:date="2025-09-18T16:04:00Z" w16du:dateUtc="2025-09-18T19:04:00Z">
                <w:r w:rsidRPr="00B355AB" w:rsidDel="00A57B30">
                  <w:rPr>
                    <w:rFonts w:ascii="Arial" w:hAnsi="Arial" w:cs="Arial"/>
                  </w:rPr>
                  <w:delText>-</w:delText>
                </w:r>
              </w:del>
            </w:moveTo>
          </w:p>
        </w:tc>
      </w:tr>
      <w:moveToRangeEnd w:id="1269"/>
    </w:tbl>
    <w:p w14:paraId="652315EC" w14:textId="0E209EC4" w:rsidR="00020A2A" w:rsidRPr="00B355AB" w:rsidDel="00A57B30" w:rsidRDefault="00020A2A">
      <w:pPr>
        <w:ind w:left="708"/>
        <w:rPr>
          <w:del w:id="1571" w:author="JAVIERA PAZ LEFORT IBANEZ" w:date="2025-09-18T16:04:00Z" w16du:dateUtc="2025-09-18T19:04:00Z"/>
          <w:rFonts w:ascii="Arial" w:hAnsi="Arial" w:cs="Arial"/>
        </w:rPr>
        <w:pPrChange w:id="1572" w:author="JAVIERA PAZ LEFORT IBANEZ" w:date="2025-09-22T17:58:00Z" w16du:dateUtc="2025-09-22T20:58:00Z">
          <w:pPr>
            <w:jc w:val="both"/>
          </w:pPr>
        </w:pPrChange>
      </w:pPr>
    </w:p>
    <w:tbl>
      <w:tblPr>
        <w:tblStyle w:val="Tablanormal2"/>
        <w:tblW w:w="0" w:type="auto"/>
        <w:tblInd w:w="708" w:type="dxa"/>
        <w:tblLook w:val="04A0" w:firstRow="1" w:lastRow="0" w:firstColumn="1" w:lastColumn="0" w:noHBand="0" w:noVBand="1"/>
        <w:tblPrChange w:id="1573" w:author="JAVIERA PAZ LEFORT IBANEZ" w:date="2025-09-22T17:58:00Z" w16du:dateUtc="2025-09-22T20:58:00Z">
          <w:tblPr>
            <w:tblStyle w:val="Tablanormal2"/>
            <w:tblW w:w="0" w:type="auto"/>
            <w:tblLook w:val="04A0" w:firstRow="1" w:lastRow="0" w:firstColumn="1" w:lastColumn="0" w:noHBand="0" w:noVBand="1"/>
          </w:tblPr>
        </w:tblPrChange>
      </w:tblPr>
      <w:tblGrid>
        <w:gridCol w:w="3546"/>
        <w:gridCol w:w="2846"/>
        <w:gridCol w:w="1738"/>
        <w:tblGridChange w:id="1574">
          <w:tblGrid>
            <w:gridCol w:w="708"/>
            <w:gridCol w:w="2419"/>
            <w:gridCol w:w="157"/>
            <w:gridCol w:w="970"/>
            <w:gridCol w:w="1045"/>
            <w:gridCol w:w="243"/>
            <w:gridCol w:w="758"/>
            <w:gridCol w:w="272"/>
            <w:gridCol w:w="528"/>
            <w:gridCol w:w="1738"/>
          </w:tblGrid>
        </w:tblGridChange>
      </w:tblGrid>
      <w:tr w:rsidR="00F3065D" w:rsidRPr="00B355AB" w:rsidDel="00A57B30" w14:paraId="37C10AE8" w14:textId="23CD01CA" w:rsidTr="00D26ADE">
        <w:trPr>
          <w:cnfStyle w:val="100000000000" w:firstRow="1" w:lastRow="0" w:firstColumn="0" w:lastColumn="0" w:oddVBand="0" w:evenVBand="0" w:oddHBand="0" w:evenHBand="0" w:firstRowFirstColumn="0" w:firstRowLastColumn="0" w:lastRowFirstColumn="0" w:lastRowLastColumn="0"/>
          <w:del w:id="1575" w:author="JAVIERA PAZ LEFORT IBANEZ" w:date="2025-09-18T16:04:00Z"/>
          <w:trPrChange w:id="1576"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577" w:author="JAVIERA PAZ LEFORT IBANEZ" w:date="2025-09-22T17:58:00Z" w16du:dateUtc="2025-09-22T20:58:00Z">
              <w:tcPr>
                <w:tcW w:w="0" w:type="auto"/>
                <w:gridSpan w:val="3"/>
                <w:hideMark/>
              </w:tcPr>
            </w:tcPrChange>
          </w:tcPr>
          <w:p w14:paraId="1D2D84B1" w14:textId="2FDA3888" w:rsidR="00F3065D" w:rsidRPr="00B355AB" w:rsidDel="00A57B30" w:rsidRDefault="00F3065D">
            <w:pPr>
              <w:ind w:left="708"/>
              <w:cnfStyle w:val="101000000000" w:firstRow="1" w:lastRow="0" w:firstColumn="1" w:lastColumn="0" w:oddVBand="0" w:evenVBand="0" w:oddHBand="0" w:evenHBand="0" w:firstRowFirstColumn="0" w:firstRowLastColumn="0" w:lastRowFirstColumn="0" w:lastRowLastColumn="0"/>
              <w:rPr>
                <w:del w:id="1578" w:author="JAVIERA PAZ LEFORT IBANEZ" w:date="2025-09-18T16:04:00Z" w16du:dateUtc="2025-09-18T19:04:00Z"/>
                <w:moveFrom w:id="1579" w:author="JAVIERA PAZ LEFORT IBANEZ" w:date="2025-08-15T18:05:00Z" w16du:dateUtc="2025-08-15T22:05:00Z"/>
                <w:rFonts w:ascii="Arial" w:hAnsi="Arial" w:cs="Arial"/>
              </w:rPr>
              <w:pPrChange w:id="1580" w:author="JAVIERA PAZ LEFORT IBANEZ" w:date="2025-09-22T17:58:00Z" w16du:dateUtc="2025-09-22T20:58:00Z">
                <w:pPr>
                  <w:cnfStyle w:val="101000000000" w:firstRow="1" w:lastRow="0" w:firstColumn="1" w:lastColumn="0" w:oddVBand="0" w:evenVBand="0" w:oddHBand="0" w:evenHBand="0" w:firstRowFirstColumn="0" w:firstRowLastColumn="0" w:lastRowFirstColumn="0" w:lastRowLastColumn="0"/>
                </w:pPr>
              </w:pPrChange>
            </w:pPr>
            <w:moveFromRangeStart w:id="1581" w:author="JAVIERA PAZ LEFORT IBANEZ" w:date="2025-08-15T18:05:00Z" w:name="move206173527"/>
            <w:moveFrom w:id="1582" w:author="JAVIERA PAZ LEFORT IBANEZ" w:date="2025-08-15T18:05:00Z" w16du:dateUtc="2025-08-15T22:05:00Z">
              <w:del w:id="1583" w:author="JAVIERA PAZ LEFORT IBANEZ" w:date="2025-09-18T16:04:00Z" w16du:dateUtc="2025-09-18T19:04:00Z">
                <w:r w:rsidRPr="00B355AB" w:rsidDel="00A57B30">
                  <w:rPr>
                    <w:rFonts w:ascii="Arial" w:hAnsi="Arial" w:cs="Arial"/>
                  </w:rPr>
                  <w:delText>Propiedad</w:delText>
                </w:r>
              </w:del>
            </w:moveFrom>
          </w:p>
        </w:tc>
        <w:tc>
          <w:tcPr>
            <w:tcW w:w="0" w:type="auto"/>
            <w:hideMark/>
            <w:tcPrChange w:id="1584" w:author="JAVIERA PAZ LEFORT IBANEZ" w:date="2025-09-22T17:58:00Z" w16du:dateUtc="2025-09-22T20:58:00Z">
              <w:tcPr>
                <w:tcW w:w="0" w:type="auto"/>
                <w:gridSpan w:val="3"/>
                <w:hideMark/>
              </w:tcPr>
            </w:tcPrChange>
          </w:tcPr>
          <w:p w14:paraId="764838F0" w14:textId="57F807D2" w:rsidR="00F3065D" w:rsidRPr="00B355AB" w:rsidDel="00A57B30" w:rsidRDefault="00F3065D">
            <w:pPr>
              <w:ind w:left="708"/>
              <w:cnfStyle w:val="100000000000" w:firstRow="1" w:lastRow="0" w:firstColumn="0" w:lastColumn="0" w:oddVBand="0" w:evenVBand="0" w:oddHBand="0" w:evenHBand="0" w:firstRowFirstColumn="0" w:firstRowLastColumn="0" w:lastRowFirstColumn="0" w:lastRowLastColumn="0"/>
              <w:rPr>
                <w:del w:id="1585" w:author="JAVIERA PAZ LEFORT IBANEZ" w:date="2025-09-18T16:04:00Z" w16du:dateUtc="2025-09-18T19:04:00Z"/>
                <w:moveFrom w:id="1586" w:author="JAVIERA PAZ LEFORT IBANEZ" w:date="2025-08-15T18:05:00Z" w16du:dateUtc="2025-08-15T22:05:00Z"/>
                <w:rFonts w:ascii="Arial" w:hAnsi="Arial" w:cs="Arial"/>
              </w:rPr>
              <w:pPrChange w:id="1587" w:author="JAVIERA PAZ LEFORT IBANEZ" w:date="2025-09-22T17:58:00Z" w16du:dateUtc="2025-09-22T20:58:00Z">
                <w:pPr>
                  <w:cnfStyle w:val="100000000000" w:firstRow="1" w:lastRow="0" w:firstColumn="0" w:lastColumn="0" w:oddVBand="0" w:evenVBand="0" w:oddHBand="0" w:evenHBand="0" w:firstRowFirstColumn="0" w:firstRowLastColumn="0" w:lastRowFirstColumn="0" w:lastRowLastColumn="0"/>
                </w:pPr>
              </w:pPrChange>
            </w:pPr>
            <w:moveFrom w:id="1588" w:author="JAVIERA PAZ LEFORT IBANEZ" w:date="2025-08-15T18:05:00Z" w16du:dateUtc="2025-08-15T22:05:00Z">
              <w:del w:id="1589" w:author="JAVIERA PAZ LEFORT IBANEZ" w:date="2025-09-18T16:04:00Z" w16du:dateUtc="2025-09-18T19:04:00Z">
                <w:r w:rsidRPr="00B355AB" w:rsidDel="00A57B30">
                  <w:rPr>
                    <w:rFonts w:ascii="Arial" w:hAnsi="Arial" w:cs="Arial"/>
                  </w:rPr>
                  <w:delText>Valor</w:delText>
                </w:r>
              </w:del>
            </w:moveFrom>
          </w:p>
        </w:tc>
        <w:tc>
          <w:tcPr>
            <w:tcW w:w="0" w:type="auto"/>
            <w:hideMark/>
            <w:tcPrChange w:id="1590" w:author="JAVIERA PAZ LEFORT IBANEZ" w:date="2025-09-22T17:58:00Z" w16du:dateUtc="2025-09-22T20:58:00Z">
              <w:tcPr>
                <w:tcW w:w="0" w:type="auto"/>
                <w:gridSpan w:val="2"/>
                <w:hideMark/>
              </w:tcPr>
            </w:tcPrChange>
          </w:tcPr>
          <w:p w14:paraId="4BBD49B2" w14:textId="76F80461" w:rsidR="00F3065D" w:rsidRPr="00B355AB" w:rsidDel="00A57B30" w:rsidRDefault="00F3065D">
            <w:pPr>
              <w:ind w:left="708"/>
              <w:cnfStyle w:val="100000000000" w:firstRow="1" w:lastRow="0" w:firstColumn="0" w:lastColumn="0" w:oddVBand="0" w:evenVBand="0" w:oddHBand="0" w:evenHBand="0" w:firstRowFirstColumn="0" w:firstRowLastColumn="0" w:lastRowFirstColumn="0" w:lastRowLastColumn="0"/>
              <w:rPr>
                <w:del w:id="1591" w:author="JAVIERA PAZ LEFORT IBANEZ" w:date="2025-09-18T16:04:00Z" w16du:dateUtc="2025-09-18T19:04:00Z"/>
                <w:moveFrom w:id="1592" w:author="JAVIERA PAZ LEFORT IBANEZ" w:date="2025-08-15T18:05:00Z" w16du:dateUtc="2025-08-15T22:05:00Z"/>
                <w:rFonts w:ascii="Arial" w:hAnsi="Arial" w:cs="Arial"/>
              </w:rPr>
              <w:pPrChange w:id="1593" w:author="JAVIERA PAZ LEFORT IBANEZ" w:date="2025-09-22T17:58:00Z" w16du:dateUtc="2025-09-22T20:58:00Z">
                <w:pPr>
                  <w:cnfStyle w:val="100000000000" w:firstRow="1" w:lastRow="0" w:firstColumn="0" w:lastColumn="0" w:oddVBand="0" w:evenVBand="0" w:oddHBand="0" w:evenHBand="0" w:firstRowFirstColumn="0" w:firstRowLastColumn="0" w:lastRowFirstColumn="0" w:lastRowLastColumn="0"/>
                </w:pPr>
              </w:pPrChange>
            </w:pPr>
            <w:moveFrom w:id="1594" w:author="JAVIERA PAZ LEFORT IBANEZ" w:date="2025-08-15T18:05:00Z" w16du:dateUtc="2025-08-15T22:05:00Z">
              <w:del w:id="1595" w:author="JAVIERA PAZ LEFORT IBANEZ" w:date="2025-09-18T16:04:00Z" w16du:dateUtc="2025-09-18T19:04:00Z">
                <w:r w:rsidRPr="00B355AB" w:rsidDel="00A57B30">
                  <w:rPr>
                    <w:rFonts w:ascii="Arial" w:hAnsi="Arial" w:cs="Arial"/>
                  </w:rPr>
                  <w:delText>Unidad</w:delText>
                </w:r>
              </w:del>
            </w:moveFrom>
          </w:p>
        </w:tc>
      </w:tr>
      <w:tr w:rsidR="00F3065D" w:rsidRPr="00B355AB" w:rsidDel="00A57B30" w14:paraId="6428DF0F" w14:textId="5A18C45E" w:rsidTr="00D26ADE">
        <w:trPr>
          <w:cnfStyle w:val="000000100000" w:firstRow="0" w:lastRow="0" w:firstColumn="0" w:lastColumn="0" w:oddVBand="0" w:evenVBand="0" w:oddHBand="1" w:evenHBand="0" w:firstRowFirstColumn="0" w:firstRowLastColumn="0" w:lastRowFirstColumn="0" w:lastRowLastColumn="0"/>
          <w:del w:id="1596" w:author="JAVIERA PAZ LEFORT IBANEZ" w:date="2025-09-18T16:04:00Z"/>
          <w:trPrChange w:id="159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598" w:author="JAVIERA PAZ LEFORT IBANEZ" w:date="2025-09-22T17:58:00Z" w16du:dateUtc="2025-09-22T20:58:00Z">
              <w:tcPr>
                <w:tcW w:w="0" w:type="auto"/>
                <w:gridSpan w:val="3"/>
                <w:hideMark/>
              </w:tcPr>
            </w:tcPrChange>
          </w:tcPr>
          <w:p w14:paraId="03CC2693" w14:textId="1129D521" w:rsidR="00F3065D" w:rsidRPr="00B355AB" w:rsidDel="00A57B30" w:rsidRDefault="00F3065D">
            <w:pPr>
              <w:ind w:left="708"/>
              <w:cnfStyle w:val="001000100000" w:firstRow="0" w:lastRow="0" w:firstColumn="1" w:lastColumn="0" w:oddVBand="0" w:evenVBand="0" w:oddHBand="1" w:evenHBand="0" w:firstRowFirstColumn="0" w:firstRowLastColumn="0" w:lastRowFirstColumn="0" w:lastRowLastColumn="0"/>
              <w:rPr>
                <w:del w:id="1599" w:author="JAVIERA PAZ LEFORT IBANEZ" w:date="2025-09-18T16:04:00Z" w16du:dateUtc="2025-09-18T19:04:00Z"/>
                <w:moveFrom w:id="1600" w:author="JAVIERA PAZ LEFORT IBANEZ" w:date="2025-08-15T18:05:00Z" w16du:dateUtc="2025-08-15T22:05:00Z"/>
                <w:rFonts w:ascii="Arial" w:hAnsi="Arial" w:cs="Arial"/>
              </w:rPr>
              <w:pPrChange w:id="1601" w:author="JAVIERA PAZ LEFORT IBANEZ" w:date="2025-09-22T17:58:00Z" w16du:dateUtc="2025-09-22T20:58:00Z">
                <w:pPr>
                  <w:cnfStyle w:val="001000100000" w:firstRow="0" w:lastRow="0" w:firstColumn="1" w:lastColumn="0" w:oddVBand="0" w:evenVBand="0" w:oddHBand="1" w:evenHBand="0" w:firstRowFirstColumn="0" w:firstRowLastColumn="0" w:lastRowFirstColumn="0" w:lastRowLastColumn="0"/>
                </w:pPr>
              </w:pPrChange>
            </w:pPr>
            <w:moveFrom w:id="1602" w:author="JAVIERA PAZ LEFORT IBANEZ" w:date="2025-08-15T18:05:00Z" w16du:dateUtc="2025-08-15T22:05:00Z">
              <w:del w:id="1603" w:author="JAVIERA PAZ LEFORT IBANEZ" w:date="2025-09-18T16:04:00Z" w16du:dateUtc="2025-09-18T19:04:00Z">
                <w:r w:rsidRPr="00B355AB" w:rsidDel="00A57B30">
                  <w:rPr>
                    <w:rFonts w:ascii="Arial" w:hAnsi="Arial" w:cs="Arial"/>
                  </w:rPr>
                  <w:delText>Tipo de membrana</w:delText>
                </w:r>
              </w:del>
            </w:moveFrom>
          </w:p>
        </w:tc>
        <w:tc>
          <w:tcPr>
            <w:tcW w:w="0" w:type="auto"/>
            <w:hideMark/>
            <w:tcPrChange w:id="1604" w:author="JAVIERA PAZ LEFORT IBANEZ" w:date="2025-09-22T17:58:00Z" w16du:dateUtc="2025-09-22T20:58:00Z">
              <w:tcPr>
                <w:tcW w:w="0" w:type="auto"/>
                <w:gridSpan w:val="3"/>
                <w:hideMark/>
              </w:tcPr>
            </w:tcPrChange>
          </w:tcPr>
          <w:p w14:paraId="49F08309" w14:textId="5704CA8E"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605" w:author="JAVIERA PAZ LEFORT IBANEZ" w:date="2025-09-18T16:04:00Z" w16du:dateUtc="2025-09-18T19:04:00Z"/>
                <w:moveFrom w:id="1606" w:author="JAVIERA PAZ LEFORT IBANEZ" w:date="2025-08-15T18:05:00Z" w16du:dateUtc="2025-08-15T22:05:00Z"/>
                <w:rFonts w:ascii="Arial" w:hAnsi="Arial" w:cs="Arial"/>
              </w:rPr>
              <w:pPrChange w:id="1607"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608" w:author="JAVIERA PAZ LEFORT IBANEZ" w:date="2025-08-15T18:05:00Z" w16du:dateUtc="2025-08-15T22:05:00Z">
              <w:del w:id="1609" w:author="JAVIERA PAZ LEFORT IBANEZ" w:date="2025-09-18T16:04:00Z" w16du:dateUtc="2025-09-18T19:04:00Z">
                <w:r w:rsidRPr="00B355AB" w:rsidDel="00A57B30">
                  <w:rPr>
                    <w:rFonts w:ascii="Arial" w:hAnsi="Arial" w:cs="Arial"/>
                  </w:rPr>
                  <w:delText>P60 (Polipropileno)</w:delText>
                </w:r>
              </w:del>
            </w:moveFrom>
          </w:p>
        </w:tc>
        <w:tc>
          <w:tcPr>
            <w:tcW w:w="0" w:type="auto"/>
            <w:hideMark/>
            <w:tcPrChange w:id="1610" w:author="JAVIERA PAZ LEFORT IBANEZ" w:date="2025-09-22T17:58:00Z" w16du:dateUtc="2025-09-22T20:58:00Z">
              <w:tcPr>
                <w:tcW w:w="0" w:type="auto"/>
                <w:gridSpan w:val="2"/>
                <w:hideMark/>
              </w:tcPr>
            </w:tcPrChange>
          </w:tcPr>
          <w:p w14:paraId="2ADFBB80" w14:textId="1B926426"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611" w:author="JAVIERA PAZ LEFORT IBANEZ" w:date="2025-09-18T16:04:00Z" w16du:dateUtc="2025-09-18T19:04:00Z"/>
                <w:moveFrom w:id="1612" w:author="JAVIERA PAZ LEFORT IBANEZ" w:date="2025-08-15T18:05:00Z" w16du:dateUtc="2025-08-15T22:05:00Z"/>
                <w:rFonts w:ascii="Arial" w:hAnsi="Arial" w:cs="Arial"/>
              </w:rPr>
              <w:pPrChange w:id="1613"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614" w:author="JAVIERA PAZ LEFORT IBANEZ" w:date="2025-08-15T18:05:00Z" w16du:dateUtc="2025-08-15T22:05:00Z">
              <w:del w:id="1615" w:author="JAVIERA PAZ LEFORT IBANEZ" w:date="2025-09-18T16:04:00Z" w16du:dateUtc="2025-09-18T19:04:00Z">
                <w:r w:rsidRPr="00B355AB" w:rsidDel="00A57B30">
                  <w:rPr>
                    <w:rFonts w:ascii="Arial" w:hAnsi="Arial" w:cs="Arial"/>
                  </w:rPr>
                  <w:delText>-</w:delText>
                </w:r>
              </w:del>
            </w:moveFrom>
          </w:p>
        </w:tc>
      </w:tr>
      <w:tr w:rsidR="00F3065D" w:rsidRPr="00B355AB" w:rsidDel="00A57B30" w14:paraId="3C19AA2C" w14:textId="0CA88A9E" w:rsidTr="00D26ADE">
        <w:trPr>
          <w:del w:id="1616" w:author="JAVIERA PAZ LEFORT IBANEZ" w:date="2025-09-18T16:04:00Z"/>
          <w:trPrChange w:id="161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618" w:author="JAVIERA PAZ LEFORT IBANEZ" w:date="2025-09-22T17:58:00Z" w16du:dateUtc="2025-09-22T20:58:00Z">
              <w:tcPr>
                <w:tcW w:w="0" w:type="auto"/>
                <w:gridSpan w:val="3"/>
                <w:hideMark/>
              </w:tcPr>
            </w:tcPrChange>
          </w:tcPr>
          <w:p w14:paraId="0F02402F" w14:textId="030C2419" w:rsidR="00F3065D" w:rsidRPr="00B355AB" w:rsidDel="00A57B30" w:rsidRDefault="00F3065D">
            <w:pPr>
              <w:ind w:left="708"/>
              <w:rPr>
                <w:del w:id="1619" w:author="JAVIERA PAZ LEFORT IBANEZ" w:date="2025-09-18T16:04:00Z" w16du:dateUtc="2025-09-18T19:04:00Z"/>
                <w:moveFrom w:id="1620" w:author="JAVIERA PAZ LEFORT IBANEZ" w:date="2025-08-15T18:05:00Z" w16du:dateUtc="2025-08-15T22:05:00Z"/>
                <w:rFonts w:ascii="Arial" w:hAnsi="Arial" w:cs="Arial"/>
              </w:rPr>
              <w:pPrChange w:id="1621" w:author="JAVIERA PAZ LEFORT IBANEZ" w:date="2025-09-22T17:58:00Z" w16du:dateUtc="2025-09-22T20:58:00Z">
                <w:pPr/>
              </w:pPrChange>
            </w:pPr>
            <w:moveFrom w:id="1622" w:author="JAVIERA PAZ LEFORT IBANEZ" w:date="2025-08-15T18:05:00Z" w16du:dateUtc="2025-08-15T22:05:00Z">
              <w:del w:id="1623" w:author="JAVIERA PAZ LEFORT IBANEZ" w:date="2025-09-18T16:04:00Z" w16du:dateUtc="2025-09-18T19:04:00Z">
                <w:r w:rsidRPr="00B355AB" w:rsidDel="00A57B30">
                  <w:rPr>
                    <w:rFonts w:ascii="Arial" w:hAnsi="Arial" w:cs="Arial"/>
                  </w:rPr>
                  <w:delText>Configuración</w:delText>
                </w:r>
              </w:del>
            </w:moveFrom>
          </w:p>
        </w:tc>
        <w:tc>
          <w:tcPr>
            <w:tcW w:w="0" w:type="auto"/>
            <w:hideMark/>
            <w:tcPrChange w:id="1624" w:author="JAVIERA PAZ LEFORT IBANEZ" w:date="2025-09-22T17:58:00Z" w16du:dateUtc="2025-09-22T20:58:00Z">
              <w:tcPr>
                <w:tcW w:w="0" w:type="auto"/>
                <w:gridSpan w:val="3"/>
                <w:hideMark/>
              </w:tcPr>
            </w:tcPrChange>
          </w:tcPr>
          <w:p w14:paraId="6464F69B" w14:textId="179FB393"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625" w:author="JAVIERA PAZ LEFORT IBANEZ" w:date="2025-09-18T16:04:00Z" w16du:dateUtc="2025-09-18T19:04:00Z"/>
                <w:moveFrom w:id="1626" w:author="JAVIERA PAZ LEFORT IBANEZ" w:date="2025-08-15T18:05:00Z" w16du:dateUtc="2025-08-15T22:05:00Z"/>
                <w:rFonts w:ascii="Arial" w:hAnsi="Arial" w:cs="Arial"/>
              </w:rPr>
              <w:pPrChange w:id="1627"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628" w:author="JAVIERA PAZ LEFORT IBANEZ" w:date="2025-08-15T18:05:00Z" w16du:dateUtc="2025-08-15T22:05:00Z">
              <w:del w:id="1629" w:author="JAVIERA PAZ LEFORT IBANEZ" w:date="2025-09-18T16:04:00Z" w16du:dateUtc="2025-09-18T19:04:00Z">
                <w:r w:rsidRPr="00B355AB" w:rsidDel="00A57B30">
                  <w:rPr>
                    <w:rFonts w:ascii="Arial" w:hAnsi="Arial" w:cs="Arial"/>
                  </w:rPr>
                  <w:delText>Fibra hueca</w:delText>
                </w:r>
              </w:del>
            </w:moveFrom>
          </w:p>
        </w:tc>
        <w:tc>
          <w:tcPr>
            <w:tcW w:w="0" w:type="auto"/>
            <w:hideMark/>
            <w:tcPrChange w:id="1630" w:author="JAVIERA PAZ LEFORT IBANEZ" w:date="2025-09-22T17:58:00Z" w16du:dateUtc="2025-09-22T20:58:00Z">
              <w:tcPr>
                <w:tcW w:w="0" w:type="auto"/>
                <w:gridSpan w:val="2"/>
                <w:hideMark/>
              </w:tcPr>
            </w:tcPrChange>
          </w:tcPr>
          <w:p w14:paraId="1055869B" w14:textId="21FD4764"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631" w:author="JAVIERA PAZ LEFORT IBANEZ" w:date="2025-09-18T16:04:00Z" w16du:dateUtc="2025-09-18T19:04:00Z"/>
                <w:moveFrom w:id="1632" w:author="JAVIERA PAZ LEFORT IBANEZ" w:date="2025-08-15T18:05:00Z" w16du:dateUtc="2025-08-15T22:05:00Z"/>
                <w:rFonts w:ascii="Arial" w:hAnsi="Arial" w:cs="Arial"/>
              </w:rPr>
              <w:pPrChange w:id="1633"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634" w:author="JAVIERA PAZ LEFORT IBANEZ" w:date="2025-08-15T18:05:00Z" w16du:dateUtc="2025-08-15T22:05:00Z">
              <w:del w:id="1635" w:author="JAVIERA PAZ LEFORT IBANEZ" w:date="2025-09-18T16:04:00Z" w16du:dateUtc="2025-09-18T19:04:00Z">
                <w:r w:rsidRPr="00B355AB" w:rsidDel="00A57B30">
                  <w:rPr>
                    <w:rFonts w:ascii="Arial" w:hAnsi="Arial" w:cs="Arial"/>
                  </w:rPr>
                  <w:delText>-</w:delText>
                </w:r>
              </w:del>
            </w:moveFrom>
          </w:p>
        </w:tc>
      </w:tr>
      <w:tr w:rsidR="00F3065D" w:rsidRPr="00B355AB" w:rsidDel="00A57B30" w14:paraId="2D2BE3A5" w14:textId="32D02393" w:rsidTr="00D26ADE">
        <w:trPr>
          <w:cnfStyle w:val="000000100000" w:firstRow="0" w:lastRow="0" w:firstColumn="0" w:lastColumn="0" w:oddVBand="0" w:evenVBand="0" w:oddHBand="1" w:evenHBand="0" w:firstRowFirstColumn="0" w:firstRowLastColumn="0" w:lastRowFirstColumn="0" w:lastRowLastColumn="0"/>
          <w:del w:id="1636" w:author="JAVIERA PAZ LEFORT IBANEZ" w:date="2025-09-18T16:04:00Z"/>
          <w:trPrChange w:id="163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638" w:author="JAVIERA PAZ LEFORT IBANEZ" w:date="2025-09-22T17:58:00Z" w16du:dateUtc="2025-09-22T20:58:00Z">
              <w:tcPr>
                <w:tcW w:w="0" w:type="auto"/>
                <w:gridSpan w:val="3"/>
                <w:hideMark/>
              </w:tcPr>
            </w:tcPrChange>
          </w:tcPr>
          <w:p w14:paraId="3FA226DC" w14:textId="469AF5BC" w:rsidR="00F3065D" w:rsidRPr="00B355AB" w:rsidDel="00A57B30" w:rsidRDefault="00F3065D">
            <w:pPr>
              <w:ind w:left="708"/>
              <w:cnfStyle w:val="001000100000" w:firstRow="0" w:lastRow="0" w:firstColumn="1" w:lastColumn="0" w:oddVBand="0" w:evenVBand="0" w:oddHBand="1" w:evenHBand="0" w:firstRowFirstColumn="0" w:firstRowLastColumn="0" w:lastRowFirstColumn="0" w:lastRowLastColumn="0"/>
              <w:rPr>
                <w:del w:id="1639" w:author="JAVIERA PAZ LEFORT IBANEZ" w:date="2025-09-18T16:04:00Z" w16du:dateUtc="2025-09-18T19:04:00Z"/>
                <w:moveFrom w:id="1640" w:author="JAVIERA PAZ LEFORT IBANEZ" w:date="2025-08-15T18:05:00Z" w16du:dateUtc="2025-08-15T22:05:00Z"/>
                <w:rFonts w:ascii="Arial" w:hAnsi="Arial" w:cs="Arial"/>
              </w:rPr>
              <w:pPrChange w:id="1641" w:author="JAVIERA PAZ LEFORT IBANEZ" w:date="2025-09-22T17:58:00Z" w16du:dateUtc="2025-09-22T20:58:00Z">
                <w:pPr>
                  <w:cnfStyle w:val="001000100000" w:firstRow="0" w:lastRow="0" w:firstColumn="1" w:lastColumn="0" w:oddVBand="0" w:evenVBand="0" w:oddHBand="1" w:evenHBand="0" w:firstRowFirstColumn="0" w:firstRowLastColumn="0" w:lastRowFirstColumn="0" w:lastRowLastColumn="0"/>
                </w:pPr>
              </w:pPrChange>
            </w:pPr>
            <w:moveFrom w:id="1642" w:author="JAVIERA PAZ LEFORT IBANEZ" w:date="2025-08-15T18:05:00Z" w16du:dateUtc="2025-08-15T22:05:00Z">
              <w:del w:id="1643" w:author="JAVIERA PAZ LEFORT IBANEZ" w:date="2025-09-18T16:04:00Z" w16du:dateUtc="2025-09-18T19:04:00Z">
                <w:r w:rsidRPr="00B355AB" w:rsidDel="00A57B30">
                  <w:rPr>
                    <w:rFonts w:ascii="Arial" w:hAnsi="Arial" w:cs="Arial"/>
                  </w:rPr>
                  <w:delText>Número de fibras</w:delText>
                </w:r>
              </w:del>
            </w:moveFrom>
          </w:p>
        </w:tc>
        <w:tc>
          <w:tcPr>
            <w:tcW w:w="0" w:type="auto"/>
            <w:hideMark/>
            <w:tcPrChange w:id="1644" w:author="JAVIERA PAZ LEFORT IBANEZ" w:date="2025-09-22T17:58:00Z" w16du:dateUtc="2025-09-22T20:58:00Z">
              <w:tcPr>
                <w:tcW w:w="0" w:type="auto"/>
                <w:gridSpan w:val="3"/>
                <w:hideMark/>
              </w:tcPr>
            </w:tcPrChange>
          </w:tcPr>
          <w:p w14:paraId="4AB9ADB2" w14:textId="332EC6F4"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645" w:author="JAVIERA PAZ LEFORT IBANEZ" w:date="2025-09-18T16:04:00Z" w16du:dateUtc="2025-09-18T19:04:00Z"/>
                <w:moveFrom w:id="1646" w:author="JAVIERA PAZ LEFORT IBANEZ" w:date="2025-08-15T18:05:00Z" w16du:dateUtc="2025-08-15T22:05:00Z"/>
                <w:rFonts w:ascii="Arial" w:hAnsi="Arial" w:cs="Arial"/>
              </w:rPr>
              <w:pPrChange w:id="1647"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648" w:author="JAVIERA PAZ LEFORT IBANEZ" w:date="2025-08-15T18:05:00Z" w16du:dateUtc="2025-08-15T22:05:00Z">
              <w:del w:id="1649" w:author="JAVIERA PAZ LEFORT IBANEZ" w:date="2025-09-18T16:04:00Z" w16du:dateUtc="2025-09-18T19:04:00Z">
                <w:r w:rsidRPr="00B355AB" w:rsidDel="00A57B30">
                  <w:rPr>
                    <w:rFonts w:ascii="Arial" w:hAnsi="Arial" w:cs="Arial"/>
                  </w:rPr>
                  <w:delText>9.690</w:delText>
                </w:r>
              </w:del>
            </w:moveFrom>
          </w:p>
        </w:tc>
        <w:tc>
          <w:tcPr>
            <w:tcW w:w="0" w:type="auto"/>
            <w:hideMark/>
            <w:tcPrChange w:id="1650" w:author="JAVIERA PAZ LEFORT IBANEZ" w:date="2025-09-22T17:58:00Z" w16du:dateUtc="2025-09-22T20:58:00Z">
              <w:tcPr>
                <w:tcW w:w="0" w:type="auto"/>
                <w:gridSpan w:val="2"/>
                <w:hideMark/>
              </w:tcPr>
            </w:tcPrChange>
          </w:tcPr>
          <w:p w14:paraId="50497575" w14:textId="43CD3752"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651" w:author="JAVIERA PAZ LEFORT IBANEZ" w:date="2025-09-18T16:04:00Z" w16du:dateUtc="2025-09-18T19:04:00Z"/>
                <w:moveFrom w:id="1652" w:author="JAVIERA PAZ LEFORT IBANEZ" w:date="2025-08-15T18:05:00Z" w16du:dateUtc="2025-08-15T22:05:00Z"/>
                <w:rFonts w:ascii="Arial" w:hAnsi="Arial" w:cs="Arial"/>
              </w:rPr>
              <w:pPrChange w:id="1653"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654" w:author="JAVIERA PAZ LEFORT IBANEZ" w:date="2025-08-15T18:05:00Z" w16du:dateUtc="2025-08-15T22:05:00Z">
              <w:del w:id="1655" w:author="JAVIERA PAZ LEFORT IBANEZ" w:date="2025-09-18T16:04:00Z" w16du:dateUtc="2025-09-18T19:04:00Z">
                <w:r w:rsidRPr="00B355AB" w:rsidDel="00A57B30">
                  <w:rPr>
                    <w:rFonts w:ascii="Arial" w:hAnsi="Arial" w:cs="Arial"/>
                  </w:rPr>
                  <w:delText>-</w:delText>
                </w:r>
              </w:del>
            </w:moveFrom>
          </w:p>
        </w:tc>
      </w:tr>
      <w:tr w:rsidR="00F3065D" w:rsidRPr="00B355AB" w:rsidDel="00A57B30" w14:paraId="1B24AF05" w14:textId="38A1CBE8" w:rsidTr="00D26ADE">
        <w:trPr>
          <w:del w:id="1656" w:author="JAVIERA PAZ LEFORT IBANEZ" w:date="2025-09-18T16:04:00Z"/>
          <w:trPrChange w:id="165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658" w:author="JAVIERA PAZ LEFORT IBANEZ" w:date="2025-09-22T17:58:00Z" w16du:dateUtc="2025-09-22T20:58:00Z">
              <w:tcPr>
                <w:tcW w:w="0" w:type="auto"/>
                <w:gridSpan w:val="3"/>
                <w:hideMark/>
              </w:tcPr>
            </w:tcPrChange>
          </w:tcPr>
          <w:p w14:paraId="07C8F821" w14:textId="4F1FC311" w:rsidR="00F3065D" w:rsidRPr="00B355AB" w:rsidDel="00A57B30" w:rsidRDefault="00F3065D">
            <w:pPr>
              <w:ind w:left="708"/>
              <w:rPr>
                <w:del w:id="1659" w:author="JAVIERA PAZ LEFORT IBANEZ" w:date="2025-09-18T16:04:00Z" w16du:dateUtc="2025-09-18T19:04:00Z"/>
                <w:moveFrom w:id="1660" w:author="JAVIERA PAZ LEFORT IBANEZ" w:date="2025-08-15T18:05:00Z" w16du:dateUtc="2025-08-15T22:05:00Z"/>
                <w:rFonts w:ascii="Arial" w:hAnsi="Arial" w:cs="Arial"/>
              </w:rPr>
              <w:pPrChange w:id="1661" w:author="JAVIERA PAZ LEFORT IBANEZ" w:date="2025-09-22T17:58:00Z" w16du:dateUtc="2025-09-22T20:58:00Z">
                <w:pPr/>
              </w:pPrChange>
            </w:pPr>
            <w:moveFrom w:id="1662" w:author="JAVIERA PAZ LEFORT IBANEZ" w:date="2025-08-15T18:05:00Z" w16du:dateUtc="2025-08-15T22:05:00Z">
              <w:del w:id="1663" w:author="JAVIERA PAZ LEFORT IBANEZ" w:date="2025-09-18T16:04:00Z" w16du:dateUtc="2025-09-18T19:04:00Z">
                <w:r w:rsidRPr="00B355AB" w:rsidDel="00A57B30">
                  <w:rPr>
                    <w:rFonts w:ascii="Arial" w:hAnsi="Arial" w:cs="Arial"/>
                  </w:rPr>
                  <w:delText>Longitud de fibra</w:delText>
                </w:r>
              </w:del>
            </w:moveFrom>
          </w:p>
        </w:tc>
        <w:tc>
          <w:tcPr>
            <w:tcW w:w="0" w:type="auto"/>
            <w:hideMark/>
            <w:tcPrChange w:id="1664" w:author="JAVIERA PAZ LEFORT IBANEZ" w:date="2025-09-22T17:58:00Z" w16du:dateUtc="2025-09-22T20:58:00Z">
              <w:tcPr>
                <w:tcW w:w="0" w:type="auto"/>
                <w:gridSpan w:val="3"/>
                <w:hideMark/>
              </w:tcPr>
            </w:tcPrChange>
          </w:tcPr>
          <w:p w14:paraId="43E3AC88" w14:textId="4AAA7D5D"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665" w:author="JAVIERA PAZ LEFORT IBANEZ" w:date="2025-09-18T16:04:00Z" w16du:dateUtc="2025-09-18T19:04:00Z"/>
                <w:moveFrom w:id="1666" w:author="JAVIERA PAZ LEFORT IBANEZ" w:date="2025-08-15T18:05:00Z" w16du:dateUtc="2025-08-15T22:05:00Z"/>
                <w:rFonts w:ascii="Arial" w:hAnsi="Arial" w:cs="Arial"/>
              </w:rPr>
              <w:pPrChange w:id="1667"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668" w:author="JAVIERA PAZ LEFORT IBANEZ" w:date="2025-08-15T18:05:00Z" w16du:dateUtc="2025-08-15T22:05:00Z">
              <w:del w:id="1669" w:author="JAVIERA PAZ LEFORT IBANEZ" w:date="2025-09-18T16:04:00Z" w16du:dateUtc="2025-09-18T19:04:00Z">
                <w:r w:rsidRPr="00B355AB" w:rsidDel="00A57B30">
                  <w:rPr>
                    <w:rFonts w:ascii="Arial" w:hAnsi="Arial" w:cs="Arial"/>
                  </w:rPr>
                  <w:delText>140</w:delText>
                </w:r>
              </w:del>
            </w:moveFrom>
          </w:p>
        </w:tc>
        <w:tc>
          <w:tcPr>
            <w:tcW w:w="0" w:type="auto"/>
            <w:hideMark/>
            <w:tcPrChange w:id="1670" w:author="JAVIERA PAZ LEFORT IBANEZ" w:date="2025-09-22T17:58:00Z" w16du:dateUtc="2025-09-22T20:58:00Z">
              <w:tcPr>
                <w:tcW w:w="0" w:type="auto"/>
                <w:gridSpan w:val="2"/>
                <w:hideMark/>
              </w:tcPr>
            </w:tcPrChange>
          </w:tcPr>
          <w:p w14:paraId="105EAD22" w14:textId="2F53B05E"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671" w:author="JAVIERA PAZ LEFORT IBANEZ" w:date="2025-09-18T16:04:00Z" w16du:dateUtc="2025-09-18T19:04:00Z"/>
                <w:moveFrom w:id="1672" w:author="JAVIERA PAZ LEFORT IBANEZ" w:date="2025-08-15T18:05:00Z" w16du:dateUtc="2025-08-15T22:05:00Z"/>
                <w:rFonts w:ascii="Arial" w:hAnsi="Arial" w:cs="Arial"/>
              </w:rPr>
              <w:pPrChange w:id="1673"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674" w:author="JAVIERA PAZ LEFORT IBANEZ" w:date="2025-08-15T18:05:00Z" w16du:dateUtc="2025-08-15T22:05:00Z">
              <w:del w:id="1675" w:author="JAVIERA PAZ LEFORT IBANEZ" w:date="2025-09-18T16:04:00Z" w16du:dateUtc="2025-09-18T19:04:00Z">
                <w:r w:rsidRPr="00B355AB" w:rsidDel="00A57B30">
                  <w:rPr>
                    <w:rFonts w:ascii="Arial" w:hAnsi="Arial" w:cs="Arial"/>
                  </w:rPr>
                  <w:delText>mm</w:delText>
                </w:r>
              </w:del>
            </w:moveFrom>
          </w:p>
        </w:tc>
      </w:tr>
      <w:tr w:rsidR="00F3065D" w:rsidRPr="00B355AB" w:rsidDel="00A57B30" w14:paraId="718295F5" w14:textId="614CB32B" w:rsidTr="00D26ADE">
        <w:trPr>
          <w:cnfStyle w:val="000000100000" w:firstRow="0" w:lastRow="0" w:firstColumn="0" w:lastColumn="0" w:oddVBand="0" w:evenVBand="0" w:oddHBand="1" w:evenHBand="0" w:firstRowFirstColumn="0" w:firstRowLastColumn="0" w:lastRowFirstColumn="0" w:lastRowLastColumn="0"/>
          <w:del w:id="1676" w:author="JAVIERA PAZ LEFORT IBANEZ" w:date="2025-09-18T16:04:00Z"/>
          <w:trPrChange w:id="167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678" w:author="JAVIERA PAZ LEFORT IBANEZ" w:date="2025-09-22T17:58:00Z" w16du:dateUtc="2025-09-22T20:58:00Z">
              <w:tcPr>
                <w:tcW w:w="0" w:type="auto"/>
                <w:gridSpan w:val="3"/>
                <w:hideMark/>
              </w:tcPr>
            </w:tcPrChange>
          </w:tcPr>
          <w:p w14:paraId="695B1919" w14:textId="4359805C" w:rsidR="00F3065D" w:rsidRPr="00B355AB" w:rsidDel="00A57B30" w:rsidRDefault="00F3065D">
            <w:pPr>
              <w:ind w:left="708"/>
              <w:cnfStyle w:val="001000100000" w:firstRow="0" w:lastRow="0" w:firstColumn="1" w:lastColumn="0" w:oddVBand="0" w:evenVBand="0" w:oddHBand="1" w:evenHBand="0" w:firstRowFirstColumn="0" w:firstRowLastColumn="0" w:lastRowFirstColumn="0" w:lastRowLastColumn="0"/>
              <w:rPr>
                <w:del w:id="1679" w:author="JAVIERA PAZ LEFORT IBANEZ" w:date="2025-09-18T16:04:00Z" w16du:dateUtc="2025-09-18T19:04:00Z"/>
                <w:moveFrom w:id="1680" w:author="JAVIERA PAZ LEFORT IBANEZ" w:date="2025-08-15T18:05:00Z" w16du:dateUtc="2025-08-15T22:05:00Z"/>
                <w:rFonts w:ascii="Arial" w:hAnsi="Arial" w:cs="Arial"/>
              </w:rPr>
              <w:pPrChange w:id="1681" w:author="JAVIERA PAZ LEFORT IBANEZ" w:date="2025-09-22T17:58:00Z" w16du:dateUtc="2025-09-22T20:58:00Z">
                <w:pPr>
                  <w:cnfStyle w:val="001000100000" w:firstRow="0" w:lastRow="0" w:firstColumn="1" w:lastColumn="0" w:oddVBand="0" w:evenVBand="0" w:oddHBand="1" w:evenHBand="0" w:firstRowFirstColumn="0" w:firstRowLastColumn="0" w:lastRowFirstColumn="0" w:lastRowLastColumn="0"/>
                </w:pPr>
              </w:pPrChange>
            </w:pPr>
            <w:moveFrom w:id="1682" w:author="JAVIERA PAZ LEFORT IBANEZ" w:date="2025-08-15T18:05:00Z" w16du:dateUtc="2025-08-15T22:05:00Z">
              <w:del w:id="1683" w:author="JAVIERA PAZ LEFORT IBANEZ" w:date="2025-09-18T16:04:00Z" w16du:dateUtc="2025-09-18T19:04:00Z">
                <w:r w:rsidRPr="00B355AB" w:rsidDel="00A57B30">
                  <w:rPr>
                    <w:rFonts w:ascii="Arial" w:hAnsi="Arial" w:cs="Arial"/>
                  </w:rPr>
                  <w:delText>Diámetro externo de fibra</w:delText>
                </w:r>
              </w:del>
            </w:moveFrom>
          </w:p>
        </w:tc>
        <w:tc>
          <w:tcPr>
            <w:tcW w:w="0" w:type="auto"/>
            <w:hideMark/>
            <w:tcPrChange w:id="1684" w:author="JAVIERA PAZ LEFORT IBANEZ" w:date="2025-09-22T17:58:00Z" w16du:dateUtc="2025-09-22T20:58:00Z">
              <w:tcPr>
                <w:tcW w:w="0" w:type="auto"/>
                <w:gridSpan w:val="3"/>
                <w:hideMark/>
              </w:tcPr>
            </w:tcPrChange>
          </w:tcPr>
          <w:p w14:paraId="66DEBC75" w14:textId="5A5A2E6D"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685" w:author="JAVIERA PAZ LEFORT IBANEZ" w:date="2025-09-18T16:04:00Z" w16du:dateUtc="2025-09-18T19:04:00Z"/>
                <w:moveFrom w:id="1686" w:author="JAVIERA PAZ LEFORT IBANEZ" w:date="2025-08-15T18:05:00Z" w16du:dateUtc="2025-08-15T22:05:00Z"/>
                <w:rFonts w:ascii="Arial" w:hAnsi="Arial" w:cs="Arial"/>
              </w:rPr>
              <w:pPrChange w:id="1687"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688" w:author="JAVIERA PAZ LEFORT IBANEZ" w:date="2025-08-15T18:05:00Z" w16du:dateUtc="2025-08-15T22:05:00Z">
              <w:del w:id="1689" w:author="JAVIERA PAZ LEFORT IBANEZ" w:date="2025-09-18T16:04:00Z" w16du:dateUtc="2025-09-18T19:04:00Z">
                <w:r w:rsidRPr="00B355AB" w:rsidDel="00A57B30">
                  <w:rPr>
                    <w:rFonts w:ascii="Arial" w:hAnsi="Arial" w:cs="Arial"/>
                  </w:rPr>
                  <w:delText>310</w:delText>
                </w:r>
              </w:del>
            </w:moveFrom>
          </w:p>
        </w:tc>
        <w:tc>
          <w:tcPr>
            <w:tcW w:w="0" w:type="auto"/>
            <w:hideMark/>
            <w:tcPrChange w:id="1690" w:author="JAVIERA PAZ LEFORT IBANEZ" w:date="2025-09-22T17:58:00Z" w16du:dateUtc="2025-09-22T20:58:00Z">
              <w:tcPr>
                <w:tcW w:w="0" w:type="auto"/>
                <w:gridSpan w:val="2"/>
                <w:hideMark/>
              </w:tcPr>
            </w:tcPrChange>
          </w:tcPr>
          <w:p w14:paraId="09F0AF52" w14:textId="24D6D8ED"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691" w:author="JAVIERA PAZ LEFORT IBANEZ" w:date="2025-09-18T16:04:00Z" w16du:dateUtc="2025-09-18T19:04:00Z"/>
                <w:moveFrom w:id="1692" w:author="JAVIERA PAZ LEFORT IBANEZ" w:date="2025-08-15T18:05:00Z" w16du:dateUtc="2025-08-15T22:05:00Z"/>
                <w:rFonts w:ascii="Arial" w:hAnsi="Arial" w:cs="Arial"/>
              </w:rPr>
              <w:pPrChange w:id="1693"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694" w:author="JAVIERA PAZ LEFORT IBANEZ" w:date="2025-08-15T18:05:00Z" w16du:dateUtc="2025-08-15T22:05:00Z">
              <w:del w:id="1695" w:author="JAVIERA PAZ LEFORT IBANEZ" w:date="2025-09-18T16:04:00Z" w16du:dateUtc="2025-09-18T19:04:00Z">
                <w:r w:rsidRPr="00B355AB" w:rsidDel="00A57B30">
                  <w:rPr>
                    <w:rFonts w:ascii="Arial" w:hAnsi="Arial" w:cs="Arial"/>
                  </w:rPr>
                  <w:delText>µm</w:delText>
                </w:r>
              </w:del>
            </w:moveFrom>
          </w:p>
        </w:tc>
      </w:tr>
      <w:tr w:rsidR="00F3065D" w:rsidRPr="00B355AB" w:rsidDel="00A57B30" w14:paraId="32C4360A" w14:textId="54DD182A" w:rsidTr="00D26ADE">
        <w:trPr>
          <w:del w:id="1696" w:author="JAVIERA PAZ LEFORT IBANEZ" w:date="2025-09-18T16:04:00Z"/>
          <w:trPrChange w:id="169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698" w:author="JAVIERA PAZ LEFORT IBANEZ" w:date="2025-09-22T17:58:00Z" w16du:dateUtc="2025-09-22T20:58:00Z">
              <w:tcPr>
                <w:tcW w:w="0" w:type="auto"/>
                <w:gridSpan w:val="3"/>
                <w:hideMark/>
              </w:tcPr>
            </w:tcPrChange>
          </w:tcPr>
          <w:p w14:paraId="39BFC88C" w14:textId="2C9C2C6C" w:rsidR="00F3065D" w:rsidRPr="00B355AB" w:rsidDel="00A57B30" w:rsidRDefault="00F3065D">
            <w:pPr>
              <w:ind w:left="708"/>
              <w:rPr>
                <w:del w:id="1699" w:author="JAVIERA PAZ LEFORT IBANEZ" w:date="2025-09-18T16:04:00Z" w16du:dateUtc="2025-09-18T19:04:00Z"/>
                <w:moveFrom w:id="1700" w:author="JAVIERA PAZ LEFORT IBANEZ" w:date="2025-08-15T18:05:00Z" w16du:dateUtc="2025-08-15T22:05:00Z"/>
                <w:rFonts w:ascii="Arial" w:hAnsi="Arial" w:cs="Arial"/>
              </w:rPr>
              <w:pPrChange w:id="1701" w:author="JAVIERA PAZ LEFORT IBANEZ" w:date="2025-09-22T17:58:00Z" w16du:dateUtc="2025-09-22T20:58:00Z">
                <w:pPr/>
              </w:pPrChange>
            </w:pPr>
            <w:moveFrom w:id="1702" w:author="JAVIERA PAZ LEFORT IBANEZ" w:date="2025-08-15T18:05:00Z" w16du:dateUtc="2025-08-15T22:05:00Z">
              <w:del w:id="1703" w:author="JAVIERA PAZ LEFORT IBANEZ" w:date="2025-09-18T16:04:00Z" w16du:dateUtc="2025-09-18T19:04:00Z">
                <w:r w:rsidRPr="00B355AB" w:rsidDel="00A57B30">
                  <w:rPr>
                    <w:rFonts w:ascii="Arial" w:hAnsi="Arial" w:cs="Arial"/>
                  </w:rPr>
                  <w:delText>Diámetro interno de fibra</w:delText>
                </w:r>
              </w:del>
            </w:moveFrom>
          </w:p>
        </w:tc>
        <w:tc>
          <w:tcPr>
            <w:tcW w:w="0" w:type="auto"/>
            <w:hideMark/>
            <w:tcPrChange w:id="1704" w:author="JAVIERA PAZ LEFORT IBANEZ" w:date="2025-09-22T17:58:00Z" w16du:dateUtc="2025-09-22T20:58:00Z">
              <w:tcPr>
                <w:tcW w:w="0" w:type="auto"/>
                <w:gridSpan w:val="3"/>
                <w:hideMark/>
              </w:tcPr>
            </w:tcPrChange>
          </w:tcPr>
          <w:p w14:paraId="0D7D761C" w14:textId="6A3AA503"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705" w:author="JAVIERA PAZ LEFORT IBANEZ" w:date="2025-09-18T16:04:00Z" w16du:dateUtc="2025-09-18T19:04:00Z"/>
                <w:moveFrom w:id="1706" w:author="JAVIERA PAZ LEFORT IBANEZ" w:date="2025-08-15T18:05:00Z" w16du:dateUtc="2025-08-15T22:05:00Z"/>
                <w:rFonts w:ascii="Arial" w:hAnsi="Arial" w:cs="Arial"/>
              </w:rPr>
              <w:pPrChange w:id="1707"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708" w:author="JAVIERA PAZ LEFORT IBANEZ" w:date="2025-08-15T18:05:00Z" w16du:dateUtc="2025-08-15T22:05:00Z">
              <w:del w:id="1709" w:author="JAVIERA PAZ LEFORT IBANEZ" w:date="2025-09-18T16:04:00Z" w16du:dateUtc="2025-09-18T19:04:00Z">
                <w:r w:rsidRPr="00B355AB" w:rsidDel="00A57B30">
                  <w:rPr>
                    <w:rFonts w:ascii="Arial" w:hAnsi="Arial" w:cs="Arial"/>
                  </w:rPr>
                  <w:delText>240</w:delText>
                </w:r>
              </w:del>
            </w:moveFrom>
          </w:p>
        </w:tc>
        <w:tc>
          <w:tcPr>
            <w:tcW w:w="0" w:type="auto"/>
            <w:hideMark/>
            <w:tcPrChange w:id="1710" w:author="JAVIERA PAZ LEFORT IBANEZ" w:date="2025-09-22T17:58:00Z" w16du:dateUtc="2025-09-22T20:58:00Z">
              <w:tcPr>
                <w:tcW w:w="0" w:type="auto"/>
                <w:gridSpan w:val="2"/>
                <w:hideMark/>
              </w:tcPr>
            </w:tcPrChange>
          </w:tcPr>
          <w:p w14:paraId="2128BC15" w14:textId="3BF22E0A"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711" w:author="JAVIERA PAZ LEFORT IBANEZ" w:date="2025-09-18T16:04:00Z" w16du:dateUtc="2025-09-18T19:04:00Z"/>
                <w:moveFrom w:id="1712" w:author="JAVIERA PAZ LEFORT IBANEZ" w:date="2025-08-15T18:05:00Z" w16du:dateUtc="2025-08-15T22:05:00Z"/>
                <w:rFonts w:ascii="Arial" w:hAnsi="Arial" w:cs="Arial"/>
              </w:rPr>
              <w:pPrChange w:id="1713"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714" w:author="JAVIERA PAZ LEFORT IBANEZ" w:date="2025-08-15T18:05:00Z" w16du:dateUtc="2025-08-15T22:05:00Z">
              <w:del w:id="1715" w:author="JAVIERA PAZ LEFORT IBANEZ" w:date="2025-09-18T16:04:00Z" w16du:dateUtc="2025-09-18T19:04:00Z">
                <w:r w:rsidRPr="00B355AB" w:rsidDel="00A57B30">
                  <w:rPr>
                    <w:rFonts w:ascii="Arial" w:hAnsi="Arial" w:cs="Arial"/>
                  </w:rPr>
                  <w:delText>µm</w:delText>
                </w:r>
              </w:del>
            </w:moveFrom>
          </w:p>
        </w:tc>
      </w:tr>
      <w:tr w:rsidR="00F3065D" w:rsidRPr="00B355AB" w:rsidDel="00A57B30" w14:paraId="10429823" w14:textId="2873246A" w:rsidTr="00D26ADE">
        <w:trPr>
          <w:cnfStyle w:val="000000100000" w:firstRow="0" w:lastRow="0" w:firstColumn="0" w:lastColumn="0" w:oddVBand="0" w:evenVBand="0" w:oddHBand="1" w:evenHBand="0" w:firstRowFirstColumn="0" w:firstRowLastColumn="0" w:lastRowFirstColumn="0" w:lastRowLastColumn="0"/>
          <w:del w:id="1716" w:author="JAVIERA PAZ LEFORT IBANEZ" w:date="2025-09-18T16:04:00Z"/>
          <w:trPrChange w:id="171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718" w:author="JAVIERA PAZ LEFORT IBANEZ" w:date="2025-09-22T17:58:00Z" w16du:dateUtc="2025-09-22T20:58:00Z">
              <w:tcPr>
                <w:tcW w:w="0" w:type="auto"/>
                <w:gridSpan w:val="3"/>
                <w:hideMark/>
              </w:tcPr>
            </w:tcPrChange>
          </w:tcPr>
          <w:p w14:paraId="2C59F141" w14:textId="0C010333" w:rsidR="00F3065D" w:rsidRPr="00B355AB" w:rsidDel="00A57B30" w:rsidRDefault="00F3065D">
            <w:pPr>
              <w:ind w:left="708"/>
              <w:cnfStyle w:val="001000100000" w:firstRow="0" w:lastRow="0" w:firstColumn="1" w:lastColumn="0" w:oddVBand="0" w:evenVBand="0" w:oddHBand="1" w:evenHBand="0" w:firstRowFirstColumn="0" w:firstRowLastColumn="0" w:lastRowFirstColumn="0" w:lastRowLastColumn="0"/>
              <w:rPr>
                <w:del w:id="1719" w:author="JAVIERA PAZ LEFORT IBANEZ" w:date="2025-09-18T16:04:00Z" w16du:dateUtc="2025-09-18T19:04:00Z"/>
                <w:moveFrom w:id="1720" w:author="JAVIERA PAZ LEFORT IBANEZ" w:date="2025-08-15T18:05:00Z" w16du:dateUtc="2025-08-15T22:05:00Z"/>
                <w:rFonts w:ascii="Arial" w:hAnsi="Arial" w:cs="Arial"/>
              </w:rPr>
              <w:pPrChange w:id="1721" w:author="JAVIERA PAZ LEFORT IBANEZ" w:date="2025-09-22T17:58:00Z" w16du:dateUtc="2025-09-22T20:58:00Z">
                <w:pPr>
                  <w:cnfStyle w:val="001000100000" w:firstRow="0" w:lastRow="0" w:firstColumn="1" w:lastColumn="0" w:oddVBand="0" w:evenVBand="0" w:oddHBand="1" w:evenHBand="0" w:firstRowFirstColumn="0" w:firstRowLastColumn="0" w:lastRowFirstColumn="0" w:lastRowLastColumn="0"/>
                </w:pPr>
              </w:pPrChange>
            </w:pPr>
            <w:moveFrom w:id="1722" w:author="JAVIERA PAZ LEFORT IBANEZ" w:date="2025-08-15T18:05:00Z" w16du:dateUtc="2025-08-15T22:05:00Z">
              <w:del w:id="1723" w:author="JAVIERA PAZ LEFORT IBANEZ" w:date="2025-09-18T16:04:00Z" w16du:dateUtc="2025-09-18T19:04:00Z">
                <w:r w:rsidRPr="00B355AB" w:rsidDel="00A57B30">
                  <w:rPr>
                    <w:rFonts w:ascii="Arial" w:hAnsi="Arial" w:cs="Arial"/>
                  </w:rPr>
                  <w:delText>Espesor de membrana</w:delText>
                </w:r>
              </w:del>
            </w:moveFrom>
          </w:p>
        </w:tc>
        <w:tc>
          <w:tcPr>
            <w:tcW w:w="0" w:type="auto"/>
            <w:hideMark/>
            <w:tcPrChange w:id="1724" w:author="JAVIERA PAZ LEFORT IBANEZ" w:date="2025-09-22T17:58:00Z" w16du:dateUtc="2025-09-22T20:58:00Z">
              <w:tcPr>
                <w:tcW w:w="0" w:type="auto"/>
                <w:gridSpan w:val="3"/>
                <w:hideMark/>
              </w:tcPr>
            </w:tcPrChange>
          </w:tcPr>
          <w:p w14:paraId="1189195E" w14:textId="5E893649"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725" w:author="JAVIERA PAZ LEFORT IBANEZ" w:date="2025-09-18T16:04:00Z" w16du:dateUtc="2025-09-18T19:04:00Z"/>
                <w:moveFrom w:id="1726" w:author="JAVIERA PAZ LEFORT IBANEZ" w:date="2025-08-15T18:05:00Z" w16du:dateUtc="2025-08-15T22:05:00Z"/>
                <w:rFonts w:ascii="Arial" w:hAnsi="Arial" w:cs="Arial"/>
              </w:rPr>
              <w:pPrChange w:id="1727"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728" w:author="JAVIERA PAZ LEFORT IBANEZ" w:date="2025-08-15T18:05:00Z" w16du:dateUtc="2025-08-15T22:05:00Z">
              <w:del w:id="1729" w:author="JAVIERA PAZ LEFORT IBANEZ" w:date="2025-09-18T16:04:00Z" w16du:dateUtc="2025-09-18T19:04:00Z">
                <w:r w:rsidRPr="00B355AB" w:rsidDel="00A57B30">
                  <w:rPr>
                    <w:rFonts w:ascii="Arial" w:hAnsi="Arial" w:cs="Arial"/>
                  </w:rPr>
                  <w:delText>35</w:delText>
                </w:r>
              </w:del>
            </w:moveFrom>
          </w:p>
        </w:tc>
        <w:tc>
          <w:tcPr>
            <w:tcW w:w="0" w:type="auto"/>
            <w:hideMark/>
            <w:tcPrChange w:id="1730" w:author="JAVIERA PAZ LEFORT IBANEZ" w:date="2025-09-22T17:58:00Z" w16du:dateUtc="2025-09-22T20:58:00Z">
              <w:tcPr>
                <w:tcW w:w="0" w:type="auto"/>
                <w:gridSpan w:val="2"/>
                <w:hideMark/>
              </w:tcPr>
            </w:tcPrChange>
          </w:tcPr>
          <w:p w14:paraId="539EDAF4" w14:textId="4D3FECFA"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731" w:author="JAVIERA PAZ LEFORT IBANEZ" w:date="2025-09-18T16:04:00Z" w16du:dateUtc="2025-09-18T19:04:00Z"/>
                <w:moveFrom w:id="1732" w:author="JAVIERA PAZ LEFORT IBANEZ" w:date="2025-08-15T18:05:00Z" w16du:dateUtc="2025-08-15T22:05:00Z"/>
                <w:rFonts w:ascii="Arial" w:hAnsi="Arial" w:cs="Arial"/>
              </w:rPr>
              <w:pPrChange w:id="1733"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734" w:author="JAVIERA PAZ LEFORT IBANEZ" w:date="2025-08-15T18:05:00Z" w16du:dateUtc="2025-08-15T22:05:00Z">
              <w:del w:id="1735" w:author="JAVIERA PAZ LEFORT IBANEZ" w:date="2025-09-18T16:04:00Z" w16du:dateUtc="2025-09-18T19:04:00Z">
                <w:r w:rsidRPr="00B355AB" w:rsidDel="00A57B30">
                  <w:rPr>
                    <w:rFonts w:ascii="Arial" w:hAnsi="Arial" w:cs="Arial"/>
                  </w:rPr>
                  <w:delText>µm</w:delText>
                </w:r>
              </w:del>
            </w:moveFrom>
          </w:p>
        </w:tc>
      </w:tr>
      <w:tr w:rsidR="00F3065D" w:rsidRPr="00B355AB" w:rsidDel="00A57B30" w14:paraId="081AC0DE" w14:textId="79E3A05C" w:rsidTr="00D26ADE">
        <w:trPr>
          <w:del w:id="1736" w:author="JAVIERA PAZ LEFORT IBANEZ" w:date="2025-09-18T16:04:00Z"/>
          <w:trPrChange w:id="173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738" w:author="JAVIERA PAZ LEFORT IBANEZ" w:date="2025-09-22T17:58:00Z" w16du:dateUtc="2025-09-22T20:58:00Z">
              <w:tcPr>
                <w:tcW w:w="0" w:type="auto"/>
                <w:gridSpan w:val="3"/>
                <w:hideMark/>
              </w:tcPr>
            </w:tcPrChange>
          </w:tcPr>
          <w:p w14:paraId="65D333DB" w14:textId="731AD32D" w:rsidR="00F3065D" w:rsidRPr="00B355AB" w:rsidDel="00A57B30" w:rsidRDefault="00F3065D">
            <w:pPr>
              <w:ind w:left="708"/>
              <w:rPr>
                <w:del w:id="1739" w:author="JAVIERA PAZ LEFORT IBANEZ" w:date="2025-09-18T16:04:00Z" w16du:dateUtc="2025-09-18T19:04:00Z"/>
                <w:moveFrom w:id="1740" w:author="JAVIERA PAZ LEFORT IBANEZ" w:date="2025-08-15T18:05:00Z" w16du:dateUtc="2025-08-15T22:05:00Z"/>
                <w:rFonts w:ascii="Arial" w:hAnsi="Arial" w:cs="Arial"/>
              </w:rPr>
              <w:pPrChange w:id="1741" w:author="JAVIERA PAZ LEFORT IBANEZ" w:date="2025-09-22T17:58:00Z" w16du:dateUtc="2025-09-22T20:58:00Z">
                <w:pPr/>
              </w:pPrChange>
            </w:pPr>
            <w:moveFrom w:id="1742" w:author="JAVIERA PAZ LEFORT IBANEZ" w:date="2025-08-15T18:05:00Z" w16du:dateUtc="2025-08-15T22:05:00Z">
              <w:del w:id="1743" w:author="JAVIERA PAZ LEFORT IBANEZ" w:date="2025-09-18T16:04:00Z" w16du:dateUtc="2025-09-18T19:04:00Z">
                <w:r w:rsidRPr="00B355AB" w:rsidDel="00A57B30">
                  <w:rPr>
                    <w:rFonts w:ascii="Arial" w:hAnsi="Arial" w:cs="Arial"/>
                  </w:rPr>
                  <w:delText>Área superficial total</w:delText>
                </w:r>
              </w:del>
            </w:moveFrom>
          </w:p>
        </w:tc>
        <w:tc>
          <w:tcPr>
            <w:tcW w:w="0" w:type="auto"/>
            <w:hideMark/>
            <w:tcPrChange w:id="1744" w:author="JAVIERA PAZ LEFORT IBANEZ" w:date="2025-09-22T17:58:00Z" w16du:dateUtc="2025-09-22T20:58:00Z">
              <w:tcPr>
                <w:tcW w:w="0" w:type="auto"/>
                <w:gridSpan w:val="3"/>
                <w:hideMark/>
              </w:tcPr>
            </w:tcPrChange>
          </w:tcPr>
          <w:p w14:paraId="72793AC9" w14:textId="77A9A2CD"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745" w:author="JAVIERA PAZ LEFORT IBANEZ" w:date="2025-09-18T16:04:00Z" w16du:dateUtc="2025-09-18T19:04:00Z"/>
                <w:moveFrom w:id="1746" w:author="JAVIERA PAZ LEFORT IBANEZ" w:date="2025-08-15T18:05:00Z" w16du:dateUtc="2025-08-15T22:05:00Z"/>
                <w:rFonts w:ascii="Arial" w:hAnsi="Arial" w:cs="Arial"/>
              </w:rPr>
              <w:pPrChange w:id="1747"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748" w:author="JAVIERA PAZ LEFORT IBANEZ" w:date="2025-08-15T18:05:00Z" w16du:dateUtc="2025-08-15T22:05:00Z">
              <w:del w:id="1749" w:author="JAVIERA PAZ LEFORT IBANEZ" w:date="2025-09-18T16:04:00Z" w16du:dateUtc="2025-09-18T19:04:00Z">
                <w:r w:rsidRPr="00B355AB" w:rsidDel="00A57B30">
                  <w:rPr>
                    <w:rFonts w:ascii="Arial" w:hAnsi="Arial" w:cs="Arial"/>
                  </w:rPr>
                  <w:delText>5.0</w:delText>
                </w:r>
              </w:del>
            </w:moveFrom>
          </w:p>
        </w:tc>
        <w:tc>
          <w:tcPr>
            <w:tcW w:w="0" w:type="auto"/>
            <w:hideMark/>
            <w:tcPrChange w:id="1750" w:author="JAVIERA PAZ LEFORT IBANEZ" w:date="2025-09-22T17:58:00Z" w16du:dateUtc="2025-09-22T20:58:00Z">
              <w:tcPr>
                <w:tcW w:w="0" w:type="auto"/>
                <w:gridSpan w:val="2"/>
                <w:hideMark/>
              </w:tcPr>
            </w:tcPrChange>
          </w:tcPr>
          <w:p w14:paraId="2FD1363E" w14:textId="04317F0C"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751" w:author="JAVIERA PAZ LEFORT IBANEZ" w:date="2025-09-18T16:04:00Z" w16du:dateUtc="2025-09-18T19:04:00Z"/>
                <w:moveFrom w:id="1752" w:author="JAVIERA PAZ LEFORT IBANEZ" w:date="2025-08-15T18:05:00Z" w16du:dateUtc="2025-08-15T22:05:00Z"/>
                <w:rFonts w:ascii="Arial" w:hAnsi="Arial" w:cs="Arial"/>
              </w:rPr>
              <w:pPrChange w:id="1753"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754" w:author="JAVIERA PAZ LEFORT IBANEZ" w:date="2025-08-15T18:05:00Z" w16du:dateUtc="2025-08-15T22:05:00Z">
              <w:del w:id="1755" w:author="JAVIERA PAZ LEFORT IBANEZ" w:date="2025-09-18T16:04:00Z" w16du:dateUtc="2025-09-18T19:04:00Z">
                <w:r w:rsidRPr="00B355AB" w:rsidDel="00A57B30">
                  <w:rPr>
                    <w:rFonts w:ascii="Arial" w:hAnsi="Arial" w:cs="Arial"/>
                  </w:rPr>
                  <w:delText>m²</w:delText>
                </w:r>
              </w:del>
            </w:moveFrom>
          </w:p>
        </w:tc>
      </w:tr>
      <w:tr w:rsidR="00F3065D" w:rsidRPr="00B355AB" w:rsidDel="00A57B30" w14:paraId="2FEF943F" w14:textId="653D8B67" w:rsidTr="00D26ADE">
        <w:trPr>
          <w:cnfStyle w:val="000000100000" w:firstRow="0" w:lastRow="0" w:firstColumn="0" w:lastColumn="0" w:oddVBand="0" w:evenVBand="0" w:oddHBand="1" w:evenHBand="0" w:firstRowFirstColumn="0" w:firstRowLastColumn="0" w:lastRowFirstColumn="0" w:lastRowLastColumn="0"/>
          <w:del w:id="1756" w:author="JAVIERA PAZ LEFORT IBANEZ" w:date="2025-09-18T16:04:00Z"/>
          <w:trPrChange w:id="175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758" w:author="JAVIERA PAZ LEFORT IBANEZ" w:date="2025-09-22T17:58:00Z" w16du:dateUtc="2025-09-22T20:58:00Z">
              <w:tcPr>
                <w:tcW w:w="0" w:type="auto"/>
                <w:gridSpan w:val="3"/>
                <w:hideMark/>
              </w:tcPr>
            </w:tcPrChange>
          </w:tcPr>
          <w:p w14:paraId="0565BE0C" w14:textId="0D5DBE95" w:rsidR="00F3065D" w:rsidRPr="00B355AB" w:rsidDel="00A57B30" w:rsidRDefault="00F3065D">
            <w:pPr>
              <w:ind w:left="708"/>
              <w:cnfStyle w:val="001000100000" w:firstRow="0" w:lastRow="0" w:firstColumn="1" w:lastColumn="0" w:oddVBand="0" w:evenVBand="0" w:oddHBand="1" w:evenHBand="0" w:firstRowFirstColumn="0" w:firstRowLastColumn="0" w:lastRowFirstColumn="0" w:lastRowLastColumn="0"/>
              <w:rPr>
                <w:del w:id="1759" w:author="JAVIERA PAZ LEFORT IBANEZ" w:date="2025-09-18T16:04:00Z" w16du:dateUtc="2025-09-18T19:04:00Z"/>
                <w:moveFrom w:id="1760" w:author="JAVIERA PAZ LEFORT IBANEZ" w:date="2025-08-15T18:05:00Z" w16du:dateUtc="2025-08-15T22:05:00Z"/>
                <w:rFonts w:ascii="Arial" w:hAnsi="Arial" w:cs="Arial"/>
              </w:rPr>
              <w:pPrChange w:id="1761" w:author="JAVIERA PAZ LEFORT IBANEZ" w:date="2025-09-22T17:58:00Z" w16du:dateUtc="2025-09-22T20:58:00Z">
                <w:pPr>
                  <w:cnfStyle w:val="001000100000" w:firstRow="0" w:lastRow="0" w:firstColumn="1" w:lastColumn="0" w:oddVBand="0" w:evenVBand="0" w:oddHBand="1" w:evenHBand="0" w:firstRowFirstColumn="0" w:firstRowLastColumn="0" w:lastRowFirstColumn="0" w:lastRowLastColumn="0"/>
                </w:pPr>
              </w:pPrChange>
            </w:pPr>
            <w:moveFrom w:id="1762" w:author="JAVIERA PAZ LEFORT IBANEZ" w:date="2025-08-15T18:05:00Z" w16du:dateUtc="2025-08-15T22:05:00Z">
              <w:del w:id="1763" w:author="JAVIERA PAZ LEFORT IBANEZ" w:date="2025-09-18T16:04:00Z" w16du:dateUtc="2025-09-18T19:04:00Z">
                <w:r w:rsidRPr="00B355AB" w:rsidDel="00A57B30">
                  <w:rPr>
                    <w:rFonts w:ascii="Arial" w:hAnsi="Arial" w:cs="Arial"/>
                  </w:rPr>
                  <w:delText>Material de membrana</w:delText>
                </w:r>
              </w:del>
            </w:moveFrom>
          </w:p>
        </w:tc>
        <w:tc>
          <w:tcPr>
            <w:tcW w:w="0" w:type="auto"/>
            <w:hideMark/>
            <w:tcPrChange w:id="1764" w:author="JAVIERA PAZ LEFORT IBANEZ" w:date="2025-09-22T17:58:00Z" w16du:dateUtc="2025-09-22T20:58:00Z">
              <w:tcPr>
                <w:tcW w:w="0" w:type="auto"/>
                <w:gridSpan w:val="3"/>
                <w:hideMark/>
              </w:tcPr>
            </w:tcPrChange>
          </w:tcPr>
          <w:p w14:paraId="2B388B15" w14:textId="22FB0020"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765" w:author="JAVIERA PAZ LEFORT IBANEZ" w:date="2025-09-18T16:04:00Z" w16du:dateUtc="2025-09-18T19:04:00Z"/>
                <w:moveFrom w:id="1766" w:author="JAVIERA PAZ LEFORT IBANEZ" w:date="2025-08-15T18:05:00Z" w16du:dateUtc="2025-08-15T22:05:00Z"/>
                <w:rFonts w:ascii="Arial" w:hAnsi="Arial" w:cs="Arial"/>
              </w:rPr>
              <w:pPrChange w:id="1767"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768" w:author="JAVIERA PAZ LEFORT IBANEZ" w:date="2025-08-15T18:05:00Z" w16du:dateUtc="2025-08-15T22:05:00Z">
              <w:del w:id="1769" w:author="JAVIERA PAZ LEFORT IBANEZ" w:date="2025-09-18T16:04:00Z" w16du:dateUtc="2025-09-18T19:04:00Z">
                <w:r w:rsidRPr="00B355AB" w:rsidDel="00A57B30">
                  <w:rPr>
                    <w:rFonts w:ascii="Arial" w:hAnsi="Arial" w:cs="Arial"/>
                  </w:rPr>
                  <w:delText>Polipropileno</w:delText>
                </w:r>
              </w:del>
            </w:moveFrom>
          </w:p>
        </w:tc>
        <w:tc>
          <w:tcPr>
            <w:tcW w:w="0" w:type="auto"/>
            <w:hideMark/>
            <w:tcPrChange w:id="1770" w:author="JAVIERA PAZ LEFORT IBANEZ" w:date="2025-09-22T17:58:00Z" w16du:dateUtc="2025-09-22T20:58:00Z">
              <w:tcPr>
                <w:tcW w:w="0" w:type="auto"/>
                <w:gridSpan w:val="2"/>
                <w:hideMark/>
              </w:tcPr>
            </w:tcPrChange>
          </w:tcPr>
          <w:p w14:paraId="333C6B5D" w14:textId="517DE16A"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771" w:author="JAVIERA PAZ LEFORT IBANEZ" w:date="2025-09-18T16:04:00Z" w16du:dateUtc="2025-09-18T19:04:00Z"/>
                <w:moveFrom w:id="1772" w:author="JAVIERA PAZ LEFORT IBANEZ" w:date="2025-08-15T18:05:00Z" w16du:dateUtc="2025-08-15T22:05:00Z"/>
                <w:rFonts w:ascii="Arial" w:hAnsi="Arial" w:cs="Arial"/>
              </w:rPr>
              <w:pPrChange w:id="1773"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774" w:author="JAVIERA PAZ LEFORT IBANEZ" w:date="2025-08-15T18:05:00Z" w16du:dateUtc="2025-08-15T22:05:00Z">
              <w:del w:id="1775" w:author="JAVIERA PAZ LEFORT IBANEZ" w:date="2025-09-18T16:04:00Z" w16du:dateUtc="2025-09-18T19:04:00Z">
                <w:r w:rsidRPr="00B355AB" w:rsidDel="00A57B30">
                  <w:rPr>
                    <w:rFonts w:ascii="Arial" w:hAnsi="Arial" w:cs="Arial"/>
                  </w:rPr>
                  <w:delText>-</w:delText>
                </w:r>
              </w:del>
            </w:moveFrom>
          </w:p>
        </w:tc>
      </w:tr>
      <w:tr w:rsidR="00F3065D" w:rsidRPr="00B355AB" w:rsidDel="00A57B30" w14:paraId="08F084F6" w14:textId="37B2431F" w:rsidTr="00D26ADE">
        <w:trPr>
          <w:trHeight w:val="58"/>
          <w:del w:id="1776" w:author="JAVIERA PAZ LEFORT IBANEZ" w:date="2025-09-18T16:04:00Z"/>
          <w:trPrChange w:id="177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778" w:author="JAVIERA PAZ LEFORT IBANEZ" w:date="2025-09-22T17:58:00Z" w16du:dateUtc="2025-09-22T20:58:00Z">
              <w:tcPr>
                <w:tcW w:w="0" w:type="auto"/>
                <w:gridSpan w:val="2"/>
                <w:hideMark/>
              </w:tcPr>
            </w:tcPrChange>
          </w:tcPr>
          <w:p w14:paraId="1516F6FA" w14:textId="4C603867" w:rsidR="00F3065D" w:rsidRPr="00B355AB" w:rsidDel="00A57B30" w:rsidRDefault="00F3065D">
            <w:pPr>
              <w:ind w:left="708"/>
              <w:rPr>
                <w:del w:id="1779" w:author="JAVIERA PAZ LEFORT IBANEZ" w:date="2025-09-18T16:04:00Z" w16du:dateUtc="2025-09-18T19:04:00Z"/>
                <w:moveFrom w:id="1780" w:author="JAVIERA PAZ LEFORT IBANEZ" w:date="2025-08-15T18:05:00Z" w16du:dateUtc="2025-08-15T22:05:00Z"/>
                <w:rFonts w:ascii="Arial" w:hAnsi="Arial" w:cs="Arial"/>
              </w:rPr>
              <w:pPrChange w:id="1781" w:author="JAVIERA PAZ LEFORT IBANEZ" w:date="2025-09-22T17:58:00Z" w16du:dateUtc="2025-09-22T20:58:00Z">
                <w:pPr/>
              </w:pPrChange>
            </w:pPr>
            <w:moveFrom w:id="1782" w:author="JAVIERA PAZ LEFORT IBANEZ" w:date="2025-08-15T18:05:00Z" w16du:dateUtc="2025-08-15T22:05:00Z">
              <w:del w:id="1783" w:author="JAVIERA PAZ LEFORT IBANEZ" w:date="2025-09-18T16:04:00Z" w16du:dateUtc="2025-09-18T19:04:00Z">
                <w:r w:rsidRPr="00B355AB" w:rsidDel="00A57B30">
                  <w:rPr>
                    <w:rFonts w:ascii="Arial" w:hAnsi="Arial" w:cs="Arial"/>
                  </w:rPr>
                  <w:delText>Porosidad de la membrana</w:delText>
                </w:r>
              </w:del>
            </w:moveFrom>
          </w:p>
        </w:tc>
        <w:tc>
          <w:tcPr>
            <w:tcW w:w="0" w:type="auto"/>
            <w:hideMark/>
            <w:tcPrChange w:id="1784" w:author="JAVIERA PAZ LEFORT IBANEZ" w:date="2025-09-22T17:58:00Z" w16du:dateUtc="2025-09-22T20:58:00Z">
              <w:tcPr>
                <w:tcW w:w="0" w:type="auto"/>
                <w:gridSpan w:val="3"/>
                <w:hideMark/>
              </w:tcPr>
            </w:tcPrChange>
          </w:tcPr>
          <w:p w14:paraId="2D0D903D" w14:textId="7061EF49"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785" w:author="JAVIERA PAZ LEFORT IBANEZ" w:date="2025-09-18T16:04:00Z" w16du:dateUtc="2025-09-18T19:04:00Z"/>
                <w:moveFrom w:id="1786" w:author="JAVIERA PAZ LEFORT IBANEZ" w:date="2025-08-15T18:05:00Z" w16du:dateUtc="2025-08-15T22:05:00Z"/>
                <w:rFonts w:ascii="Arial" w:hAnsi="Arial" w:cs="Arial"/>
              </w:rPr>
              <w:pPrChange w:id="1787"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788" w:author="JAVIERA PAZ LEFORT IBANEZ" w:date="2025-08-15T18:05:00Z" w16du:dateUtc="2025-08-15T22:05:00Z">
              <w:del w:id="1789" w:author="JAVIERA PAZ LEFORT IBANEZ" w:date="2025-09-18T16:04:00Z" w16du:dateUtc="2025-09-18T19:04:00Z">
                <w:r w:rsidRPr="00B355AB" w:rsidDel="00A57B30">
                  <w:rPr>
                    <w:rFonts w:ascii="Arial" w:hAnsi="Arial" w:cs="Arial"/>
                  </w:rPr>
                  <w:delText>0,5</w:delText>
                </w:r>
              </w:del>
            </w:moveFrom>
          </w:p>
        </w:tc>
        <w:tc>
          <w:tcPr>
            <w:tcW w:w="0" w:type="auto"/>
            <w:hideMark/>
            <w:tcPrChange w:id="1790" w:author="JAVIERA PAZ LEFORT IBANEZ" w:date="2025-09-22T17:58:00Z" w16du:dateUtc="2025-09-22T20:58:00Z">
              <w:tcPr>
                <w:tcW w:w="0" w:type="auto"/>
                <w:gridSpan w:val="2"/>
                <w:hideMark/>
              </w:tcPr>
            </w:tcPrChange>
          </w:tcPr>
          <w:p w14:paraId="7C634F92" w14:textId="5732173C"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791" w:author="JAVIERA PAZ LEFORT IBANEZ" w:date="2025-09-18T16:04:00Z" w16du:dateUtc="2025-09-18T19:04:00Z"/>
                <w:moveFrom w:id="1792" w:author="JAVIERA PAZ LEFORT IBANEZ" w:date="2025-08-15T18:05:00Z" w16du:dateUtc="2025-08-15T22:05:00Z"/>
                <w:rFonts w:ascii="Arial" w:hAnsi="Arial" w:cs="Arial"/>
              </w:rPr>
              <w:pPrChange w:id="1793"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794" w:author="JAVIERA PAZ LEFORT IBANEZ" w:date="2025-08-15T18:05:00Z" w16du:dateUtc="2025-08-15T22:05:00Z">
              <w:del w:id="1795" w:author="JAVIERA PAZ LEFORT IBANEZ" w:date="2025-09-18T16:04:00Z" w16du:dateUtc="2025-09-18T19:04:00Z">
                <w:r w:rsidRPr="00B355AB" w:rsidDel="00A57B30">
                  <w:rPr>
                    <w:rFonts w:ascii="Arial" w:hAnsi="Arial" w:cs="Arial"/>
                  </w:rPr>
                  <w:delText>-</w:delText>
                </w:r>
              </w:del>
            </w:moveFrom>
          </w:p>
        </w:tc>
      </w:tr>
      <w:tr w:rsidR="00F3065D" w:rsidRPr="00B355AB" w:rsidDel="00A57B30" w14:paraId="6A42F83E" w14:textId="572CFC9A" w:rsidTr="00D26ADE">
        <w:trPr>
          <w:cnfStyle w:val="000000100000" w:firstRow="0" w:lastRow="0" w:firstColumn="0" w:lastColumn="0" w:oddVBand="0" w:evenVBand="0" w:oddHBand="1" w:evenHBand="0" w:firstRowFirstColumn="0" w:firstRowLastColumn="0" w:lastRowFirstColumn="0" w:lastRowLastColumn="0"/>
          <w:del w:id="1796" w:author="JAVIERA PAZ LEFORT IBANEZ" w:date="2025-09-18T16:04:00Z"/>
          <w:trPrChange w:id="179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798" w:author="JAVIERA PAZ LEFORT IBANEZ" w:date="2025-09-22T17:58:00Z" w16du:dateUtc="2025-09-22T20:58:00Z">
              <w:tcPr>
                <w:tcW w:w="0" w:type="auto"/>
                <w:gridSpan w:val="3"/>
                <w:hideMark/>
              </w:tcPr>
            </w:tcPrChange>
          </w:tcPr>
          <w:p w14:paraId="0E297AA8" w14:textId="5B40A5CD" w:rsidR="00F3065D" w:rsidRPr="00B355AB" w:rsidDel="00A57B30" w:rsidRDefault="00F3065D">
            <w:pPr>
              <w:ind w:left="708"/>
              <w:cnfStyle w:val="001000100000" w:firstRow="0" w:lastRow="0" w:firstColumn="1" w:lastColumn="0" w:oddVBand="0" w:evenVBand="0" w:oddHBand="1" w:evenHBand="0" w:firstRowFirstColumn="0" w:firstRowLastColumn="0" w:lastRowFirstColumn="0" w:lastRowLastColumn="0"/>
              <w:rPr>
                <w:del w:id="1799" w:author="JAVIERA PAZ LEFORT IBANEZ" w:date="2025-09-18T16:04:00Z" w16du:dateUtc="2025-09-18T19:04:00Z"/>
                <w:moveFrom w:id="1800" w:author="JAVIERA PAZ LEFORT IBANEZ" w:date="2025-08-15T18:05:00Z" w16du:dateUtc="2025-08-15T22:05:00Z"/>
                <w:rFonts w:ascii="Arial" w:hAnsi="Arial" w:cs="Arial"/>
              </w:rPr>
              <w:pPrChange w:id="1801" w:author="JAVIERA PAZ LEFORT IBANEZ" w:date="2025-09-22T17:58:00Z" w16du:dateUtc="2025-09-22T20:58:00Z">
                <w:pPr>
                  <w:cnfStyle w:val="001000100000" w:firstRow="0" w:lastRow="0" w:firstColumn="1" w:lastColumn="0" w:oddVBand="0" w:evenVBand="0" w:oddHBand="1" w:evenHBand="0" w:firstRowFirstColumn="0" w:firstRowLastColumn="0" w:lastRowFirstColumn="0" w:lastRowLastColumn="0"/>
                </w:pPr>
              </w:pPrChange>
            </w:pPr>
            <w:moveFrom w:id="1802" w:author="JAVIERA PAZ LEFORT IBANEZ" w:date="2025-08-15T18:05:00Z" w16du:dateUtc="2025-08-15T22:05:00Z">
              <w:del w:id="1803" w:author="JAVIERA PAZ LEFORT IBANEZ" w:date="2025-09-18T16:04:00Z" w16du:dateUtc="2025-09-18T19:04:00Z">
                <w:r w:rsidRPr="00B355AB" w:rsidDel="00A57B30">
                  <w:rPr>
                    <w:rFonts w:ascii="Arial" w:hAnsi="Arial" w:cs="Arial"/>
                  </w:rPr>
                  <w:delText>Tortuosidad</w:delText>
                </w:r>
              </w:del>
            </w:moveFrom>
          </w:p>
        </w:tc>
        <w:tc>
          <w:tcPr>
            <w:tcW w:w="0" w:type="auto"/>
            <w:hideMark/>
            <w:tcPrChange w:id="1804" w:author="JAVIERA PAZ LEFORT IBANEZ" w:date="2025-09-22T17:58:00Z" w16du:dateUtc="2025-09-22T20:58:00Z">
              <w:tcPr>
                <w:tcW w:w="0" w:type="auto"/>
                <w:gridSpan w:val="3"/>
                <w:hideMark/>
              </w:tcPr>
            </w:tcPrChange>
          </w:tcPr>
          <w:p w14:paraId="685335BA" w14:textId="6B484FF3"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805" w:author="JAVIERA PAZ LEFORT IBANEZ" w:date="2025-09-18T16:04:00Z" w16du:dateUtc="2025-09-18T19:04:00Z"/>
                <w:moveFrom w:id="1806" w:author="JAVIERA PAZ LEFORT IBANEZ" w:date="2025-08-15T18:05:00Z" w16du:dateUtc="2025-08-15T22:05:00Z"/>
                <w:rFonts w:ascii="Arial" w:hAnsi="Arial" w:cs="Arial"/>
              </w:rPr>
              <w:pPrChange w:id="1807"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808" w:author="JAVIERA PAZ LEFORT IBANEZ" w:date="2025-08-15T18:05:00Z" w16du:dateUtc="2025-08-15T22:05:00Z">
              <w:del w:id="1809" w:author="JAVIERA PAZ LEFORT IBANEZ" w:date="2025-09-18T16:04:00Z" w16du:dateUtc="2025-09-18T19:04:00Z">
                <w:r w:rsidRPr="00B355AB" w:rsidDel="00A57B30">
                  <w:rPr>
                    <w:rFonts w:ascii="Arial" w:hAnsi="Arial" w:cs="Arial"/>
                  </w:rPr>
                  <w:delText>2,0</w:delText>
                </w:r>
              </w:del>
            </w:moveFrom>
          </w:p>
        </w:tc>
        <w:tc>
          <w:tcPr>
            <w:tcW w:w="0" w:type="auto"/>
            <w:hideMark/>
            <w:tcPrChange w:id="1810" w:author="JAVIERA PAZ LEFORT IBANEZ" w:date="2025-09-22T17:58:00Z" w16du:dateUtc="2025-09-22T20:58:00Z">
              <w:tcPr>
                <w:tcW w:w="0" w:type="auto"/>
                <w:gridSpan w:val="2"/>
                <w:hideMark/>
              </w:tcPr>
            </w:tcPrChange>
          </w:tcPr>
          <w:p w14:paraId="5B411156" w14:textId="5DE28C4B"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811" w:author="JAVIERA PAZ LEFORT IBANEZ" w:date="2025-09-18T16:04:00Z" w16du:dateUtc="2025-09-18T19:04:00Z"/>
                <w:moveFrom w:id="1812" w:author="JAVIERA PAZ LEFORT IBANEZ" w:date="2025-08-15T18:05:00Z" w16du:dateUtc="2025-08-15T22:05:00Z"/>
                <w:rFonts w:ascii="Arial" w:hAnsi="Arial" w:cs="Arial"/>
              </w:rPr>
              <w:pPrChange w:id="1813"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814" w:author="JAVIERA PAZ LEFORT IBANEZ" w:date="2025-08-15T18:05:00Z" w16du:dateUtc="2025-08-15T22:05:00Z">
              <w:del w:id="1815" w:author="JAVIERA PAZ LEFORT IBANEZ" w:date="2025-09-18T16:04:00Z" w16du:dateUtc="2025-09-18T19:04:00Z">
                <w:r w:rsidRPr="00B355AB" w:rsidDel="00A57B30">
                  <w:rPr>
                    <w:rFonts w:ascii="Arial" w:hAnsi="Arial" w:cs="Arial"/>
                  </w:rPr>
                  <w:delText>-</w:delText>
                </w:r>
              </w:del>
            </w:moveFrom>
          </w:p>
        </w:tc>
      </w:tr>
      <w:tr w:rsidR="00F3065D" w:rsidRPr="00B355AB" w:rsidDel="00A57B30" w14:paraId="7702DD94" w14:textId="30B701A6" w:rsidTr="00D26ADE">
        <w:trPr>
          <w:del w:id="1816" w:author="JAVIERA PAZ LEFORT IBANEZ" w:date="2025-09-18T16:04:00Z"/>
          <w:trPrChange w:id="181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818" w:author="JAVIERA PAZ LEFORT IBANEZ" w:date="2025-09-22T17:58:00Z" w16du:dateUtc="2025-09-22T20:58:00Z">
              <w:tcPr>
                <w:tcW w:w="0" w:type="auto"/>
                <w:gridSpan w:val="3"/>
                <w:hideMark/>
              </w:tcPr>
            </w:tcPrChange>
          </w:tcPr>
          <w:p w14:paraId="263A40DC" w14:textId="77EF2F42" w:rsidR="00F3065D" w:rsidRPr="00B355AB" w:rsidDel="00A57B30" w:rsidRDefault="00F3065D">
            <w:pPr>
              <w:ind w:left="708"/>
              <w:rPr>
                <w:del w:id="1819" w:author="JAVIERA PAZ LEFORT IBANEZ" w:date="2025-09-18T16:04:00Z" w16du:dateUtc="2025-09-18T19:04:00Z"/>
                <w:moveFrom w:id="1820" w:author="JAVIERA PAZ LEFORT IBANEZ" w:date="2025-08-15T18:05:00Z" w16du:dateUtc="2025-08-15T22:05:00Z"/>
                <w:rFonts w:ascii="Arial" w:hAnsi="Arial" w:cs="Arial"/>
              </w:rPr>
              <w:pPrChange w:id="1821" w:author="JAVIERA PAZ LEFORT IBANEZ" w:date="2025-09-22T17:58:00Z" w16du:dateUtc="2025-09-22T20:58:00Z">
                <w:pPr/>
              </w:pPrChange>
            </w:pPr>
            <w:moveFrom w:id="1822" w:author="JAVIERA PAZ LEFORT IBANEZ" w:date="2025-08-15T18:05:00Z" w16du:dateUtc="2025-08-15T22:05:00Z">
              <w:del w:id="1823" w:author="JAVIERA PAZ LEFORT IBANEZ" w:date="2025-09-18T16:04:00Z" w16du:dateUtc="2025-09-18T19:04:00Z">
                <w:r w:rsidRPr="00B355AB" w:rsidDel="00A57B30">
                  <w:rPr>
                    <w:rFonts w:ascii="Arial" w:hAnsi="Arial" w:cs="Arial"/>
                  </w:rPr>
                  <w:delText>Densidad de empaque</w:delText>
                </w:r>
              </w:del>
            </w:moveFrom>
          </w:p>
        </w:tc>
        <w:tc>
          <w:tcPr>
            <w:tcW w:w="0" w:type="auto"/>
            <w:hideMark/>
            <w:tcPrChange w:id="1824" w:author="JAVIERA PAZ LEFORT IBANEZ" w:date="2025-09-22T17:58:00Z" w16du:dateUtc="2025-09-22T20:58:00Z">
              <w:tcPr>
                <w:tcW w:w="0" w:type="auto"/>
                <w:gridSpan w:val="3"/>
                <w:hideMark/>
              </w:tcPr>
            </w:tcPrChange>
          </w:tcPr>
          <w:p w14:paraId="23D705B3" w14:textId="295F7599"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825" w:author="JAVIERA PAZ LEFORT IBANEZ" w:date="2025-09-18T16:04:00Z" w16du:dateUtc="2025-09-18T19:04:00Z"/>
                <w:moveFrom w:id="1826" w:author="JAVIERA PAZ LEFORT IBANEZ" w:date="2025-08-15T18:05:00Z" w16du:dateUtc="2025-08-15T22:05:00Z"/>
                <w:rFonts w:ascii="Arial" w:hAnsi="Arial" w:cs="Arial"/>
              </w:rPr>
              <w:pPrChange w:id="1827"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828" w:author="JAVIERA PAZ LEFORT IBANEZ" w:date="2025-08-15T18:05:00Z" w16du:dateUtc="2025-08-15T22:05:00Z">
              <w:del w:id="1829" w:author="JAVIERA PAZ LEFORT IBANEZ" w:date="2025-09-18T16:04:00Z" w16du:dateUtc="2025-09-18T19:04:00Z">
                <w:r w:rsidRPr="00B355AB" w:rsidDel="00A57B30">
                  <w:rPr>
                    <w:rFonts w:ascii="Arial" w:hAnsi="Arial" w:cs="Arial"/>
                  </w:rPr>
                  <w:delText>0,37</w:delText>
                </w:r>
              </w:del>
            </w:moveFrom>
          </w:p>
        </w:tc>
        <w:tc>
          <w:tcPr>
            <w:tcW w:w="0" w:type="auto"/>
            <w:hideMark/>
            <w:tcPrChange w:id="1830" w:author="JAVIERA PAZ LEFORT IBANEZ" w:date="2025-09-22T17:58:00Z" w16du:dateUtc="2025-09-22T20:58:00Z">
              <w:tcPr>
                <w:tcW w:w="0" w:type="auto"/>
                <w:gridSpan w:val="2"/>
                <w:hideMark/>
              </w:tcPr>
            </w:tcPrChange>
          </w:tcPr>
          <w:p w14:paraId="0B026C56" w14:textId="04B862E8"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831" w:author="JAVIERA PAZ LEFORT IBANEZ" w:date="2025-09-18T16:04:00Z" w16du:dateUtc="2025-09-18T19:04:00Z"/>
                <w:moveFrom w:id="1832" w:author="JAVIERA PAZ LEFORT IBANEZ" w:date="2025-08-15T18:05:00Z" w16du:dateUtc="2025-08-15T22:05:00Z"/>
                <w:rFonts w:ascii="Arial" w:hAnsi="Arial" w:cs="Arial"/>
              </w:rPr>
              <w:pPrChange w:id="1833"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834" w:author="JAVIERA PAZ LEFORT IBANEZ" w:date="2025-08-15T18:05:00Z" w16du:dateUtc="2025-08-15T22:05:00Z">
              <w:del w:id="1835" w:author="JAVIERA PAZ LEFORT IBANEZ" w:date="2025-09-18T16:04:00Z" w16du:dateUtc="2025-09-18T19:04:00Z">
                <w:r w:rsidRPr="00B355AB" w:rsidDel="00A57B30">
                  <w:rPr>
                    <w:rFonts w:ascii="Arial" w:hAnsi="Arial" w:cs="Arial"/>
                  </w:rPr>
                  <w:delText>-</w:delText>
                </w:r>
              </w:del>
            </w:moveFrom>
          </w:p>
        </w:tc>
      </w:tr>
      <w:tr w:rsidR="00F3065D" w:rsidRPr="00B355AB" w:rsidDel="00A57B30" w14:paraId="0ECAC551" w14:textId="4973F67F" w:rsidTr="00D26ADE">
        <w:trPr>
          <w:cnfStyle w:val="000000100000" w:firstRow="0" w:lastRow="0" w:firstColumn="0" w:lastColumn="0" w:oddVBand="0" w:evenVBand="0" w:oddHBand="1" w:evenHBand="0" w:firstRowFirstColumn="0" w:firstRowLastColumn="0" w:lastRowFirstColumn="0" w:lastRowLastColumn="0"/>
          <w:del w:id="1836" w:author="JAVIERA PAZ LEFORT IBANEZ" w:date="2025-09-18T16:04:00Z"/>
          <w:trPrChange w:id="183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838" w:author="JAVIERA PAZ LEFORT IBANEZ" w:date="2025-09-22T17:58:00Z" w16du:dateUtc="2025-09-22T20:58:00Z">
              <w:tcPr>
                <w:tcW w:w="0" w:type="auto"/>
                <w:gridSpan w:val="3"/>
                <w:hideMark/>
              </w:tcPr>
            </w:tcPrChange>
          </w:tcPr>
          <w:p w14:paraId="43FB7BC3" w14:textId="461FBB7D" w:rsidR="00F3065D" w:rsidRPr="00B355AB" w:rsidDel="00A57B30" w:rsidRDefault="00F3065D">
            <w:pPr>
              <w:ind w:left="708"/>
              <w:cnfStyle w:val="001000100000" w:firstRow="0" w:lastRow="0" w:firstColumn="1" w:lastColumn="0" w:oddVBand="0" w:evenVBand="0" w:oddHBand="1" w:evenHBand="0" w:firstRowFirstColumn="0" w:firstRowLastColumn="0" w:lastRowFirstColumn="0" w:lastRowLastColumn="0"/>
              <w:rPr>
                <w:del w:id="1839" w:author="JAVIERA PAZ LEFORT IBANEZ" w:date="2025-09-18T16:04:00Z" w16du:dateUtc="2025-09-18T19:04:00Z"/>
                <w:moveFrom w:id="1840" w:author="JAVIERA PAZ LEFORT IBANEZ" w:date="2025-08-15T18:05:00Z" w16du:dateUtc="2025-08-15T22:05:00Z"/>
                <w:rFonts w:ascii="Arial" w:hAnsi="Arial" w:cs="Arial"/>
              </w:rPr>
              <w:pPrChange w:id="1841" w:author="JAVIERA PAZ LEFORT IBANEZ" w:date="2025-09-22T17:58:00Z" w16du:dateUtc="2025-09-22T20:58:00Z">
                <w:pPr>
                  <w:cnfStyle w:val="001000100000" w:firstRow="0" w:lastRow="0" w:firstColumn="1" w:lastColumn="0" w:oddVBand="0" w:evenVBand="0" w:oddHBand="1" w:evenHBand="0" w:firstRowFirstColumn="0" w:firstRowLastColumn="0" w:lastRowFirstColumn="0" w:lastRowLastColumn="0"/>
                </w:pPr>
              </w:pPrChange>
            </w:pPr>
            <w:moveFrom w:id="1842" w:author="JAVIERA PAZ LEFORT IBANEZ" w:date="2025-08-15T18:05:00Z" w16du:dateUtc="2025-08-15T22:05:00Z">
              <w:del w:id="1843" w:author="JAVIERA PAZ LEFORT IBANEZ" w:date="2025-09-18T16:04:00Z" w16du:dateUtc="2025-09-18T19:04:00Z">
                <w:r w:rsidRPr="00B355AB" w:rsidDel="00A57B30">
                  <w:rPr>
                    <w:rFonts w:ascii="Arial" w:hAnsi="Arial" w:cs="Arial"/>
                  </w:rPr>
                  <w:delText>Carcasa del módulo</w:delText>
                </w:r>
              </w:del>
            </w:moveFrom>
          </w:p>
        </w:tc>
        <w:tc>
          <w:tcPr>
            <w:tcW w:w="0" w:type="auto"/>
            <w:hideMark/>
            <w:tcPrChange w:id="1844" w:author="JAVIERA PAZ LEFORT IBANEZ" w:date="2025-09-22T17:58:00Z" w16du:dateUtc="2025-09-22T20:58:00Z">
              <w:tcPr>
                <w:tcW w:w="0" w:type="auto"/>
                <w:gridSpan w:val="3"/>
                <w:hideMark/>
              </w:tcPr>
            </w:tcPrChange>
          </w:tcPr>
          <w:p w14:paraId="21C7D191" w14:textId="2616A364"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845" w:author="JAVIERA PAZ LEFORT IBANEZ" w:date="2025-09-18T16:04:00Z" w16du:dateUtc="2025-09-18T19:04:00Z"/>
                <w:moveFrom w:id="1846" w:author="JAVIERA PAZ LEFORT IBANEZ" w:date="2025-08-15T18:05:00Z" w16du:dateUtc="2025-08-15T22:05:00Z"/>
                <w:rFonts w:ascii="Arial" w:hAnsi="Arial" w:cs="Arial"/>
              </w:rPr>
              <w:pPrChange w:id="1847"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848" w:author="JAVIERA PAZ LEFORT IBANEZ" w:date="2025-08-15T18:05:00Z" w16du:dateUtc="2025-08-15T22:05:00Z">
              <w:del w:id="1849" w:author="JAVIERA PAZ LEFORT IBANEZ" w:date="2025-09-18T16:04:00Z" w16du:dateUtc="2025-09-18T19:04:00Z">
                <w:r w:rsidRPr="00B355AB" w:rsidDel="00A57B30">
                  <w:rPr>
                    <w:rFonts w:ascii="Arial" w:hAnsi="Arial" w:cs="Arial"/>
                  </w:rPr>
                  <w:delText>Longitud útil 5 cm</w:delText>
                </w:r>
              </w:del>
            </w:moveFrom>
          </w:p>
        </w:tc>
        <w:tc>
          <w:tcPr>
            <w:tcW w:w="0" w:type="auto"/>
            <w:hideMark/>
            <w:tcPrChange w:id="1850" w:author="JAVIERA PAZ LEFORT IBANEZ" w:date="2025-09-22T17:58:00Z" w16du:dateUtc="2025-09-22T20:58:00Z">
              <w:tcPr>
                <w:tcW w:w="0" w:type="auto"/>
                <w:gridSpan w:val="2"/>
                <w:hideMark/>
              </w:tcPr>
            </w:tcPrChange>
          </w:tcPr>
          <w:p w14:paraId="09BF6678" w14:textId="4D6226B6" w:rsidR="00F3065D" w:rsidRPr="00B355AB" w:rsidDel="00A57B30" w:rsidRDefault="00F3065D">
            <w:pPr>
              <w:ind w:left="708"/>
              <w:cnfStyle w:val="000000100000" w:firstRow="0" w:lastRow="0" w:firstColumn="0" w:lastColumn="0" w:oddVBand="0" w:evenVBand="0" w:oddHBand="1" w:evenHBand="0" w:firstRowFirstColumn="0" w:firstRowLastColumn="0" w:lastRowFirstColumn="0" w:lastRowLastColumn="0"/>
              <w:rPr>
                <w:del w:id="1851" w:author="JAVIERA PAZ LEFORT IBANEZ" w:date="2025-09-18T16:04:00Z" w16du:dateUtc="2025-09-18T19:04:00Z"/>
                <w:moveFrom w:id="1852" w:author="JAVIERA PAZ LEFORT IBANEZ" w:date="2025-08-15T18:05:00Z" w16du:dateUtc="2025-08-15T22:05:00Z"/>
                <w:rFonts w:ascii="Arial" w:hAnsi="Arial" w:cs="Arial"/>
              </w:rPr>
              <w:pPrChange w:id="1853" w:author="JAVIERA PAZ LEFORT IBANEZ" w:date="2025-09-22T17:58:00Z" w16du:dateUtc="2025-09-22T20:58:00Z">
                <w:pPr>
                  <w:cnfStyle w:val="000000100000" w:firstRow="0" w:lastRow="0" w:firstColumn="0" w:lastColumn="0" w:oddVBand="0" w:evenVBand="0" w:oddHBand="1" w:evenHBand="0" w:firstRowFirstColumn="0" w:firstRowLastColumn="0" w:lastRowFirstColumn="0" w:lastRowLastColumn="0"/>
                </w:pPr>
              </w:pPrChange>
            </w:pPr>
            <w:moveFrom w:id="1854" w:author="JAVIERA PAZ LEFORT IBANEZ" w:date="2025-08-15T18:05:00Z" w16du:dateUtc="2025-08-15T22:05:00Z">
              <w:del w:id="1855" w:author="JAVIERA PAZ LEFORT IBANEZ" w:date="2025-09-18T16:04:00Z" w16du:dateUtc="2025-09-18T19:04:00Z">
                <w:r w:rsidRPr="00B355AB" w:rsidDel="00A57B30">
                  <w:rPr>
                    <w:rFonts w:ascii="Arial" w:hAnsi="Arial" w:cs="Arial"/>
                  </w:rPr>
                  <w:delText>cm</w:delText>
                </w:r>
              </w:del>
            </w:moveFrom>
          </w:p>
        </w:tc>
      </w:tr>
      <w:tr w:rsidR="00F3065D" w:rsidRPr="00B355AB" w:rsidDel="00A57B30" w14:paraId="7A477321" w14:textId="22EFB22C" w:rsidTr="00D26ADE">
        <w:trPr>
          <w:trHeight w:val="151"/>
          <w:del w:id="1856" w:author="JAVIERA PAZ LEFORT IBANEZ" w:date="2025-09-18T16:04:00Z"/>
          <w:trPrChange w:id="1857" w:author="JAVIERA PAZ LEFORT IBANEZ" w:date="2025-09-22T17:58:00Z" w16du:dateUtc="2025-09-22T20:58:00Z">
            <w:trPr>
              <w:gridAfter w:val="0"/>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858" w:author="JAVIERA PAZ LEFORT IBANEZ" w:date="2025-09-22T17:58:00Z" w16du:dateUtc="2025-09-22T20:58:00Z">
              <w:tcPr>
                <w:tcW w:w="0" w:type="auto"/>
                <w:gridSpan w:val="2"/>
                <w:hideMark/>
              </w:tcPr>
            </w:tcPrChange>
          </w:tcPr>
          <w:p w14:paraId="14005EFD" w14:textId="61771A48" w:rsidR="00F3065D" w:rsidRPr="00B355AB" w:rsidDel="00A57B30" w:rsidRDefault="00F3065D">
            <w:pPr>
              <w:ind w:left="708"/>
              <w:rPr>
                <w:del w:id="1859" w:author="JAVIERA PAZ LEFORT IBANEZ" w:date="2025-09-18T16:04:00Z" w16du:dateUtc="2025-09-18T19:04:00Z"/>
                <w:moveFrom w:id="1860" w:author="JAVIERA PAZ LEFORT IBANEZ" w:date="2025-08-15T18:05:00Z" w16du:dateUtc="2025-08-15T22:05:00Z"/>
                <w:rFonts w:ascii="Arial" w:hAnsi="Arial" w:cs="Arial"/>
              </w:rPr>
              <w:pPrChange w:id="1861" w:author="JAVIERA PAZ LEFORT IBANEZ" w:date="2025-09-22T17:58:00Z" w16du:dateUtc="2025-09-22T20:58:00Z">
                <w:pPr/>
              </w:pPrChange>
            </w:pPr>
            <w:moveFrom w:id="1862" w:author="JAVIERA PAZ LEFORT IBANEZ" w:date="2025-08-15T18:05:00Z" w16du:dateUtc="2025-08-15T22:05:00Z">
              <w:del w:id="1863" w:author="JAVIERA PAZ LEFORT IBANEZ" w:date="2025-09-18T16:04:00Z" w16du:dateUtc="2025-09-18T19:04:00Z">
                <w:r w:rsidRPr="00B355AB" w:rsidDel="00A57B30">
                  <w:rPr>
                    <w:rFonts w:ascii="Arial" w:hAnsi="Arial" w:cs="Arial"/>
                  </w:rPr>
                  <w:delText>Configuración del flujo</w:delText>
                </w:r>
              </w:del>
            </w:moveFrom>
          </w:p>
        </w:tc>
        <w:tc>
          <w:tcPr>
            <w:tcW w:w="0" w:type="auto"/>
            <w:hideMark/>
            <w:tcPrChange w:id="1864" w:author="JAVIERA PAZ LEFORT IBANEZ" w:date="2025-09-22T17:58:00Z" w16du:dateUtc="2025-09-22T20:58:00Z">
              <w:tcPr>
                <w:tcW w:w="0" w:type="auto"/>
                <w:gridSpan w:val="3"/>
                <w:hideMark/>
              </w:tcPr>
            </w:tcPrChange>
          </w:tcPr>
          <w:p w14:paraId="6D48C9FA" w14:textId="543FB4CD"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865" w:author="JAVIERA PAZ LEFORT IBANEZ" w:date="2025-09-18T16:04:00Z" w16du:dateUtc="2025-09-18T19:04:00Z"/>
                <w:moveFrom w:id="1866" w:author="JAVIERA PAZ LEFORT IBANEZ" w:date="2025-08-15T18:05:00Z" w16du:dateUtc="2025-08-15T22:05:00Z"/>
                <w:rFonts w:ascii="Arial" w:hAnsi="Arial" w:cs="Arial"/>
              </w:rPr>
              <w:pPrChange w:id="1867"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868" w:author="JAVIERA PAZ LEFORT IBANEZ" w:date="2025-08-15T18:05:00Z" w16du:dateUtc="2025-08-15T22:05:00Z">
              <w:del w:id="1869" w:author="JAVIERA PAZ LEFORT IBANEZ" w:date="2025-09-18T16:04:00Z" w16du:dateUtc="2025-09-18T19:04:00Z">
                <w:r w:rsidRPr="00B355AB" w:rsidDel="00A57B30">
                  <w:rPr>
                    <w:rFonts w:ascii="Arial" w:hAnsi="Arial" w:cs="Arial"/>
                  </w:rPr>
                  <w:delText>Contracorriente</w:delText>
                </w:r>
              </w:del>
            </w:moveFrom>
          </w:p>
        </w:tc>
        <w:tc>
          <w:tcPr>
            <w:tcW w:w="0" w:type="auto"/>
            <w:hideMark/>
            <w:tcPrChange w:id="1870" w:author="JAVIERA PAZ LEFORT IBANEZ" w:date="2025-09-22T17:58:00Z" w16du:dateUtc="2025-09-22T20:58:00Z">
              <w:tcPr>
                <w:tcW w:w="0" w:type="auto"/>
                <w:gridSpan w:val="2"/>
                <w:hideMark/>
              </w:tcPr>
            </w:tcPrChange>
          </w:tcPr>
          <w:p w14:paraId="1C797342" w14:textId="0A6D6CB2" w:rsidR="00F3065D" w:rsidRPr="00B355AB" w:rsidDel="00A57B30" w:rsidRDefault="00F3065D">
            <w:pPr>
              <w:ind w:left="708"/>
              <w:cnfStyle w:val="000000000000" w:firstRow="0" w:lastRow="0" w:firstColumn="0" w:lastColumn="0" w:oddVBand="0" w:evenVBand="0" w:oddHBand="0" w:evenHBand="0" w:firstRowFirstColumn="0" w:firstRowLastColumn="0" w:lastRowFirstColumn="0" w:lastRowLastColumn="0"/>
              <w:rPr>
                <w:del w:id="1871" w:author="JAVIERA PAZ LEFORT IBANEZ" w:date="2025-09-18T16:04:00Z" w16du:dateUtc="2025-09-18T19:04:00Z"/>
                <w:moveFrom w:id="1872" w:author="JAVIERA PAZ LEFORT IBANEZ" w:date="2025-08-15T18:05:00Z" w16du:dateUtc="2025-08-15T22:05:00Z"/>
                <w:rFonts w:ascii="Arial" w:hAnsi="Arial" w:cs="Arial"/>
              </w:rPr>
              <w:pPrChange w:id="1873" w:author="JAVIERA PAZ LEFORT IBANEZ" w:date="2025-09-22T17:58:00Z" w16du:dateUtc="2025-09-22T20:58:00Z">
                <w:pPr>
                  <w:cnfStyle w:val="000000000000" w:firstRow="0" w:lastRow="0" w:firstColumn="0" w:lastColumn="0" w:oddVBand="0" w:evenVBand="0" w:oddHBand="0" w:evenHBand="0" w:firstRowFirstColumn="0" w:firstRowLastColumn="0" w:lastRowFirstColumn="0" w:lastRowLastColumn="0"/>
                </w:pPr>
              </w:pPrChange>
            </w:pPr>
            <w:moveFrom w:id="1874" w:author="JAVIERA PAZ LEFORT IBANEZ" w:date="2025-08-15T18:05:00Z" w16du:dateUtc="2025-08-15T22:05:00Z">
              <w:del w:id="1875" w:author="JAVIERA PAZ LEFORT IBANEZ" w:date="2025-09-18T16:04:00Z" w16du:dateUtc="2025-09-18T19:04:00Z">
                <w:r w:rsidRPr="00B355AB" w:rsidDel="00A57B30">
                  <w:rPr>
                    <w:rFonts w:ascii="Arial" w:hAnsi="Arial" w:cs="Arial"/>
                  </w:rPr>
                  <w:delText>-</w:delText>
                </w:r>
              </w:del>
            </w:moveFrom>
          </w:p>
        </w:tc>
      </w:tr>
    </w:tbl>
    <w:moveFromRangeEnd w:id="1581"/>
    <w:p w14:paraId="7263B5C3" w14:textId="08572965" w:rsidR="000835A7" w:rsidRPr="00B941DF" w:rsidDel="00A57B30" w:rsidRDefault="00C07093">
      <w:pPr>
        <w:pStyle w:val="Ttulo3"/>
        <w:ind w:firstLine="708"/>
        <w:rPr>
          <w:del w:id="1876" w:author="JAVIERA PAZ LEFORT IBANEZ" w:date="2025-08-15T18:04:00Z" w16du:dateUtc="2025-08-15T22:04:00Z"/>
          <w:rFonts w:ascii="Arial" w:hAnsi="Arial" w:cs="Arial"/>
          <w:rPrChange w:id="1877" w:author="JAVIERA PAZ LEFORT IBANEZ" w:date="2025-09-22T17:59:00Z" w16du:dateUtc="2025-09-22T20:59:00Z">
            <w:rPr>
              <w:del w:id="1878" w:author="JAVIERA PAZ LEFORT IBANEZ" w:date="2025-08-15T18:04:00Z" w16du:dateUtc="2025-08-15T22:04:00Z"/>
              <w:rFonts w:ascii="Arial" w:hAnsi="Arial" w:cs="Arial"/>
            </w:rPr>
          </w:rPrChange>
        </w:rPr>
        <w:pPrChange w:id="1879" w:author="JAVIERA PAZ LEFORT IBANEZ" w:date="2025-09-22T17:59:00Z" w16du:dateUtc="2025-09-22T20:59:00Z">
          <w:pPr/>
        </w:pPrChange>
      </w:pPr>
      <w:r>
        <w:rPr>
          <w:rFonts w:ascii="Arial" w:hAnsi="Arial" w:cs="Arial"/>
          <w:color w:val="auto"/>
          <w:sz w:val="24"/>
          <w:szCs w:val="24"/>
        </w:rPr>
        <w:tab/>
      </w:r>
      <w:del w:id="1880" w:author="JAVIERA PAZ LEFORT IBANEZ" w:date="2025-08-15T18:04:00Z" w16du:dateUtc="2025-08-15T22:04:00Z">
        <w:r w:rsidR="000835A7" w:rsidRPr="00B941DF" w:rsidDel="00020A2A">
          <w:rPr>
            <w:rFonts w:ascii="Arial" w:hAnsi="Arial" w:cs="Arial"/>
            <w:rPrChange w:id="1881" w:author="JAVIERA PAZ LEFORT IBANEZ" w:date="2025-09-22T17:59:00Z" w16du:dateUtc="2025-09-22T20:59:00Z">
              <w:rPr>
                <w:rFonts w:ascii="Arial" w:hAnsi="Arial" w:cs="Arial"/>
              </w:rPr>
            </w:rPrChange>
          </w:rPr>
          <w:delText>Tabla 1.</w:delText>
        </w:r>
      </w:del>
    </w:p>
    <w:p w14:paraId="36E79C9B" w14:textId="19C77493" w:rsidR="000835A7" w:rsidRPr="00B941DF" w:rsidDel="00A57B30" w:rsidRDefault="000835A7">
      <w:pPr>
        <w:pStyle w:val="Ttulo3"/>
        <w:ind w:firstLine="708"/>
        <w:rPr>
          <w:del w:id="1882" w:author="JAVIERA PAZ LEFORT IBANEZ" w:date="2025-09-18T16:05:00Z" w16du:dateUtc="2025-09-18T19:05:00Z"/>
          <w:rFonts w:ascii="Arial" w:hAnsi="Arial" w:cs="Arial"/>
          <w:rPrChange w:id="1883" w:author="JAVIERA PAZ LEFORT IBANEZ" w:date="2025-09-22T17:59:00Z" w16du:dateUtc="2025-09-22T20:59:00Z">
            <w:rPr>
              <w:del w:id="1884" w:author="JAVIERA PAZ LEFORT IBANEZ" w:date="2025-09-18T16:05:00Z" w16du:dateUtc="2025-09-18T19:05:00Z"/>
              <w:rFonts w:ascii="Arial" w:hAnsi="Arial" w:cs="Arial"/>
            </w:rPr>
          </w:rPrChange>
        </w:rPr>
        <w:pPrChange w:id="1885" w:author="JAVIERA PAZ LEFORT IBANEZ" w:date="2025-09-22T17:59:00Z" w16du:dateUtc="2025-09-22T20:59:00Z">
          <w:pPr/>
        </w:pPrChange>
      </w:pPr>
    </w:p>
    <w:p w14:paraId="2218B61F" w14:textId="47C45ABD" w:rsidR="00F3065D" w:rsidRPr="00B941DF" w:rsidDel="00C04930" w:rsidRDefault="00F3065D">
      <w:pPr>
        <w:pStyle w:val="Ttulo3"/>
        <w:numPr>
          <w:ilvl w:val="0"/>
          <w:numId w:val="81"/>
        </w:numPr>
        <w:rPr>
          <w:del w:id="1886" w:author="JAVIERA PAZ LEFORT IBANEZ" w:date="2025-08-15T18:05:00Z" w16du:dateUtc="2025-08-15T22:05:00Z"/>
          <w:rFonts w:ascii="Arial" w:hAnsi="Arial" w:cs="Arial"/>
          <w:rPrChange w:id="1887" w:author="JAVIERA PAZ LEFORT IBANEZ" w:date="2025-09-22T17:59:00Z" w16du:dateUtc="2025-09-22T20:59:00Z">
            <w:rPr>
              <w:del w:id="1888" w:author="JAVIERA PAZ LEFORT IBANEZ" w:date="2025-08-15T18:05:00Z" w16du:dateUtc="2025-08-15T22:05:00Z"/>
              <w:rFonts w:ascii="Arial" w:hAnsi="Arial" w:cs="Arial"/>
            </w:rPr>
          </w:rPrChange>
        </w:rPr>
        <w:pPrChange w:id="1889" w:author="JAVIERA PAZ LEFORT IBANEZ" w:date="2025-09-22T17:59:00Z" w16du:dateUtc="2025-09-22T20:59:00Z">
          <w:pPr/>
        </w:pPrChange>
      </w:pPr>
      <w:del w:id="1890" w:author="JAVIERA PAZ LEFORT IBANEZ" w:date="2025-08-15T18:05:00Z" w16du:dateUtc="2025-08-15T22:05:00Z">
        <w:r w:rsidRPr="00B941DF" w:rsidDel="00020A2A">
          <w:rPr>
            <w:rFonts w:ascii="Arial" w:hAnsi="Arial" w:cs="Arial"/>
            <w:rPrChange w:id="1891" w:author="JAVIERA PAZ LEFORT IBANEZ" w:date="2025-09-22T17:59:00Z" w16du:dateUtc="2025-09-22T20:59:00Z">
              <w:rPr>
                <w:rFonts w:ascii="Arial" w:hAnsi="Arial" w:cs="Arial"/>
              </w:rPr>
            </w:rPrChange>
          </w:rPr>
          <w:delText>Esta configuración proporciona una alta superficie de contacto para la transferencia de masa, permitiendo una extracción eficiente de agua desde el vino hacia la solución extractora, mientras que los polifenoles permanecen retenidos en la fase interna del vino. La naturaleza hidrofóbica de las membranas garantiza que solo las moléculas de agua en estado de vapor puedan atravesar los poros, evitando la pérdida de componentes bioactivos.</w:delText>
        </w:r>
      </w:del>
    </w:p>
    <w:p w14:paraId="61617139" w14:textId="77777777" w:rsidR="00F3065D" w:rsidRPr="00B941DF" w:rsidDel="00A57B30" w:rsidRDefault="00F3065D">
      <w:pPr>
        <w:pStyle w:val="Ttulo3"/>
        <w:numPr>
          <w:ilvl w:val="0"/>
          <w:numId w:val="81"/>
        </w:numPr>
        <w:rPr>
          <w:del w:id="1892" w:author="JAVIERA PAZ LEFORT IBANEZ" w:date="2025-09-18T16:05:00Z" w16du:dateUtc="2025-09-18T19:05:00Z"/>
          <w:rFonts w:ascii="Arial" w:hAnsi="Arial" w:cs="Arial"/>
          <w:rPrChange w:id="1893" w:author="JAVIERA PAZ LEFORT IBANEZ" w:date="2025-09-22T17:59:00Z" w16du:dateUtc="2025-09-22T20:59:00Z">
            <w:rPr>
              <w:del w:id="1894" w:author="JAVIERA PAZ LEFORT IBANEZ" w:date="2025-09-18T16:05:00Z" w16du:dateUtc="2025-09-18T19:05:00Z"/>
              <w:rFonts w:ascii="Arial" w:hAnsi="Arial" w:cs="Arial"/>
            </w:rPr>
          </w:rPrChange>
        </w:rPr>
        <w:pPrChange w:id="1895" w:author="JAVIERA PAZ LEFORT IBANEZ" w:date="2025-09-22T17:59:00Z" w16du:dateUtc="2025-09-22T20:59:00Z">
          <w:pPr/>
        </w:pPrChange>
      </w:pPr>
    </w:p>
    <w:p w14:paraId="247169D3" w14:textId="3042D72E" w:rsidR="00192C96" w:rsidRPr="00B941DF" w:rsidRDefault="00E5775D" w:rsidP="00E5775D">
      <w:pPr>
        <w:pStyle w:val="Ttulo3"/>
        <w:rPr>
          <w:rFonts w:ascii="Arial" w:hAnsi="Arial" w:cs="Arial"/>
          <w:color w:val="auto"/>
          <w:sz w:val="24"/>
          <w:szCs w:val="24"/>
          <w:rPrChange w:id="1896" w:author="JAVIERA PAZ LEFORT IBANEZ" w:date="2025-09-22T17:59:00Z" w16du:dateUtc="2025-09-22T20:59:00Z">
            <w:rPr>
              <w:rFonts w:ascii="Arial" w:hAnsi="Arial" w:cs="Arial"/>
              <w:sz w:val="24"/>
              <w:szCs w:val="24"/>
            </w:rPr>
          </w:rPrChange>
        </w:rPr>
      </w:pPr>
      <w:bookmarkStart w:id="1897" w:name="_Toc209475914"/>
      <w:r>
        <w:rPr>
          <w:rFonts w:ascii="Arial" w:hAnsi="Arial" w:cs="Arial"/>
          <w:color w:val="auto"/>
          <w:sz w:val="24"/>
          <w:szCs w:val="24"/>
        </w:rPr>
        <w:t>4.1.</w:t>
      </w:r>
      <w:r w:rsidR="00C07093">
        <w:rPr>
          <w:rFonts w:ascii="Arial" w:hAnsi="Arial" w:cs="Arial"/>
          <w:color w:val="auto"/>
          <w:sz w:val="24"/>
          <w:szCs w:val="24"/>
        </w:rPr>
        <w:t xml:space="preserve">4 </w:t>
      </w:r>
      <w:r w:rsidR="00F3065D" w:rsidRPr="00B941DF">
        <w:rPr>
          <w:rFonts w:ascii="Arial" w:hAnsi="Arial" w:cs="Arial"/>
          <w:color w:val="auto"/>
          <w:sz w:val="24"/>
          <w:szCs w:val="24"/>
          <w:rPrChange w:id="1898" w:author="JAVIERA PAZ LEFORT IBANEZ" w:date="2025-09-22T17:59:00Z" w16du:dateUtc="2025-09-22T20:59:00Z">
            <w:rPr>
              <w:rFonts w:ascii="Arial" w:hAnsi="Arial" w:cs="Arial"/>
              <w:sz w:val="24"/>
              <w:szCs w:val="24"/>
            </w:rPr>
          </w:rPrChange>
        </w:rPr>
        <w:t>Condiciones de Operación</w:t>
      </w:r>
      <w:bookmarkEnd w:id="1897"/>
    </w:p>
    <w:p w14:paraId="74EB9931" w14:textId="04E51EEC" w:rsidR="00F3065D" w:rsidRPr="00B355AB" w:rsidRDefault="00F3065D">
      <w:pPr>
        <w:spacing w:line="360" w:lineRule="auto"/>
        <w:ind w:left="708"/>
        <w:jc w:val="both"/>
        <w:rPr>
          <w:ins w:id="1899" w:author="JAVIERA PAZ LEFORT IBANEZ" w:date="2025-09-18T16:18:00Z" w16du:dateUtc="2025-09-18T19:18:00Z"/>
          <w:rFonts w:ascii="Arial" w:hAnsi="Arial" w:cs="Arial"/>
        </w:rPr>
        <w:pPrChange w:id="1900" w:author="JAVIERA PAZ LEFORT IBANEZ" w:date="2025-09-22T17:58:00Z" w16du:dateUtc="2025-09-22T20:58:00Z">
          <w:pPr>
            <w:jc w:val="both"/>
          </w:pPr>
        </w:pPrChange>
      </w:pPr>
      <w:r w:rsidRPr="00B355AB">
        <w:rPr>
          <w:rFonts w:ascii="Arial" w:hAnsi="Arial" w:cs="Arial"/>
        </w:rPr>
        <w:t>El sistema de extracción opera bajo un conjunto de variables controladas que</w:t>
      </w:r>
      <w:ins w:id="1901" w:author="JAVIERA PAZ LEFORT IBANEZ" w:date="2025-09-22T17:10:00Z" w16du:dateUtc="2025-09-22T20:10:00Z">
        <w:r w:rsidR="009C31AA">
          <w:rPr>
            <w:rFonts w:ascii="Arial" w:hAnsi="Arial" w:cs="Arial"/>
          </w:rPr>
          <w:t xml:space="preserve"> </w:t>
        </w:r>
      </w:ins>
      <w:del w:id="1902" w:author="JAVIERA PAZ LEFORT IBANEZ" w:date="2025-09-22T17:10:00Z" w16du:dateUtc="2025-09-22T20:10:00Z">
        <w:r w:rsidRPr="00B355AB" w:rsidDel="009C31AA">
          <w:rPr>
            <w:rFonts w:ascii="Arial" w:hAnsi="Arial" w:cs="Arial"/>
          </w:rPr>
          <w:delText xml:space="preserve"> </w:delText>
        </w:r>
      </w:del>
      <w:r w:rsidRPr="00B355AB">
        <w:rPr>
          <w:rFonts w:ascii="Arial" w:hAnsi="Arial" w:cs="Arial"/>
        </w:rPr>
        <w:t xml:space="preserve">permiten ajustar las condiciones del proceso y evaluar su impacto en la eficiencia de transferencia de </w:t>
      </w:r>
      <w:r w:rsidR="00527DFE" w:rsidRPr="00B355AB">
        <w:rPr>
          <w:rFonts w:ascii="Arial" w:hAnsi="Arial" w:cs="Arial"/>
        </w:rPr>
        <w:t xml:space="preserve">materia </w:t>
      </w:r>
      <w:r w:rsidRPr="00B355AB">
        <w:rPr>
          <w:rFonts w:ascii="Arial" w:hAnsi="Arial" w:cs="Arial"/>
        </w:rPr>
        <w:t>y concentración de polifenoles</w:t>
      </w:r>
      <w:del w:id="1903" w:author="JAVIERA PAZ LEFORT IBANEZ" w:date="2025-09-18T17:15:00Z" w16du:dateUtc="2025-09-18T20:15:00Z">
        <w:r w:rsidRPr="00B355AB" w:rsidDel="00A1602B">
          <w:rPr>
            <w:rFonts w:ascii="Arial" w:hAnsi="Arial" w:cs="Arial"/>
          </w:rPr>
          <w:delText>. Estas variables incluyen el flujo de los fluidos, la temperatura, la concentración inicial de agua en el vino y las características de la solución extractora</w:delText>
        </w:r>
      </w:del>
      <w:r w:rsidRPr="00B355AB">
        <w:rPr>
          <w:rFonts w:ascii="Arial" w:hAnsi="Arial" w:cs="Arial"/>
        </w:rPr>
        <w:t xml:space="preserve">. Las principales variables de operación del sistema se resumen </w:t>
      </w:r>
      <w:r w:rsidR="000835A7" w:rsidRPr="00B355AB">
        <w:rPr>
          <w:rFonts w:ascii="Arial" w:hAnsi="Arial" w:cs="Arial"/>
        </w:rPr>
        <w:t>en la Tabla 2.</w:t>
      </w:r>
    </w:p>
    <w:p w14:paraId="245B448C" w14:textId="4570A139" w:rsidR="000E42B9" w:rsidRPr="009C31AA" w:rsidRDefault="000E42B9">
      <w:pPr>
        <w:ind w:left="708"/>
        <w:jc w:val="both"/>
        <w:rPr>
          <w:rFonts w:ascii="Arial" w:hAnsi="Arial" w:cs="Arial"/>
          <w:sz w:val="22"/>
          <w:szCs w:val="22"/>
          <w:rPrChange w:id="1904" w:author="JAVIERA PAZ LEFORT IBANEZ" w:date="2025-09-22T17:10:00Z" w16du:dateUtc="2025-09-22T20:10:00Z">
            <w:rPr>
              <w:rFonts w:ascii="Arial" w:hAnsi="Arial" w:cs="Arial"/>
            </w:rPr>
          </w:rPrChange>
        </w:rPr>
        <w:pPrChange w:id="1905" w:author="JAVIERA PAZ LEFORT IBANEZ" w:date="2025-09-22T17:58:00Z" w16du:dateUtc="2025-09-22T20:58:00Z">
          <w:pPr>
            <w:jc w:val="both"/>
          </w:pPr>
        </w:pPrChange>
      </w:pPr>
      <w:bookmarkStart w:id="1906" w:name="_Hlk209475330"/>
      <w:ins w:id="1907" w:author="JAVIERA PAZ LEFORT IBANEZ" w:date="2025-09-18T16:18:00Z" w16du:dateUtc="2025-09-18T19:18:00Z">
        <w:r w:rsidRPr="009C31AA">
          <w:rPr>
            <w:rFonts w:ascii="Arial" w:hAnsi="Arial" w:cs="Arial"/>
            <w:b/>
            <w:bCs/>
            <w:sz w:val="22"/>
            <w:szCs w:val="22"/>
            <w:rPrChange w:id="1908" w:author="JAVIERA PAZ LEFORT IBANEZ" w:date="2025-09-22T17:10:00Z" w16du:dateUtc="2025-09-22T20:10:00Z">
              <w:rPr/>
            </w:rPrChange>
          </w:rPr>
          <w:t>Tabla 2</w:t>
        </w:r>
        <w:r w:rsidRPr="009C31AA">
          <w:rPr>
            <w:rFonts w:ascii="Arial" w:hAnsi="Arial" w:cs="Arial"/>
            <w:sz w:val="22"/>
            <w:szCs w:val="22"/>
            <w:rPrChange w:id="1909" w:author="JAVIERA PAZ LEFORT IBANEZ" w:date="2025-09-22T17:10:00Z" w16du:dateUtc="2025-09-22T20:10:00Z">
              <w:rPr>
                <w:rFonts w:ascii="Arial" w:hAnsi="Arial" w:cs="Arial"/>
              </w:rPr>
            </w:rPrChange>
          </w:rPr>
          <w:t xml:space="preserve">. </w:t>
        </w:r>
      </w:ins>
      <w:ins w:id="1910" w:author="JAVIERA PAZ LEFORT IBANEZ" w:date="2025-09-18T17:15:00Z" w16du:dateUtc="2025-09-18T20:15:00Z">
        <w:r w:rsidR="00A1602B" w:rsidRPr="009C31AA">
          <w:rPr>
            <w:rFonts w:ascii="Arial" w:hAnsi="Arial" w:cs="Arial"/>
            <w:sz w:val="22"/>
            <w:szCs w:val="22"/>
            <w:rPrChange w:id="1911" w:author="JAVIERA PAZ LEFORT IBANEZ" w:date="2025-09-22T17:10:00Z" w16du:dateUtc="2025-09-22T20:10:00Z">
              <w:rPr>
                <w:rFonts w:ascii="Arial" w:hAnsi="Arial" w:cs="Arial"/>
              </w:rPr>
            </w:rPrChange>
          </w:rPr>
          <w:t>Variables operacionales y valores base usados en las simulaciones</w:t>
        </w:r>
      </w:ins>
    </w:p>
    <w:tbl>
      <w:tblPr>
        <w:tblStyle w:val="Tablanormal1"/>
        <w:tblW w:w="9264" w:type="dxa"/>
        <w:tblInd w:w="279" w:type="dxa"/>
        <w:tblLook w:val="04A0" w:firstRow="1" w:lastRow="0" w:firstColumn="1" w:lastColumn="0" w:noHBand="0" w:noVBand="1"/>
        <w:tblPrChange w:id="1912" w:author="JAVIERA PAZ LEFORT IBANEZ" w:date="2025-09-22T18:00:00Z" w16du:dateUtc="2025-09-22T21:00:00Z">
          <w:tblPr>
            <w:tblStyle w:val="Tablanormal1"/>
            <w:tblW w:w="9264" w:type="dxa"/>
            <w:tblInd w:w="708" w:type="dxa"/>
            <w:tblLook w:val="04A0" w:firstRow="1" w:lastRow="0" w:firstColumn="1" w:lastColumn="0" w:noHBand="0" w:noVBand="1"/>
          </w:tblPr>
        </w:tblPrChange>
      </w:tblPr>
      <w:tblGrid>
        <w:gridCol w:w="2759"/>
        <w:gridCol w:w="2638"/>
        <w:gridCol w:w="1119"/>
        <w:gridCol w:w="2748"/>
        <w:tblGridChange w:id="1913">
          <w:tblGrid>
            <w:gridCol w:w="1716"/>
            <w:gridCol w:w="1043"/>
            <w:gridCol w:w="1716"/>
            <w:gridCol w:w="922"/>
            <w:gridCol w:w="1119"/>
            <w:gridCol w:w="597"/>
            <w:gridCol w:w="1119"/>
            <w:gridCol w:w="1032"/>
            <w:gridCol w:w="1716"/>
          </w:tblGrid>
        </w:tblGridChange>
      </w:tblGrid>
      <w:tr w:rsidR="00B941DF" w:rsidRPr="00B355AB" w14:paraId="00E446A7" w14:textId="77777777" w:rsidTr="00F2439E">
        <w:trPr>
          <w:cnfStyle w:val="100000000000" w:firstRow="1" w:lastRow="0" w:firstColumn="0" w:lastColumn="0" w:oddVBand="0" w:evenVBand="0" w:oddHBand="0" w:evenHBand="0" w:firstRowFirstColumn="0" w:firstRowLastColumn="0" w:lastRowFirstColumn="0" w:lastRowLastColumn="0"/>
          <w:trPrChange w:id="1914" w:author="JAVIERA PAZ LEFORT IBANEZ" w:date="2025-09-22T18:00:00Z" w16du:dateUtc="2025-09-22T21:00:00Z">
            <w:trPr>
              <w:gridBefore w:val="1"/>
            </w:trPr>
          </w:trPrChange>
        </w:trPr>
        <w:tc>
          <w:tcPr>
            <w:cnfStyle w:val="001000000000" w:firstRow="0" w:lastRow="0" w:firstColumn="1" w:lastColumn="0" w:oddVBand="0" w:evenVBand="0" w:oddHBand="0" w:evenHBand="0" w:firstRowFirstColumn="0" w:firstRowLastColumn="0" w:lastRowFirstColumn="0" w:lastRowLastColumn="0"/>
            <w:tcW w:w="2759" w:type="dxa"/>
            <w:hideMark/>
            <w:tcPrChange w:id="1915" w:author="JAVIERA PAZ LEFORT IBANEZ" w:date="2025-09-22T18:00:00Z" w16du:dateUtc="2025-09-22T21:00:00Z">
              <w:tcPr>
                <w:tcW w:w="2406" w:type="dxa"/>
                <w:gridSpan w:val="2"/>
                <w:hideMark/>
              </w:tcPr>
            </w:tcPrChange>
          </w:tcPr>
          <w:bookmarkEnd w:id="1906"/>
          <w:p w14:paraId="0D60EAC2" w14:textId="77777777" w:rsidR="00F3065D" w:rsidRPr="00BB4E0F" w:rsidRDefault="00F3065D" w:rsidP="00F3065D">
            <w:pPr>
              <w:jc w:val="both"/>
              <w:cnfStyle w:val="101000000000" w:firstRow="1" w:lastRow="0" w:firstColumn="1" w:lastColumn="0" w:oddVBand="0" w:evenVBand="0" w:oddHBand="0" w:evenHBand="0" w:firstRowFirstColumn="0" w:firstRowLastColumn="0" w:lastRowFirstColumn="0" w:lastRowLastColumn="0"/>
              <w:rPr>
                <w:rFonts w:ascii="Arial" w:hAnsi="Arial" w:cs="Arial"/>
                <w:b w:val="0"/>
                <w:bCs w:val="0"/>
                <w:sz w:val="22"/>
                <w:szCs w:val="22"/>
                <w:rPrChange w:id="1916" w:author="JAVIERA PAZ LEFORT IBANEZ" w:date="2025-09-22T17:11:00Z" w16du:dateUtc="2025-09-22T20:11:00Z">
                  <w:rPr>
                    <w:rFonts w:ascii="Arial" w:hAnsi="Arial" w:cs="Arial"/>
                    <w:b w:val="0"/>
                    <w:bCs w:val="0"/>
                  </w:rPr>
                </w:rPrChange>
              </w:rPr>
            </w:pPr>
            <w:r w:rsidRPr="00BB4E0F">
              <w:rPr>
                <w:rFonts w:ascii="Arial" w:hAnsi="Arial" w:cs="Arial"/>
                <w:sz w:val="22"/>
                <w:szCs w:val="22"/>
                <w:rPrChange w:id="1917" w:author="JAVIERA PAZ LEFORT IBANEZ" w:date="2025-09-22T17:11:00Z" w16du:dateUtc="2025-09-22T20:11:00Z">
                  <w:rPr>
                    <w:rFonts w:ascii="Arial" w:hAnsi="Arial" w:cs="Arial"/>
                  </w:rPr>
                </w:rPrChange>
              </w:rPr>
              <w:t>Variable</w:t>
            </w:r>
          </w:p>
        </w:tc>
        <w:tc>
          <w:tcPr>
            <w:tcW w:w="2638" w:type="dxa"/>
            <w:hideMark/>
            <w:tcPrChange w:id="1918" w:author="JAVIERA PAZ LEFORT IBANEZ" w:date="2025-09-22T18:00:00Z" w16du:dateUtc="2025-09-22T21:00:00Z">
              <w:tcPr>
                <w:tcW w:w="2991" w:type="dxa"/>
                <w:gridSpan w:val="3"/>
                <w:hideMark/>
              </w:tcPr>
            </w:tcPrChange>
          </w:tcPr>
          <w:p w14:paraId="5A1AD4FD" w14:textId="77777777" w:rsidR="00F3065D" w:rsidRPr="00BB4E0F" w:rsidRDefault="00F3065D" w:rsidP="00F3065D">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Change w:id="1919" w:author="JAVIERA PAZ LEFORT IBANEZ" w:date="2025-09-22T17:11:00Z" w16du:dateUtc="2025-09-22T20:11:00Z">
                  <w:rPr>
                    <w:rFonts w:ascii="Arial" w:hAnsi="Arial" w:cs="Arial"/>
                    <w:b w:val="0"/>
                    <w:bCs w:val="0"/>
                  </w:rPr>
                </w:rPrChange>
              </w:rPr>
            </w:pPr>
            <w:r w:rsidRPr="00BB4E0F">
              <w:rPr>
                <w:rFonts w:ascii="Arial" w:hAnsi="Arial" w:cs="Arial"/>
                <w:sz w:val="22"/>
                <w:szCs w:val="22"/>
                <w:rPrChange w:id="1920" w:author="JAVIERA PAZ LEFORT IBANEZ" w:date="2025-09-22T17:11:00Z" w16du:dateUtc="2025-09-22T20:11:00Z">
                  <w:rPr>
                    <w:rFonts w:ascii="Arial" w:hAnsi="Arial" w:cs="Arial"/>
                  </w:rPr>
                </w:rPrChange>
              </w:rPr>
              <w:t>Rango / Valor</w:t>
            </w:r>
          </w:p>
        </w:tc>
        <w:tc>
          <w:tcPr>
            <w:tcW w:w="1119" w:type="dxa"/>
            <w:hideMark/>
            <w:tcPrChange w:id="1921" w:author="JAVIERA PAZ LEFORT IBANEZ" w:date="2025-09-22T18:00:00Z" w16du:dateUtc="2025-09-22T21:00:00Z">
              <w:tcPr>
                <w:tcW w:w="0" w:type="auto"/>
                <w:hideMark/>
              </w:tcPr>
            </w:tcPrChange>
          </w:tcPr>
          <w:p w14:paraId="5269D6CF" w14:textId="77777777" w:rsidR="00F3065D" w:rsidRPr="00BB4E0F" w:rsidRDefault="00F3065D" w:rsidP="00F3065D">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Change w:id="1922" w:author="JAVIERA PAZ LEFORT IBANEZ" w:date="2025-09-22T17:11:00Z" w16du:dateUtc="2025-09-22T20:11:00Z">
                  <w:rPr>
                    <w:rFonts w:ascii="Arial" w:hAnsi="Arial" w:cs="Arial"/>
                    <w:b w:val="0"/>
                    <w:bCs w:val="0"/>
                  </w:rPr>
                </w:rPrChange>
              </w:rPr>
            </w:pPr>
            <w:r w:rsidRPr="00BB4E0F">
              <w:rPr>
                <w:rFonts w:ascii="Arial" w:hAnsi="Arial" w:cs="Arial"/>
                <w:sz w:val="22"/>
                <w:szCs w:val="22"/>
                <w:rPrChange w:id="1923" w:author="JAVIERA PAZ LEFORT IBANEZ" w:date="2025-09-22T17:11:00Z" w16du:dateUtc="2025-09-22T20:11:00Z">
                  <w:rPr>
                    <w:rFonts w:ascii="Arial" w:hAnsi="Arial" w:cs="Arial"/>
                  </w:rPr>
                </w:rPrChange>
              </w:rPr>
              <w:t>Unidad</w:t>
            </w:r>
          </w:p>
        </w:tc>
        <w:tc>
          <w:tcPr>
            <w:tcW w:w="0" w:type="dxa"/>
            <w:hideMark/>
            <w:tcPrChange w:id="1924" w:author="JAVIERA PAZ LEFORT IBANEZ" w:date="2025-09-22T18:00:00Z" w16du:dateUtc="2025-09-22T21:00:00Z">
              <w:tcPr>
                <w:tcW w:w="2748" w:type="dxa"/>
                <w:gridSpan w:val="2"/>
                <w:hideMark/>
              </w:tcPr>
            </w:tcPrChange>
          </w:tcPr>
          <w:p w14:paraId="4162A86D" w14:textId="77777777" w:rsidR="00F3065D" w:rsidRPr="00BB4E0F" w:rsidRDefault="00F3065D" w:rsidP="00F3065D">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Change w:id="1925" w:author="JAVIERA PAZ LEFORT IBANEZ" w:date="2025-09-22T17:11:00Z" w16du:dateUtc="2025-09-22T20:11:00Z">
                  <w:rPr>
                    <w:rFonts w:ascii="Arial" w:hAnsi="Arial" w:cs="Arial"/>
                    <w:b w:val="0"/>
                    <w:bCs w:val="0"/>
                  </w:rPr>
                </w:rPrChange>
              </w:rPr>
            </w:pPr>
            <w:r w:rsidRPr="00BB4E0F">
              <w:rPr>
                <w:rFonts w:ascii="Arial" w:hAnsi="Arial" w:cs="Arial"/>
                <w:sz w:val="22"/>
                <w:szCs w:val="22"/>
                <w:rPrChange w:id="1926" w:author="JAVIERA PAZ LEFORT IBANEZ" w:date="2025-09-22T17:11:00Z" w16du:dateUtc="2025-09-22T20:11:00Z">
                  <w:rPr>
                    <w:rFonts w:ascii="Arial" w:hAnsi="Arial" w:cs="Arial"/>
                  </w:rPr>
                </w:rPrChange>
              </w:rPr>
              <w:t>Descripción</w:t>
            </w:r>
          </w:p>
        </w:tc>
      </w:tr>
      <w:tr w:rsidR="00B941DF" w:rsidRPr="00B355AB" w14:paraId="38A5DEF9" w14:textId="77777777" w:rsidTr="00F2439E">
        <w:trPr>
          <w:cnfStyle w:val="000000100000" w:firstRow="0" w:lastRow="0" w:firstColumn="0" w:lastColumn="0" w:oddVBand="0" w:evenVBand="0" w:oddHBand="1" w:evenHBand="0" w:firstRowFirstColumn="0" w:firstRowLastColumn="0" w:lastRowFirstColumn="0" w:lastRowLastColumn="0"/>
          <w:trPrChange w:id="1927" w:author="JAVIERA PAZ LEFORT IBANEZ" w:date="2025-09-22T18:00:00Z" w16du:dateUtc="2025-09-22T21:00:00Z">
            <w:trPr>
              <w:gridBefore w:val="1"/>
            </w:trPr>
          </w:trPrChange>
        </w:trPr>
        <w:tc>
          <w:tcPr>
            <w:cnfStyle w:val="001000000000" w:firstRow="0" w:lastRow="0" w:firstColumn="1" w:lastColumn="0" w:oddVBand="0" w:evenVBand="0" w:oddHBand="0" w:evenHBand="0" w:firstRowFirstColumn="0" w:firstRowLastColumn="0" w:lastRowFirstColumn="0" w:lastRowLastColumn="0"/>
            <w:tcW w:w="2759" w:type="dxa"/>
            <w:hideMark/>
            <w:tcPrChange w:id="1928" w:author="JAVIERA PAZ LEFORT IBANEZ" w:date="2025-09-22T18:00:00Z" w16du:dateUtc="2025-09-22T21:00:00Z">
              <w:tcPr>
                <w:tcW w:w="2406" w:type="dxa"/>
                <w:gridSpan w:val="2"/>
                <w:hideMark/>
              </w:tcPr>
            </w:tcPrChange>
          </w:tcPr>
          <w:p w14:paraId="50771B1B" w14:textId="11CCF1EA" w:rsidR="00F3065D" w:rsidRPr="00BB4E0F" w:rsidRDefault="00F3065D" w:rsidP="00F2439E">
            <w:pPr>
              <w:jc w:val="both"/>
              <w:cnfStyle w:val="001000100000" w:firstRow="0" w:lastRow="0" w:firstColumn="1" w:lastColumn="0" w:oddVBand="0" w:evenVBand="0" w:oddHBand="1" w:evenHBand="0" w:firstRowFirstColumn="0" w:firstRowLastColumn="0" w:lastRowFirstColumn="0" w:lastRowLastColumn="0"/>
              <w:rPr>
                <w:rFonts w:ascii="Arial" w:hAnsi="Arial" w:cs="Arial"/>
                <w:b w:val="0"/>
                <w:bCs w:val="0"/>
                <w:sz w:val="22"/>
                <w:szCs w:val="22"/>
                <w:rPrChange w:id="1929" w:author="JAVIERA PAZ LEFORT IBANEZ" w:date="2025-09-22T17:11:00Z" w16du:dateUtc="2025-09-22T20:11:00Z">
                  <w:rPr>
                    <w:rFonts w:ascii="Arial" w:hAnsi="Arial" w:cs="Arial"/>
                    <w:b w:val="0"/>
                    <w:bCs w:val="0"/>
                  </w:rPr>
                </w:rPrChange>
              </w:rPr>
            </w:pPr>
            <w:r w:rsidRPr="00BB4E0F">
              <w:rPr>
                <w:rFonts w:ascii="Arial" w:hAnsi="Arial" w:cs="Arial"/>
                <w:sz w:val="22"/>
                <w:szCs w:val="22"/>
                <w:rPrChange w:id="1930" w:author="JAVIERA PAZ LEFORT IBANEZ" w:date="2025-09-22T17:11:00Z" w16du:dateUtc="2025-09-22T20:11:00Z">
                  <w:rPr>
                    <w:rFonts w:ascii="Arial" w:hAnsi="Arial" w:cs="Arial"/>
                  </w:rPr>
                </w:rPrChange>
              </w:rPr>
              <w:t>Caudal del vino (</w:t>
            </w:r>
            <w:del w:id="1931" w:author="JAVIERA PAZ LEFORT IBANEZ" w:date="2025-09-18T17:15:00Z" w16du:dateUtc="2025-09-18T20:15:00Z">
              <w:r w:rsidRPr="00BB4E0F" w:rsidDel="00A1602B">
                <w:rPr>
                  <w:rFonts w:ascii="Arial" w:hAnsi="Arial" w:cs="Arial"/>
                  <w:sz w:val="22"/>
                  <w:szCs w:val="22"/>
                  <w:rPrChange w:id="1932" w:author="JAVIERA PAZ LEFORT IBANEZ" w:date="2025-09-22T17:11:00Z" w16du:dateUtc="2025-09-22T20:11:00Z">
                    <w:rPr>
                      <w:rFonts w:ascii="Arial" w:hAnsi="Arial" w:cs="Arial"/>
                    </w:rPr>
                  </w:rPrChange>
                </w:rPr>
                <w:delText>fase interna)</w:delText>
              </w:r>
            </w:del>
            <w:ins w:id="1933" w:author="JAVIERA PAZ LEFORT IBANEZ" w:date="2025-09-18T17:15:00Z" w16du:dateUtc="2025-09-18T20:15:00Z">
              <w:r w:rsidR="00A1602B" w:rsidRPr="00BB4E0F">
                <w:rPr>
                  <w:rFonts w:ascii="Arial" w:hAnsi="Arial" w:cs="Arial"/>
                  <w:sz w:val="22"/>
                  <w:szCs w:val="22"/>
                  <w:rPrChange w:id="1934" w:author="JAVIERA PAZ LEFORT IBANEZ" w:date="2025-09-22T17:11:00Z" w16du:dateUtc="2025-09-22T20:11:00Z">
                    <w:rPr>
                      <w:rFonts w:ascii="Arial" w:hAnsi="Arial" w:cs="Arial"/>
                    </w:rPr>
                  </w:rPrChange>
                </w:rPr>
                <w:t>lumen)</w:t>
              </w:r>
            </w:ins>
          </w:p>
        </w:tc>
        <w:tc>
          <w:tcPr>
            <w:tcW w:w="2638" w:type="dxa"/>
            <w:hideMark/>
            <w:tcPrChange w:id="1935" w:author="JAVIERA PAZ LEFORT IBANEZ" w:date="2025-09-22T18:00:00Z" w16du:dateUtc="2025-09-22T21:00:00Z">
              <w:tcPr>
                <w:tcW w:w="2991" w:type="dxa"/>
                <w:gridSpan w:val="3"/>
                <w:hideMark/>
              </w:tcPr>
            </w:tcPrChange>
          </w:tcPr>
          <w:p w14:paraId="0457BB9F" w14:textId="7DF01EC2" w:rsidR="00F3065D" w:rsidRPr="00BB4E0F" w:rsidRDefault="00F3065D"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Change w:id="1936" w:author="JAVIERA PAZ LEFORT IBANEZ" w:date="2025-09-22T17:11:00Z" w16du:dateUtc="2025-09-22T20:11:00Z">
                  <w:rPr/>
                </w:rPrChange>
              </w:rPr>
            </w:pPr>
            <w:r w:rsidRPr="00BB4E0F">
              <w:rPr>
                <w:rFonts w:ascii="Arial" w:hAnsi="Arial" w:cs="Arial"/>
                <w:sz w:val="22"/>
                <w:szCs w:val="22"/>
                <w:lang w:val="en-US"/>
                <w:rPrChange w:id="1937" w:author="JAVIERA PAZ LEFORT IBANEZ" w:date="2025-09-22T17:11:00Z" w16du:dateUtc="2025-09-22T20:11:00Z">
                  <w:rPr/>
                </w:rPrChange>
              </w:rPr>
              <w:t>0,5 - 1,5</w:t>
            </w:r>
            <w:ins w:id="1938" w:author="JAVIERA PAZ LEFORT IBANEZ" w:date="2025-09-18T17:15:00Z" w16du:dateUtc="2025-09-18T20:15:00Z">
              <w:r w:rsidR="00A1602B" w:rsidRPr="00BB4E0F">
                <w:rPr>
                  <w:rFonts w:ascii="Arial" w:hAnsi="Arial" w:cs="Arial"/>
                  <w:sz w:val="22"/>
                  <w:szCs w:val="22"/>
                  <w:lang w:val="en-US"/>
                  <w:rPrChange w:id="1939" w:author="JAVIERA PAZ LEFORT IBANEZ" w:date="2025-09-22T17:11:00Z" w16du:dateUtc="2025-09-22T20:11:00Z">
                    <w:rPr/>
                  </w:rPrChange>
                </w:rPr>
                <w:t xml:space="preserve"> </w:t>
              </w:r>
            </w:ins>
            <w:ins w:id="1940" w:author="JAVIERA PAZ LEFORT IBANEZ" w:date="2025-09-18T17:20:00Z" w16du:dateUtc="2025-09-18T20:20:00Z">
              <w:r w:rsidR="00A1602B" w:rsidRPr="00BB4E0F">
                <w:rPr>
                  <w:rFonts w:ascii="Arial" w:hAnsi="Arial" w:cs="Arial"/>
                  <w:sz w:val="22"/>
                  <w:szCs w:val="22"/>
                  <w:lang w:val="en-US"/>
                  <w:rPrChange w:id="1941" w:author="JAVIERA PAZ LEFORT IBANEZ" w:date="2025-09-22T17:11:00Z" w16du:dateUtc="2025-09-22T20:11:00Z">
                    <w:rPr>
                      <w:rFonts w:ascii="Arial" w:hAnsi="Arial" w:cs="Arial"/>
                      <w:lang w:val="en-US"/>
                    </w:rPr>
                  </w:rPrChange>
                </w:rPr>
                <w:t>L</w:t>
              </w:r>
            </w:ins>
            <w:ins w:id="1942" w:author="JAVIERA PAZ LEFORT IBANEZ" w:date="2025-09-18T17:21:00Z" w16du:dateUtc="2025-09-18T20:21:00Z">
              <w:r w:rsidR="00A1602B" w:rsidRPr="00BB4E0F">
                <w:rPr>
                  <w:rFonts w:ascii="Arial" w:eastAsiaTheme="minorEastAsia" w:hAnsi="Arial" w:cs="Arial"/>
                  <w:sz w:val="22"/>
                  <w:szCs w:val="22"/>
                  <w:lang w:val="en-US"/>
                  <w:rPrChange w:id="1943" w:author="JAVIERA PAZ LEFORT IBANEZ" w:date="2025-09-22T17:11:00Z" w16du:dateUtc="2025-09-22T20:11:00Z">
                    <w:rPr>
                      <w:rFonts w:eastAsiaTheme="minorEastAsia"/>
                      <w:i/>
                      <w:iCs/>
                      <w:lang w:val="en-US"/>
                    </w:rPr>
                  </w:rPrChange>
                </w:rPr>
                <w:t>∙</w:t>
              </w:r>
              <w:r w:rsidR="00A1602B" w:rsidRPr="00BB4E0F">
                <w:rPr>
                  <w:rFonts w:ascii="Arial" w:eastAsiaTheme="minorEastAsia" w:hAnsi="Arial" w:cs="Arial"/>
                  <w:sz w:val="22"/>
                  <w:szCs w:val="22"/>
                  <w:lang w:val="en-US"/>
                  <w:rPrChange w:id="1944" w:author="JAVIERA PAZ LEFORT IBANEZ" w:date="2025-09-22T17:11:00Z" w16du:dateUtc="2025-09-22T20:11:00Z">
                    <w:rPr>
                      <w:rFonts w:ascii="Arial" w:eastAsiaTheme="minorEastAsia" w:hAnsi="Arial" w:cs="Arial"/>
                      <w:lang w:val="en-US"/>
                    </w:rPr>
                  </w:rPrChange>
                </w:rPr>
                <w:t>min</w:t>
              </w:r>
              <w:r w:rsidR="00A1602B" w:rsidRPr="00BB4E0F">
                <w:rPr>
                  <w:rFonts w:ascii="Arial" w:eastAsiaTheme="minorEastAsia" w:hAnsi="Arial" w:cs="Arial"/>
                  <w:sz w:val="22"/>
                  <w:szCs w:val="22"/>
                  <w:vertAlign w:val="superscript"/>
                  <w:lang w:val="en-US"/>
                  <w:rPrChange w:id="1945" w:author="JAVIERA PAZ LEFORT IBANEZ" w:date="2025-09-22T17:11:00Z" w16du:dateUtc="2025-09-22T20:11:00Z">
                    <w:rPr>
                      <w:rFonts w:ascii="Arial" w:eastAsiaTheme="minorEastAsia" w:hAnsi="Arial" w:cs="Arial"/>
                      <w:vertAlign w:val="superscript"/>
                      <w:lang w:val="en-US"/>
                    </w:rPr>
                  </w:rPrChange>
                </w:rPr>
                <w:t>-1</w:t>
              </w:r>
            </w:ins>
            <w:ins w:id="1946" w:author="JAVIERA PAZ LEFORT IBANEZ" w:date="2025-09-18T17:16:00Z" w16du:dateUtc="2025-09-18T20:16:00Z">
              <w:r w:rsidR="00A1602B" w:rsidRPr="00BB4E0F">
                <w:rPr>
                  <w:rFonts w:ascii="Arial" w:eastAsiaTheme="minorEastAsia" w:hAnsi="Arial" w:cs="Arial"/>
                  <w:i/>
                  <w:iCs/>
                  <w:sz w:val="22"/>
                  <w:szCs w:val="22"/>
                  <w:lang w:val="en-US"/>
                  <w:rPrChange w:id="1947" w:author="JAVIERA PAZ LEFORT IBANEZ" w:date="2025-09-22T17:11:00Z" w16du:dateUtc="2025-09-22T20:11:00Z">
                    <w:rPr>
                      <w:rFonts w:eastAsiaTheme="minorEastAsia"/>
                    </w:rPr>
                  </w:rPrChange>
                </w:rPr>
                <w:t xml:space="preserve"> (</w:t>
              </w:r>
            </w:ins>
            <w:ins w:id="1948" w:author="JAVIERA PAZ LEFORT IBANEZ" w:date="2025-09-18T17:19:00Z" w16du:dateUtc="2025-09-18T20:19:00Z">
              <w:r w:rsidR="00A1602B" w:rsidRPr="00BB4E0F">
                <w:rPr>
                  <w:rFonts w:ascii="Arial" w:eastAsiaTheme="minorEastAsia" w:hAnsi="Arial" w:cs="Arial"/>
                  <w:i/>
                  <w:iCs/>
                  <w:sz w:val="22"/>
                  <w:szCs w:val="22"/>
                  <w:lang w:val="en-US"/>
                  <w:rPrChange w:id="1949" w:author="JAVIERA PAZ LEFORT IBANEZ" w:date="2025-09-22T17:11:00Z" w16du:dateUtc="2025-09-22T20:11:00Z">
                    <w:rPr>
                      <w:rFonts w:eastAsiaTheme="minorEastAsia"/>
                      <w:i/>
                      <w:iCs/>
                    </w:rPr>
                  </w:rPrChange>
                </w:rPr>
                <w:t>8.33∙10</w:t>
              </w:r>
              <w:r w:rsidR="00A1602B" w:rsidRPr="00BB4E0F">
                <w:rPr>
                  <w:rFonts w:ascii="Arial" w:eastAsiaTheme="minorEastAsia" w:hAnsi="Arial" w:cs="Arial"/>
                  <w:i/>
                  <w:iCs/>
                  <w:sz w:val="22"/>
                  <w:szCs w:val="22"/>
                  <w:vertAlign w:val="superscript"/>
                  <w:lang w:val="en-US"/>
                  <w:rPrChange w:id="1950" w:author="JAVIERA PAZ LEFORT IBANEZ" w:date="2025-09-22T17:11:00Z" w16du:dateUtc="2025-09-22T20:11:00Z">
                    <w:rPr>
                      <w:rFonts w:eastAsiaTheme="minorEastAsia"/>
                      <w:i/>
                      <w:iCs/>
                      <w:vertAlign w:val="superscript"/>
                    </w:rPr>
                  </w:rPrChange>
                </w:rPr>
                <w:t xml:space="preserve">-6 </w:t>
              </w:r>
            </w:ins>
            <w:ins w:id="1951" w:author="JAVIERA PAZ LEFORT IBANEZ" w:date="2025-09-18T17:20:00Z" w16du:dateUtc="2025-09-18T20:20:00Z">
              <w:r w:rsidR="00A1602B" w:rsidRPr="00BB4E0F">
                <w:rPr>
                  <w:rFonts w:ascii="Arial" w:hAnsi="Arial" w:cs="Arial"/>
                  <w:i/>
                  <w:iCs/>
                  <w:sz w:val="22"/>
                  <w:szCs w:val="22"/>
                  <w:lang w:val="en-US"/>
                  <w:rPrChange w:id="1952" w:author="JAVIERA PAZ LEFORT IBANEZ" w:date="2025-09-22T17:11:00Z" w16du:dateUtc="2025-09-22T20:11:00Z">
                    <w:rPr/>
                  </w:rPrChange>
                </w:rPr>
                <w:t>–</w:t>
              </w:r>
            </w:ins>
            <w:ins w:id="1953" w:author="JAVIERA PAZ LEFORT IBANEZ" w:date="2025-09-18T17:19:00Z" w16du:dateUtc="2025-09-18T20:19:00Z">
              <w:r w:rsidR="00A1602B" w:rsidRPr="00BB4E0F">
                <w:rPr>
                  <w:rFonts w:ascii="Arial" w:hAnsi="Arial" w:cs="Arial"/>
                  <w:i/>
                  <w:iCs/>
                  <w:sz w:val="22"/>
                  <w:szCs w:val="22"/>
                  <w:lang w:val="en-US"/>
                  <w:rPrChange w:id="1954" w:author="JAVIERA PAZ LEFORT IBANEZ" w:date="2025-09-22T17:11:00Z" w16du:dateUtc="2025-09-22T20:11:00Z">
                    <w:rPr/>
                  </w:rPrChange>
                </w:rPr>
                <w:t xml:space="preserve"> </w:t>
              </w:r>
            </w:ins>
            <w:ins w:id="1955" w:author="JAVIERA PAZ LEFORT IBANEZ" w:date="2025-09-18T17:20:00Z" w16du:dateUtc="2025-09-18T20:20:00Z">
              <w:r w:rsidR="00A1602B" w:rsidRPr="00BB4E0F">
                <w:rPr>
                  <w:rFonts w:ascii="Arial" w:hAnsi="Arial" w:cs="Arial"/>
                  <w:i/>
                  <w:iCs/>
                  <w:sz w:val="22"/>
                  <w:szCs w:val="22"/>
                  <w:lang w:val="en-US"/>
                  <w:rPrChange w:id="1956" w:author="JAVIERA PAZ LEFORT IBANEZ" w:date="2025-09-22T17:11:00Z" w16du:dateUtc="2025-09-22T20:11:00Z">
                    <w:rPr/>
                  </w:rPrChange>
                </w:rPr>
                <w:t>2.50</w:t>
              </w:r>
              <w:r w:rsidR="00A1602B" w:rsidRPr="00BB4E0F">
                <w:rPr>
                  <w:rFonts w:ascii="Arial" w:eastAsiaTheme="minorEastAsia" w:hAnsi="Arial" w:cs="Arial"/>
                  <w:i/>
                  <w:iCs/>
                  <w:sz w:val="22"/>
                  <w:szCs w:val="22"/>
                  <w:lang w:val="en-US"/>
                  <w:rPrChange w:id="1957" w:author="JAVIERA PAZ LEFORT IBANEZ" w:date="2025-09-22T17:11:00Z" w16du:dateUtc="2025-09-22T20:11:00Z">
                    <w:rPr>
                      <w:rFonts w:eastAsiaTheme="minorEastAsia"/>
                      <w:i/>
                      <w:iCs/>
                    </w:rPr>
                  </w:rPrChange>
                </w:rPr>
                <w:t>∙10</w:t>
              </w:r>
              <w:r w:rsidR="00A1602B" w:rsidRPr="00BB4E0F">
                <w:rPr>
                  <w:rFonts w:ascii="Arial" w:eastAsiaTheme="minorEastAsia" w:hAnsi="Arial" w:cs="Arial"/>
                  <w:i/>
                  <w:iCs/>
                  <w:sz w:val="22"/>
                  <w:szCs w:val="22"/>
                  <w:vertAlign w:val="superscript"/>
                  <w:lang w:val="en-US"/>
                  <w:rPrChange w:id="1958" w:author="JAVIERA PAZ LEFORT IBANEZ" w:date="2025-09-22T17:11:00Z" w16du:dateUtc="2025-09-22T20:11:00Z">
                    <w:rPr>
                      <w:rFonts w:eastAsiaTheme="minorEastAsia"/>
                      <w:i/>
                      <w:iCs/>
                      <w:vertAlign w:val="superscript"/>
                    </w:rPr>
                  </w:rPrChange>
                </w:rPr>
                <w:t xml:space="preserve">-5 </w:t>
              </w:r>
              <w:r w:rsidR="00A1602B" w:rsidRPr="00BB4E0F">
                <w:rPr>
                  <w:rFonts w:ascii="Arial" w:eastAsiaTheme="minorEastAsia" w:hAnsi="Arial" w:cs="Arial"/>
                  <w:i/>
                  <w:iCs/>
                  <w:sz w:val="22"/>
                  <w:szCs w:val="22"/>
                  <w:lang w:val="en-US"/>
                  <w:rPrChange w:id="1959" w:author="JAVIERA PAZ LEFORT IBANEZ" w:date="2025-09-22T17:11:00Z" w16du:dateUtc="2025-09-22T20:11:00Z">
                    <w:rPr>
                      <w:rFonts w:eastAsiaTheme="minorEastAsia"/>
                      <w:i/>
                      <w:iCs/>
                    </w:rPr>
                  </w:rPrChange>
                </w:rPr>
                <w:t>m</w:t>
              </w:r>
              <w:r w:rsidR="00A1602B" w:rsidRPr="00BB4E0F">
                <w:rPr>
                  <w:rFonts w:ascii="Arial" w:eastAsiaTheme="minorEastAsia" w:hAnsi="Arial" w:cs="Arial"/>
                  <w:i/>
                  <w:iCs/>
                  <w:sz w:val="22"/>
                  <w:szCs w:val="22"/>
                  <w:vertAlign w:val="superscript"/>
                  <w:lang w:val="en-US"/>
                  <w:rPrChange w:id="1960" w:author="JAVIERA PAZ LEFORT IBANEZ" w:date="2025-09-22T17:11:00Z" w16du:dateUtc="2025-09-22T20:11:00Z">
                    <w:rPr>
                      <w:rFonts w:eastAsiaTheme="minorEastAsia"/>
                      <w:i/>
                      <w:iCs/>
                      <w:vertAlign w:val="superscript"/>
                    </w:rPr>
                  </w:rPrChange>
                </w:rPr>
                <w:t>3</w:t>
              </w:r>
            </w:ins>
            <w:ins w:id="1961" w:author="JAVIERA PAZ LEFORT IBANEZ" w:date="2025-09-18T17:26:00Z" w16du:dateUtc="2025-09-18T20:26:00Z">
              <w:r w:rsidR="004A0C10" w:rsidRPr="00BB4E0F">
                <w:rPr>
                  <w:rFonts w:ascii="Arial" w:eastAsiaTheme="minorEastAsia" w:hAnsi="Arial" w:cs="Arial"/>
                  <w:i/>
                  <w:iCs/>
                  <w:sz w:val="22"/>
                  <w:szCs w:val="22"/>
                  <w:lang w:val="en-US"/>
                  <w:rPrChange w:id="1962" w:author="JAVIERA PAZ LEFORT IBANEZ" w:date="2025-09-22T17:11:00Z" w16du:dateUtc="2025-09-22T20:11:00Z">
                    <w:rPr>
                      <w:rFonts w:eastAsiaTheme="minorEastAsia"/>
                      <w:lang w:val="en-US"/>
                    </w:rPr>
                  </w:rPrChange>
                </w:rPr>
                <w:t>∙</w:t>
              </w:r>
            </w:ins>
            <w:ins w:id="1963" w:author="JAVIERA PAZ LEFORT IBANEZ" w:date="2025-09-18T17:20:00Z" w16du:dateUtc="2025-09-18T20:20:00Z">
              <w:r w:rsidR="00A1602B" w:rsidRPr="00BB4E0F">
                <w:rPr>
                  <w:rFonts w:ascii="Arial" w:eastAsiaTheme="minorEastAsia" w:hAnsi="Arial" w:cs="Arial"/>
                  <w:i/>
                  <w:iCs/>
                  <w:sz w:val="22"/>
                  <w:szCs w:val="22"/>
                  <w:lang w:val="en-US"/>
                  <w:rPrChange w:id="1964" w:author="JAVIERA PAZ LEFORT IBANEZ" w:date="2025-09-22T17:11:00Z" w16du:dateUtc="2025-09-22T20:11:00Z">
                    <w:rPr>
                      <w:rFonts w:eastAsiaTheme="minorEastAsia"/>
                      <w:i/>
                      <w:iCs/>
                    </w:rPr>
                  </w:rPrChange>
                </w:rPr>
                <w:t>s</w:t>
              </w:r>
              <w:r w:rsidR="00A1602B" w:rsidRPr="00BB4E0F">
                <w:rPr>
                  <w:rFonts w:ascii="Arial" w:eastAsiaTheme="minorEastAsia" w:hAnsi="Arial" w:cs="Arial"/>
                  <w:i/>
                  <w:iCs/>
                  <w:sz w:val="22"/>
                  <w:szCs w:val="22"/>
                  <w:vertAlign w:val="superscript"/>
                  <w:lang w:val="en-US"/>
                  <w:rPrChange w:id="1965" w:author="JAVIERA PAZ LEFORT IBANEZ" w:date="2025-09-22T17:11:00Z" w16du:dateUtc="2025-09-22T20:11:00Z">
                    <w:rPr>
                      <w:rFonts w:eastAsiaTheme="minorEastAsia"/>
                      <w:i/>
                      <w:iCs/>
                      <w:vertAlign w:val="superscript"/>
                    </w:rPr>
                  </w:rPrChange>
                </w:rPr>
                <w:t>-1</w:t>
              </w:r>
              <w:r w:rsidR="00A1602B" w:rsidRPr="00BB4E0F">
                <w:rPr>
                  <w:rFonts w:ascii="Arial" w:eastAsiaTheme="minorEastAsia" w:hAnsi="Arial" w:cs="Arial"/>
                  <w:i/>
                  <w:iCs/>
                  <w:sz w:val="22"/>
                  <w:szCs w:val="22"/>
                  <w:lang w:val="en-US"/>
                  <w:rPrChange w:id="1966" w:author="JAVIERA PAZ LEFORT IBANEZ" w:date="2025-09-22T17:11:00Z" w16du:dateUtc="2025-09-22T20:11:00Z">
                    <w:rPr>
                      <w:rFonts w:eastAsiaTheme="minorEastAsia"/>
                      <w:i/>
                      <w:iCs/>
                    </w:rPr>
                  </w:rPrChange>
                </w:rPr>
                <w:t>)</w:t>
              </w:r>
            </w:ins>
          </w:p>
        </w:tc>
        <w:tc>
          <w:tcPr>
            <w:tcW w:w="1119" w:type="dxa"/>
            <w:hideMark/>
            <w:tcPrChange w:id="1967" w:author="JAVIERA PAZ LEFORT IBANEZ" w:date="2025-09-22T18:00:00Z" w16du:dateUtc="2025-09-22T21:00:00Z">
              <w:tcPr>
                <w:tcW w:w="0" w:type="auto"/>
                <w:hideMark/>
              </w:tcPr>
            </w:tcPrChange>
          </w:tcPr>
          <w:p w14:paraId="34C5756A" w14:textId="3C4EC1EA" w:rsidR="00F3065D" w:rsidRPr="00BB4E0F" w:rsidRDefault="000E42B9"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Change w:id="1968" w:author="JAVIERA PAZ LEFORT IBANEZ" w:date="2025-09-22T17:11:00Z" w16du:dateUtc="2025-09-22T20:11:00Z">
                  <w:rPr>
                    <w:rFonts w:ascii="Arial" w:hAnsi="Arial" w:cs="Arial"/>
                  </w:rPr>
                </w:rPrChange>
              </w:rPr>
            </w:pPr>
            <w:ins w:id="1969" w:author="JAVIERA PAZ LEFORT IBANEZ" w:date="2025-09-18T16:18:00Z" w16du:dateUtc="2025-09-18T19:18:00Z">
              <w:r w:rsidRPr="00BB4E0F">
                <w:rPr>
                  <w:rFonts w:ascii="Arial" w:hAnsi="Arial" w:cs="Arial"/>
                  <w:sz w:val="22"/>
                  <w:szCs w:val="22"/>
                  <w:rPrChange w:id="1970" w:author="JAVIERA PAZ LEFORT IBANEZ" w:date="2025-09-22T17:11:00Z" w16du:dateUtc="2025-09-22T20:11:00Z">
                    <w:rPr>
                      <w:rFonts w:ascii="Arial" w:hAnsi="Arial" w:cs="Arial"/>
                    </w:rPr>
                  </w:rPrChange>
                </w:rPr>
                <w:t>L</w:t>
              </w:r>
            </w:ins>
            <w:del w:id="1971" w:author="JAVIERA PAZ LEFORT IBANEZ" w:date="2025-09-18T16:18:00Z" w16du:dateUtc="2025-09-18T19:18:00Z">
              <w:r w:rsidR="00F3065D" w:rsidRPr="00BB4E0F" w:rsidDel="000E42B9">
                <w:rPr>
                  <w:rFonts w:ascii="Arial" w:hAnsi="Arial" w:cs="Arial"/>
                  <w:sz w:val="22"/>
                  <w:szCs w:val="22"/>
                  <w:rPrChange w:id="1972" w:author="JAVIERA PAZ LEFORT IBANEZ" w:date="2025-09-22T17:11:00Z" w16du:dateUtc="2025-09-22T20:11:00Z">
                    <w:rPr>
                      <w:rFonts w:ascii="Arial" w:hAnsi="Arial" w:cs="Arial"/>
                    </w:rPr>
                  </w:rPrChange>
                </w:rPr>
                <w:delText>m³</w:delText>
              </w:r>
            </w:del>
            <w:ins w:id="1973" w:author="JAVIERA PAZ LEFORT IBANEZ" w:date="2025-09-18T17:26:00Z" w16du:dateUtc="2025-09-18T20:26:00Z">
              <w:r w:rsidR="00A1602B" w:rsidRPr="00BB4E0F">
                <w:rPr>
                  <w:rFonts w:ascii="Arial" w:eastAsiaTheme="minorEastAsia" w:hAnsi="Arial" w:cs="Arial"/>
                  <w:sz w:val="22"/>
                  <w:szCs w:val="22"/>
                  <w:lang w:val="en-US"/>
                  <w:rPrChange w:id="1974" w:author="JAVIERA PAZ LEFORT IBANEZ" w:date="2025-09-22T17:11:00Z" w16du:dateUtc="2025-09-22T20:11:00Z">
                    <w:rPr>
                      <w:rFonts w:ascii="Arial" w:eastAsiaTheme="minorEastAsia" w:hAnsi="Arial" w:cs="Arial"/>
                      <w:lang w:val="en-US"/>
                    </w:rPr>
                  </w:rPrChange>
                </w:rPr>
                <w:t>∙</w:t>
              </w:r>
            </w:ins>
            <w:del w:id="1975" w:author="JAVIERA PAZ LEFORT IBANEZ" w:date="2025-09-18T17:26:00Z" w16du:dateUtc="2025-09-18T20:26:00Z">
              <w:r w:rsidR="00F3065D" w:rsidRPr="00BB4E0F" w:rsidDel="00A1602B">
                <w:rPr>
                  <w:rFonts w:ascii="Arial" w:hAnsi="Arial" w:cs="Arial"/>
                  <w:sz w:val="22"/>
                  <w:szCs w:val="22"/>
                  <w:rPrChange w:id="1976" w:author="JAVIERA PAZ LEFORT IBANEZ" w:date="2025-09-22T17:11:00Z" w16du:dateUtc="2025-09-22T20:11:00Z">
                    <w:rPr>
                      <w:rFonts w:ascii="Arial" w:hAnsi="Arial" w:cs="Arial"/>
                    </w:rPr>
                  </w:rPrChange>
                </w:rPr>
                <w:delText>/</w:delText>
              </w:r>
            </w:del>
            <w:ins w:id="1977" w:author="JAVIERA PAZ LEFORT IBANEZ" w:date="2025-09-18T16:18:00Z" w16du:dateUtc="2025-09-18T19:18:00Z">
              <w:r w:rsidRPr="00BB4E0F">
                <w:rPr>
                  <w:rFonts w:ascii="Arial" w:hAnsi="Arial" w:cs="Arial"/>
                  <w:sz w:val="22"/>
                  <w:szCs w:val="22"/>
                  <w:rPrChange w:id="1978" w:author="JAVIERA PAZ LEFORT IBANEZ" w:date="2025-09-22T17:11:00Z" w16du:dateUtc="2025-09-22T20:11:00Z">
                    <w:rPr>
                      <w:rFonts w:ascii="Arial" w:hAnsi="Arial" w:cs="Arial"/>
                    </w:rPr>
                  </w:rPrChange>
                </w:rPr>
                <w:t>min</w:t>
              </w:r>
            </w:ins>
            <w:ins w:id="1979" w:author="JAVIERA PAZ LEFORT IBANEZ" w:date="2025-09-18T17:26:00Z" w16du:dateUtc="2025-09-18T20:26:00Z">
              <w:r w:rsidR="00A1602B" w:rsidRPr="00BB4E0F">
                <w:rPr>
                  <w:rFonts w:ascii="Arial" w:hAnsi="Arial" w:cs="Arial"/>
                  <w:sz w:val="22"/>
                  <w:szCs w:val="22"/>
                  <w:vertAlign w:val="superscript"/>
                  <w:rPrChange w:id="1980" w:author="JAVIERA PAZ LEFORT IBANEZ" w:date="2025-09-22T17:11:00Z" w16du:dateUtc="2025-09-22T20:11:00Z">
                    <w:rPr>
                      <w:rFonts w:ascii="Arial" w:hAnsi="Arial" w:cs="Arial"/>
                      <w:vertAlign w:val="superscript"/>
                    </w:rPr>
                  </w:rPrChange>
                </w:rPr>
                <w:t>-1</w:t>
              </w:r>
              <w:r w:rsidR="00A1602B" w:rsidRPr="00BB4E0F">
                <w:rPr>
                  <w:rFonts w:ascii="Arial" w:hAnsi="Arial" w:cs="Arial"/>
                  <w:sz w:val="22"/>
                  <w:szCs w:val="22"/>
                  <w:rPrChange w:id="1981" w:author="JAVIERA PAZ LEFORT IBANEZ" w:date="2025-09-22T17:11:00Z" w16du:dateUtc="2025-09-22T20:11:00Z">
                    <w:rPr>
                      <w:rFonts w:ascii="Arial" w:hAnsi="Arial" w:cs="Arial"/>
                    </w:rPr>
                  </w:rPrChange>
                </w:rPr>
                <w:t xml:space="preserve"> </w:t>
              </w:r>
              <w:r w:rsidR="00A1602B" w:rsidRPr="00BB4E0F">
                <w:rPr>
                  <w:rFonts w:ascii="Arial" w:hAnsi="Arial" w:cs="Arial"/>
                  <w:i/>
                  <w:iCs/>
                  <w:sz w:val="22"/>
                  <w:szCs w:val="22"/>
                  <w:rPrChange w:id="1982" w:author="JAVIERA PAZ LEFORT IBANEZ" w:date="2025-09-22T17:11:00Z" w16du:dateUtc="2025-09-22T20:11:00Z">
                    <w:rPr>
                      <w:rFonts w:ascii="Arial" w:hAnsi="Arial" w:cs="Arial"/>
                      <w:i/>
                      <w:iCs/>
                    </w:rPr>
                  </w:rPrChange>
                </w:rPr>
                <w:t>(m</w:t>
              </w:r>
              <w:r w:rsidR="00A1602B" w:rsidRPr="00BB4E0F">
                <w:rPr>
                  <w:rFonts w:ascii="Arial" w:hAnsi="Arial" w:cs="Arial"/>
                  <w:i/>
                  <w:iCs/>
                  <w:sz w:val="22"/>
                  <w:szCs w:val="22"/>
                  <w:vertAlign w:val="superscript"/>
                  <w:rPrChange w:id="1983" w:author="JAVIERA PAZ LEFORT IBANEZ" w:date="2025-09-22T17:11:00Z" w16du:dateUtc="2025-09-22T20:11:00Z">
                    <w:rPr>
                      <w:rFonts w:ascii="Arial" w:hAnsi="Arial" w:cs="Arial"/>
                      <w:i/>
                      <w:iCs/>
                      <w:vertAlign w:val="superscript"/>
                    </w:rPr>
                  </w:rPrChange>
                </w:rPr>
                <w:t>3</w:t>
              </w:r>
              <w:r w:rsidR="004A0C10" w:rsidRPr="00BB4E0F">
                <w:rPr>
                  <w:rFonts w:ascii="Arial" w:eastAsiaTheme="minorEastAsia" w:hAnsi="Arial" w:cs="Arial"/>
                  <w:i/>
                  <w:iCs/>
                  <w:sz w:val="22"/>
                  <w:szCs w:val="22"/>
                  <w:lang w:val="en-US"/>
                  <w:rPrChange w:id="1984" w:author="JAVIERA PAZ LEFORT IBANEZ" w:date="2025-09-22T17:11:00Z" w16du:dateUtc="2025-09-22T20:11:00Z">
                    <w:rPr>
                      <w:rFonts w:eastAsiaTheme="minorEastAsia"/>
                      <w:lang w:val="en-US"/>
                    </w:rPr>
                  </w:rPrChange>
                </w:rPr>
                <w:t>∙</w:t>
              </w:r>
            </w:ins>
            <w:ins w:id="1985" w:author="JAVIERA PAZ LEFORT IBANEZ" w:date="2025-09-18T17:27:00Z" w16du:dateUtc="2025-09-18T20:27:00Z">
              <w:r w:rsidR="004A0C10" w:rsidRPr="00BB4E0F">
                <w:rPr>
                  <w:rFonts w:ascii="Arial" w:eastAsiaTheme="minorEastAsia" w:hAnsi="Arial" w:cs="Arial"/>
                  <w:i/>
                  <w:iCs/>
                  <w:sz w:val="22"/>
                  <w:szCs w:val="22"/>
                  <w:lang w:val="en-US"/>
                  <w:rPrChange w:id="1986" w:author="JAVIERA PAZ LEFORT IBANEZ" w:date="2025-09-22T17:11:00Z" w16du:dateUtc="2025-09-22T20:11:00Z">
                    <w:rPr>
                      <w:rFonts w:ascii="Arial" w:eastAsiaTheme="minorEastAsia" w:hAnsi="Arial" w:cs="Arial"/>
                      <w:i/>
                      <w:iCs/>
                      <w:lang w:val="en-US"/>
                    </w:rPr>
                  </w:rPrChange>
                </w:rPr>
                <w:t>s</w:t>
              </w:r>
              <w:r w:rsidR="004A0C10" w:rsidRPr="00BB4E0F">
                <w:rPr>
                  <w:rFonts w:ascii="Arial" w:eastAsiaTheme="minorEastAsia" w:hAnsi="Arial" w:cs="Arial"/>
                  <w:i/>
                  <w:iCs/>
                  <w:sz w:val="22"/>
                  <w:szCs w:val="22"/>
                  <w:vertAlign w:val="superscript"/>
                  <w:lang w:val="en-US"/>
                  <w:rPrChange w:id="1987" w:author="JAVIERA PAZ LEFORT IBANEZ" w:date="2025-09-22T17:11:00Z" w16du:dateUtc="2025-09-22T20:11:00Z">
                    <w:rPr>
                      <w:rFonts w:ascii="Arial" w:eastAsiaTheme="minorEastAsia" w:hAnsi="Arial" w:cs="Arial"/>
                      <w:i/>
                      <w:iCs/>
                      <w:vertAlign w:val="superscript"/>
                      <w:lang w:val="en-US"/>
                    </w:rPr>
                  </w:rPrChange>
                </w:rPr>
                <w:t>-1</w:t>
              </w:r>
              <w:r w:rsidR="004A0C10" w:rsidRPr="00BB4E0F">
                <w:rPr>
                  <w:rFonts w:ascii="Arial" w:eastAsiaTheme="minorEastAsia" w:hAnsi="Arial" w:cs="Arial"/>
                  <w:i/>
                  <w:iCs/>
                  <w:sz w:val="22"/>
                  <w:szCs w:val="22"/>
                  <w:lang w:val="en-US"/>
                  <w:rPrChange w:id="1988" w:author="JAVIERA PAZ LEFORT IBANEZ" w:date="2025-09-22T17:11:00Z" w16du:dateUtc="2025-09-22T20:11:00Z">
                    <w:rPr>
                      <w:rFonts w:ascii="Arial" w:eastAsiaTheme="minorEastAsia" w:hAnsi="Arial" w:cs="Arial"/>
                      <w:i/>
                      <w:iCs/>
                      <w:lang w:val="en-US"/>
                    </w:rPr>
                  </w:rPrChange>
                </w:rPr>
                <w:t>)</w:t>
              </w:r>
            </w:ins>
            <w:del w:id="1989" w:author="JAVIERA PAZ LEFORT IBANEZ" w:date="2025-09-18T16:18:00Z" w16du:dateUtc="2025-09-18T19:18:00Z">
              <w:r w:rsidR="00F3065D" w:rsidRPr="00BB4E0F" w:rsidDel="000E42B9">
                <w:rPr>
                  <w:rFonts w:ascii="Arial" w:hAnsi="Arial" w:cs="Arial"/>
                  <w:sz w:val="22"/>
                  <w:szCs w:val="22"/>
                  <w:rPrChange w:id="1990" w:author="JAVIERA PAZ LEFORT IBANEZ" w:date="2025-09-22T17:11:00Z" w16du:dateUtc="2025-09-22T20:11:00Z">
                    <w:rPr>
                      <w:rFonts w:ascii="Arial" w:hAnsi="Arial" w:cs="Arial"/>
                    </w:rPr>
                  </w:rPrChange>
                </w:rPr>
                <w:delText>h</w:delText>
              </w:r>
            </w:del>
          </w:p>
        </w:tc>
        <w:tc>
          <w:tcPr>
            <w:tcW w:w="0" w:type="dxa"/>
            <w:hideMark/>
            <w:tcPrChange w:id="1991" w:author="JAVIERA PAZ LEFORT IBANEZ" w:date="2025-09-22T18:00:00Z" w16du:dateUtc="2025-09-22T21:00:00Z">
              <w:tcPr>
                <w:tcW w:w="2748" w:type="dxa"/>
                <w:gridSpan w:val="2"/>
                <w:hideMark/>
              </w:tcPr>
            </w:tcPrChange>
          </w:tcPr>
          <w:p w14:paraId="16363542" w14:textId="07FB06F2" w:rsidR="00F3065D" w:rsidRPr="00BB4E0F" w:rsidRDefault="00F3065D"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Change w:id="1992" w:author="JAVIERA PAZ LEFORT IBANEZ" w:date="2025-09-22T17:11:00Z" w16du:dateUtc="2025-09-22T20:11:00Z">
                  <w:rPr>
                    <w:rFonts w:ascii="Arial" w:hAnsi="Arial" w:cs="Arial"/>
                  </w:rPr>
                </w:rPrChange>
              </w:rPr>
            </w:pPr>
            <w:del w:id="1993" w:author="JAVIERA PAZ LEFORT IBANEZ" w:date="2025-09-18T17:38:00Z" w16du:dateUtc="2025-09-18T20:38:00Z">
              <w:r w:rsidRPr="00BB4E0F" w:rsidDel="00144FEB">
                <w:rPr>
                  <w:rFonts w:ascii="Arial" w:hAnsi="Arial" w:cs="Arial"/>
                  <w:sz w:val="22"/>
                  <w:szCs w:val="22"/>
                  <w:rPrChange w:id="1994" w:author="JAVIERA PAZ LEFORT IBANEZ" w:date="2025-09-22T17:11:00Z" w16du:dateUtc="2025-09-22T20:11:00Z">
                    <w:rPr>
                      <w:rFonts w:ascii="Arial" w:hAnsi="Arial" w:cs="Arial"/>
                    </w:rPr>
                  </w:rPrChange>
                </w:rPr>
                <w:delText>Controlado mediante bomba peristáltica.</w:delText>
              </w:r>
            </w:del>
            <w:ins w:id="1995" w:author="JAVIERA PAZ LEFORT IBANEZ" w:date="2025-09-18T17:38:00Z" w16du:dateUtc="2025-09-18T20:38:00Z">
              <w:r w:rsidR="00144FEB" w:rsidRPr="00BB4E0F">
                <w:rPr>
                  <w:rFonts w:ascii="Arial" w:hAnsi="Arial" w:cs="Arial"/>
                  <w:sz w:val="22"/>
                  <w:szCs w:val="22"/>
                  <w:rPrChange w:id="1996" w:author="JAVIERA PAZ LEFORT IBANEZ" w:date="2025-09-22T17:11:00Z" w16du:dateUtc="2025-09-22T20:11:00Z">
                    <w:rPr>
                      <w:rFonts w:ascii="Arial" w:hAnsi="Arial" w:cs="Arial"/>
                    </w:rPr>
                  </w:rPrChange>
                </w:rPr>
                <w:t xml:space="preserve">Rango del montaje experimental (bomba peristáltica). En sensibilidad se barrió 0.1-2.0 </w:t>
              </w:r>
            </w:ins>
            <w:ins w:id="1997" w:author="JAVIERA PAZ LEFORT IBANEZ" w:date="2025-09-18T17:39:00Z" w16du:dateUtc="2025-09-18T20:39:00Z">
              <w:r w:rsidR="00144FEB" w:rsidRPr="00BB4E0F">
                <w:rPr>
                  <w:rFonts w:ascii="Arial" w:hAnsi="Arial" w:cs="Arial"/>
                  <w:sz w:val="22"/>
                  <w:szCs w:val="22"/>
                  <w:rPrChange w:id="1998" w:author="JAVIERA PAZ LEFORT IBANEZ" w:date="2025-09-22T17:11:00Z" w16du:dateUtc="2025-09-22T20:11:00Z">
                    <w:rPr>
                      <w:rFonts w:ascii="Arial" w:hAnsi="Arial" w:cs="Arial"/>
                    </w:rPr>
                  </w:rPrChange>
                </w:rPr>
                <w:t>L</w:t>
              </w:r>
              <w:r w:rsidR="00144FEB" w:rsidRPr="00BB4E0F">
                <w:rPr>
                  <w:rFonts w:ascii="Arial" w:eastAsiaTheme="minorEastAsia" w:hAnsi="Arial" w:cs="Arial"/>
                  <w:sz w:val="22"/>
                  <w:szCs w:val="22"/>
                  <w:rPrChange w:id="1999" w:author="JAVIERA PAZ LEFORT IBANEZ" w:date="2025-09-22T17:11:00Z" w16du:dateUtc="2025-09-22T20:11:00Z">
                    <w:rPr>
                      <w:rFonts w:eastAsiaTheme="minorEastAsia"/>
                      <w:lang w:val="en-US"/>
                    </w:rPr>
                  </w:rPrChange>
                </w:rPr>
                <w:t>∙</w:t>
              </w:r>
              <w:r w:rsidR="00144FEB" w:rsidRPr="00BB4E0F">
                <w:rPr>
                  <w:rFonts w:ascii="Arial" w:hAnsi="Arial" w:cs="Arial"/>
                  <w:sz w:val="22"/>
                  <w:szCs w:val="22"/>
                  <w:rPrChange w:id="2000" w:author="JAVIERA PAZ LEFORT IBANEZ" w:date="2025-09-22T17:11:00Z" w16du:dateUtc="2025-09-22T20:11:00Z">
                    <w:rPr>
                      <w:rFonts w:ascii="Arial" w:hAnsi="Arial" w:cs="Arial"/>
                    </w:rPr>
                  </w:rPrChange>
                </w:rPr>
                <w:t>min</w:t>
              </w:r>
              <w:r w:rsidR="00144FEB" w:rsidRPr="00BB4E0F">
                <w:rPr>
                  <w:rFonts w:ascii="Arial" w:hAnsi="Arial" w:cs="Arial"/>
                  <w:sz w:val="22"/>
                  <w:szCs w:val="22"/>
                  <w:vertAlign w:val="superscript"/>
                  <w:rPrChange w:id="2001" w:author="JAVIERA PAZ LEFORT IBANEZ" w:date="2025-09-22T17:11:00Z" w16du:dateUtc="2025-09-22T20:11:00Z">
                    <w:rPr>
                      <w:rFonts w:ascii="Arial" w:hAnsi="Arial" w:cs="Arial"/>
                      <w:vertAlign w:val="superscript"/>
                    </w:rPr>
                  </w:rPrChange>
                </w:rPr>
                <w:t>-1</w:t>
              </w:r>
              <w:r w:rsidR="00144FEB" w:rsidRPr="00BB4E0F">
                <w:rPr>
                  <w:rFonts w:ascii="Arial" w:hAnsi="Arial" w:cs="Arial"/>
                  <w:sz w:val="22"/>
                  <w:szCs w:val="22"/>
                  <w:rPrChange w:id="2002" w:author="JAVIERA PAZ LEFORT IBANEZ" w:date="2025-09-22T17:11:00Z" w16du:dateUtc="2025-09-22T20:11:00Z">
                    <w:rPr>
                      <w:rFonts w:ascii="Arial" w:hAnsi="Arial" w:cs="Arial"/>
                    </w:rPr>
                  </w:rPrChange>
                </w:rPr>
                <w:t xml:space="preserve"> para explorar el efecto hidrodinámico.</w:t>
              </w:r>
            </w:ins>
          </w:p>
        </w:tc>
      </w:tr>
      <w:tr w:rsidR="00B941DF" w:rsidRPr="00B355AB" w14:paraId="47762533" w14:textId="77777777" w:rsidTr="00F2439E">
        <w:trPr>
          <w:trPrChange w:id="2003" w:author="JAVIERA PAZ LEFORT IBANEZ" w:date="2025-09-22T18:00:00Z" w16du:dateUtc="2025-09-22T21:00:00Z">
            <w:trPr>
              <w:gridBefore w:val="1"/>
            </w:trPr>
          </w:trPrChange>
        </w:trPr>
        <w:tc>
          <w:tcPr>
            <w:cnfStyle w:val="001000000000" w:firstRow="0" w:lastRow="0" w:firstColumn="1" w:lastColumn="0" w:oddVBand="0" w:evenVBand="0" w:oddHBand="0" w:evenHBand="0" w:firstRowFirstColumn="0" w:firstRowLastColumn="0" w:lastRowFirstColumn="0" w:lastRowLastColumn="0"/>
            <w:tcW w:w="2759" w:type="dxa"/>
            <w:hideMark/>
            <w:tcPrChange w:id="2004" w:author="JAVIERA PAZ LEFORT IBANEZ" w:date="2025-09-22T18:00:00Z" w16du:dateUtc="2025-09-22T21:00:00Z">
              <w:tcPr>
                <w:tcW w:w="2406" w:type="dxa"/>
                <w:gridSpan w:val="2"/>
                <w:hideMark/>
              </w:tcPr>
            </w:tcPrChange>
          </w:tcPr>
          <w:p w14:paraId="4E67C090" w14:textId="77777777" w:rsidR="00F3065D" w:rsidRPr="00BB4E0F" w:rsidRDefault="00F3065D" w:rsidP="00F3065D">
            <w:pPr>
              <w:jc w:val="both"/>
              <w:rPr>
                <w:rFonts w:ascii="Arial" w:hAnsi="Arial" w:cs="Arial"/>
                <w:b w:val="0"/>
                <w:bCs w:val="0"/>
                <w:sz w:val="22"/>
                <w:szCs w:val="22"/>
                <w:rPrChange w:id="2005" w:author="JAVIERA PAZ LEFORT IBANEZ" w:date="2025-09-22T17:11:00Z" w16du:dateUtc="2025-09-22T20:11:00Z">
                  <w:rPr>
                    <w:rFonts w:ascii="Arial" w:hAnsi="Arial" w:cs="Arial"/>
                    <w:b w:val="0"/>
                    <w:bCs w:val="0"/>
                  </w:rPr>
                </w:rPrChange>
              </w:rPr>
            </w:pPr>
            <w:r w:rsidRPr="00BB4E0F">
              <w:rPr>
                <w:rFonts w:ascii="Arial" w:hAnsi="Arial" w:cs="Arial"/>
                <w:sz w:val="22"/>
                <w:szCs w:val="22"/>
                <w:rPrChange w:id="2006" w:author="JAVIERA PAZ LEFORT IBANEZ" w:date="2025-09-22T17:11:00Z" w16du:dateUtc="2025-09-22T20:11:00Z">
                  <w:rPr>
                    <w:rFonts w:ascii="Arial" w:hAnsi="Arial" w:cs="Arial"/>
                  </w:rPr>
                </w:rPrChange>
              </w:rPr>
              <w:t>Caudal de la solución extractora (fase externa)</w:t>
            </w:r>
          </w:p>
        </w:tc>
        <w:tc>
          <w:tcPr>
            <w:tcW w:w="2638" w:type="dxa"/>
            <w:hideMark/>
            <w:tcPrChange w:id="2007" w:author="JAVIERA PAZ LEFORT IBANEZ" w:date="2025-09-22T18:00:00Z" w16du:dateUtc="2025-09-22T21:00:00Z">
              <w:tcPr>
                <w:tcW w:w="2991" w:type="dxa"/>
                <w:gridSpan w:val="3"/>
                <w:hideMark/>
              </w:tcPr>
            </w:tcPrChange>
          </w:tcPr>
          <w:p w14:paraId="7D532070" w14:textId="0AC4527B" w:rsidR="00F3065D" w:rsidRPr="00BB4E0F" w:rsidRDefault="00144FEB" w:rsidP="00F3065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Change w:id="2008" w:author="JAVIERA PAZ LEFORT IBANEZ" w:date="2025-09-22T17:11:00Z" w16du:dateUtc="2025-09-22T20:11:00Z">
                  <w:rPr>
                    <w:rFonts w:ascii="Arial" w:hAnsi="Arial" w:cs="Arial"/>
                  </w:rPr>
                </w:rPrChange>
              </w:rPr>
            </w:pPr>
            <w:ins w:id="2009" w:author="JAVIERA PAZ LEFORT IBANEZ" w:date="2025-09-18T17:38:00Z" w16du:dateUtc="2025-09-18T20:38:00Z">
              <w:r w:rsidRPr="00BB4E0F">
                <w:rPr>
                  <w:rFonts w:ascii="Arial" w:hAnsi="Arial" w:cs="Arial"/>
                  <w:sz w:val="22"/>
                  <w:szCs w:val="22"/>
                  <w:lang w:val="en-US"/>
                  <w:rPrChange w:id="2010" w:author="JAVIERA PAZ LEFORT IBANEZ" w:date="2025-09-22T17:11:00Z" w16du:dateUtc="2025-09-22T20:11:00Z">
                    <w:rPr>
                      <w:rFonts w:ascii="Arial" w:hAnsi="Arial" w:cs="Arial"/>
                      <w:lang w:val="en-US"/>
                    </w:rPr>
                  </w:rPrChange>
                </w:rPr>
                <w:t>0,5 - 1,5 L</w:t>
              </w:r>
              <w:r w:rsidRPr="00BB4E0F">
                <w:rPr>
                  <w:rFonts w:ascii="Arial" w:eastAsiaTheme="minorEastAsia" w:hAnsi="Arial" w:cs="Arial"/>
                  <w:sz w:val="22"/>
                  <w:szCs w:val="22"/>
                  <w:lang w:val="en-US"/>
                  <w:rPrChange w:id="2011" w:author="JAVIERA PAZ LEFORT IBANEZ" w:date="2025-09-22T17:11:00Z" w16du:dateUtc="2025-09-22T20:11:00Z">
                    <w:rPr>
                      <w:rFonts w:ascii="Arial" w:eastAsiaTheme="minorEastAsia" w:hAnsi="Arial" w:cs="Arial"/>
                      <w:lang w:val="en-US"/>
                    </w:rPr>
                  </w:rPrChange>
                </w:rPr>
                <w:t>∙min</w:t>
              </w:r>
              <w:r w:rsidRPr="00BB4E0F">
                <w:rPr>
                  <w:rFonts w:ascii="Arial" w:eastAsiaTheme="minorEastAsia" w:hAnsi="Arial" w:cs="Arial"/>
                  <w:sz w:val="22"/>
                  <w:szCs w:val="22"/>
                  <w:vertAlign w:val="superscript"/>
                  <w:lang w:val="en-US"/>
                  <w:rPrChange w:id="2012" w:author="JAVIERA PAZ LEFORT IBANEZ" w:date="2025-09-22T17:11:00Z" w16du:dateUtc="2025-09-22T20:11:00Z">
                    <w:rPr>
                      <w:rFonts w:ascii="Arial" w:eastAsiaTheme="minorEastAsia" w:hAnsi="Arial" w:cs="Arial"/>
                      <w:vertAlign w:val="superscript"/>
                      <w:lang w:val="en-US"/>
                    </w:rPr>
                  </w:rPrChange>
                </w:rPr>
                <w:t>-1</w:t>
              </w:r>
              <w:r w:rsidRPr="00BB4E0F">
                <w:rPr>
                  <w:rFonts w:ascii="Arial" w:eastAsiaTheme="minorEastAsia" w:hAnsi="Arial" w:cs="Arial"/>
                  <w:i/>
                  <w:iCs/>
                  <w:sz w:val="22"/>
                  <w:szCs w:val="22"/>
                  <w:lang w:val="en-US"/>
                  <w:rPrChange w:id="2013" w:author="JAVIERA PAZ LEFORT IBANEZ" w:date="2025-09-22T17:11:00Z" w16du:dateUtc="2025-09-22T20:11:00Z">
                    <w:rPr>
                      <w:rFonts w:ascii="Arial" w:eastAsiaTheme="minorEastAsia" w:hAnsi="Arial" w:cs="Arial"/>
                      <w:i/>
                      <w:iCs/>
                      <w:lang w:val="en-US"/>
                    </w:rPr>
                  </w:rPrChange>
                </w:rPr>
                <w:t xml:space="preserve"> (8.33∙10</w:t>
              </w:r>
              <w:r w:rsidRPr="00BB4E0F">
                <w:rPr>
                  <w:rFonts w:ascii="Arial" w:eastAsiaTheme="minorEastAsia" w:hAnsi="Arial" w:cs="Arial"/>
                  <w:i/>
                  <w:iCs/>
                  <w:sz w:val="22"/>
                  <w:szCs w:val="22"/>
                  <w:vertAlign w:val="superscript"/>
                  <w:lang w:val="en-US"/>
                  <w:rPrChange w:id="2014" w:author="JAVIERA PAZ LEFORT IBANEZ" w:date="2025-09-22T17:11:00Z" w16du:dateUtc="2025-09-22T20:11:00Z">
                    <w:rPr>
                      <w:rFonts w:ascii="Arial" w:eastAsiaTheme="minorEastAsia" w:hAnsi="Arial" w:cs="Arial"/>
                      <w:i/>
                      <w:iCs/>
                      <w:vertAlign w:val="superscript"/>
                      <w:lang w:val="en-US"/>
                    </w:rPr>
                  </w:rPrChange>
                </w:rPr>
                <w:t xml:space="preserve">-6 </w:t>
              </w:r>
              <w:r w:rsidRPr="00BB4E0F">
                <w:rPr>
                  <w:rFonts w:ascii="Arial" w:hAnsi="Arial" w:cs="Arial"/>
                  <w:i/>
                  <w:iCs/>
                  <w:sz w:val="22"/>
                  <w:szCs w:val="22"/>
                  <w:lang w:val="en-US"/>
                  <w:rPrChange w:id="2015" w:author="JAVIERA PAZ LEFORT IBANEZ" w:date="2025-09-22T17:11:00Z" w16du:dateUtc="2025-09-22T20:11:00Z">
                    <w:rPr>
                      <w:rFonts w:ascii="Arial" w:hAnsi="Arial" w:cs="Arial"/>
                      <w:i/>
                      <w:iCs/>
                      <w:lang w:val="en-US"/>
                    </w:rPr>
                  </w:rPrChange>
                </w:rPr>
                <w:t>– 2.50</w:t>
              </w:r>
              <w:r w:rsidRPr="00BB4E0F">
                <w:rPr>
                  <w:rFonts w:ascii="Arial" w:eastAsiaTheme="minorEastAsia" w:hAnsi="Arial" w:cs="Arial"/>
                  <w:i/>
                  <w:iCs/>
                  <w:sz w:val="22"/>
                  <w:szCs w:val="22"/>
                  <w:lang w:val="en-US"/>
                  <w:rPrChange w:id="2016" w:author="JAVIERA PAZ LEFORT IBANEZ" w:date="2025-09-22T17:11:00Z" w16du:dateUtc="2025-09-22T20:11:00Z">
                    <w:rPr>
                      <w:rFonts w:ascii="Arial" w:eastAsiaTheme="minorEastAsia" w:hAnsi="Arial" w:cs="Arial"/>
                      <w:i/>
                      <w:iCs/>
                      <w:lang w:val="en-US"/>
                    </w:rPr>
                  </w:rPrChange>
                </w:rPr>
                <w:t>∙10</w:t>
              </w:r>
              <w:r w:rsidRPr="00BB4E0F">
                <w:rPr>
                  <w:rFonts w:ascii="Arial" w:eastAsiaTheme="minorEastAsia" w:hAnsi="Arial" w:cs="Arial"/>
                  <w:i/>
                  <w:iCs/>
                  <w:sz w:val="22"/>
                  <w:szCs w:val="22"/>
                  <w:vertAlign w:val="superscript"/>
                  <w:lang w:val="en-US"/>
                  <w:rPrChange w:id="2017" w:author="JAVIERA PAZ LEFORT IBANEZ" w:date="2025-09-22T17:11:00Z" w16du:dateUtc="2025-09-22T20:11:00Z">
                    <w:rPr>
                      <w:rFonts w:ascii="Arial" w:eastAsiaTheme="minorEastAsia" w:hAnsi="Arial" w:cs="Arial"/>
                      <w:i/>
                      <w:iCs/>
                      <w:vertAlign w:val="superscript"/>
                      <w:lang w:val="en-US"/>
                    </w:rPr>
                  </w:rPrChange>
                </w:rPr>
                <w:t xml:space="preserve">-5 </w:t>
              </w:r>
              <w:r w:rsidRPr="00BB4E0F">
                <w:rPr>
                  <w:rFonts w:ascii="Arial" w:eastAsiaTheme="minorEastAsia" w:hAnsi="Arial" w:cs="Arial"/>
                  <w:i/>
                  <w:iCs/>
                  <w:sz w:val="22"/>
                  <w:szCs w:val="22"/>
                  <w:lang w:val="en-US"/>
                  <w:rPrChange w:id="2018" w:author="JAVIERA PAZ LEFORT IBANEZ" w:date="2025-09-22T17:11:00Z" w16du:dateUtc="2025-09-22T20:11:00Z">
                    <w:rPr>
                      <w:rFonts w:ascii="Arial" w:eastAsiaTheme="minorEastAsia" w:hAnsi="Arial" w:cs="Arial"/>
                      <w:i/>
                      <w:iCs/>
                      <w:lang w:val="en-US"/>
                    </w:rPr>
                  </w:rPrChange>
                </w:rPr>
                <w:t>m</w:t>
              </w:r>
              <w:r w:rsidRPr="00BB4E0F">
                <w:rPr>
                  <w:rFonts w:ascii="Arial" w:eastAsiaTheme="minorEastAsia" w:hAnsi="Arial" w:cs="Arial"/>
                  <w:i/>
                  <w:iCs/>
                  <w:sz w:val="22"/>
                  <w:szCs w:val="22"/>
                  <w:vertAlign w:val="superscript"/>
                  <w:lang w:val="en-US"/>
                  <w:rPrChange w:id="2019" w:author="JAVIERA PAZ LEFORT IBANEZ" w:date="2025-09-22T17:11:00Z" w16du:dateUtc="2025-09-22T20:11:00Z">
                    <w:rPr>
                      <w:rFonts w:ascii="Arial" w:eastAsiaTheme="minorEastAsia" w:hAnsi="Arial" w:cs="Arial"/>
                      <w:i/>
                      <w:iCs/>
                      <w:vertAlign w:val="superscript"/>
                      <w:lang w:val="en-US"/>
                    </w:rPr>
                  </w:rPrChange>
                </w:rPr>
                <w:t>3</w:t>
              </w:r>
              <w:r w:rsidRPr="00BB4E0F">
                <w:rPr>
                  <w:rFonts w:ascii="Arial" w:eastAsiaTheme="minorEastAsia" w:hAnsi="Arial" w:cs="Arial"/>
                  <w:i/>
                  <w:iCs/>
                  <w:sz w:val="22"/>
                  <w:szCs w:val="22"/>
                  <w:lang w:val="en-US"/>
                  <w:rPrChange w:id="2020" w:author="JAVIERA PAZ LEFORT IBANEZ" w:date="2025-09-22T17:11:00Z" w16du:dateUtc="2025-09-22T20:11:00Z">
                    <w:rPr>
                      <w:rFonts w:ascii="Arial" w:eastAsiaTheme="minorEastAsia" w:hAnsi="Arial" w:cs="Arial"/>
                      <w:i/>
                      <w:iCs/>
                      <w:lang w:val="en-US"/>
                    </w:rPr>
                  </w:rPrChange>
                </w:rPr>
                <w:t>∙s</w:t>
              </w:r>
              <w:r w:rsidRPr="00BB4E0F">
                <w:rPr>
                  <w:rFonts w:ascii="Arial" w:eastAsiaTheme="minorEastAsia" w:hAnsi="Arial" w:cs="Arial"/>
                  <w:i/>
                  <w:iCs/>
                  <w:sz w:val="22"/>
                  <w:szCs w:val="22"/>
                  <w:vertAlign w:val="superscript"/>
                  <w:lang w:val="en-US"/>
                  <w:rPrChange w:id="2021" w:author="JAVIERA PAZ LEFORT IBANEZ" w:date="2025-09-22T17:11:00Z" w16du:dateUtc="2025-09-22T20:11:00Z">
                    <w:rPr>
                      <w:rFonts w:ascii="Arial" w:eastAsiaTheme="minorEastAsia" w:hAnsi="Arial" w:cs="Arial"/>
                      <w:i/>
                      <w:iCs/>
                      <w:vertAlign w:val="superscript"/>
                      <w:lang w:val="en-US"/>
                    </w:rPr>
                  </w:rPrChange>
                </w:rPr>
                <w:t>-1</w:t>
              </w:r>
              <w:r w:rsidRPr="00BB4E0F">
                <w:rPr>
                  <w:rFonts w:ascii="Arial" w:eastAsiaTheme="minorEastAsia" w:hAnsi="Arial" w:cs="Arial"/>
                  <w:i/>
                  <w:iCs/>
                  <w:sz w:val="22"/>
                  <w:szCs w:val="22"/>
                  <w:lang w:val="en-US"/>
                  <w:rPrChange w:id="2022" w:author="JAVIERA PAZ LEFORT IBANEZ" w:date="2025-09-22T17:11:00Z" w16du:dateUtc="2025-09-22T20:11:00Z">
                    <w:rPr>
                      <w:rFonts w:ascii="Arial" w:eastAsiaTheme="minorEastAsia" w:hAnsi="Arial" w:cs="Arial"/>
                      <w:i/>
                      <w:iCs/>
                      <w:lang w:val="en-US"/>
                    </w:rPr>
                  </w:rPrChange>
                </w:rPr>
                <w:t>)</w:t>
              </w:r>
            </w:ins>
            <w:del w:id="2023" w:author="JAVIERA PAZ LEFORT IBANEZ" w:date="2025-09-18T17:38:00Z" w16du:dateUtc="2025-09-18T20:38:00Z">
              <w:r w:rsidR="00F3065D" w:rsidRPr="00BB4E0F" w:rsidDel="00144FEB">
                <w:rPr>
                  <w:rFonts w:ascii="Arial" w:hAnsi="Arial" w:cs="Arial"/>
                  <w:sz w:val="22"/>
                  <w:szCs w:val="22"/>
                  <w:rPrChange w:id="2024" w:author="JAVIERA PAZ LEFORT IBANEZ" w:date="2025-09-22T17:11:00Z" w16du:dateUtc="2025-09-22T20:11:00Z">
                    <w:rPr>
                      <w:rFonts w:ascii="Arial" w:hAnsi="Arial" w:cs="Arial"/>
                    </w:rPr>
                  </w:rPrChange>
                </w:rPr>
                <w:delText>0,5 - 1,5</w:delText>
              </w:r>
            </w:del>
          </w:p>
        </w:tc>
        <w:tc>
          <w:tcPr>
            <w:tcW w:w="1119" w:type="dxa"/>
            <w:hideMark/>
            <w:tcPrChange w:id="2025" w:author="JAVIERA PAZ LEFORT IBANEZ" w:date="2025-09-22T18:00:00Z" w16du:dateUtc="2025-09-22T21:00:00Z">
              <w:tcPr>
                <w:tcW w:w="0" w:type="auto"/>
                <w:hideMark/>
              </w:tcPr>
            </w:tcPrChange>
          </w:tcPr>
          <w:p w14:paraId="79105781" w14:textId="0D0B0862" w:rsidR="00F3065D" w:rsidRPr="00BB4E0F" w:rsidRDefault="00144FEB" w:rsidP="00F3065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Change w:id="2026" w:author="JAVIERA PAZ LEFORT IBANEZ" w:date="2025-09-22T17:11:00Z" w16du:dateUtc="2025-09-22T20:11:00Z">
                  <w:rPr>
                    <w:rFonts w:ascii="Arial" w:hAnsi="Arial" w:cs="Arial"/>
                  </w:rPr>
                </w:rPrChange>
              </w:rPr>
            </w:pPr>
            <w:ins w:id="2027" w:author="JAVIERA PAZ LEFORT IBANEZ" w:date="2025-09-18T17:38:00Z" w16du:dateUtc="2025-09-18T20:38:00Z">
              <w:r w:rsidRPr="00BB4E0F">
                <w:rPr>
                  <w:rFonts w:ascii="Arial" w:hAnsi="Arial" w:cs="Arial"/>
                  <w:sz w:val="22"/>
                  <w:szCs w:val="22"/>
                  <w:rPrChange w:id="2028" w:author="JAVIERA PAZ LEFORT IBANEZ" w:date="2025-09-22T17:11:00Z" w16du:dateUtc="2025-09-22T20:11:00Z">
                    <w:rPr>
                      <w:rFonts w:ascii="Arial" w:hAnsi="Arial" w:cs="Arial"/>
                    </w:rPr>
                  </w:rPrChange>
                </w:rPr>
                <w:t>L</w:t>
              </w:r>
              <w:r w:rsidRPr="00BB4E0F">
                <w:rPr>
                  <w:rFonts w:ascii="Arial" w:eastAsiaTheme="minorEastAsia" w:hAnsi="Arial" w:cs="Arial"/>
                  <w:sz w:val="22"/>
                  <w:szCs w:val="22"/>
                  <w:lang w:val="en-US"/>
                  <w:rPrChange w:id="2029" w:author="JAVIERA PAZ LEFORT IBANEZ" w:date="2025-09-22T17:11:00Z" w16du:dateUtc="2025-09-22T20:11:00Z">
                    <w:rPr>
                      <w:rFonts w:ascii="Arial" w:eastAsiaTheme="minorEastAsia" w:hAnsi="Arial" w:cs="Arial"/>
                      <w:lang w:val="en-US"/>
                    </w:rPr>
                  </w:rPrChange>
                </w:rPr>
                <w:t>∙</w:t>
              </w:r>
              <w:r w:rsidRPr="00BB4E0F">
                <w:rPr>
                  <w:rFonts w:ascii="Arial" w:hAnsi="Arial" w:cs="Arial"/>
                  <w:sz w:val="22"/>
                  <w:szCs w:val="22"/>
                  <w:rPrChange w:id="2030" w:author="JAVIERA PAZ LEFORT IBANEZ" w:date="2025-09-22T17:11:00Z" w16du:dateUtc="2025-09-22T20:11:00Z">
                    <w:rPr>
                      <w:rFonts w:ascii="Arial" w:hAnsi="Arial" w:cs="Arial"/>
                    </w:rPr>
                  </w:rPrChange>
                </w:rPr>
                <w:t>min</w:t>
              </w:r>
              <w:r w:rsidRPr="00BB4E0F">
                <w:rPr>
                  <w:rFonts w:ascii="Arial" w:hAnsi="Arial" w:cs="Arial"/>
                  <w:sz w:val="22"/>
                  <w:szCs w:val="22"/>
                  <w:vertAlign w:val="superscript"/>
                  <w:rPrChange w:id="2031" w:author="JAVIERA PAZ LEFORT IBANEZ" w:date="2025-09-22T17:11:00Z" w16du:dateUtc="2025-09-22T20:11:00Z">
                    <w:rPr>
                      <w:rFonts w:ascii="Arial" w:hAnsi="Arial" w:cs="Arial"/>
                      <w:vertAlign w:val="superscript"/>
                    </w:rPr>
                  </w:rPrChange>
                </w:rPr>
                <w:t>-1</w:t>
              </w:r>
              <w:r w:rsidRPr="00BB4E0F">
                <w:rPr>
                  <w:rFonts w:ascii="Arial" w:hAnsi="Arial" w:cs="Arial"/>
                  <w:sz w:val="22"/>
                  <w:szCs w:val="22"/>
                  <w:rPrChange w:id="2032" w:author="JAVIERA PAZ LEFORT IBANEZ" w:date="2025-09-22T17:11:00Z" w16du:dateUtc="2025-09-22T20:11:00Z">
                    <w:rPr>
                      <w:rFonts w:ascii="Arial" w:hAnsi="Arial" w:cs="Arial"/>
                    </w:rPr>
                  </w:rPrChange>
                </w:rPr>
                <w:t xml:space="preserve"> </w:t>
              </w:r>
              <w:r w:rsidRPr="00BB4E0F">
                <w:rPr>
                  <w:rFonts w:ascii="Arial" w:hAnsi="Arial" w:cs="Arial"/>
                  <w:i/>
                  <w:iCs/>
                  <w:sz w:val="22"/>
                  <w:szCs w:val="22"/>
                  <w:rPrChange w:id="2033" w:author="JAVIERA PAZ LEFORT IBANEZ" w:date="2025-09-22T17:11:00Z" w16du:dateUtc="2025-09-22T20:11:00Z">
                    <w:rPr>
                      <w:rFonts w:ascii="Arial" w:hAnsi="Arial" w:cs="Arial"/>
                      <w:i/>
                      <w:iCs/>
                    </w:rPr>
                  </w:rPrChange>
                </w:rPr>
                <w:t>(m</w:t>
              </w:r>
              <w:r w:rsidRPr="00BB4E0F">
                <w:rPr>
                  <w:rFonts w:ascii="Arial" w:hAnsi="Arial" w:cs="Arial"/>
                  <w:i/>
                  <w:iCs/>
                  <w:sz w:val="22"/>
                  <w:szCs w:val="22"/>
                  <w:vertAlign w:val="superscript"/>
                  <w:rPrChange w:id="2034" w:author="JAVIERA PAZ LEFORT IBANEZ" w:date="2025-09-22T17:11:00Z" w16du:dateUtc="2025-09-22T20:11:00Z">
                    <w:rPr>
                      <w:rFonts w:ascii="Arial" w:hAnsi="Arial" w:cs="Arial"/>
                      <w:i/>
                      <w:iCs/>
                      <w:vertAlign w:val="superscript"/>
                    </w:rPr>
                  </w:rPrChange>
                </w:rPr>
                <w:t>3</w:t>
              </w:r>
              <w:r w:rsidRPr="00BB4E0F">
                <w:rPr>
                  <w:rFonts w:ascii="Arial" w:eastAsiaTheme="minorEastAsia" w:hAnsi="Arial" w:cs="Arial"/>
                  <w:i/>
                  <w:iCs/>
                  <w:sz w:val="22"/>
                  <w:szCs w:val="22"/>
                  <w:lang w:val="en-US"/>
                  <w:rPrChange w:id="2035" w:author="JAVIERA PAZ LEFORT IBANEZ" w:date="2025-09-22T17:11:00Z" w16du:dateUtc="2025-09-22T20:11:00Z">
                    <w:rPr>
                      <w:rFonts w:ascii="Arial" w:eastAsiaTheme="minorEastAsia" w:hAnsi="Arial" w:cs="Arial"/>
                      <w:i/>
                      <w:iCs/>
                      <w:lang w:val="en-US"/>
                    </w:rPr>
                  </w:rPrChange>
                </w:rPr>
                <w:t>∙s</w:t>
              </w:r>
              <w:r w:rsidRPr="00BB4E0F">
                <w:rPr>
                  <w:rFonts w:ascii="Arial" w:eastAsiaTheme="minorEastAsia" w:hAnsi="Arial" w:cs="Arial"/>
                  <w:i/>
                  <w:iCs/>
                  <w:sz w:val="22"/>
                  <w:szCs w:val="22"/>
                  <w:vertAlign w:val="superscript"/>
                  <w:lang w:val="en-US"/>
                  <w:rPrChange w:id="2036" w:author="JAVIERA PAZ LEFORT IBANEZ" w:date="2025-09-22T17:11:00Z" w16du:dateUtc="2025-09-22T20:11:00Z">
                    <w:rPr>
                      <w:rFonts w:ascii="Arial" w:eastAsiaTheme="minorEastAsia" w:hAnsi="Arial" w:cs="Arial"/>
                      <w:i/>
                      <w:iCs/>
                      <w:vertAlign w:val="superscript"/>
                      <w:lang w:val="en-US"/>
                    </w:rPr>
                  </w:rPrChange>
                </w:rPr>
                <w:t>-1</w:t>
              </w:r>
              <w:r w:rsidRPr="00BB4E0F">
                <w:rPr>
                  <w:rFonts w:ascii="Arial" w:eastAsiaTheme="minorEastAsia" w:hAnsi="Arial" w:cs="Arial"/>
                  <w:i/>
                  <w:iCs/>
                  <w:sz w:val="22"/>
                  <w:szCs w:val="22"/>
                  <w:lang w:val="en-US"/>
                  <w:rPrChange w:id="2037" w:author="JAVIERA PAZ LEFORT IBANEZ" w:date="2025-09-22T17:11:00Z" w16du:dateUtc="2025-09-22T20:11:00Z">
                    <w:rPr>
                      <w:rFonts w:ascii="Arial" w:eastAsiaTheme="minorEastAsia" w:hAnsi="Arial" w:cs="Arial"/>
                      <w:i/>
                      <w:iCs/>
                      <w:lang w:val="en-US"/>
                    </w:rPr>
                  </w:rPrChange>
                </w:rPr>
                <w:t>)</w:t>
              </w:r>
            </w:ins>
            <w:del w:id="2038" w:author="JAVIERA PAZ LEFORT IBANEZ" w:date="2025-09-18T16:18:00Z" w16du:dateUtc="2025-09-18T19:18:00Z">
              <w:r w:rsidR="00F3065D" w:rsidRPr="00BB4E0F" w:rsidDel="000E42B9">
                <w:rPr>
                  <w:rFonts w:ascii="Arial" w:hAnsi="Arial" w:cs="Arial"/>
                  <w:sz w:val="22"/>
                  <w:szCs w:val="22"/>
                  <w:rPrChange w:id="2039" w:author="JAVIERA PAZ LEFORT IBANEZ" w:date="2025-09-22T17:11:00Z" w16du:dateUtc="2025-09-22T20:11:00Z">
                    <w:rPr>
                      <w:rFonts w:ascii="Arial" w:hAnsi="Arial" w:cs="Arial"/>
                    </w:rPr>
                  </w:rPrChange>
                </w:rPr>
                <w:delText>m³</w:delText>
              </w:r>
            </w:del>
            <w:del w:id="2040" w:author="JAVIERA PAZ LEFORT IBANEZ" w:date="2025-09-18T17:38:00Z" w16du:dateUtc="2025-09-18T20:38:00Z">
              <w:r w:rsidR="00F3065D" w:rsidRPr="00BB4E0F" w:rsidDel="00144FEB">
                <w:rPr>
                  <w:rFonts w:ascii="Arial" w:hAnsi="Arial" w:cs="Arial"/>
                  <w:sz w:val="22"/>
                  <w:szCs w:val="22"/>
                  <w:rPrChange w:id="2041" w:author="JAVIERA PAZ LEFORT IBANEZ" w:date="2025-09-22T17:11:00Z" w16du:dateUtc="2025-09-22T20:11:00Z">
                    <w:rPr>
                      <w:rFonts w:ascii="Arial" w:hAnsi="Arial" w:cs="Arial"/>
                    </w:rPr>
                  </w:rPrChange>
                </w:rPr>
                <w:delText>/</w:delText>
              </w:r>
            </w:del>
            <w:del w:id="2042" w:author="JAVIERA PAZ LEFORT IBANEZ" w:date="2025-09-18T16:18:00Z" w16du:dateUtc="2025-09-18T19:18:00Z">
              <w:r w:rsidR="00F3065D" w:rsidRPr="00BB4E0F" w:rsidDel="000E42B9">
                <w:rPr>
                  <w:rFonts w:ascii="Arial" w:hAnsi="Arial" w:cs="Arial"/>
                  <w:sz w:val="22"/>
                  <w:szCs w:val="22"/>
                  <w:rPrChange w:id="2043" w:author="JAVIERA PAZ LEFORT IBANEZ" w:date="2025-09-22T17:11:00Z" w16du:dateUtc="2025-09-22T20:11:00Z">
                    <w:rPr>
                      <w:rFonts w:ascii="Arial" w:hAnsi="Arial" w:cs="Arial"/>
                    </w:rPr>
                  </w:rPrChange>
                </w:rPr>
                <w:delText>h</w:delText>
              </w:r>
            </w:del>
          </w:p>
        </w:tc>
        <w:tc>
          <w:tcPr>
            <w:tcW w:w="0" w:type="dxa"/>
            <w:hideMark/>
            <w:tcPrChange w:id="2044" w:author="JAVIERA PAZ LEFORT IBANEZ" w:date="2025-09-22T18:00:00Z" w16du:dateUtc="2025-09-22T21:00:00Z">
              <w:tcPr>
                <w:tcW w:w="2748" w:type="dxa"/>
                <w:gridSpan w:val="2"/>
                <w:hideMark/>
              </w:tcPr>
            </w:tcPrChange>
          </w:tcPr>
          <w:p w14:paraId="02F9E295" w14:textId="0D8181E4" w:rsidR="00F3065D" w:rsidRPr="00BB4E0F" w:rsidRDefault="00F3065D" w:rsidP="00F3065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Change w:id="2045" w:author="JAVIERA PAZ LEFORT IBANEZ" w:date="2025-09-22T17:11:00Z" w16du:dateUtc="2025-09-22T20:11:00Z">
                  <w:rPr>
                    <w:rFonts w:ascii="Arial" w:hAnsi="Arial" w:cs="Arial"/>
                  </w:rPr>
                </w:rPrChange>
              </w:rPr>
            </w:pPr>
            <w:del w:id="2046" w:author="JAVIERA PAZ LEFORT IBANEZ" w:date="2025-09-18T17:39:00Z" w16du:dateUtc="2025-09-18T20:39:00Z">
              <w:r w:rsidRPr="00BB4E0F" w:rsidDel="00144FEB">
                <w:rPr>
                  <w:rFonts w:ascii="Arial" w:hAnsi="Arial" w:cs="Arial"/>
                  <w:sz w:val="22"/>
                  <w:szCs w:val="22"/>
                  <w:rPrChange w:id="2047" w:author="JAVIERA PAZ LEFORT IBANEZ" w:date="2025-09-22T17:11:00Z" w16du:dateUtc="2025-09-22T20:11:00Z">
                    <w:rPr>
                      <w:rFonts w:ascii="Arial" w:hAnsi="Arial" w:cs="Arial"/>
                    </w:rPr>
                  </w:rPrChange>
                </w:rPr>
                <w:delText>Controlado mediante bomba peristáltica.</w:delText>
              </w:r>
            </w:del>
            <w:ins w:id="2048" w:author="JAVIERA PAZ LEFORT IBANEZ" w:date="2025-09-18T17:39:00Z" w16du:dateUtc="2025-09-18T20:39:00Z">
              <w:r w:rsidR="00144FEB" w:rsidRPr="00BB4E0F">
                <w:rPr>
                  <w:rFonts w:ascii="Arial" w:hAnsi="Arial" w:cs="Arial"/>
                  <w:sz w:val="22"/>
                  <w:szCs w:val="22"/>
                  <w:rPrChange w:id="2049" w:author="JAVIERA PAZ LEFORT IBANEZ" w:date="2025-09-22T17:11:00Z" w16du:dateUtc="2025-09-22T20:11:00Z">
                    <w:rPr>
                      <w:rFonts w:ascii="Arial" w:hAnsi="Arial" w:cs="Arial"/>
                    </w:rPr>
                  </w:rPrChange>
                </w:rPr>
                <w:t>Mismo criterio que en lumen.</w:t>
              </w:r>
            </w:ins>
          </w:p>
        </w:tc>
      </w:tr>
      <w:tr w:rsidR="00B941DF" w:rsidRPr="00B355AB" w14:paraId="00747F22" w14:textId="77777777" w:rsidTr="00F2439E">
        <w:trPr>
          <w:cnfStyle w:val="000000100000" w:firstRow="0" w:lastRow="0" w:firstColumn="0" w:lastColumn="0" w:oddVBand="0" w:evenVBand="0" w:oddHBand="1" w:evenHBand="0" w:firstRowFirstColumn="0" w:firstRowLastColumn="0" w:lastRowFirstColumn="0" w:lastRowLastColumn="0"/>
          <w:trPrChange w:id="2050" w:author="JAVIERA PAZ LEFORT IBANEZ" w:date="2025-09-22T18:00:00Z" w16du:dateUtc="2025-09-22T21:00:00Z">
            <w:trPr>
              <w:gridBefore w:val="1"/>
            </w:trPr>
          </w:trPrChange>
        </w:trPr>
        <w:tc>
          <w:tcPr>
            <w:cnfStyle w:val="001000000000" w:firstRow="0" w:lastRow="0" w:firstColumn="1" w:lastColumn="0" w:oddVBand="0" w:evenVBand="0" w:oddHBand="0" w:evenHBand="0" w:firstRowFirstColumn="0" w:firstRowLastColumn="0" w:lastRowFirstColumn="0" w:lastRowLastColumn="0"/>
            <w:tcW w:w="2759" w:type="dxa"/>
            <w:hideMark/>
            <w:tcPrChange w:id="2051" w:author="JAVIERA PAZ LEFORT IBANEZ" w:date="2025-09-22T18:00:00Z" w16du:dateUtc="2025-09-22T21:00:00Z">
              <w:tcPr>
                <w:tcW w:w="2406" w:type="dxa"/>
                <w:gridSpan w:val="2"/>
                <w:hideMark/>
              </w:tcPr>
            </w:tcPrChange>
          </w:tcPr>
          <w:p w14:paraId="1A7E02C7" w14:textId="612A10C8" w:rsidR="00F3065D" w:rsidRPr="00BB4E0F" w:rsidRDefault="00F3065D" w:rsidP="00F3065D">
            <w:pPr>
              <w:jc w:val="both"/>
              <w:cnfStyle w:val="001000100000" w:firstRow="0" w:lastRow="0" w:firstColumn="1" w:lastColumn="0" w:oddVBand="0" w:evenVBand="0" w:oddHBand="1" w:evenHBand="0" w:firstRowFirstColumn="0" w:firstRowLastColumn="0" w:lastRowFirstColumn="0" w:lastRowLastColumn="0"/>
              <w:rPr>
                <w:rFonts w:ascii="Arial" w:hAnsi="Arial" w:cs="Arial"/>
                <w:b w:val="0"/>
                <w:bCs w:val="0"/>
                <w:sz w:val="22"/>
                <w:szCs w:val="22"/>
                <w:rPrChange w:id="2052" w:author="JAVIERA PAZ LEFORT IBANEZ" w:date="2025-09-22T17:11:00Z" w16du:dateUtc="2025-09-22T20:11:00Z">
                  <w:rPr>
                    <w:rFonts w:ascii="Arial" w:hAnsi="Arial" w:cs="Arial"/>
                    <w:b w:val="0"/>
                    <w:bCs w:val="0"/>
                  </w:rPr>
                </w:rPrChange>
              </w:rPr>
            </w:pPr>
            <w:r w:rsidRPr="00BB4E0F">
              <w:rPr>
                <w:rFonts w:ascii="Arial" w:hAnsi="Arial" w:cs="Arial"/>
                <w:sz w:val="22"/>
                <w:szCs w:val="22"/>
                <w:rPrChange w:id="2053" w:author="JAVIERA PAZ LEFORT IBANEZ" w:date="2025-09-22T17:11:00Z" w16du:dateUtc="2025-09-22T20:11:00Z">
                  <w:rPr>
                    <w:rFonts w:ascii="Arial" w:hAnsi="Arial" w:cs="Arial"/>
                  </w:rPr>
                </w:rPrChange>
              </w:rPr>
              <w:t xml:space="preserve">Temperatura </w:t>
            </w:r>
            <w:del w:id="2054" w:author="JAVIERA PAZ LEFORT IBANEZ" w:date="2025-09-18T18:02:00Z" w16du:dateUtc="2025-09-18T21:02:00Z">
              <w:r w:rsidRPr="00BB4E0F" w:rsidDel="005B5ADA">
                <w:rPr>
                  <w:rFonts w:ascii="Arial" w:hAnsi="Arial" w:cs="Arial"/>
                  <w:sz w:val="22"/>
                  <w:szCs w:val="22"/>
                  <w:rPrChange w:id="2055" w:author="JAVIERA PAZ LEFORT IBANEZ" w:date="2025-09-22T17:11:00Z" w16du:dateUtc="2025-09-22T20:11:00Z">
                    <w:rPr>
                      <w:rFonts w:ascii="Arial" w:hAnsi="Arial" w:cs="Arial"/>
                    </w:rPr>
                  </w:rPrChange>
                </w:rPr>
                <w:delText>inicial del sistema</w:delText>
              </w:r>
            </w:del>
            <w:ins w:id="2056" w:author="JAVIERA PAZ LEFORT IBANEZ" w:date="2025-09-18T18:02:00Z" w16du:dateUtc="2025-09-18T21:02:00Z">
              <w:r w:rsidR="005B5ADA" w:rsidRPr="00BB4E0F">
                <w:rPr>
                  <w:rFonts w:ascii="Arial" w:hAnsi="Arial" w:cs="Arial"/>
                  <w:sz w:val="22"/>
                  <w:szCs w:val="22"/>
                  <w:rPrChange w:id="2057" w:author="JAVIERA PAZ LEFORT IBANEZ" w:date="2025-09-22T17:11:00Z" w16du:dateUtc="2025-09-22T20:11:00Z">
                    <w:rPr>
                      <w:rFonts w:ascii="Arial" w:hAnsi="Arial" w:cs="Arial"/>
                    </w:rPr>
                  </w:rPrChange>
                </w:rPr>
                <w:t xml:space="preserve">de entrada, vino </w:t>
              </w:r>
            </w:ins>
            <m:oMath>
              <m:sSub>
                <m:sSubPr>
                  <m:ctrlPr>
                    <w:ins w:id="2058" w:author="JAVIERA PAZ LEFORT IBANEZ" w:date="2025-09-18T18:02:00Z" w16du:dateUtc="2025-09-18T21:02:00Z">
                      <w:rPr>
                        <w:rFonts w:ascii="Cambria Math" w:hAnsi="Cambria Math" w:cs="Arial"/>
                        <w:i/>
                        <w:sz w:val="22"/>
                        <w:szCs w:val="22"/>
                      </w:rPr>
                    </w:ins>
                  </m:ctrlPr>
                </m:sSubPr>
                <m:e>
                  <m:r>
                    <w:ins w:id="2059" w:author="JAVIERA PAZ LEFORT IBANEZ" w:date="2025-09-18T18:02:00Z" w16du:dateUtc="2025-09-18T21:02:00Z">
                      <w:rPr>
                        <w:rFonts w:ascii="Cambria Math" w:hAnsi="Cambria Math" w:cs="Arial"/>
                        <w:sz w:val="22"/>
                        <w:szCs w:val="22"/>
                        <w:rPrChange w:id="2060" w:author="JAVIERA PAZ LEFORT IBANEZ" w:date="2025-09-22T17:11:00Z" w16du:dateUtc="2025-09-22T20:11:00Z">
                          <w:rPr>
                            <w:rFonts w:ascii="Cambria Math" w:hAnsi="Cambria Math" w:cs="Arial"/>
                          </w:rPr>
                        </w:rPrChange>
                      </w:rPr>
                      <m:t>T</m:t>
                    </w:ins>
                  </m:r>
                </m:e>
                <m:sub>
                  <m:r>
                    <w:ins w:id="2061" w:author="JAVIERA PAZ LEFORT IBANEZ" w:date="2025-09-18T18:02:00Z" w16du:dateUtc="2025-09-18T21:02:00Z">
                      <w:rPr>
                        <w:rFonts w:ascii="Cambria Math" w:hAnsi="Cambria Math" w:cs="Arial"/>
                        <w:sz w:val="22"/>
                        <w:szCs w:val="22"/>
                        <w:rPrChange w:id="2062" w:author="JAVIERA PAZ LEFORT IBANEZ" w:date="2025-09-22T17:11:00Z" w16du:dateUtc="2025-09-22T20:11:00Z">
                          <w:rPr>
                            <w:rFonts w:ascii="Cambria Math" w:hAnsi="Cambria Math" w:cs="Arial"/>
                          </w:rPr>
                        </w:rPrChange>
                      </w:rPr>
                      <m:t>fibra,in</m:t>
                    </w:ins>
                  </m:r>
                </m:sub>
              </m:sSub>
            </m:oMath>
          </w:p>
        </w:tc>
        <w:tc>
          <w:tcPr>
            <w:tcW w:w="2638" w:type="dxa"/>
            <w:hideMark/>
            <w:tcPrChange w:id="2063" w:author="JAVIERA PAZ LEFORT IBANEZ" w:date="2025-09-22T18:00:00Z" w16du:dateUtc="2025-09-22T21:00:00Z">
              <w:tcPr>
                <w:tcW w:w="2991" w:type="dxa"/>
                <w:gridSpan w:val="3"/>
                <w:hideMark/>
              </w:tcPr>
            </w:tcPrChange>
          </w:tcPr>
          <w:p w14:paraId="6F3D5053" w14:textId="7525A114" w:rsidR="00F3065D" w:rsidRPr="00BB4E0F" w:rsidRDefault="00F3065D"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i/>
                <w:iCs/>
                <w:sz w:val="22"/>
                <w:szCs w:val="22"/>
                <w:rPrChange w:id="2064" w:author="JAVIERA PAZ LEFORT IBANEZ" w:date="2025-09-22T17:11:00Z" w16du:dateUtc="2025-09-22T20:11:00Z">
                  <w:rPr/>
                </w:rPrChange>
              </w:rPr>
            </w:pPr>
            <w:r w:rsidRPr="00BB4E0F">
              <w:rPr>
                <w:rFonts w:ascii="Arial" w:hAnsi="Arial" w:cs="Arial"/>
                <w:sz w:val="22"/>
                <w:szCs w:val="22"/>
                <w:rPrChange w:id="2065" w:author="JAVIERA PAZ LEFORT IBANEZ" w:date="2025-09-22T17:11:00Z" w16du:dateUtc="2025-09-22T20:11:00Z">
                  <w:rPr>
                    <w:rFonts w:ascii="Arial" w:hAnsi="Arial" w:cs="Arial"/>
                  </w:rPr>
                </w:rPrChange>
              </w:rPr>
              <w:t xml:space="preserve">20 </w:t>
            </w:r>
            <w:del w:id="2066" w:author="JAVIERA PAZ LEFORT IBANEZ" w:date="2025-09-18T18:02:00Z" w16du:dateUtc="2025-09-18T21:02:00Z">
              <w:r w:rsidRPr="00BB4E0F" w:rsidDel="005B5ADA">
                <w:rPr>
                  <w:rFonts w:ascii="Arial" w:hAnsi="Arial" w:cs="Arial"/>
                  <w:sz w:val="22"/>
                  <w:szCs w:val="22"/>
                  <w:rPrChange w:id="2067" w:author="JAVIERA PAZ LEFORT IBANEZ" w:date="2025-09-22T17:11:00Z" w16du:dateUtc="2025-09-22T20:11:00Z">
                    <w:rPr>
                      <w:rFonts w:ascii="Arial" w:hAnsi="Arial" w:cs="Arial"/>
                    </w:rPr>
                  </w:rPrChange>
                </w:rPr>
                <w:delText>(ajustable)</w:delText>
              </w:r>
            </w:del>
            <w:ins w:id="2068" w:author="JAVIERA PAZ LEFORT IBANEZ" w:date="2025-09-18T18:02:00Z" w16du:dateUtc="2025-09-18T21:02:00Z">
              <w:r w:rsidR="005B5ADA" w:rsidRPr="00BB4E0F">
                <w:rPr>
                  <w:rFonts w:ascii="Arial" w:hAnsi="Arial" w:cs="Arial"/>
                  <w:sz w:val="22"/>
                  <w:szCs w:val="22"/>
                  <w:rPrChange w:id="2069" w:author="JAVIERA PAZ LEFORT IBANEZ" w:date="2025-09-22T17:11:00Z" w16du:dateUtc="2025-09-22T20:11:00Z">
                    <w:rPr>
                      <w:rFonts w:ascii="Arial" w:hAnsi="Arial" w:cs="Arial"/>
                    </w:rPr>
                  </w:rPrChange>
                </w:rPr>
                <w:t xml:space="preserve">°C </w:t>
              </w:r>
            </w:ins>
            <w:ins w:id="2070" w:author="JAVIERA PAZ LEFORT IBANEZ" w:date="2025-09-18T18:03:00Z" w16du:dateUtc="2025-09-18T21:03:00Z">
              <w:r w:rsidR="005B5ADA" w:rsidRPr="00BB4E0F">
                <w:rPr>
                  <w:rFonts w:ascii="Arial" w:hAnsi="Arial" w:cs="Arial"/>
                  <w:i/>
                  <w:iCs/>
                  <w:sz w:val="22"/>
                  <w:szCs w:val="22"/>
                  <w:rPrChange w:id="2071" w:author="JAVIERA PAZ LEFORT IBANEZ" w:date="2025-09-22T17:11:00Z" w16du:dateUtc="2025-09-22T20:11:00Z">
                    <w:rPr>
                      <w:rFonts w:ascii="Arial" w:hAnsi="Arial" w:cs="Arial"/>
                      <w:i/>
                      <w:iCs/>
                    </w:rPr>
                  </w:rPrChange>
                </w:rPr>
                <w:t>(293,15 K)</w:t>
              </w:r>
            </w:ins>
          </w:p>
        </w:tc>
        <w:tc>
          <w:tcPr>
            <w:tcW w:w="1119" w:type="dxa"/>
            <w:hideMark/>
            <w:tcPrChange w:id="2072" w:author="JAVIERA PAZ LEFORT IBANEZ" w:date="2025-09-22T18:00:00Z" w16du:dateUtc="2025-09-22T21:00:00Z">
              <w:tcPr>
                <w:tcW w:w="0" w:type="auto"/>
                <w:hideMark/>
              </w:tcPr>
            </w:tcPrChange>
          </w:tcPr>
          <w:p w14:paraId="1E3F7DA9" w14:textId="6EFF8EB5" w:rsidR="00F3065D" w:rsidRPr="00BB4E0F" w:rsidRDefault="00F3065D"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Change w:id="2073" w:author="JAVIERA PAZ LEFORT IBANEZ" w:date="2025-09-22T17:11:00Z" w16du:dateUtc="2025-09-22T20:11:00Z">
                  <w:rPr>
                    <w:rFonts w:ascii="Arial" w:hAnsi="Arial" w:cs="Arial"/>
                  </w:rPr>
                </w:rPrChange>
              </w:rPr>
            </w:pPr>
            <w:r w:rsidRPr="00BB4E0F">
              <w:rPr>
                <w:rFonts w:ascii="Arial" w:hAnsi="Arial" w:cs="Arial"/>
                <w:sz w:val="22"/>
                <w:szCs w:val="22"/>
                <w:rPrChange w:id="2074" w:author="JAVIERA PAZ LEFORT IBANEZ" w:date="2025-09-22T17:11:00Z" w16du:dateUtc="2025-09-22T20:11:00Z">
                  <w:rPr>
                    <w:rFonts w:ascii="Arial" w:hAnsi="Arial" w:cs="Arial"/>
                  </w:rPr>
                </w:rPrChange>
              </w:rPr>
              <w:t>°C</w:t>
            </w:r>
            <w:ins w:id="2075" w:author="JAVIERA PAZ LEFORT IBANEZ" w:date="2025-09-18T18:03:00Z" w16du:dateUtc="2025-09-18T21:03:00Z">
              <w:r w:rsidR="005B5ADA" w:rsidRPr="00BB4E0F">
                <w:rPr>
                  <w:rFonts w:ascii="Arial" w:hAnsi="Arial" w:cs="Arial"/>
                  <w:sz w:val="22"/>
                  <w:szCs w:val="22"/>
                  <w:rPrChange w:id="2076" w:author="JAVIERA PAZ LEFORT IBANEZ" w:date="2025-09-22T17:11:00Z" w16du:dateUtc="2025-09-22T20:11:00Z">
                    <w:rPr>
                      <w:rFonts w:ascii="Arial" w:hAnsi="Arial" w:cs="Arial"/>
                    </w:rPr>
                  </w:rPrChange>
                </w:rPr>
                <w:t xml:space="preserve"> </w:t>
              </w:r>
              <w:r w:rsidR="005B5ADA" w:rsidRPr="00BB4E0F">
                <w:rPr>
                  <w:rFonts w:ascii="Arial" w:hAnsi="Arial" w:cs="Arial"/>
                  <w:i/>
                  <w:iCs/>
                  <w:sz w:val="22"/>
                  <w:szCs w:val="22"/>
                  <w:rPrChange w:id="2077" w:author="JAVIERA PAZ LEFORT IBANEZ" w:date="2025-09-22T17:11:00Z" w16du:dateUtc="2025-09-22T20:11:00Z">
                    <w:rPr/>
                  </w:rPrChange>
                </w:rPr>
                <w:t>(K)</w:t>
              </w:r>
            </w:ins>
          </w:p>
        </w:tc>
        <w:tc>
          <w:tcPr>
            <w:tcW w:w="0" w:type="dxa"/>
            <w:hideMark/>
            <w:tcPrChange w:id="2078" w:author="JAVIERA PAZ LEFORT IBANEZ" w:date="2025-09-22T18:00:00Z" w16du:dateUtc="2025-09-22T21:00:00Z">
              <w:tcPr>
                <w:tcW w:w="2748" w:type="dxa"/>
                <w:gridSpan w:val="2"/>
                <w:hideMark/>
              </w:tcPr>
            </w:tcPrChange>
          </w:tcPr>
          <w:p w14:paraId="04C47977" w14:textId="09AE441D" w:rsidR="00F3065D" w:rsidRPr="00BB4E0F" w:rsidRDefault="00F3065D"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Change w:id="2079" w:author="JAVIERA PAZ LEFORT IBANEZ" w:date="2025-09-22T17:11:00Z" w16du:dateUtc="2025-09-22T20:11:00Z">
                  <w:rPr>
                    <w:rFonts w:ascii="Arial" w:hAnsi="Arial" w:cs="Arial"/>
                  </w:rPr>
                </w:rPrChange>
              </w:rPr>
            </w:pPr>
            <w:del w:id="2080" w:author="JAVIERA PAZ LEFORT IBANEZ" w:date="2025-09-18T18:03:00Z" w16du:dateUtc="2025-09-18T21:03:00Z">
              <w:r w:rsidRPr="00BB4E0F" w:rsidDel="005B5ADA">
                <w:rPr>
                  <w:rFonts w:ascii="Arial" w:hAnsi="Arial" w:cs="Arial"/>
                  <w:sz w:val="22"/>
                  <w:szCs w:val="22"/>
                  <w:rPrChange w:id="2081" w:author="JAVIERA PAZ LEFORT IBANEZ" w:date="2025-09-22T17:11:00Z" w16du:dateUtc="2025-09-22T20:11:00Z">
                    <w:rPr>
                      <w:rFonts w:ascii="Arial" w:hAnsi="Arial" w:cs="Arial"/>
                    </w:rPr>
                  </w:rPrChange>
                </w:rPr>
                <w:delText>Punto de partida, variable en simulación.</w:delText>
              </w:r>
            </w:del>
            <w:ins w:id="2082" w:author="JAVIERA PAZ LEFORT IBANEZ" w:date="2025-09-18T18:03:00Z" w16du:dateUtc="2025-09-18T21:03:00Z">
              <w:r w:rsidR="005B5ADA" w:rsidRPr="00BB4E0F">
                <w:rPr>
                  <w:rFonts w:ascii="Arial" w:hAnsi="Arial" w:cs="Arial"/>
                  <w:sz w:val="22"/>
                  <w:szCs w:val="22"/>
                  <w:rPrChange w:id="2083" w:author="JAVIERA PAZ LEFORT IBANEZ" w:date="2025-09-22T17:11:00Z" w16du:dateUtc="2025-09-22T20:11:00Z">
                    <w:rPr>
                      <w:rFonts w:ascii="Arial" w:hAnsi="Arial" w:cs="Arial"/>
                    </w:rPr>
                  </w:rPrChange>
                </w:rPr>
                <w:t>Ajustable; en sensibilidad se usaron 15 – 30 °C.</w:t>
              </w:r>
            </w:ins>
          </w:p>
        </w:tc>
      </w:tr>
      <w:tr w:rsidR="00B941DF" w:rsidRPr="00B355AB" w14:paraId="1A4C1811" w14:textId="77777777" w:rsidTr="00F2439E">
        <w:trPr>
          <w:ins w:id="2084" w:author="JAVIERA PAZ LEFORT IBANEZ" w:date="2025-09-18T18:03:00Z"/>
          <w:trPrChange w:id="2085" w:author="JAVIERA PAZ LEFORT IBANEZ" w:date="2025-09-22T18:00:00Z" w16du:dateUtc="2025-09-22T21:00:00Z">
            <w:trPr>
              <w:gridBefore w:val="1"/>
            </w:trPr>
          </w:trPrChange>
        </w:trPr>
        <w:tc>
          <w:tcPr>
            <w:cnfStyle w:val="001000000000" w:firstRow="0" w:lastRow="0" w:firstColumn="1" w:lastColumn="0" w:oddVBand="0" w:evenVBand="0" w:oddHBand="0" w:evenHBand="0" w:firstRowFirstColumn="0" w:firstRowLastColumn="0" w:lastRowFirstColumn="0" w:lastRowLastColumn="0"/>
            <w:tcW w:w="2759" w:type="dxa"/>
            <w:tcPrChange w:id="2086" w:author="JAVIERA PAZ LEFORT IBANEZ" w:date="2025-09-22T18:00:00Z" w16du:dateUtc="2025-09-22T21:00:00Z">
              <w:tcPr>
                <w:tcW w:w="2406" w:type="dxa"/>
                <w:gridSpan w:val="2"/>
              </w:tcPr>
            </w:tcPrChange>
          </w:tcPr>
          <w:p w14:paraId="79CE701A" w14:textId="42EB23A4" w:rsidR="00715078" w:rsidRPr="00BB4E0F" w:rsidRDefault="00715078" w:rsidP="00F3065D">
            <w:pPr>
              <w:jc w:val="both"/>
              <w:rPr>
                <w:ins w:id="2087" w:author="JAVIERA PAZ LEFORT IBANEZ" w:date="2025-09-18T18:03:00Z" w16du:dateUtc="2025-09-18T21:03:00Z"/>
                <w:rFonts w:ascii="Arial" w:hAnsi="Arial" w:cs="Arial"/>
                <w:sz w:val="22"/>
                <w:szCs w:val="22"/>
                <w:rPrChange w:id="2088" w:author="JAVIERA PAZ LEFORT IBANEZ" w:date="2025-09-22T17:11:00Z" w16du:dateUtc="2025-09-22T20:11:00Z">
                  <w:rPr>
                    <w:ins w:id="2089" w:author="JAVIERA PAZ LEFORT IBANEZ" w:date="2025-09-18T18:03:00Z" w16du:dateUtc="2025-09-18T21:03:00Z"/>
                    <w:rFonts w:ascii="Arial" w:hAnsi="Arial" w:cs="Arial"/>
                  </w:rPr>
                </w:rPrChange>
              </w:rPr>
            </w:pPr>
            <w:ins w:id="2090" w:author="JAVIERA PAZ LEFORT IBANEZ" w:date="2025-09-18T18:03:00Z" w16du:dateUtc="2025-09-18T21:03:00Z">
              <w:r w:rsidRPr="00BB4E0F">
                <w:rPr>
                  <w:rFonts w:ascii="Arial" w:hAnsi="Arial" w:cs="Arial"/>
                  <w:sz w:val="22"/>
                  <w:szCs w:val="22"/>
                  <w:rPrChange w:id="2091" w:author="JAVIERA PAZ LEFORT IBANEZ" w:date="2025-09-22T17:11:00Z" w16du:dateUtc="2025-09-22T20:11:00Z">
                    <w:rPr>
                      <w:rFonts w:ascii="Arial" w:hAnsi="Arial" w:cs="Arial"/>
                    </w:rPr>
                  </w:rPrChange>
                </w:rPr>
                <w:t xml:space="preserve">Temperatura de entrada, </w:t>
              </w:r>
            </w:ins>
            <w:ins w:id="2092" w:author="JAVIERA PAZ LEFORT IBANEZ" w:date="2025-09-18T18:04:00Z" w16du:dateUtc="2025-09-18T21:04:00Z">
              <w:r w:rsidRPr="00BB4E0F">
                <w:rPr>
                  <w:rFonts w:ascii="Arial" w:hAnsi="Arial" w:cs="Arial"/>
                  <w:sz w:val="22"/>
                  <w:szCs w:val="22"/>
                  <w:rPrChange w:id="2093" w:author="JAVIERA PAZ LEFORT IBANEZ" w:date="2025-09-22T17:11:00Z" w16du:dateUtc="2025-09-22T20:11:00Z">
                    <w:rPr>
                      <w:rFonts w:ascii="Arial" w:hAnsi="Arial" w:cs="Arial"/>
                    </w:rPr>
                  </w:rPrChange>
                </w:rPr>
                <w:t>CaCl</w:t>
              </w:r>
              <w:r w:rsidRPr="00BB4E0F">
                <w:rPr>
                  <w:rFonts w:ascii="Arial" w:hAnsi="Arial" w:cs="Arial"/>
                  <w:sz w:val="22"/>
                  <w:szCs w:val="22"/>
                  <w:vertAlign w:val="subscript"/>
                  <w:rPrChange w:id="2094" w:author="JAVIERA PAZ LEFORT IBANEZ" w:date="2025-09-22T17:11:00Z" w16du:dateUtc="2025-09-22T20:11:00Z">
                    <w:rPr>
                      <w:rFonts w:ascii="Arial" w:hAnsi="Arial" w:cs="Arial"/>
                      <w:vertAlign w:val="subscript"/>
                    </w:rPr>
                  </w:rPrChange>
                </w:rPr>
                <w:t>2</w:t>
              </w:r>
            </w:ins>
            <w:ins w:id="2095" w:author="JAVIERA PAZ LEFORT IBANEZ" w:date="2025-09-18T18:03:00Z" w16du:dateUtc="2025-09-18T21:03:00Z">
              <w:r w:rsidRPr="00BB4E0F">
                <w:rPr>
                  <w:rFonts w:ascii="Arial" w:hAnsi="Arial" w:cs="Arial"/>
                  <w:sz w:val="22"/>
                  <w:szCs w:val="22"/>
                  <w:rPrChange w:id="2096" w:author="JAVIERA PAZ LEFORT IBANEZ" w:date="2025-09-22T17:11:00Z" w16du:dateUtc="2025-09-22T20:11:00Z">
                    <w:rPr>
                      <w:rFonts w:ascii="Arial" w:hAnsi="Arial" w:cs="Arial"/>
                    </w:rPr>
                  </w:rPrChange>
                </w:rPr>
                <w:t xml:space="preserve"> </w:t>
              </w:r>
            </w:ins>
            <m:oMath>
              <m:sSub>
                <m:sSubPr>
                  <m:ctrlPr>
                    <w:ins w:id="2097" w:author="JAVIERA PAZ LEFORT IBANEZ" w:date="2025-09-18T18:03:00Z" w16du:dateUtc="2025-09-18T21:03:00Z">
                      <w:rPr>
                        <w:rFonts w:ascii="Cambria Math" w:hAnsi="Cambria Math" w:cs="Arial"/>
                        <w:i/>
                        <w:sz w:val="22"/>
                        <w:szCs w:val="22"/>
                      </w:rPr>
                    </w:ins>
                  </m:ctrlPr>
                </m:sSubPr>
                <m:e>
                  <m:r>
                    <w:ins w:id="2098" w:author="JAVIERA PAZ LEFORT IBANEZ" w:date="2025-09-18T18:03:00Z" w16du:dateUtc="2025-09-18T21:03:00Z">
                      <w:rPr>
                        <w:rFonts w:ascii="Cambria Math" w:hAnsi="Cambria Math" w:cs="Arial"/>
                        <w:sz w:val="22"/>
                        <w:szCs w:val="22"/>
                        <w:rPrChange w:id="2099" w:author="JAVIERA PAZ LEFORT IBANEZ" w:date="2025-09-22T17:11:00Z" w16du:dateUtc="2025-09-22T20:11:00Z">
                          <w:rPr>
                            <w:rFonts w:ascii="Cambria Math" w:hAnsi="Cambria Math" w:cs="Arial"/>
                          </w:rPr>
                        </w:rPrChange>
                      </w:rPr>
                      <m:t>T</m:t>
                    </w:ins>
                  </m:r>
                </m:e>
                <m:sub>
                  <m:r>
                    <w:ins w:id="2100" w:author="JAVIERA PAZ LEFORT IBANEZ" w:date="2025-09-18T18:04:00Z" w16du:dateUtc="2025-09-18T21:04:00Z">
                      <w:rPr>
                        <w:rFonts w:ascii="Cambria Math" w:hAnsi="Cambria Math" w:cs="Arial"/>
                        <w:sz w:val="22"/>
                        <w:szCs w:val="22"/>
                        <w:rPrChange w:id="2101" w:author="JAVIERA PAZ LEFORT IBANEZ" w:date="2025-09-22T17:11:00Z" w16du:dateUtc="2025-09-22T20:11:00Z">
                          <w:rPr>
                            <w:rFonts w:ascii="Cambria Math" w:hAnsi="Cambria Math" w:cs="Arial"/>
                          </w:rPr>
                        </w:rPrChange>
                      </w:rPr>
                      <m:t>carcasa</m:t>
                    </w:ins>
                  </m:r>
                  <m:r>
                    <w:ins w:id="2102" w:author="JAVIERA PAZ LEFORT IBANEZ" w:date="2025-09-18T18:03:00Z" w16du:dateUtc="2025-09-18T21:03:00Z">
                      <w:rPr>
                        <w:rFonts w:ascii="Cambria Math" w:hAnsi="Cambria Math" w:cs="Arial"/>
                        <w:sz w:val="22"/>
                        <w:szCs w:val="22"/>
                        <w:rPrChange w:id="2103" w:author="JAVIERA PAZ LEFORT IBANEZ" w:date="2025-09-22T17:11:00Z" w16du:dateUtc="2025-09-22T20:11:00Z">
                          <w:rPr>
                            <w:rFonts w:ascii="Cambria Math" w:hAnsi="Cambria Math" w:cs="Arial"/>
                          </w:rPr>
                        </w:rPrChange>
                      </w:rPr>
                      <m:t>,in</m:t>
                    </w:ins>
                  </m:r>
                </m:sub>
              </m:sSub>
            </m:oMath>
          </w:p>
        </w:tc>
        <w:tc>
          <w:tcPr>
            <w:tcW w:w="2638" w:type="dxa"/>
            <w:tcPrChange w:id="2104" w:author="JAVIERA PAZ LEFORT IBANEZ" w:date="2025-09-22T18:00:00Z" w16du:dateUtc="2025-09-22T21:00:00Z">
              <w:tcPr>
                <w:tcW w:w="2991" w:type="dxa"/>
                <w:gridSpan w:val="3"/>
              </w:tcPr>
            </w:tcPrChange>
          </w:tcPr>
          <w:p w14:paraId="7FAF8409" w14:textId="6113621C" w:rsidR="00715078" w:rsidRPr="00BB4E0F" w:rsidRDefault="00715078" w:rsidP="00F3065D">
            <w:pPr>
              <w:jc w:val="both"/>
              <w:cnfStyle w:val="000000000000" w:firstRow="0" w:lastRow="0" w:firstColumn="0" w:lastColumn="0" w:oddVBand="0" w:evenVBand="0" w:oddHBand="0" w:evenHBand="0" w:firstRowFirstColumn="0" w:firstRowLastColumn="0" w:lastRowFirstColumn="0" w:lastRowLastColumn="0"/>
              <w:rPr>
                <w:ins w:id="2105" w:author="JAVIERA PAZ LEFORT IBANEZ" w:date="2025-09-18T18:03:00Z" w16du:dateUtc="2025-09-18T21:03:00Z"/>
                <w:rFonts w:ascii="Arial" w:hAnsi="Arial" w:cs="Arial"/>
                <w:i/>
                <w:iCs/>
                <w:sz w:val="22"/>
                <w:szCs w:val="22"/>
                <w:rPrChange w:id="2106" w:author="JAVIERA PAZ LEFORT IBANEZ" w:date="2025-09-22T17:11:00Z" w16du:dateUtc="2025-09-22T20:11:00Z">
                  <w:rPr>
                    <w:ins w:id="2107" w:author="JAVIERA PAZ LEFORT IBANEZ" w:date="2025-09-18T18:03:00Z" w16du:dateUtc="2025-09-18T21:03:00Z"/>
                  </w:rPr>
                </w:rPrChange>
              </w:rPr>
            </w:pPr>
            <w:ins w:id="2108" w:author="JAVIERA PAZ LEFORT IBANEZ" w:date="2025-09-18T18:04:00Z" w16du:dateUtc="2025-09-18T21:04:00Z">
              <w:r w:rsidRPr="00BB4E0F">
                <w:rPr>
                  <w:rFonts w:ascii="Arial" w:hAnsi="Arial" w:cs="Arial"/>
                  <w:sz w:val="22"/>
                  <w:szCs w:val="22"/>
                  <w:rPrChange w:id="2109" w:author="JAVIERA PAZ LEFORT IBANEZ" w:date="2025-09-22T17:11:00Z" w16du:dateUtc="2025-09-22T20:11:00Z">
                    <w:rPr>
                      <w:rFonts w:ascii="Arial" w:hAnsi="Arial" w:cs="Arial"/>
                    </w:rPr>
                  </w:rPrChange>
                </w:rPr>
                <w:t xml:space="preserve">10 °C </w:t>
              </w:r>
              <w:r w:rsidRPr="00BB4E0F">
                <w:rPr>
                  <w:rFonts w:ascii="Arial" w:hAnsi="Arial" w:cs="Arial"/>
                  <w:i/>
                  <w:iCs/>
                  <w:sz w:val="22"/>
                  <w:szCs w:val="22"/>
                  <w:rPrChange w:id="2110" w:author="JAVIERA PAZ LEFORT IBANEZ" w:date="2025-09-22T17:11:00Z" w16du:dateUtc="2025-09-22T20:11:00Z">
                    <w:rPr/>
                  </w:rPrChange>
                </w:rPr>
                <w:t>(283.15 K)</w:t>
              </w:r>
            </w:ins>
          </w:p>
        </w:tc>
        <w:tc>
          <w:tcPr>
            <w:tcW w:w="1119" w:type="dxa"/>
            <w:tcPrChange w:id="2111" w:author="JAVIERA PAZ LEFORT IBANEZ" w:date="2025-09-22T18:00:00Z" w16du:dateUtc="2025-09-22T21:00:00Z">
              <w:tcPr>
                <w:tcW w:w="0" w:type="auto"/>
              </w:tcPr>
            </w:tcPrChange>
          </w:tcPr>
          <w:p w14:paraId="0B69515F" w14:textId="061EDB56" w:rsidR="00715078" w:rsidRPr="00BB4E0F" w:rsidRDefault="00715078" w:rsidP="00F3065D">
            <w:pPr>
              <w:jc w:val="both"/>
              <w:cnfStyle w:val="000000000000" w:firstRow="0" w:lastRow="0" w:firstColumn="0" w:lastColumn="0" w:oddVBand="0" w:evenVBand="0" w:oddHBand="0" w:evenHBand="0" w:firstRowFirstColumn="0" w:firstRowLastColumn="0" w:lastRowFirstColumn="0" w:lastRowLastColumn="0"/>
              <w:rPr>
                <w:ins w:id="2112" w:author="JAVIERA PAZ LEFORT IBANEZ" w:date="2025-09-18T18:03:00Z" w16du:dateUtc="2025-09-18T21:03:00Z"/>
                <w:rFonts w:ascii="Arial" w:hAnsi="Arial" w:cs="Arial"/>
                <w:sz w:val="22"/>
                <w:szCs w:val="22"/>
                <w:rPrChange w:id="2113" w:author="JAVIERA PAZ LEFORT IBANEZ" w:date="2025-09-22T17:11:00Z" w16du:dateUtc="2025-09-22T20:11:00Z">
                  <w:rPr>
                    <w:ins w:id="2114" w:author="JAVIERA PAZ LEFORT IBANEZ" w:date="2025-09-18T18:03:00Z" w16du:dateUtc="2025-09-18T21:03:00Z"/>
                    <w:rFonts w:ascii="Arial" w:hAnsi="Arial" w:cs="Arial"/>
                  </w:rPr>
                </w:rPrChange>
              </w:rPr>
            </w:pPr>
            <w:ins w:id="2115" w:author="JAVIERA PAZ LEFORT IBANEZ" w:date="2025-09-18T18:04:00Z" w16du:dateUtc="2025-09-18T21:04:00Z">
              <w:r w:rsidRPr="00BB4E0F">
                <w:rPr>
                  <w:rFonts w:ascii="Arial" w:hAnsi="Arial" w:cs="Arial"/>
                  <w:sz w:val="22"/>
                  <w:szCs w:val="22"/>
                  <w:rPrChange w:id="2116" w:author="JAVIERA PAZ LEFORT IBANEZ" w:date="2025-09-22T17:11:00Z" w16du:dateUtc="2025-09-22T20:11:00Z">
                    <w:rPr>
                      <w:rFonts w:ascii="Arial" w:hAnsi="Arial" w:cs="Arial"/>
                    </w:rPr>
                  </w:rPrChange>
                </w:rPr>
                <w:t xml:space="preserve">°C </w:t>
              </w:r>
              <w:r w:rsidRPr="00BB4E0F">
                <w:rPr>
                  <w:rFonts w:ascii="Arial" w:hAnsi="Arial" w:cs="Arial"/>
                  <w:i/>
                  <w:iCs/>
                  <w:sz w:val="22"/>
                  <w:szCs w:val="22"/>
                  <w:rPrChange w:id="2117" w:author="JAVIERA PAZ LEFORT IBANEZ" w:date="2025-09-22T17:11:00Z" w16du:dateUtc="2025-09-22T20:11:00Z">
                    <w:rPr>
                      <w:rFonts w:ascii="Arial" w:hAnsi="Arial" w:cs="Arial"/>
                      <w:i/>
                      <w:iCs/>
                    </w:rPr>
                  </w:rPrChange>
                </w:rPr>
                <w:t>(K)</w:t>
              </w:r>
            </w:ins>
          </w:p>
        </w:tc>
        <w:tc>
          <w:tcPr>
            <w:tcW w:w="0" w:type="dxa"/>
            <w:tcPrChange w:id="2118" w:author="JAVIERA PAZ LEFORT IBANEZ" w:date="2025-09-22T18:00:00Z" w16du:dateUtc="2025-09-22T21:00:00Z">
              <w:tcPr>
                <w:tcW w:w="2748" w:type="dxa"/>
                <w:gridSpan w:val="2"/>
              </w:tcPr>
            </w:tcPrChange>
          </w:tcPr>
          <w:p w14:paraId="626365FA" w14:textId="54A4BAB6" w:rsidR="00715078" w:rsidRPr="00BB4E0F" w:rsidDel="005B5ADA" w:rsidRDefault="00715078" w:rsidP="00F3065D">
            <w:pPr>
              <w:jc w:val="both"/>
              <w:cnfStyle w:val="000000000000" w:firstRow="0" w:lastRow="0" w:firstColumn="0" w:lastColumn="0" w:oddVBand="0" w:evenVBand="0" w:oddHBand="0" w:evenHBand="0" w:firstRowFirstColumn="0" w:firstRowLastColumn="0" w:lastRowFirstColumn="0" w:lastRowLastColumn="0"/>
              <w:rPr>
                <w:ins w:id="2119" w:author="JAVIERA PAZ LEFORT IBANEZ" w:date="2025-09-18T18:03:00Z" w16du:dateUtc="2025-09-18T21:03:00Z"/>
                <w:rFonts w:ascii="Arial" w:hAnsi="Arial" w:cs="Arial"/>
                <w:sz w:val="22"/>
                <w:szCs w:val="22"/>
                <w:rPrChange w:id="2120" w:author="JAVIERA PAZ LEFORT IBANEZ" w:date="2025-09-22T17:11:00Z" w16du:dateUtc="2025-09-22T20:11:00Z">
                  <w:rPr>
                    <w:ins w:id="2121" w:author="JAVIERA PAZ LEFORT IBANEZ" w:date="2025-09-18T18:03:00Z" w16du:dateUtc="2025-09-18T21:03:00Z"/>
                    <w:rFonts w:ascii="Arial" w:hAnsi="Arial" w:cs="Arial"/>
                  </w:rPr>
                </w:rPrChange>
              </w:rPr>
            </w:pPr>
            <w:ins w:id="2122" w:author="JAVIERA PAZ LEFORT IBANEZ" w:date="2025-09-18T18:04:00Z" w16du:dateUtc="2025-09-18T21:04:00Z">
              <w:r w:rsidRPr="00BB4E0F">
                <w:rPr>
                  <w:rFonts w:ascii="Arial" w:hAnsi="Arial" w:cs="Arial"/>
                  <w:sz w:val="22"/>
                  <w:szCs w:val="22"/>
                  <w:rPrChange w:id="2123" w:author="JAVIERA PAZ LEFORT IBANEZ" w:date="2025-09-22T17:11:00Z" w16du:dateUtc="2025-09-22T20:11:00Z">
                    <w:rPr>
                      <w:rFonts w:ascii="Arial" w:hAnsi="Arial" w:cs="Arial"/>
                    </w:rPr>
                  </w:rPrChange>
                </w:rPr>
                <w:t>Ajustable; en sensibilidad se usaron 15 – 30 °C.</w:t>
              </w:r>
            </w:ins>
            <w:ins w:id="2124" w:author="JAVIERA PAZ LEFORT IBANEZ" w:date="2025-09-18T18:05:00Z" w16du:dateUtc="2025-09-18T21:05:00Z">
              <w:r w:rsidRPr="00BB4E0F">
                <w:rPr>
                  <w:rFonts w:ascii="Arial" w:hAnsi="Arial" w:cs="Arial"/>
                  <w:sz w:val="22"/>
                  <w:szCs w:val="22"/>
                  <w:rPrChange w:id="2125" w:author="JAVIERA PAZ LEFORT IBANEZ" w:date="2025-09-22T17:11:00Z" w16du:dateUtc="2025-09-22T20:11:00Z">
                    <w:rPr>
                      <w:rFonts w:ascii="Arial" w:hAnsi="Arial" w:cs="Arial"/>
                    </w:rPr>
                  </w:rPrChange>
                </w:rPr>
                <w:t xml:space="preserve"> Perfil térmico resuelto en contracorriente.</w:t>
              </w:r>
            </w:ins>
          </w:p>
        </w:tc>
      </w:tr>
      <w:tr w:rsidR="00B941DF" w:rsidRPr="00B355AB" w14:paraId="3A5AB703" w14:textId="77777777" w:rsidTr="00F2439E">
        <w:trPr>
          <w:cnfStyle w:val="000000100000" w:firstRow="0" w:lastRow="0" w:firstColumn="0" w:lastColumn="0" w:oddVBand="0" w:evenVBand="0" w:oddHBand="1" w:evenHBand="0" w:firstRowFirstColumn="0" w:firstRowLastColumn="0" w:lastRowFirstColumn="0" w:lastRowLastColumn="0"/>
          <w:trPrChange w:id="2126" w:author="JAVIERA PAZ LEFORT IBANEZ" w:date="2025-09-22T18:00:00Z" w16du:dateUtc="2025-09-22T21:00:00Z">
            <w:trPr>
              <w:gridBefore w:val="1"/>
            </w:trPr>
          </w:trPrChange>
        </w:trPr>
        <w:tc>
          <w:tcPr>
            <w:cnfStyle w:val="001000000000" w:firstRow="0" w:lastRow="0" w:firstColumn="1" w:lastColumn="0" w:oddVBand="0" w:evenVBand="0" w:oddHBand="0" w:evenHBand="0" w:firstRowFirstColumn="0" w:firstRowLastColumn="0" w:lastRowFirstColumn="0" w:lastRowLastColumn="0"/>
            <w:tcW w:w="2759" w:type="dxa"/>
            <w:hideMark/>
            <w:tcPrChange w:id="2127" w:author="JAVIERA PAZ LEFORT IBANEZ" w:date="2025-09-22T18:00:00Z" w16du:dateUtc="2025-09-22T21:00:00Z">
              <w:tcPr>
                <w:tcW w:w="2406" w:type="dxa"/>
                <w:gridSpan w:val="2"/>
                <w:hideMark/>
              </w:tcPr>
            </w:tcPrChange>
          </w:tcPr>
          <w:p w14:paraId="103DF7F9" w14:textId="4BEAE6BA" w:rsidR="00F3065D" w:rsidRPr="00BB4E0F" w:rsidRDefault="00F3065D" w:rsidP="00F3065D">
            <w:pPr>
              <w:jc w:val="both"/>
              <w:cnfStyle w:val="001000100000" w:firstRow="0" w:lastRow="0" w:firstColumn="1" w:lastColumn="0" w:oddVBand="0" w:evenVBand="0" w:oddHBand="1" w:evenHBand="0" w:firstRowFirstColumn="0" w:firstRowLastColumn="0" w:lastRowFirstColumn="0" w:lastRowLastColumn="0"/>
              <w:rPr>
                <w:rFonts w:ascii="Arial" w:hAnsi="Arial" w:cs="Arial"/>
                <w:b w:val="0"/>
                <w:bCs w:val="0"/>
                <w:sz w:val="22"/>
                <w:szCs w:val="22"/>
                <w:rPrChange w:id="2128" w:author="JAVIERA PAZ LEFORT IBANEZ" w:date="2025-09-22T17:11:00Z" w16du:dateUtc="2025-09-22T20:11:00Z">
                  <w:rPr>
                    <w:rFonts w:ascii="Arial" w:hAnsi="Arial" w:cs="Arial"/>
                    <w:b w:val="0"/>
                    <w:bCs w:val="0"/>
                  </w:rPr>
                </w:rPrChange>
              </w:rPr>
            </w:pPr>
            <w:del w:id="2129" w:author="JAVIERA PAZ LEFORT IBANEZ" w:date="2025-09-18T18:05:00Z" w16du:dateUtc="2025-09-18T21:05:00Z">
              <w:r w:rsidRPr="00BB4E0F" w:rsidDel="00715078">
                <w:rPr>
                  <w:rFonts w:ascii="Arial" w:hAnsi="Arial" w:cs="Arial"/>
                  <w:sz w:val="22"/>
                  <w:szCs w:val="22"/>
                  <w:rPrChange w:id="2130" w:author="JAVIERA PAZ LEFORT IBANEZ" w:date="2025-09-22T17:11:00Z" w16du:dateUtc="2025-09-22T20:11:00Z">
                    <w:rPr>
                      <w:rFonts w:ascii="Arial" w:hAnsi="Arial" w:cs="Arial"/>
                    </w:rPr>
                  </w:rPrChange>
                </w:rPr>
                <w:delText>Concentración inicial de agua en el vino</w:delText>
              </w:r>
            </w:del>
            <w:ins w:id="2131" w:author="JAVIERA PAZ LEFORT IBANEZ" w:date="2025-09-18T18:05:00Z" w16du:dateUtc="2025-09-18T21:05:00Z">
              <w:r w:rsidR="00715078" w:rsidRPr="00BB4E0F">
                <w:rPr>
                  <w:rFonts w:ascii="Arial" w:hAnsi="Arial" w:cs="Arial"/>
                  <w:sz w:val="22"/>
                  <w:szCs w:val="22"/>
                  <w:rPrChange w:id="2132" w:author="JAVIERA PAZ LEFORT IBANEZ" w:date="2025-09-22T17:11:00Z" w16du:dateUtc="2025-09-22T20:11:00Z">
                    <w:rPr>
                      <w:rFonts w:ascii="Arial" w:hAnsi="Arial" w:cs="Arial"/>
                    </w:rPr>
                  </w:rPrChange>
                </w:rPr>
                <w:t xml:space="preserve">Fracción de agua en el vino a la entrada </w:t>
              </w:r>
            </w:ins>
            <m:oMath>
              <m:sSub>
                <m:sSubPr>
                  <m:ctrlPr>
                    <w:ins w:id="2133" w:author="JAVIERA PAZ LEFORT IBANEZ" w:date="2025-09-18T18:05:00Z" w16du:dateUtc="2025-09-18T21:05:00Z">
                      <w:rPr>
                        <w:rFonts w:ascii="Cambria Math" w:hAnsi="Cambria Math" w:cs="Arial"/>
                        <w:i/>
                        <w:sz w:val="22"/>
                        <w:szCs w:val="22"/>
                      </w:rPr>
                    </w:ins>
                  </m:ctrlPr>
                </m:sSubPr>
                <m:e>
                  <m:r>
                    <w:ins w:id="2134" w:author="JAVIERA PAZ LEFORT IBANEZ" w:date="2025-09-18T18:05:00Z" w16du:dateUtc="2025-09-18T21:05:00Z">
                      <w:rPr>
                        <w:rFonts w:ascii="Cambria Math" w:hAnsi="Cambria Math" w:cs="Arial"/>
                        <w:sz w:val="22"/>
                        <w:szCs w:val="22"/>
                        <w:rPrChange w:id="2135" w:author="JAVIERA PAZ LEFORT IBANEZ" w:date="2025-09-22T17:11:00Z" w16du:dateUtc="2025-09-22T20:11:00Z">
                          <w:rPr>
                            <w:rFonts w:ascii="Cambria Math" w:hAnsi="Cambria Math" w:cs="Arial"/>
                          </w:rPr>
                        </w:rPrChange>
                      </w:rPr>
                      <m:t>f</m:t>
                    </w:ins>
                  </m:r>
                </m:e>
                <m:sub>
                  <m:r>
                    <w:ins w:id="2136" w:author="JAVIERA PAZ LEFORT IBANEZ" w:date="2025-09-18T18:05:00Z" w16du:dateUtc="2025-09-18T21:05:00Z">
                      <w:rPr>
                        <w:rFonts w:ascii="Cambria Math" w:hAnsi="Cambria Math" w:cs="Arial"/>
                        <w:sz w:val="22"/>
                        <w:szCs w:val="22"/>
                        <w:rPrChange w:id="2137" w:author="JAVIERA PAZ LEFORT IBANEZ" w:date="2025-09-22T17:11:00Z" w16du:dateUtc="2025-09-22T20:11:00Z">
                          <w:rPr>
                            <w:rFonts w:ascii="Cambria Math" w:hAnsi="Cambria Math" w:cs="Arial"/>
                          </w:rPr>
                        </w:rPrChange>
                      </w:rPr>
                      <m:t>fibra,in</m:t>
                    </w:ins>
                  </m:r>
                </m:sub>
              </m:sSub>
            </m:oMath>
          </w:p>
        </w:tc>
        <w:tc>
          <w:tcPr>
            <w:tcW w:w="2638" w:type="dxa"/>
            <w:hideMark/>
            <w:tcPrChange w:id="2138" w:author="JAVIERA PAZ LEFORT IBANEZ" w:date="2025-09-22T18:00:00Z" w16du:dateUtc="2025-09-22T21:00:00Z">
              <w:tcPr>
                <w:tcW w:w="2991" w:type="dxa"/>
                <w:gridSpan w:val="3"/>
                <w:hideMark/>
              </w:tcPr>
            </w:tcPrChange>
          </w:tcPr>
          <w:p w14:paraId="345EBCE9" w14:textId="497128F2" w:rsidR="00F3065D" w:rsidRPr="00BB4E0F" w:rsidRDefault="00F3065D"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Change w:id="2139" w:author="JAVIERA PAZ LEFORT IBANEZ" w:date="2025-09-22T17:11:00Z" w16du:dateUtc="2025-09-22T20:11:00Z">
                  <w:rPr>
                    <w:rFonts w:ascii="Arial" w:hAnsi="Arial" w:cs="Arial"/>
                  </w:rPr>
                </w:rPrChange>
              </w:rPr>
            </w:pPr>
            <w:del w:id="2140" w:author="JAVIERA PAZ LEFORT IBANEZ" w:date="2025-09-18T18:05:00Z" w16du:dateUtc="2025-09-18T21:05:00Z">
              <w:r w:rsidRPr="00BB4E0F" w:rsidDel="00715078">
                <w:rPr>
                  <w:rFonts w:ascii="Arial" w:hAnsi="Arial" w:cs="Arial"/>
                  <w:sz w:val="22"/>
                  <w:szCs w:val="22"/>
                  <w:rPrChange w:id="2141" w:author="JAVIERA PAZ LEFORT IBANEZ" w:date="2025-09-22T17:11:00Z" w16du:dateUtc="2025-09-22T20:11:00Z">
                    <w:rPr>
                      <w:rFonts w:ascii="Arial" w:hAnsi="Arial" w:cs="Arial"/>
                    </w:rPr>
                  </w:rPrChange>
                </w:rPr>
                <w:delText>88 %</w:delText>
              </w:r>
            </w:del>
            <w:ins w:id="2142" w:author="JAVIERA PAZ LEFORT IBANEZ" w:date="2025-09-18T18:05:00Z" w16du:dateUtc="2025-09-18T21:05:00Z">
              <w:r w:rsidR="00715078" w:rsidRPr="00BB4E0F">
                <w:rPr>
                  <w:rFonts w:ascii="Arial" w:hAnsi="Arial" w:cs="Arial"/>
                  <w:sz w:val="22"/>
                  <w:szCs w:val="22"/>
                  <w:rPrChange w:id="2143" w:author="JAVIERA PAZ LEFORT IBANEZ" w:date="2025-09-22T17:11:00Z" w16du:dateUtc="2025-09-22T20:11:00Z">
                    <w:rPr>
                      <w:rFonts w:ascii="Arial" w:hAnsi="Arial" w:cs="Arial"/>
                    </w:rPr>
                  </w:rPrChange>
                </w:rPr>
                <w:t>0.88</w:t>
              </w:r>
            </w:ins>
          </w:p>
        </w:tc>
        <w:tc>
          <w:tcPr>
            <w:tcW w:w="1119" w:type="dxa"/>
            <w:hideMark/>
            <w:tcPrChange w:id="2144" w:author="JAVIERA PAZ LEFORT IBANEZ" w:date="2025-09-22T18:00:00Z" w16du:dateUtc="2025-09-22T21:00:00Z">
              <w:tcPr>
                <w:tcW w:w="0" w:type="auto"/>
                <w:hideMark/>
              </w:tcPr>
            </w:tcPrChange>
          </w:tcPr>
          <w:p w14:paraId="3182177E" w14:textId="1C1FBD71" w:rsidR="00F3065D" w:rsidRPr="00BB4E0F" w:rsidRDefault="00715078"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Change w:id="2145" w:author="JAVIERA PAZ LEFORT IBANEZ" w:date="2025-09-22T17:11:00Z" w16du:dateUtc="2025-09-22T20:11:00Z">
                  <w:rPr>
                    <w:rFonts w:ascii="Arial" w:hAnsi="Arial" w:cs="Arial"/>
                  </w:rPr>
                </w:rPrChange>
              </w:rPr>
            </w:pPr>
            <w:ins w:id="2146" w:author="JAVIERA PAZ LEFORT IBANEZ" w:date="2025-09-18T18:07:00Z" w16du:dateUtc="2025-09-18T21:07:00Z">
              <w:r w:rsidRPr="00BB4E0F">
                <w:rPr>
                  <w:rFonts w:ascii="Arial" w:hAnsi="Arial" w:cs="Arial"/>
                  <w:sz w:val="22"/>
                  <w:szCs w:val="22"/>
                  <w:rPrChange w:id="2147" w:author="JAVIERA PAZ LEFORT IBANEZ" w:date="2025-09-22T17:11:00Z" w16du:dateUtc="2025-09-22T20:11:00Z">
                    <w:rPr>
                      <w:rFonts w:ascii="Arial" w:hAnsi="Arial" w:cs="Arial"/>
                    </w:rPr>
                  </w:rPrChange>
                </w:rPr>
                <w:t>-</w:t>
              </w:r>
            </w:ins>
            <w:del w:id="2148" w:author="JAVIERA PAZ LEFORT IBANEZ" w:date="2025-09-18T18:05:00Z" w16du:dateUtc="2025-09-18T21:05:00Z">
              <w:r w:rsidR="00F3065D" w:rsidRPr="00BB4E0F" w:rsidDel="00715078">
                <w:rPr>
                  <w:rFonts w:ascii="Arial" w:hAnsi="Arial" w:cs="Arial"/>
                  <w:sz w:val="22"/>
                  <w:szCs w:val="22"/>
                  <w:rPrChange w:id="2149" w:author="JAVIERA PAZ LEFORT IBANEZ" w:date="2025-09-22T17:11:00Z" w16du:dateUtc="2025-09-22T20:11:00Z">
                    <w:rPr>
                      <w:rFonts w:ascii="Arial" w:hAnsi="Arial" w:cs="Arial"/>
                    </w:rPr>
                  </w:rPrChange>
                </w:rPr>
                <w:delText>Fracción molar</w:delText>
              </w:r>
            </w:del>
          </w:p>
        </w:tc>
        <w:tc>
          <w:tcPr>
            <w:tcW w:w="0" w:type="dxa"/>
            <w:hideMark/>
            <w:tcPrChange w:id="2150" w:author="JAVIERA PAZ LEFORT IBANEZ" w:date="2025-09-22T18:00:00Z" w16du:dateUtc="2025-09-22T21:00:00Z">
              <w:tcPr>
                <w:tcW w:w="2748" w:type="dxa"/>
                <w:gridSpan w:val="2"/>
                <w:hideMark/>
              </w:tcPr>
            </w:tcPrChange>
          </w:tcPr>
          <w:p w14:paraId="66CBFAA0" w14:textId="58FFD134" w:rsidR="00F3065D" w:rsidRPr="00BB4E0F" w:rsidRDefault="00F3065D"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Change w:id="2151" w:author="JAVIERA PAZ LEFORT IBANEZ" w:date="2025-09-22T17:11:00Z" w16du:dateUtc="2025-09-22T20:11:00Z">
                  <w:rPr>
                    <w:rFonts w:ascii="Arial" w:hAnsi="Arial" w:cs="Arial"/>
                  </w:rPr>
                </w:rPrChange>
              </w:rPr>
            </w:pPr>
            <w:del w:id="2152" w:author="JAVIERA PAZ LEFORT IBANEZ" w:date="2025-09-18T18:06:00Z" w16du:dateUtc="2025-09-18T21:06:00Z">
              <w:r w:rsidRPr="00BB4E0F" w:rsidDel="00715078">
                <w:rPr>
                  <w:rFonts w:ascii="Arial" w:hAnsi="Arial" w:cs="Arial"/>
                  <w:sz w:val="22"/>
                  <w:szCs w:val="22"/>
                  <w:rPrChange w:id="2153" w:author="JAVIERA PAZ LEFORT IBANEZ" w:date="2025-09-22T17:11:00Z" w16du:dateUtc="2025-09-22T20:11:00Z">
                    <w:rPr>
                      <w:rFonts w:ascii="Arial" w:hAnsi="Arial" w:cs="Arial"/>
                    </w:rPr>
                  </w:rPrChange>
                </w:rPr>
                <w:delText>Determinada considerando 12% v/v de etanol.</w:delText>
              </w:r>
            </w:del>
            <w:ins w:id="2154" w:author="JAVIERA PAZ LEFORT IBANEZ" w:date="2025-09-18T18:06:00Z" w16du:dateUtc="2025-09-18T21:06:00Z">
              <w:r w:rsidR="00715078" w:rsidRPr="00BB4E0F">
                <w:rPr>
                  <w:rFonts w:ascii="Arial" w:hAnsi="Arial" w:cs="Arial"/>
                  <w:sz w:val="22"/>
                  <w:szCs w:val="22"/>
                  <w:rPrChange w:id="2155" w:author="JAVIERA PAZ LEFORT IBANEZ" w:date="2025-09-22T17:11:00Z" w16du:dateUtc="2025-09-22T20:11:00Z">
                    <w:rPr>
                      <w:rFonts w:ascii="Arial" w:hAnsi="Arial" w:cs="Arial"/>
                    </w:rPr>
                  </w:rPrChange>
                </w:rPr>
                <w:t>Consistente con 12 % v/v de etanol; en el modelo se usa como fracción másica equivalente para el balance.</w:t>
              </w:r>
            </w:ins>
          </w:p>
        </w:tc>
      </w:tr>
      <w:tr w:rsidR="00B941DF" w:rsidRPr="00B355AB" w14:paraId="543BDF92" w14:textId="77777777" w:rsidTr="00F2439E">
        <w:trPr>
          <w:trPrChange w:id="2156" w:author="JAVIERA PAZ LEFORT IBANEZ" w:date="2025-09-22T18:00:00Z" w16du:dateUtc="2025-09-22T21:00:00Z">
            <w:trPr>
              <w:gridBefore w:val="1"/>
            </w:trPr>
          </w:trPrChange>
        </w:trPr>
        <w:tc>
          <w:tcPr>
            <w:cnfStyle w:val="001000000000" w:firstRow="0" w:lastRow="0" w:firstColumn="1" w:lastColumn="0" w:oddVBand="0" w:evenVBand="0" w:oddHBand="0" w:evenHBand="0" w:firstRowFirstColumn="0" w:firstRowLastColumn="0" w:lastRowFirstColumn="0" w:lastRowLastColumn="0"/>
            <w:tcW w:w="2759" w:type="dxa"/>
            <w:hideMark/>
            <w:tcPrChange w:id="2157" w:author="JAVIERA PAZ LEFORT IBANEZ" w:date="2025-09-22T18:00:00Z" w16du:dateUtc="2025-09-22T21:00:00Z">
              <w:tcPr>
                <w:tcW w:w="2406" w:type="dxa"/>
                <w:gridSpan w:val="2"/>
                <w:hideMark/>
              </w:tcPr>
            </w:tcPrChange>
          </w:tcPr>
          <w:p w14:paraId="452BB905" w14:textId="51F99F01" w:rsidR="00F3065D" w:rsidRPr="00BB4E0F" w:rsidRDefault="00F3065D" w:rsidP="00F3065D">
            <w:pPr>
              <w:jc w:val="both"/>
              <w:rPr>
                <w:rFonts w:ascii="Arial" w:hAnsi="Arial" w:cs="Arial"/>
                <w:b w:val="0"/>
                <w:bCs w:val="0"/>
                <w:sz w:val="22"/>
                <w:szCs w:val="22"/>
                <w:rPrChange w:id="2158" w:author="JAVIERA PAZ LEFORT IBANEZ" w:date="2025-09-22T17:11:00Z" w16du:dateUtc="2025-09-22T20:11:00Z">
                  <w:rPr>
                    <w:rFonts w:ascii="Arial" w:hAnsi="Arial" w:cs="Arial"/>
                    <w:b w:val="0"/>
                    <w:bCs w:val="0"/>
                  </w:rPr>
                </w:rPrChange>
              </w:rPr>
            </w:pPr>
            <w:r w:rsidRPr="00BB4E0F">
              <w:rPr>
                <w:rFonts w:ascii="Arial" w:hAnsi="Arial" w:cs="Arial"/>
                <w:sz w:val="22"/>
                <w:szCs w:val="22"/>
                <w:rPrChange w:id="2159" w:author="JAVIERA PAZ LEFORT IBANEZ" w:date="2025-09-22T17:11:00Z" w16du:dateUtc="2025-09-22T20:11:00Z">
                  <w:rPr>
                    <w:rFonts w:ascii="Arial" w:hAnsi="Arial" w:cs="Arial"/>
                  </w:rPr>
                </w:rPrChange>
              </w:rPr>
              <w:t xml:space="preserve">Concentración de </w:t>
            </w:r>
            <w:del w:id="2160" w:author="JAVIERA PAZ LEFORT IBANEZ" w:date="2025-09-18T18:06:00Z" w16du:dateUtc="2025-09-18T21:06:00Z">
              <w:r w:rsidRPr="00BB4E0F" w:rsidDel="00715078">
                <w:rPr>
                  <w:rFonts w:ascii="Arial" w:hAnsi="Arial" w:cs="Arial"/>
                  <w:sz w:val="22"/>
                  <w:szCs w:val="22"/>
                  <w:rPrChange w:id="2161" w:author="JAVIERA PAZ LEFORT IBANEZ" w:date="2025-09-22T17:11:00Z" w16du:dateUtc="2025-09-22T20:11:00Z">
                    <w:rPr>
                      <w:rFonts w:ascii="Arial" w:hAnsi="Arial" w:cs="Arial"/>
                    </w:rPr>
                  </w:rPrChange>
                </w:rPr>
                <w:delText>solución extractora (</w:delText>
              </w:r>
            </w:del>
            <w:proofErr w:type="spellStart"/>
            <w:r w:rsidRPr="00BB4E0F">
              <w:rPr>
                <w:rFonts w:ascii="Arial" w:hAnsi="Arial" w:cs="Arial"/>
                <w:sz w:val="22"/>
                <w:szCs w:val="22"/>
                <w:rPrChange w:id="2162" w:author="JAVIERA PAZ LEFORT IBANEZ" w:date="2025-09-22T17:11:00Z" w16du:dateUtc="2025-09-22T20:11:00Z">
                  <w:rPr>
                    <w:rFonts w:ascii="Arial" w:hAnsi="Arial" w:cs="Arial"/>
                  </w:rPr>
                </w:rPrChange>
              </w:rPr>
              <w:t>CaCl</w:t>
            </w:r>
            <w:proofErr w:type="spellEnd"/>
            <w:r w:rsidRPr="00BB4E0F">
              <w:rPr>
                <w:rFonts w:ascii="Cambria Math" w:hAnsi="Cambria Math" w:cs="Cambria Math"/>
                <w:sz w:val="22"/>
                <w:szCs w:val="22"/>
                <w:rPrChange w:id="2163" w:author="JAVIERA PAZ LEFORT IBANEZ" w:date="2025-09-22T17:11:00Z" w16du:dateUtc="2025-09-22T20:11:00Z">
                  <w:rPr>
                    <w:rFonts w:ascii="Cambria Math" w:hAnsi="Cambria Math" w:cs="Cambria Math"/>
                  </w:rPr>
                </w:rPrChange>
              </w:rPr>
              <w:t>₂</w:t>
            </w:r>
            <w:ins w:id="2164" w:author="JAVIERA PAZ LEFORT IBANEZ" w:date="2025-09-18T18:06:00Z" w16du:dateUtc="2025-09-18T21:06:00Z">
              <w:r w:rsidR="00715078" w:rsidRPr="00BB4E0F">
                <w:rPr>
                  <w:rFonts w:ascii="Arial" w:hAnsi="Arial" w:cs="Arial"/>
                  <w:sz w:val="22"/>
                  <w:szCs w:val="22"/>
                  <w:rPrChange w:id="2165" w:author="JAVIERA PAZ LEFORT IBANEZ" w:date="2025-09-22T17:11:00Z" w16du:dateUtc="2025-09-22T20:11:00Z">
                    <w:rPr>
                      <w:rFonts w:ascii="Arial" w:hAnsi="Arial" w:cs="Arial"/>
                    </w:rPr>
                  </w:rPrChange>
                </w:rPr>
                <w:t xml:space="preserve"> e</w:t>
              </w:r>
            </w:ins>
            <w:ins w:id="2166" w:author="JAVIERA PAZ LEFORT IBANEZ" w:date="2025-09-18T18:07:00Z" w16du:dateUtc="2025-09-18T21:07:00Z">
              <w:r w:rsidR="00715078" w:rsidRPr="00BB4E0F">
                <w:rPr>
                  <w:rFonts w:ascii="Arial" w:hAnsi="Arial" w:cs="Arial"/>
                  <w:sz w:val="22"/>
                  <w:szCs w:val="22"/>
                  <w:rPrChange w:id="2167" w:author="JAVIERA PAZ LEFORT IBANEZ" w:date="2025-09-22T17:11:00Z" w16du:dateUtc="2025-09-22T20:11:00Z">
                    <w:rPr>
                      <w:rFonts w:ascii="Arial" w:hAnsi="Arial" w:cs="Arial"/>
                    </w:rPr>
                  </w:rPrChange>
                </w:rPr>
                <w:t>n la carcasa</w:t>
              </w:r>
            </w:ins>
            <w:del w:id="2168" w:author="JAVIERA PAZ LEFORT IBANEZ" w:date="2025-09-18T18:06:00Z" w16du:dateUtc="2025-09-18T21:06:00Z">
              <w:r w:rsidRPr="00BB4E0F" w:rsidDel="00715078">
                <w:rPr>
                  <w:rFonts w:ascii="Arial" w:hAnsi="Arial" w:cs="Arial"/>
                  <w:sz w:val="22"/>
                  <w:szCs w:val="22"/>
                  <w:rPrChange w:id="2169" w:author="JAVIERA PAZ LEFORT IBANEZ" w:date="2025-09-22T17:11:00Z" w16du:dateUtc="2025-09-22T20:11:00Z">
                    <w:rPr>
                      <w:rFonts w:ascii="Arial" w:hAnsi="Arial" w:cs="Arial"/>
                    </w:rPr>
                  </w:rPrChange>
                </w:rPr>
                <w:delText>)</w:delText>
              </w:r>
            </w:del>
          </w:p>
        </w:tc>
        <w:tc>
          <w:tcPr>
            <w:tcW w:w="2638" w:type="dxa"/>
            <w:hideMark/>
            <w:tcPrChange w:id="2170" w:author="JAVIERA PAZ LEFORT IBANEZ" w:date="2025-09-22T18:00:00Z" w16du:dateUtc="2025-09-22T21:00:00Z">
              <w:tcPr>
                <w:tcW w:w="2991" w:type="dxa"/>
                <w:gridSpan w:val="3"/>
                <w:hideMark/>
              </w:tcPr>
            </w:tcPrChange>
          </w:tcPr>
          <w:p w14:paraId="3965C0DF" w14:textId="3D11366A" w:rsidR="00F3065D" w:rsidRPr="00BB4E0F" w:rsidRDefault="00F3065D" w:rsidP="00F3065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Change w:id="2171" w:author="JAVIERA PAZ LEFORT IBANEZ" w:date="2025-09-22T17:11:00Z" w16du:dateUtc="2025-09-22T20:11:00Z">
                  <w:rPr>
                    <w:rFonts w:ascii="Arial" w:hAnsi="Arial" w:cs="Arial"/>
                  </w:rPr>
                </w:rPrChange>
              </w:rPr>
            </w:pPr>
            <w:r w:rsidRPr="00BB4E0F">
              <w:rPr>
                <w:rFonts w:ascii="Arial" w:hAnsi="Arial" w:cs="Arial"/>
                <w:sz w:val="22"/>
                <w:szCs w:val="22"/>
                <w:rPrChange w:id="2172" w:author="JAVIERA PAZ LEFORT IBANEZ" w:date="2025-09-22T17:11:00Z" w16du:dateUtc="2025-09-22T20:11:00Z">
                  <w:rPr>
                    <w:rFonts w:ascii="Arial" w:hAnsi="Arial" w:cs="Arial"/>
                  </w:rPr>
                </w:rPrChange>
              </w:rPr>
              <w:t>20 %</w:t>
            </w:r>
            <w:ins w:id="2173" w:author="JAVIERA PAZ LEFORT IBANEZ" w:date="2025-09-18T18:07:00Z" w16du:dateUtc="2025-09-18T21:07:00Z">
              <w:r w:rsidR="00715078" w:rsidRPr="00BB4E0F">
                <w:rPr>
                  <w:rFonts w:ascii="Arial" w:hAnsi="Arial" w:cs="Arial"/>
                  <w:sz w:val="22"/>
                  <w:szCs w:val="22"/>
                  <w:rPrChange w:id="2174" w:author="JAVIERA PAZ LEFORT IBANEZ" w:date="2025-09-22T17:11:00Z" w16du:dateUtc="2025-09-22T20:11:00Z">
                    <w:rPr>
                      <w:rFonts w:ascii="Arial" w:hAnsi="Arial" w:cs="Arial"/>
                    </w:rPr>
                  </w:rPrChange>
                </w:rPr>
                <w:t xml:space="preserve"> m/m</w:t>
              </w:r>
            </w:ins>
          </w:p>
        </w:tc>
        <w:tc>
          <w:tcPr>
            <w:tcW w:w="1119" w:type="dxa"/>
            <w:hideMark/>
            <w:tcPrChange w:id="2175" w:author="JAVIERA PAZ LEFORT IBANEZ" w:date="2025-09-22T18:00:00Z" w16du:dateUtc="2025-09-22T21:00:00Z">
              <w:tcPr>
                <w:tcW w:w="0" w:type="auto"/>
                <w:hideMark/>
              </w:tcPr>
            </w:tcPrChange>
          </w:tcPr>
          <w:p w14:paraId="0FA4EC81" w14:textId="3030F32C" w:rsidR="00F3065D" w:rsidRPr="00BB4E0F" w:rsidRDefault="00715078" w:rsidP="00F3065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Change w:id="2176" w:author="JAVIERA PAZ LEFORT IBANEZ" w:date="2025-09-22T17:11:00Z" w16du:dateUtc="2025-09-22T20:11:00Z">
                  <w:rPr>
                    <w:rFonts w:ascii="Arial" w:hAnsi="Arial" w:cs="Arial"/>
                  </w:rPr>
                </w:rPrChange>
              </w:rPr>
            </w:pPr>
            <w:ins w:id="2177" w:author="JAVIERA PAZ LEFORT IBANEZ" w:date="2025-09-18T18:07:00Z" w16du:dateUtc="2025-09-18T21:07:00Z">
              <w:r w:rsidRPr="00BB4E0F">
                <w:rPr>
                  <w:rFonts w:ascii="Arial" w:hAnsi="Arial" w:cs="Arial"/>
                  <w:sz w:val="22"/>
                  <w:szCs w:val="22"/>
                  <w:rPrChange w:id="2178" w:author="JAVIERA PAZ LEFORT IBANEZ" w:date="2025-09-22T17:11:00Z" w16du:dateUtc="2025-09-22T20:11:00Z">
                    <w:rPr>
                      <w:rFonts w:ascii="Arial" w:hAnsi="Arial" w:cs="Arial"/>
                    </w:rPr>
                  </w:rPrChange>
                </w:rPr>
                <w:t>-</w:t>
              </w:r>
            </w:ins>
            <w:del w:id="2179" w:author="JAVIERA PAZ LEFORT IBANEZ" w:date="2025-09-18T18:07:00Z" w16du:dateUtc="2025-09-18T21:07:00Z">
              <w:r w:rsidR="00F3065D" w:rsidRPr="00BB4E0F" w:rsidDel="00715078">
                <w:rPr>
                  <w:rFonts w:ascii="Arial" w:hAnsi="Arial" w:cs="Arial"/>
                  <w:sz w:val="22"/>
                  <w:szCs w:val="22"/>
                  <w:rPrChange w:id="2180" w:author="JAVIERA PAZ LEFORT IBANEZ" w:date="2025-09-22T17:11:00Z" w16du:dateUtc="2025-09-22T20:11:00Z">
                    <w:rPr>
                      <w:rFonts w:ascii="Arial" w:hAnsi="Arial" w:cs="Arial"/>
                    </w:rPr>
                  </w:rPrChange>
                </w:rPr>
                <w:delText>Fracción molar</w:delText>
              </w:r>
            </w:del>
          </w:p>
        </w:tc>
        <w:tc>
          <w:tcPr>
            <w:tcW w:w="0" w:type="dxa"/>
            <w:hideMark/>
            <w:tcPrChange w:id="2181" w:author="JAVIERA PAZ LEFORT IBANEZ" w:date="2025-09-22T18:00:00Z" w16du:dateUtc="2025-09-22T21:00:00Z">
              <w:tcPr>
                <w:tcW w:w="2748" w:type="dxa"/>
                <w:gridSpan w:val="2"/>
                <w:hideMark/>
              </w:tcPr>
            </w:tcPrChange>
          </w:tcPr>
          <w:p w14:paraId="4511BAE6" w14:textId="38384DBD" w:rsidR="00F3065D" w:rsidRPr="00BB4E0F" w:rsidRDefault="00F3065D" w:rsidP="00F3065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Change w:id="2182" w:author="JAVIERA PAZ LEFORT IBANEZ" w:date="2025-09-22T17:11:00Z" w16du:dateUtc="2025-09-22T20:11:00Z">
                  <w:rPr>
                    <w:rFonts w:ascii="Arial" w:hAnsi="Arial" w:cs="Arial"/>
                  </w:rPr>
                </w:rPrChange>
              </w:rPr>
            </w:pPr>
            <w:r w:rsidRPr="00BB4E0F">
              <w:rPr>
                <w:rFonts w:ascii="Arial" w:hAnsi="Arial" w:cs="Arial"/>
                <w:sz w:val="22"/>
                <w:szCs w:val="22"/>
                <w:rPrChange w:id="2183" w:author="JAVIERA PAZ LEFORT IBANEZ" w:date="2025-09-22T17:11:00Z" w16du:dateUtc="2025-09-22T20:11:00Z">
                  <w:rPr>
                    <w:rFonts w:ascii="Arial" w:hAnsi="Arial" w:cs="Arial"/>
                  </w:rPr>
                </w:rPrChange>
              </w:rPr>
              <w:t>Prop</w:t>
            </w:r>
            <w:del w:id="2184" w:author="JAVIERA PAZ LEFORT IBANEZ" w:date="2025-09-18T18:07:00Z" w16du:dateUtc="2025-09-18T21:07:00Z">
              <w:r w:rsidRPr="00BB4E0F" w:rsidDel="00715078">
                <w:rPr>
                  <w:rFonts w:ascii="Arial" w:hAnsi="Arial" w:cs="Arial"/>
                  <w:sz w:val="22"/>
                  <w:szCs w:val="22"/>
                  <w:rPrChange w:id="2185" w:author="JAVIERA PAZ LEFORT IBANEZ" w:date="2025-09-22T17:11:00Z" w16du:dateUtc="2025-09-22T20:11:00Z">
                    <w:rPr>
                      <w:rFonts w:ascii="Arial" w:hAnsi="Arial" w:cs="Arial"/>
                    </w:rPr>
                  </w:rPrChange>
                </w:rPr>
                <w:delText>orción constante en solución extractora.</w:delText>
              </w:r>
            </w:del>
            <w:ins w:id="2186" w:author="JAVIERA PAZ LEFORT IBANEZ" w:date="2025-09-18T18:07:00Z" w16du:dateUtc="2025-09-18T21:07:00Z">
              <w:r w:rsidR="00715078" w:rsidRPr="00BB4E0F">
                <w:rPr>
                  <w:rFonts w:ascii="Arial" w:hAnsi="Arial" w:cs="Arial"/>
                  <w:sz w:val="22"/>
                  <w:szCs w:val="22"/>
                  <w:rPrChange w:id="2187" w:author="JAVIERA PAZ LEFORT IBANEZ" w:date="2025-09-22T17:11:00Z" w16du:dateUtc="2025-09-22T20:11:00Z">
                    <w:rPr>
                      <w:rFonts w:ascii="Arial" w:hAnsi="Arial" w:cs="Arial"/>
                    </w:rPr>
                  </w:rPrChange>
                </w:rPr>
                <w:t>iedad fija de la solución extractora.</w:t>
              </w:r>
            </w:ins>
          </w:p>
        </w:tc>
      </w:tr>
      <w:tr w:rsidR="00B941DF" w:rsidRPr="00B355AB" w:rsidDel="00715078" w14:paraId="2BAB0ACF" w14:textId="77777777" w:rsidTr="00F2439E">
        <w:trPr>
          <w:cnfStyle w:val="000000100000" w:firstRow="0" w:lastRow="0" w:firstColumn="0" w:lastColumn="0" w:oddVBand="0" w:evenVBand="0" w:oddHBand="1" w:evenHBand="0" w:firstRowFirstColumn="0" w:firstRowLastColumn="0" w:lastRowFirstColumn="0" w:lastRowLastColumn="0"/>
          <w:del w:id="2188" w:author="JAVIERA PAZ LEFORT IBANEZ" w:date="2025-09-18T18:07:00Z"/>
          <w:trPrChange w:id="2189" w:author="JAVIERA PAZ LEFORT IBANEZ" w:date="2025-09-22T18:00:00Z" w16du:dateUtc="2025-09-22T21:00:00Z">
            <w:trPr>
              <w:gridBefore w:val="1"/>
            </w:trPr>
          </w:trPrChange>
        </w:trPr>
        <w:tc>
          <w:tcPr>
            <w:cnfStyle w:val="001000000000" w:firstRow="0" w:lastRow="0" w:firstColumn="1" w:lastColumn="0" w:oddVBand="0" w:evenVBand="0" w:oddHBand="0" w:evenHBand="0" w:firstRowFirstColumn="0" w:firstRowLastColumn="0" w:lastRowFirstColumn="0" w:lastRowLastColumn="0"/>
            <w:tcW w:w="2759" w:type="dxa"/>
            <w:hideMark/>
            <w:tcPrChange w:id="2190" w:author="JAVIERA PAZ LEFORT IBANEZ" w:date="2025-09-22T18:00:00Z" w16du:dateUtc="2025-09-22T21:00:00Z">
              <w:tcPr>
                <w:tcW w:w="2406" w:type="dxa"/>
                <w:gridSpan w:val="2"/>
                <w:hideMark/>
              </w:tcPr>
            </w:tcPrChange>
          </w:tcPr>
          <w:p w14:paraId="17FCD1F6" w14:textId="2536378B" w:rsidR="00F3065D" w:rsidRPr="00BB4E0F" w:rsidDel="00715078" w:rsidRDefault="00F3065D" w:rsidP="00F3065D">
            <w:pPr>
              <w:jc w:val="both"/>
              <w:cnfStyle w:val="001000100000" w:firstRow="0" w:lastRow="0" w:firstColumn="1" w:lastColumn="0" w:oddVBand="0" w:evenVBand="0" w:oddHBand="1" w:evenHBand="0" w:firstRowFirstColumn="0" w:firstRowLastColumn="0" w:lastRowFirstColumn="0" w:lastRowLastColumn="0"/>
              <w:rPr>
                <w:del w:id="2191" w:author="JAVIERA PAZ LEFORT IBANEZ" w:date="2025-09-18T18:07:00Z" w16du:dateUtc="2025-09-18T21:07:00Z"/>
                <w:rFonts w:ascii="Arial" w:hAnsi="Arial" w:cs="Arial"/>
                <w:b w:val="0"/>
                <w:bCs w:val="0"/>
                <w:sz w:val="22"/>
                <w:szCs w:val="22"/>
                <w:rPrChange w:id="2192" w:author="JAVIERA PAZ LEFORT IBANEZ" w:date="2025-09-22T17:11:00Z" w16du:dateUtc="2025-09-22T20:11:00Z">
                  <w:rPr>
                    <w:del w:id="2193" w:author="JAVIERA PAZ LEFORT IBANEZ" w:date="2025-09-18T18:07:00Z" w16du:dateUtc="2025-09-18T21:07:00Z"/>
                    <w:rFonts w:ascii="Arial" w:hAnsi="Arial" w:cs="Arial"/>
                    <w:b w:val="0"/>
                    <w:bCs w:val="0"/>
                  </w:rPr>
                </w:rPrChange>
              </w:rPr>
            </w:pPr>
            <w:del w:id="2194" w:author="JAVIERA PAZ LEFORT IBANEZ" w:date="2025-09-18T18:07:00Z" w16du:dateUtc="2025-09-18T21:07:00Z">
              <w:r w:rsidRPr="00BB4E0F" w:rsidDel="00715078">
                <w:rPr>
                  <w:rFonts w:ascii="Arial" w:hAnsi="Arial" w:cs="Arial"/>
                  <w:sz w:val="22"/>
                  <w:szCs w:val="22"/>
                  <w:rPrChange w:id="2195" w:author="JAVIERA PAZ LEFORT IBANEZ" w:date="2025-09-22T17:11:00Z" w16du:dateUtc="2025-09-22T20:11:00Z">
                    <w:rPr>
                      <w:rFonts w:ascii="Arial" w:hAnsi="Arial" w:cs="Arial"/>
                    </w:rPr>
                  </w:rPrChange>
                </w:rPr>
                <w:delText>pH de la solución extractora</w:delText>
              </w:r>
            </w:del>
          </w:p>
        </w:tc>
        <w:tc>
          <w:tcPr>
            <w:tcW w:w="2638" w:type="dxa"/>
            <w:hideMark/>
            <w:tcPrChange w:id="2196" w:author="JAVIERA PAZ LEFORT IBANEZ" w:date="2025-09-22T18:00:00Z" w16du:dateUtc="2025-09-22T21:00:00Z">
              <w:tcPr>
                <w:tcW w:w="2991" w:type="dxa"/>
                <w:gridSpan w:val="3"/>
                <w:hideMark/>
              </w:tcPr>
            </w:tcPrChange>
          </w:tcPr>
          <w:p w14:paraId="590F8FC0" w14:textId="3BDD8ADB" w:rsidR="00F3065D" w:rsidRPr="00BB4E0F" w:rsidDel="00715078" w:rsidRDefault="00F3065D" w:rsidP="00F3065D">
            <w:pPr>
              <w:jc w:val="both"/>
              <w:cnfStyle w:val="000000100000" w:firstRow="0" w:lastRow="0" w:firstColumn="0" w:lastColumn="0" w:oddVBand="0" w:evenVBand="0" w:oddHBand="1" w:evenHBand="0" w:firstRowFirstColumn="0" w:firstRowLastColumn="0" w:lastRowFirstColumn="0" w:lastRowLastColumn="0"/>
              <w:rPr>
                <w:del w:id="2197" w:author="JAVIERA PAZ LEFORT IBANEZ" w:date="2025-09-18T18:07:00Z" w16du:dateUtc="2025-09-18T21:07:00Z"/>
                <w:rFonts w:ascii="Arial" w:hAnsi="Arial" w:cs="Arial"/>
                <w:sz w:val="22"/>
                <w:szCs w:val="22"/>
                <w:rPrChange w:id="2198" w:author="JAVIERA PAZ LEFORT IBANEZ" w:date="2025-09-22T17:11:00Z" w16du:dateUtc="2025-09-22T20:11:00Z">
                  <w:rPr>
                    <w:del w:id="2199" w:author="JAVIERA PAZ LEFORT IBANEZ" w:date="2025-09-18T18:07:00Z" w16du:dateUtc="2025-09-18T21:07:00Z"/>
                    <w:rFonts w:ascii="Arial" w:hAnsi="Arial" w:cs="Arial"/>
                  </w:rPr>
                </w:rPrChange>
              </w:rPr>
            </w:pPr>
            <w:del w:id="2200" w:author="JAVIERA PAZ LEFORT IBANEZ" w:date="2025-09-18T18:07:00Z" w16du:dateUtc="2025-09-18T21:07:00Z">
              <w:r w:rsidRPr="00BB4E0F" w:rsidDel="00715078">
                <w:rPr>
                  <w:rFonts w:ascii="Arial" w:hAnsi="Arial" w:cs="Arial"/>
                  <w:sz w:val="22"/>
                  <w:szCs w:val="22"/>
                  <w:rPrChange w:id="2201" w:author="JAVIERA PAZ LEFORT IBANEZ" w:date="2025-09-22T17:11:00Z" w16du:dateUtc="2025-09-22T20:11:00Z">
                    <w:rPr>
                      <w:rFonts w:ascii="Arial" w:hAnsi="Arial" w:cs="Arial"/>
                    </w:rPr>
                  </w:rPrChange>
                </w:rPr>
                <w:delText>Controlado</w:delText>
              </w:r>
            </w:del>
          </w:p>
        </w:tc>
        <w:tc>
          <w:tcPr>
            <w:tcW w:w="1119" w:type="dxa"/>
            <w:hideMark/>
            <w:tcPrChange w:id="2202" w:author="JAVIERA PAZ LEFORT IBANEZ" w:date="2025-09-22T18:00:00Z" w16du:dateUtc="2025-09-22T21:00:00Z">
              <w:tcPr>
                <w:tcW w:w="0" w:type="auto"/>
                <w:hideMark/>
              </w:tcPr>
            </w:tcPrChange>
          </w:tcPr>
          <w:p w14:paraId="450A9A3B" w14:textId="4841AFB8" w:rsidR="00F3065D" w:rsidRPr="00BB4E0F" w:rsidDel="00715078" w:rsidRDefault="00F3065D" w:rsidP="00F3065D">
            <w:pPr>
              <w:jc w:val="both"/>
              <w:cnfStyle w:val="000000100000" w:firstRow="0" w:lastRow="0" w:firstColumn="0" w:lastColumn="0" w:oddVBand="0" w:evenVBand="0" w:oddHBand="1" w:evenHBand="0" w:firstRowFirstColumn="0" w:firstRowLastColumn="0" w:lastRowFirstColumn="0" w:lastRowLastColumn="0"/>
              <w:rPr>
                <w:del w:id="2203" w:author="JAVIERA PAZ LEFORT IBANEZ" w:date="2025-09-18T18:07:00Z" w16du:dateUtc="2025-09-18T21:07:00Z"/>
                <w:rFonts w:ascii="Arial" w:hAnsi="Arial" w:cs="Arial"/>
                <w:sz w:val="22"/>
                <w:szCs w:val="22"/>
                <w:rPrChange w:id="2204" w:author="JAVIERA PAZ LEFORT IBANEZ" w:date="2025-09-22T17:11:00Z" w16du:dateUtc="2025-09-22T20:11:00Z">
                  <w:rPr>
                    <w:del w:id="2205" w:author="JAVIERA PAZ LEFORT IBANEZ" w:date="2025-09-18T18:07:00Z" w16du:dateUtc="2025-09-18T21:07:00Z"/>
                    <w:rFonts w:ascii="Arial" w:hAnsi="Arial" w:cs="Arial"/>
                  </w:rPr>
                </w:rPrChange>
              </w:rPr>
            </w:pPr>
            <w:del w:id="2206" w:author="JAVIERA PAZ LEFORT IBANEZ" w:date="2025-09-18T18:07:00Z" w16du:dateUtc="2025-09-18T21:07:00Z">
              <w:r w:rsidRPr="00BB4E0F" w:rsidDel="00715078">
                <w:rPr>
                  <w:rFonts w:ascii="Arial" w:hAnsi="Arial" w:cs="Arial"/>
                  <w:sz w:val="22"/>
                  <w:szCs w:val="22"/>
                  <w:rPrChange w:id="2207" w:author="JAVIERA PAZ LEFORT IBANEZ" w:date="2025-09-22T17:11:00Z" w16du:dateUtc="2025-09-22T20:11:00Z">
                    <w:rPr>
                      <w:rFonts w:ascii="Arial" w:hAnsi="Arial" w:cs="Arial"/>
                    </w:rPr>
                  </w:rPrChange>
                </w:rPr>
                <w:delText>-</w:delText>
              </w:r>
            </w:del>
          </w:p>
        </w:tc>
        <w:tc>
          <w:tcPr>
            <w:tcW w:w="0" w:type="dxa"/>
            <w:hideMark/>
            <w:tcPrChange w:id="2208" w:author="JAVIERA PAZ LEFORT IBANEZ" w:date="2025-09-22T18:00:00Z" w16du:dateUtc="2025-09-22T21:00:00Z">
              <w:tcPr>
                <w:tcW w:w="2748" w:type="dxa"/>
                <w:gridSpan w:val="2"/>
                <w:hideMark/>
              </w:tcPr>
            </w:tcPrChange>
          </w:tcPr>
          <w:p w14:paraId="42CBAF56" w14:textId="41ACA4E1" w:rsidR="00F3065D" w:rsidRPr="00BB4E0F" w:rsidDel="00715078" w:rsidRDefault="00F3065D" w:rsidP="00F3065D">
            <w:pPr>
              <w:jc w:val="both"/>
              <w:cnfStyle w:val="000000100000" w:firstRow="0" w:lastRow="0" w:firstColumn="0" w:lastColumn="0" w:oddVBand="0" w:evenVBand="0" w:oddHBand="1" w:evenHBand="0" w:firstRowFirstColumn="0" w:firstRowLastColumn="0" w:lastRowFirstColumn="0" w:lastRowLastColumn="0"/>
              <w:rPr>
                <w:del w:id="2209" w:author="JAVIERA PAZ LEFORT IBANEZ" w:date="2025-09-18T18:07:00Z" w16du:dateUtc="2025-09-18T21:07:00Z"/>
                <w:rFonts w:ascii="Arial" w:hAnsi="Arial" w:cs="Arial"/>
                <w:sz w:val="22"/>
                <w:szCs w:val="22"/>
                <w:rPrChange w:id="2210" w:author="JAVIERA PAZ LEFORT IBANEZ" w:date="2025-09-22T17:11:00Z" w16du:dateUtc="2025-09-22T20:11:00Z">
                  <w:rPr>
                    <w:del w:id="2211" w:author="JAVIERA PAZ LEFORT IBANEZ" w:date="2025-09-18T18:07:00Z" w16du:dateUtc="2025-09-18T21:07:00Z"/>
                    <w:rFonts w:ascii="Arial" w:hAnsi="Arial" w:cs="Arial"/>
                  </w:rPr>
                </w:rPrChange>
              </w:rPr>
            </w:pPr>
            <w:del w:id="2212" w:author="JAVIERA PAZ LEFORT IBANEZ" w:date="2025-09-18T18:07:00Z" w16du:dateUtc="2025-09-18T21:07:00Z">
              <w:r w:rsidRPr="00BB4E0F" w:rsidDel="00715078">
                <w:rPr>
                  <w:rFonts w:ascii="Arial" w:hAnsi="Arial" w:cs="Arial"/>
                  <w:sz w:val="22"/>
                  <w:szCs w:val="22"/>
                  <w:rPrChange w:id="2213" w:author="JAVIERA PAZ LEFORT IBANEZ" w:date="2025-09-22T17:11:00Z" w16du:dateUtc="2025-09-22T20:11:00Z">
                    <w:rPr>
                      <w:rFonts w:ascii="Arial" w:hAnsi="Arial" w:cs="Arial"/>
                    </w:rPr>
                  </w:rPrChange>
                </w:rPr>
                <w:delText>Asegura estabilidad química del sistema.</w:delText>
              </w:r>
            </w:del>
          </w:p>
        </w:tc>
      </w:tr>
      <w:tr w:rsidR="00B941DF" w:rsidRPr="00B355AB" w:rsidDel="00715078" w14:paraId="2670D948" w14:textId="77777777" w:rsidTr="00F2439E">
        <w:trPr>
          <w:del w:id="2214" w:author="JAVIERA PAZ LEFORT IBANEZ" w:date="2025-09-18T18:07:00Z"/>
          <w:trPrChange w:id="2215" w:author="JAVIERA PAZ LEFORT IBANEZ" w:date="2025-09-22T18:00:00Z" w16du:dateUtc="2025-09-22T21:00:00Z">
            <w:trPr>
              <w:gridBefore w:val="1"/>
            </w:trPr>
          </w:trPrChange>
        </w:trPr>
        <w:tc>
          <w:tcPr>
            <w:cnfStyle w:val="001000000000" w:firstRow="0" w:lastRow="0" w:firstColumn="1" w:lastColumn="0" w:oddVBand="0" w:evenVBand="0" w:oddHBand="0" w:evenHBand="0" w:firstRowFirstColumn="0" w:firstRowLastColumn="0" w:lastRowFirstColumn="0" w:lastRowLastColumn="0"/>
            <w:tcW w:w="2759" w:type="dxa"/>
            <w:hideMark/>
            <w:tcPrChange w:id="2216" w:author="JAVIERA PAZ LEFORT IBANEZ" w:date="2025-09-22T18:00:00Z" w16du:dateUtc="2025-09-22T21:00:00Z">
              <w:tcPr>
                <w:tcW w:w="2406" w:type="dxa"/>
                <w:gridSpan w:val="2"/>
                <w:hideMark/>
              </w:tcPr>
            </w:tcPrChange>
          </w:tcPr>
          <w:p w14:paraId="28C5053C" w14:textId="3A59C8AC" w:rsidR="00F3065D" w:rsidRPr="00BB4E0F" w:rsidDel="00715078" w:rsidRDefault="00F3065D" w:rsidP="00F3065D">
            <w:pPr>
              <w:jc w:val="both"/>
              <w:rPr>
                <w:del w:id="2217" w:author="JAVIERA PAZ LEFORT IBANEZ" w:date="2025-09-18T18:07:00Z" w16du:dateUtc="2025-09-18T21:07:00Z"/>
                <w:rFonts w:ascii="Arial" w:hAnsi="Arial" w:cs="Arial"/>
                <w:b w:val="0"/>
                <w:bCs w:val="0"/>
                <w:sz w:val="22"/>
                <w:szCs w:val="22"/>
                <w:rPrChange w:id="2218" w:author="JAVIERA PAZ LEFORT IBANEZ" w:date="2025-09-22T17:11:00Z" w16du:dateUtc="2025-09-22T20:11:00Z">
                  <w:rPr>
                    <w:del w:id="2219" w:author="JAVIERA PAZ LEFORT IBANEZ" w:date="2025-09-18T18:07:00Z" w16du:dateUtc="2025-09-18T21:07:00Z"/>
                    <w:rFonts w:ascii="Arial" w:hAnsi="Arial" w:cs="Arial"/>
                    <w:b w:val="0"/>
                    <w:bCs w:val="0"/>
                  </w:rPr>
                </w:rPrChange>
              </w:rPr>
            </w:pPr>
            <w:del w:id="2220" w:author="JAVIERA PAZ LEFORT IBANEZ" w:date="2025-09-18T18:07:00Z" w16du:dateUtc="2025-09-18T21:07:00Z">
              <w:r w:rsidRPr="00BB4E0F" w:rsidDel="00715078">
                <w:rPr>
                  <w:rFonts w:ascii="Arial" w:hAnsi="Arial" w:cs="Arial"/>
                  <w:sz w:val="22"/>
                  <w:szCs w:val="22"/>
                  <w:rPrChange w:id="2221" w:author="JAVIERA PAZ LEFORT IBANEZ" w:date="2025-09-22T17:11:00Z" w16du:dateUtc="2025-09-22T20:11:00Z">
                    <w:rPr>
                      <w:rFonts w:ascii="Arial" w:hAnsi="Arial" w:cs="Arial"/>
                    </w:rPr>
                  </w:rPrChange>
                </w:rPr>
                <w:delText>Velocidad del flujo en fibra y carcasa</w:delText>
              </w:r>
            </w:del>
          </w:p>
        </w:tc>
        <w:tc>
          <w:tcPr>
            <w:tcW w:w="2638" w:type="dxa"/>
            <w:hideMark/>
            <w:tcPrChange w:id="2222" w:author="JAVIERA PAZ LEFORT IBANEZ" w:date="2025-09-22T18:00:00Z" w16du:dateUtc="2025-09-22T21:00:00Z">
              <w:tcPr>
                <w:tcW w:w="2991" w:type="dxa"/>
                <w:gridSpan w:val="3"/>
                <w:hideMark/>
              </w:tcPr>
            </w:tcPrChange>
          </w:tcPr>
          <w:p w14:paraId="29668C9D" w14:textId="015E53FD" w:rsidR="00F3065D" w:rsidRPr="00BB4E0F" w:rsidDel="00715078" w:rsidRDefault="00F3065D" w:rsidP="00F3065D">
            <w:pPr>
              <w:jc w:val="both"/>
              <w:cnfStyle w:val="000000000000" w:firstRow="0" w:lastRow="0" w:firstColumn="0" w:lastColumn="0" w:oddVBand="0" w:evenVBand="0" w:oddHBand="0" w:evenHBand="0" w:firstRowFirstColumn="0" w:firstRowLastColumn="0" w:lastRowFirstColumn="0" w:lastRowLastColumn="0"/>
              <w:rPr>
                <w:del w:id="2223" w:author="JAVIERA PAZ LEFORT IBANEZ" w:date="2025-09-18T18:07:00Z" w16du:dateUtc="2025-09-18T21:07:00Z"/>
                <w:rFonts w:ascii="Arial" w:hAnsi="Arial" w:cs="Arial"/>
                <w:sz w:val="22"/>
                <w:szCs w:val="22"/>
                <w:rPrChange w:id="2224" w:author="JAVIERA PAZ LEFORT IBANEZ" w:date="2025-09-22T17:11:00Z" w16du:dateUtc="2025-09-22T20:11:00Z">
                  <w:rPr>
                    <w:del w:id="2225" w:author="JAVIERA PAZ LEFORT IBANEZ" w:date="2025-09-18T18:07:00Z" w16du:dateUtc="2025-09-18T21:07:00Z"/>
                    <w:rFonts w:ascii="Arial" w:hAnsi="Arial" w:cs="Arial"/>
                  </w:rPr>
                </w:rPrChange>
              </w:rPr>
            </w:pPr>
            <w:del w:id="2226" w:author="JAVIERA PAZ LEFORT IBANEZ" w:date="2025-09-18T18:07:00Z" w16du:dateUtc="2025-09-18T21:07:00Z">
              <w:r w:rsidRPr="00BB4E0F" w:rsidDel="00715078">
                <w:rPr>
                  <w:rFonts w:ascii="Arial" w:hAnsi="Arial" w:cs="Arial"/>
                  <w:sz w:val="22"/>
                  <w:szCs w:val="22"/>
                  <w:rPrChange w:id="2227" w:author="JAVIERA PAZ LEFORT IBANEZ" w:date="2025-09-22T17:11:00Z" w16du:dateUtc="2025-09-22T20:11:00Z">
                    <w:rPr>
                      <w:rFonts w:ascii="Arial" w:hAnsi="Arial" w:cs="Arial"/>
                    </w:rPr>
                  </w:rPrChange>
                </w:rPr>
                <w:delText>Variable (contracorriente)</w:delText>
              </w:r>
            </w:del>
          </w:p>
        </w:tc>
        <w:tc>
          <w:tcPr>
            <w:tcW w:w="1119" w:type="dxa"/>
            <w:hideMark/>
            <w:tcPrChange w:id="2228" w:author="JAVIERA PAZ LEFORT IBANEZ" w:date="2025-09-22T18:00:00Z" w16du:dateUtc="2025-09-22T21:00:00Z">
              <w:tcPr>
                <w:tcW w:w="0" w:type="auto"/>
                <w:hideMark/>
              </w:tcPr>
            </w:tcPrChange>
          </w:tcPr>
          <w:p w14:paraId="5E2D3741" w14:textId="232E5B1F" w:rsidR="00F3065D" w:rsidRPr="00BB4E0F" w:rsidDel="00715078" w:rsidRDefault="00F3065D" w:rsidP="00F3065D">
            <w:pPr>
              <w:jc w:val="both"/>
              <w:cnfStyle w:val="000000000000" w:firstRow="0" w:lastRow="0" w:firstColumn="0" w:lastColumn="0" w:oddVBand="0" w:evenVBand="0" w:oddHBand="0" w:evenHBand="0" w:firstRowFirstColumn="0" w:firstRowLastColumn="0" w:lastRowFirstColumn="0" w:lastRowLastColumn="0"/>
              <w:rPr>
                <w:del w:id="2229" w:author="JAVIERA PAZ LEFORT IBANEZ" w:date="2025-09-18T18:07:00Z" w16du:dateUtc="2025-09-18T21:07:00Z"/>
                <w:rFonts w:ascii="Arial" w:hAnsi="Arial" w:cs="Arial"/>
                <w:sz w:val="22"/>
                <w:szCs w:val="22"/>
                <w:rPrChange w:id="2230" w:author="JAVIERA PAZ LEFORT IBANEZ" w:date="2025-09-22T17:11:00Z" w16du:dateUtc="2025-09-22T20:11:00Z">
                  <w:rPr>
                    <w:del w:id="2231" w:author="JAVIERA PAZ LEFORT IBANEZ" w:date="2025-09-18T18:07:00Z" w16du:dateUtc="2025-09-18T21:07:00Z"/>
                    <w:rFonts w:ascii="Arial" w:hAnsi="Arial" w:cs="Arial"/>
                  </w:rPr>
                </w:rPrChange>
              </w:rPr>
            </w:pPr>
            <w:del w:id="2232" w:author="JAVIERA PAZ LEFORT IBANEZ" w:date="2025-09-18T18:07:00Z" w16du:dateUtc="2025-09-18T21:07:00Z">
              <w:r w:rsidRPr="00BB4E0F" w:rsidDel="00715078">
                <w:rPr>
                  <w:rFonts w:ascii="Arial" w:hAnsi="Arial" w:cs="Arial"/>
                  <w:sz w:val="22"/>
                  <w:szCs w:val="22"/>
                  <w:rPrChange w:id="2233" w:author="JAVIERA PAZ LEFORT IBANEZ" w:date="2025-09-22T17:11:00Z" w16du:dateUtc="2025-09-22T20:11:00Z">
                    <w:rPr>
                      <w:rFonts w:ascii="Arial" w:hAnsi="Arial" w:cs="Arial"/>
                    </w:rPr>
                  </w:rPrChange>
                </w:rPr>
                <w:delText>m/s</w:delText>
              </w:r>
            </w:del>
          </w:p>
        </w:tc>
        <w:tc>
          <w:tcPr>
            <w:tcW w:w="0" w:type="dxa"/>
            <w:hideMark/>
            <w:tcPrChange w:id="2234" w:author="JAVIERA PAZ LEFORT IBANEZ" w:date="2025-09-22T18:00:00Z" w16du:dateUtc="2025-09-22T21:00:00Z">
              <w:tcPr>
                <w:tcW w:w="2748" w:type="dxa"/>
                <w:gridSpan w:val="2"/>
                <w:hideMark/>
              </w:tcPr>
            </w:tcPrChange>
          </w:tcPr>
          <w:p w14:paraId="07AD98C0" w14:textId="4609E67E" w:rsidR="00F3065D" w:rsidRPr="00BB4E0F" w:rsidDel="00715078" w:rsidRDefault="00F3065D" w:rsidP="00F3065D">
            <w:pPr>
              <w:jc w:val="both"/>
              <w:cnfStyle w:val="000000000000" w:firstRow="0" w:lastRow="0" w:firstColumn="0" w:lastColumn="0" w:oddVBand="0" w:evenVBand="0" w:oddHBand="0" w:evenHBand="0" w:firstRowFirstColumn="0" w:firstRowLastColumn="0" w:lastRowFirstColumn="0" w:lastRowLastColumn="0"/>
              <w:rPr>
                <w:del w:id="2235" w:author="JAVIERA PAZ LEFORT IBANEZ" w:date="2025-09-18T18:07:00Z" w16du:dateUtc="2025-09-18T21:07:00Z"/>
                <w:rFonts w:ascii="Arial" w:hAnsi="Arial" w:cs="Arial"/>
                <w:sz w:val="22"/>
                <w:szCs w:val="22"/>
                <w:rPrChange w:id="2236" w:author="JAVIERA PAZ LEFORT IBANEZ" w:date="2025-09-22T17:11:00Z" w16du:dateUtc="2025-09-22T20:11:00Z">
                  <w:rPr>
                    <w:del w:id="2237" w:author="JAVIERA PAZ LEFORT IBANEZ" w:date="2025-09-18T18:07:00Z" w16du:dateUtc="2025-09-18T21:07:00Z"/>
                    <w:rFonts w:ascii="Arial" w:hAnsi="Arial" w:cs="Arial"/>
                  </w:rPr>
                </w:rPrChange>
              </w:rPr>
            </w:pPr>
            <w:del w:id="2238" w:author="JAVIERA PAZ LEFORT IBANEZ" w:date="2025-09-18T18:07:00Z" w16du:dateUtc="2025-09-18T21:07:00Z">
              <w:r w:rsidRPr="00BB4E0F" w:rsidDel="00715078">
                <w:rPr>
                  <w:rFonts w:ascii="Arial" w:hAnsi="Arial" w:cs="Arial"/>
                  <w:sz w:val="22"/>
                  <w:szCs w:val="22"/>
                  <w:rPrChange w:id="2239" w:author="JAVIERA PAZ LEFORT IBANEZ" w:date="2025-09-22T17:11:00Z" w16du:dateUtc="2025-09-22T20:11:00Z">
                    <w:rPr>
                      <w:rFonts w:ascii="Arial" w:hAnsi="Arial" w:cs="Arial"/>
                    </w:rPr>
                  </w:rPrChange>
                </w:rPr>
                <w:delText>Determinada por el caudal ajustado.</w:delText>
              </w:r>
            </w:del>
          </w:p>
        </w:tc>
      </w:tr>
      <w:tr w:rsidR="00B941DF" w:rsidRPr="00B355AB" w14:paraId="5BD7A28C" w14:textId="77777777" w:rsidTr="00F2439E">
        <w:trPr>
          <w:cnfStyle w:val="000000100000" w:firstRow="0" w:lastRow="0" w:firstColumn="0" w:lastColumn="0" w:oddVBand="0" w:evenVBand="0" w:oddHBand="1" w:evenHBand="0" w:firstRowFirstColumn="0" w:firstRowLastColumn="0" w:lastRowFirstColumn="0" w:lastRowLastColumn="0"/>
          <w:trPrChange w:id="2240" w:author="JAVIERA PAZ LEFORT IBANEZ" w:date="2025-09-22T18:00:00Z" w16du:dateUtc="2025-09-22T21:00:00Z">
            <w:trPr>
              <w:gridBefore w:val="1"/>
            </w:trPr>
          </w:trPrChange>
        </w:trPr>
        <w:tc>
          <w:tcPr>
            <w:cnfStyle w:val="001000000000" w:firstRow="0" w:lastRow="0" w:firstColumn="1" w:lastColumn="0" w:oddVBand="0" w:evenVBand="0" w:oddHBand="0" w:evenHBand="0" w:firstRowFirstColumn="0" w:firstRowLastColumn="0" w:lastRowFirstColumn="0" w:lastRowLastColumn="0"/>
            <w:tcW w:w="2759" w:type="dxa"/>
            <w:hideMark/>
            <w:tcPrChange w:id="2241" w:author="JAVIERA PAZ LEFORT IBANEZ" w:date="2025-09-22T18:00:00Z" w16du:dateUtc="2025-09-22T21:00:00Z">
              <w:tcPr>
                <w:tcW w:w="2406" w:type="dxa"/>
                <w:gridSpan w:val="2"/>
                <w:hideMark/>
              </w:tcPr>
            </w:tcPrChange>
          </w:tcPr>
          <w:p w14:paraId="39E2ECC5" w14:textId="77777777" w:rsidR="00F3065D" w:rsidRPr="00BB4E0F" w:rsidRDefault="00F3065D" w:rsidP="00F3065D">
            <w:pPr>
              <w:jc w:val="both"/>
              <w:cnfStyle w:val="001000100000" w:firstRow="0" w:lastRow="0" w:firstColumn="1" w:lastColumn="0" w:oddVBand="0" w:evenVBand="0" w:oddHBand="1" w:evenHBand="0" w:firstRowFirstColumn="0" w:firstRowLastColumn="0" w:lastRowFirstColumn="0" w:lastRowLastColumn="0"/>
              <w:rPr>
                <w:rFonts w:ascii="Arial" w:hAnsi="Arial" w:cs="Arial"/>
                <w:b w:val="0"/>
                <w:bCs w:val="0"/>
                <w:sz w:val="22"/>
                <w:szCs w:val="22"/>
                <w:rPrChange w:id="2242" w:author="JAVIERA PAZ LEFORT IBANEZ" w:date="2025-09-22T17:11:00Z" w16du:dateUtc="2025-09-22T20:11:00Z">
                  <w:rPr>
                    <w:rFonts w:ascii="Arial" w:hAnsi="Arial" w:cs="Arial"/>
                    <w:b w:val="0"/>
                    <w:bCs w:val="0"/>
                  </w:rPr>
                </w:rPrChange>
              </w:rPr>
            </w:pPr>
            <w:r w:rsidRPr="00BB4E0F">
              <w:rPr>
                <w:rFonts w:ascii="Arial" w:hAnsi="Arial" w:cs="Arial"/>
                <w:sz w:val="22"/>
                <w:szCs w:val="22"/>
                <w:rPrChange w:id="2243" w:author="JAVIERA PAZ LEFORT IBANEZ" w:date="2025-09-22T17:11:00Z" w16du:dateUtc="2025-09-22T20:11:00Z">
                  <w:rPr>
                    <w:rFonts w:ascii="Arial" w:hAnsi="Arial" w:cs="Arial"/>
                  </w:rPr>
                </w:rPrChange>
              </w:rPr>
              <w:t>Presión de operación</w:t>
            </w:r>
          </w:p>
        </w:tc>
        <w:tc>
          <w:tcPr>
            <w:tcW w:w="2638" w:type="dxa"/>
            <w:hideMark/>
            <w:tcPrChange w:id="2244" w:author="JAVIERA PAZ LEFORT IBANEZ" w:date="2025-09-22T18:00:00Z" w16du:dateUtc="2025-09-22T21:00:00Z">
              <w:tcPr>
                <w:tcW w:w="2991" w:type="dxa"/>
                <w:gridSpan w:val="3"/>
                <w:hideMark/>
              </w:tcPr>
            </w:tcPrChange>
          </w:tcPr>
          <w:p w14:paraId="51A208E6" w14:textId="017BEB41" w:rsidR="00F3065D" w:rsidRPr="00BB4E0F" w:rsidRDefault="00715078"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Change w:id="2245" w:author="JAVIERA PAZ LEFORT IBANEZ" w:date="2025-09-22T17:11:00Z" w16du:dateUtc="2025-09-22T20:11:00Z">
                  <w:rPr>
                    <w:rFonts w:ascii="Arial" w:hAnsi="Arial" w:cs="Arial"/>
                  </w:rPr>
                </w:rPrChange>
              </w:rPr>
            </w:pPr>
            <w:ins w:id="2246" w:author="JAVIERA PAZ LEFORT IBANEZ" w:date="2025-09-18T18:08:00Z" w16du:dateUtc="2025-09-18T21:08:00Z">
              <w:r w:rsidRPr="00BB4E0F">
                <w:rPr>
                  <w:rFonts w:ascii="Arial" w:hAnsi="Arial" w:cs="Arial"/>
                  <w:sz w:val="22"/>
                  <w:szCs w:val="22"/>
                  <w:rPrChange w:id="2247" w:author="JAVIERA PAZ LEFORT IBANEZ" w:date="2025-09-22T17:11:00Z" w16du:dateUtc="2025-09-22T20:11:00Z">
                    <w:rPr>
                      <w:rFonts w:ascii="Arial" w:hAnsi="Arial" w:cs="Arial"/>
                    </w:rPr>
                  </w:rPrChange>
                </w:rPr>
                <w:t>~</w:t>
              </w:r>
            </w:ins>
            <w:del w:id="2248" w:author="JAVIERA PAZ LEFORT IBANEZ" w:date="2025-09-18T18:07:00Z" w16du:dateUtc="2025-09-18T21:07:00Z">
              <w:r w:rsidR="00F3065D" w:rsidRPr="00BB4E0F" w:rsidDel="00715078">
                <w:rPr>
                  <w:rFonts w:ascii="Arial" w:hAnsi="Arial" w:cs="Arial"/>
                  <w:sz w:val="22"/>
                  <w:szCs w:val="22"/>
                  <w:rPrChange w:id="2249" w:author="JAVIERA PAZ LEFORT IBANEZ" w:date="2025-09-22T17:11:00Z" w16du:dateUtc="2025-09-22T20:11:00Z">
                    <w:rPr>
                      <w:rFonts w:ascii="Arial" w:hAnsi="Arial" w:cs="Arial"/>
                    </w:rPr>
                  </w:rPrChange>
                </w:rPr>
                <w:delText>Atmosférica</w:delText>
              </w:r>
            </w:del>
            <w:ins w:id="2250" w:author="JAVIERA PAZ LEFORT IBANEZ" w:date="2025-09-18T18:07:00Z" w16du:dateUtc="2025-09-18T21:07:00Z">
              <w:r w:rsidRPr="00BB4E0F">
                <w:rPr>
                  <w:rFonts w:ascii="Arial" w:hAnsi="Arial" w:cs="Arial"/>
                  <w:sz w:val="22"/>
                  <w:szCs w:val="22"/>
                  <w:rPrChange w:id="2251" w:author="JAVIERA PAZ LEFORT IBANEZ" w:date="2025-09-22T17:11:00Z" w16du:dateUtc="2025-09-22T20:11:00Z">
                    <w:rPr>
                      <w:rFonts w:ascii="Arial" w:hAnsi="Arial" w:cs="Arial"/>
                    </w:rPr>
                  </w:rPrChange>
                </w:rPr>
                <w:t>1 atm</w:t>
              </w:r>
            </w:ins>
          </w:p>
        </w:tc>
        <w:tc>
          <w:tcPr>
            <w:tcW w:w="1119" w:type="dxa"/>
            <w:hideMark/>
            <w:tcPrChange w:id="2252" w:author="JAVIERA PAZ LEFORT IBANEZ" w:date="2025-09-22T18:00:00Z" w16du:dateUtc="2025-09-22T21:00:00Z">
              <w:tcPr>
                <w:tcW w:w="0" w:type="auto"/>
                <w:hideMark/>
              </w:tcPr>
            </w:tcPrChange>
          </w:tcPr>
          <w:p w14:paraId="503C3665" w14:textId="0E7A7468" w:rsidR="00F3065D" w:rsidRPr="00BB4E0F" w:rsidRDefault="00715078"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Change w:id="2253" w:author="JAVIERA PAZ LEFORT IBANEZ" w:date="2025-09-22T17:11:00Z" w16du:dateUtc="2025-09-22T20:11:00Z">
                  <w:rPr>
                    <w:rFonts w:ascii="Arial" w:hAnsi="Arial" w:cs="Arial"/>
                  </w:rPr>
                </w:rPrChange>
              </w:rPr>
            </w:pPr>
            <w:ins w:id="2254" w:author="JAVIERA PAZ LEFORT IBANEZ" w:date="2025-09-18T18:08:00Z" w16du:dateUtc="2025-09-18T21:08:00Z">
              <w:r w:rsidRPr="00BB4E0F">
                <w:rPr>
                  <w:rFonts w:ascii="Arial" w:hAnsi="Arial" w:cs="Arial"/>
                  <w:sz w:val="22"/>
                  <w:szCs w:val="22"/>
                  <w:rPrChange w:id="2255" w:author="JAVIERA PAZ LEFORT IBANEZ" w:date="2025-09-22T17:11:00Z" w16du:dateUtc="2025-09-22T20:11:00Z">
                    <w:rPr>
                      <w:rFonts w:ascii="Arial" w:hAnsi="Arial" w:cs="Arial"/>
                    </w:rPr>
                  </w:rPrChange>
                </w:rPr>
                <w:t>-</w:t>
              </w:r>
            </w:ins>
            <w:del w:id="2256" w:author="JAVIERA PAZ LEFORT IBANEZ" w:date="2025-09-18T18:08:00Z" w16du:dateUtc="2025-09-18T21:08:00Z">
              <w:r w:rsidR="00F3065D" w:rsidRPr="00BB4E0F" w:rsidDel="00715078">
                <w:rPr>
                  <w:rFonts w:ascii="Arial" w:hAnsi="Arial" w:cs="Arial"/>
                  <w:sz w:val="22"/>
                  <w:szCs w:val="22"/>
                  <w:rPrChange w:id="2257" w:author="JAVIERA PAZ LEFORT IBANEZ" w:date="2025-09-22T17:11:00Z" w16du:dateUtc="2025-09-22T20:11:00Z">
                    <w:rPr>
                      <w:rFonts w:ascii="Arial" w:hAnsi="Arial" w:cs="Arial"/>
                    </w:rPr>
                  </w:rPrChange>
                </w:rPr>
                <w:delText>bar</w:delText>
              </w:r>
            </w:del>
          </w:p>
        </w:tc>
        <w:tc>
          <w:tcPr>
            <w:tcW w:w="0" w:type="dxa"/>
            <w:hideMark/>
            <w:tcPrChange w:id="2258" w:author="JAVIERA PAZ LEFORT IBANEZ" w:date="2025-09-22T18:00:00Z" w16du:dateUtc="2025-09-22T21:00:00Z">
              <w:tcPr>
                <w:tcW w:w="2748" w:type="dxa"/>
                <w:gridSpan w:val="2"/>
                <w:hideMark/>
              </w:tcPr>
            </w:tcPrChange>
          </w:tcPr>
          <w:p w14:paraId="30FFAE8A" w14:textId="3FA3D40E" w:rsidR="00F3065D" w:rsidRPr="00BB4E0F" w:rsidRDefault="00F3065D" w:rsidP="00F3065D">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Change w:id="2259" w:author="JAVIERA PAZ LEFORT IBANEZ" w:date="2025-09-22T17:11:00Z" w16du:dateUtc="2025-09-22T20:11:00Z">
                  <w:rPr>
                    <w:rFonts w:ascii="Arial" w:hAnsi="Arial" w:cs="Arial"/>
                  </w:rPr>
                </w:rPrChange>
              </w:rPr>
            </w:pPr>
            <w:r w:rsidRPr="00BB4E0F">
              <w:rPr>
                <w:rFonts w:ascii="Arial" w:hAnsi="Arial" w:cs="Arial"/>
                <w:sz w:val="22"/>
                <w:szCs w:val="22"/>
                <w:rPrChange w:id="2260" w:author="JAVIERA PAZ LEFORT IBANEZ" w:date="2025-09-22T17:11:00Z" w16du:dateUtc="2025-09-22T20:11:00Z">
                  <w:rPr>
                    <w:rFonts w:ascii="Arial" w:hAnsi="Arial" w:cs="Arial"/>
                  </w:rPr>
                </w:rPrChange>
              </w:rPr>
              <w:t xml:space="preserve">Sistema </w:t>
            </w:r>
            <w:del w:id="2261" w:author="JAVIERA PAZ LEFORT IBANEZ" w:date="2025-09-18T18:08:00Z" w16du:dateUtc="2025-09-18T21:08:00Z">
              <w:r w:rsidRPr="00BB4E0F" w:rsidDel="00715078">
                <w:rPr>
                  <w:rFonts w:ascii="Arial" w:hAnsi="Arial" w:cs="Arial"/>
                  <w:sz w:val="22"/>
                  <w:szCs w:val="22"/>
                  <w:rPrChange w:id="2262" w:author="JAVIERA PAZ LEFORT IBANEZ" w:date="2025-09-22T17:11:00Z" w16du:dateUtc="2025-09-22T20:11:00Z">
                    <w:rPr>
                      <w:rFonts w:ascii="Arial" w:hAnsi="Arial" w:cs="Arial"/>
                    </w:rPr>
                  </w:rPrChange>
                </w:rPr>
                <w:delText>abierto al ambiente</w:delText>
              </w:r>
            </w:del>
            <w:ins w:id="2263" w:author="JAVIERA PAZ LEFORT IBANEZ" w:date="2025-09-18T18:08:00Z" w16du:dateUtc="2025-09-18T21:08:00Z">
              <w:r w:rsidR="00715078" w:rsidRPr="00BB4E0F">
                <w:rPr>
                  <w:rFonts w:ascii="Arial" w:hAnsi="Arial" w:cs="Arial"/>
                  <w:sz w:val="22"/>
                  <w:szCs w:val="22"/>
                  <w:rPrChange w:id="2264" w:author="JAVIERA PAZ LEFORT IBANEZ" w:date="2025-09-22T17:11:00Z" w16du:dateUtc="2025-09-22T20:11:00Z">
                    <w:rPr>
                      <w:rFonts w:ascii="Arial" w:hAnsi="Arial" w:cs="Arial"/>
                    </w:rPr>
                  </w:rPrChange>
                </w:rPr>
                <w:t>sin presurización adicional</w:t>
              </w:r>
            </w:ins>
            <w:r w:rsidRPr="00BB4E0F">
              <w:rPr>
                <w:rFonts w:ascii="Arial" w:hAnsi="Arial" w:cs="Arial"/>
                <w:sz w:val="22"/>
                <w:szCs w:val="22"/>
                <w:rPrChange w:id="2265" w:author="JAVIERA PAZ LEFORT IBANEZ" w:date="2025-09-22T17:11:00Z" w16du:dateUtc="2025-09-22T20:11:00Z">
                  <w:rPr>
                    <w:rFonts w:ascii="Arial" w:hAnsi="Arial" w:cs="Arial"/>
                  </w:rPr>
                </w:rPrChange>
              </w:rPr>
              <w:t>.</w:t>
            </w:r>
          </w:p>
        </w:tc>
      </w:tr>
      <w:tr w:rsidR="00B941DF" w:rsidRPr="00B355AB" w14:paraId="17EA72A9" w14:textId="77777777" w:rsidTr="00F2439E">
        <w:trPr>
          <w:trHeight w:val="1066"/>
          <w:trPrChange w:id="2266" w:author="JAVIERA PAZ LEFORT IBANEZ" w:date="2025-09-22T18:00:00Z" w16du:dateUtc="2025-09-22T21:00:00Z">
            <w:trPr>
              <w:gridBefore w:val="1"/>
              <w:trHeight w:val="1066"/>
            </w:trPr>
          </w:trPrChange>
        </w:trPr>
        <w:tc>
          <w:tcPr>
            <w:cnfStyle w:val="001000000000" w:firstRow="0" w:lastRow="0" w:firstColumn="1" w:lastColumn="0" w:oddVBand="0" w:evenVBand="0" w:oddHBand="0" w:evenHBand="0" w:firstRowFirstColumn="0" w:firstRowLastColumn="0" w:lastRowFirstColumn="0" w:lastRowLastColumn="0"/>
            <w:tcW w:w="2759" w:type="dxa"/>
            <w:hideMark/>
            <w:tcPrChange w:id="2267" w:author="JAVIERA PAZ LEFORT IBANEZ" w:date="2025-09-22T18:00:00Z" w16du:dateUtc="2025-09-22T21:00:00Z">
              <w:tcPr>
                <w:tcW w:w="2406" w:type="dxa"/>
                <w:gridSpan w:val="2"/>
                <w:hideMark/>
              </w:tcPr>
            </w:tcPrChange>
          </w:tcPr>
          <w:p w14:paraId="7A83BA75" w14:textId="41B2C0FA" w:rsidR="00F3065D" w:rsidRPr="00BB4E0F" w:rsidRDefault="00F3065D" w:rsidP="00F3065D">
            <w:pPr>
              <w:jc w:val="both"/>
              <w:rPr>
                <w:rFonts w:ascii="Arial" w:hAnsi="Arial" w:cs="Arial"/>
                <w:b w:val="0"/>
                <w:bCs w:val="0"/>
                <w:sz w:val="22"/>
                <w:szCs w:val="22"/>
                <w:rPrChange w:id="2268" w:author="JAVIERA PAZ LEFORT IBANEZ" w:date="2025-09-22T17:11:00Z" w16du:dateUtc="2025-09-22T20:11:00Z">
                  <w:rPr>
                    <w:rFonts w:ascii="Arial" w:hAnsi="Arial" w:cs="Arial"/>
                    <w:b w:val="0"/>
                    <w:bCs w:val="0"/>
                  </w:rPr>
                </w:rPrChange>
              </w:rPr>
            </w:pPr>
            <w:del w:id="2269" w:author="JAVIERA PAZ LEFORT IBANEZ" w:date="2025-09-18T18:08:00Z" w16du:dateUtc="2025-09-18T21:08:00Z">
              <w:r w:rsidRPr="00BB4E0F" w:rsidDel="00715078">
                <w:rPr>
                  <w:rFonts w:ascii="Arial" w:hAnsi="Arial" w:cs="Arial"/>
                  <w:sz w:val="22"/>
                  <w:szCs w:val="22"/>
                  <w:rPrChange w:id="2270" w:author="JAVIERA PAZ LEFORT IBANEZ" w:date="2025-09-22T17:11:00Z" w16du:dateUtc="2025-09-22T20:11:00Z">
                    <w:rPr>
                      <w:rFonts w:ascii="Arial" w:hAnsi="Arial" w:cs="Arial"/>
                    </w:rPr>
                  </w:rPrChange>
                </w:rPr>
                <w:delText>Tiempo de operación</w:delText>
              </w:r>
            </w:del>
            <w:ins w:id="2271" w:author="JAVIERA PAZ LEFORT IBANEZ" w:date="2025-09-18T18:08:00Z" w16du:dateUtc="2025-09-18T21:08:00Z">
              <w:r w:rsidR="00715078" w:rsidRPr="00BB4E0F">
                <w:rPr>
                  <w:rFonts w:ascii="Arial" w:hAnsi="Arial" w:cs="Arial"/>
                  <w:sz w:val="22"/>
                  <w:szCs w:val="22"/>
                  <w:rPrChange w:id="2272" w:author="JAVIERA PAZ LEFORT IBANEZ" w:date="2025-09-22T17:11:00Z" w16du:dateUtc="2025-09-22T20:11:00Z">
                    <w:rPr>
                      <w:rFonts w:ascii="Arial" w:hAnsi="Arial" w:cs="Arial"/>
                    </w:rPr>
                  </w:rPrChange>
                </w:rPr>
                <w:t>Configuración de flujo</w:t>
              </w:r>
            </w:ins>
          </w:p>
        </w:tc>
        <w:tc>
          <w:tcPr>
            <w:tcW w:w="2638" w:type="dxa"/>
            <w:hideMark/>
            <w:tcPrChange w:id="2273" w:author="JAVIERA PAZ LEFORT IBANEZ" w:date="2025-09-22T18:00:00Z" w16du:dateUtc="2025-09-22T21:00:00Z">
              <w:tcPr>
                <w:tcW w:w="2991" w:type="dxa"/>
                <w:gridSpan w:val="3"/>
                <w:hideMark/>
              </w:tcPr>
            </w:tcPrChange>
          </w:tcPr>
          <w:p w14:paraId="2A952666" w14:textId="17DA4690" w:rsidR="00F3065D" w:rsidRPr="00BB4E0F" w:rsidRDefault="00F3065D" w:rsidP="00F3065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Change w:id="2274" w:author="JAVIERA PAZ LEFORT IBANEZ" w:date="2025-09-22T17:11:00Z" w16du:dateUtc="2025-09-22T20:11:00Z">
                  <w:rPr>
                    <w:rFonts w:ascii="Arial" w:hAnsi="Arial" w:cs="Arial"/>
                  </w:rPr>
                </w:rPrChange>
              </w:rPr>
            </w:pPr>
            <w:del w:id="2275" w:author="JAVIERA PAZ LEFORT IBANEZ" w:date="2025-09-18T18:08:00Z" w16du:dateUtc="2025-09-18T21:08:00Z">
              <w:r w:rsidRPr="00BB4E0F" w:rsidDel="00715078">
                <w:rPr>
                  <w:rFonts w:ascii="Arial" w:hAnsi="Arial" w:cs="Arial"/>
                  <w:sz w:val="22"/>
                  <w:szCs w:val="22"/>
                  <w:rPrChange w:id="2276" w:author="JAVIERA PAZ LEFORT IBANEZ" w:date="2025-09-22T17:11:00Z" w16du:dateUtc="2025-09-22T20:11:00Z">
                    <w:rPr>
                      <w:rFonts w:ascii="Arial" w:hAnsi="Arial" w:cs="Arial"/>
                    </w:rPr>
                  </w:rPrChange>
                </w:rPr>
                <w:delText>Ajustable</w:delText>
              </w:r>
            </w:del>
            <w:ins w:id="2277" w:author="JAVIERA PAZ LEFORT IBANEZ" w:date="2025-09-18T18:08:00Z" w16du:dateUtc="2025-09-18T21:08:00Z">
              <w:r w:rsidR="00715078" w:rsidRPr="00BB4E0F">
                <w:rPr>
                  <w:rFonts w:ascii="Arial" w:hAnsi="Arial" w:cs="Arial"/>
                  <w:sz w:val="22"/>
                  <w:szCs w:val="22"/>
                  <w:rPrChange w:id="2278" w:author="JAVIERA PAZ LEFORT IBANEZ" w:date="2025-09-22T17:11:00Z" w16du:dateUtc="2025-09-22T20:11:00Z">
                    <w:rPr>
                      <w:rFonts w:ascii="Arial" w:hAnsi="Arial" w:cs="Arial"/>
                    </w:rPr>
                  </w:rPrChange>
                </w:rPr>
                <w:t>Contracorriente</w:t>
              </w:r>
            </w:ins>
          </w:p>
        </w:tc>
        <w:tc>
          <w:tcPr>
            <w:tcW w:w="1119" w:type="dxa"/>
            <w:hideMark/>
            <w:tcPrChange w:id="2279" w:author="JAVIERA PAZ LEFORT IBANEZ" w:date="2025-09-22T18:00:00Z" w16du:dateUtc="2025-09-22T21:00:00Z">
              <w:tcPr>
                <w:tcW w:w="0" w:type="auto"/>
                <w:hideMark/>
              </w:tcPr>
            </w:tcPrChange>
          </w:tcPr>
          <w:p w14:paraId="36EECF54" w14:textId="30E058B3" w:rsidR="00F3065D" w:rsidRPr="00BB4E0F" w:rsidRDefault="00715078" w:rsidP="00F3065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Change w:id="2280" w:author="JAVIERA PAZ LEFORT IBANEZ" w:date="2025-09-22T17:11:00Z" w16du:dateUtc="2025-09-22T20:11:00Z">
                  <w:rPr>
                    <w:rFonts w:ascii="Arial" w:hAnsi="Arial" w:cs="Arial"/>
                  </w:rPr>
                </w:rPrChange>
              </w:rPr>
            </w:pPr>
            <w:ins w:id="2281" w:author="JAVIERA PAZ LEFORT IBANEZ" w:date="2025-09-18T18:08:00Z" w16du:dateUtc="2025-09-18T21:08:00Z">
              <w:r w:rsidRPr="00BB4E0F">
                <w:rPr>
                  <w:rFonts w:ascii="Arial" w:hAnsi="Arial" w:cs="Arial"/>
                  <w:sz w:val="22"/>
                  <w:szCs w:val="22"/>
                  <w:rPrChange w:id="2282" w:author="JAVIERA PAZ LEFORT IBANEZ" w:date="2025-09-22T17:11:00Z" w16du:dateUtc="2025-09-22T20:11:00Z">
                    <w:rPr>
                      <w:rFonts w:ascii="Arial" w:hAnsi="Arial" w:cs="Arial"/>
                    </w:rPr>
                  </w:rPrChange>
                </w:rPr>
                <w:t>-</w:t>
              </w:r>
            </w:ins>
            <w:del w:id="2283" w:author="JAVIERA PAZ LEFORT IBANEZ" w:date="2025-09-18T18:08:00Z" w16du:dateUtc="2025-09-18T21:08:00Z">
              <w:r w:rsidR="00F3065D" w:rsidRPr="00BB4E0F" w:rsidDel="00715078">
                <w:rPr>
                  <w:rFonts w:ascii="Arial" w:hAnsi="Arial" w:cs="Arial"/>
                  <w:sz w:val="22"/>
                  <w:szCs w:val="22"/>
                  <w:rPrChange w:id="2284" w:author="JAVIERA PAZ LEFORT IBANEZ" w:date="2025-09-22T17:11:00Z" w16du:dateUtc="2025-09-22T20:11:00Z">
                    <w:rPr>
                      <w:rFonts w:ascii="Arial" w:hAnsi="Arial" w:cs="Arial"/>
                    </w:rPr>
                  </w:rPrChange>
                </w:rPr>
                <w:delText>h</w:delText>
              </w:r>
            </w:del>
          </w:p>
        </w:tc>
        <w:tc>
          <w:tcPr>
            <w:tcW w:w="0" w:type="dxa"/>
            <w:hideMark/>
            <w:tcPrChange w:id="2285" w:author="JAVIERA PAZ LEFORT IBANEZ" w:date="2025-09-22T18:00:00Z" w16du:dateUtc="2025-09-22T21:00:00Z">
              <w:tcPr>
                <w:tcW w:w="2748" w:type="dxa"/>
                <w:gridSpan w:val="2"/>
                <w:hideMark/>
              </w:tcPr>
            </w:tcPrChange>
          </w:tcPr>
          <w:p w14:paraId="02948CCE" w14:textId="38D8AF2A" w:rsidR="00F3065D" w:rsidRPr="00BB4E0F" w:rsidRDefault="00F3065D" w:rsidP="00F3065D">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Change w:id="2286" w:author="JAVIERA PAZ LEFORT IBANEZ" w:date="2025-09-22T17:11:00Z" w16du:dateUtc="2025-09-22T20:11:00Z">
                  <w:rPr>
                    <w:rFonts w:ascii="Arial" w:hAnsi="Arial" w:cs="Arial"/>
                  </w:rPr>
                </w:rPrChange>
              </w:rPr>
            </w:pPr>
            <w:del w:id="2287" w:author="JAVIERA PAZ LEFORT IBANEZ" w:date="2025-09-18T18:08:00Z" w16du:dateUtc="2025-09-18T21:08:00Z">
              <w:r w:rsidRPr="00BB4E0F" w:rsidDel="00715078">
                <w:rPr>
                  <w:rFonts w:ascii="Arial" w:hAnsi="Arial" w:cs="Arial"/>
                  <w:sz w:val="22"/>
                  <w:szCs w:val="22"/>
                  <w:rPrChange w:id="2288" w:author="JAVIERA PAZ LEFORT IBANEZ" w:date="2025-09-22T17:11:00Z" w16du:dateUtc="2025-09-22T20:11:00Z">
                    <w:rPr>
                      <w:rFonts w:ascii="Arial" w:hAnsi="Arial" w:cs="Arial"/>
                    </w:rPr>
                  </w:rPrChange>
                </w:rPr>
                <w:delText>Depende del tiempo de simulación o prueba experimental.</w:delText>
              </w:r>
            </w:del>
            <w:ins w:id="2289" w:author="JAVIERA PAZ LEFORT IBANEZ" w:date="2025-09-18T18:08:00Z" w16du:dateUtc="2025-09-18T21:08:00Z">
              <w:r w:rsidR="00715078" w:rsidRPr="00BB4E0F">
                <w:rPr>
                  <w:rFonts w:ascii="Arial" w:hAnsi="Arial" w:cs="Arial"/>
                  <w:sz w:val="22"/>
                  <w:szCs w:val="22"/>
                  <w:rPrChange w:id="2290" w:author="JAVIERA PAZ LEFORT IBANEZ" w:date="2025-09-22T17:11:00Z" w16du:dateUtc="2025-09-22T20:11:00Z">
                    <w:rPr>
                      <w:rFonts w:ascii="Arial" w:hAnsi="Arial" w:cs="Arial"/>
                    </w:rPr>
                  </w:rPrChange>
                </w:rPr>
                <w:t xml:space="preserve">Condiciones de frontera: </w:t>
              </w:r>
            </w:ins>
            <m:oMath>
              <m:sSub>
                <m:sSubPr>
                  <m:ctrlPr>
                    <w:ins w:id="2291" w:author="JAVIERA PAZ LEFORT IBANEZ" w:date="2025-09-18T18:09:00Z" w16du:dateUtc="2025-09-18T21:09:00Z">
                      <w:rPr>
                        <w:rFonts w:ascii="Cambria Math" w:hAnsi="Cambria Math" w:cs="Arial"/>
                        <w:b/>
                        <w:bCs/>
                        <w:i/>
                        <w:sz w:val="22"/>
                        <w:szCs w:val="22"/>
                      </w:rPr>
                    </w:ins>
                  </m:ctrlPr>
                </m:sSubPr>
                <m:e>
                  <m:r>
                    <w:ins w:id="2292" w:author="JAVIERA PAZ LEFORT IBANEZ" w:date="2025-09-18T18:09:00Z" w16du:dateUtc="2025-09-18T21:09:00Z">
                      <m:rPr>
                        <m:sty m:val="bi"/>
                      </m:rPr>
                      <w:rPr>
                        <w:rFonts w:ascii="Cambria Math" w:hAnsi="Cambria Math" w:cs="Arial"/>
                        <w:sz w:val="22"/>
                        <w:szCs w:val="22"/>
                        <w:rPrChange w:id="2293" w:author="JAVIERA PAZ LEFORT IBANEZ" w:date="2025-09-22T17:11:00Z" w16du:dateUtc="2025-09-22T20:11:00Z">
                          <w:rPr>
                            <w:rFonts w:ascii="Cambria Math" w:hAnsi="Cambria Math" w:cs="Arial"/>
                          </w:rPr>
                        </w:rPrChange>
                      </w:rPr>
                      <m:t>T</m:t>
                    </w:ins>
                  </m:r>
                </m:e>
                <m:sub>
                  <m:r>
                    <w:ins w:id="2294" w:author="JAVIERA PAZ LEFORT IBANEZ" w:date="2025-09-18T18:09:00Z" w16du:dateUtc="2025-09-18T21:09:00Z">
                      <m:rPr>
                        <m:sty m:val="bi"/>
                      </m:rPr>
                      <w:rPr>
                        <w:rFonts w:ascii="Cambria Math" w:hAnsi="Cambria Math" w:cs="Arial"/>
                        <w:sz w:val="22"/>
                        <w:szCs w:val="22"/>
                        <w:rPrChange w:id="2295" w:author="JAVIERA PAZ LEFORT IBANEZ" w:date="2025-09-22T17:11:00Z" w16du:dateUtc="2025-09-22T20:11:00Z">
                          <w:rPr>
                            <w:rFonts w:ascii="Cambria Math" w:hAnsi="Cambria Math" w:cs="Arial"/>
                          </w:rPr>
                        </w:rPrChange>
                      </w:rPr>
                      <m:t>fibra</m:t>
                    </w:ins>
                  </m:r>
                </m:sub>
              </m:sSub>
              <m:r>
                <w:ins w:id="2296" w:author="JAVIERA PAZ LEFORT IBANEZ" w:date="2025-09-18T18:09:00Z" w16du:dateUtc="2025-09-18T21:09:00Z">
                  <m:rPr>
                    <m:sty m:val="bi"/>
                  </m:rPr>
                  <w:rPr>
                    <w:rFonts w:ascii="Cambria Math" w:hAnsi="Cambria Math" w:cs="Arial"/>
                    <w:sz w:val="22"/>
                    <w:szCs w:val="22"/>
                    <w:rPrChange w:id="2297" w:author="JAVIERA PAZ LEFORT IBANEZ" w:date="2025-09-22T17:11:00Z" w16du:dateUtc="2025-09-22T20:11:00Z">
                      <w:rPr>
                        <w:rFonts w:ascii="Cambria Math" w:hAnsi="Cambria Math" w:cs="Arial"/>
                      </w:rPr>
                    </w:rPrChange>
                  </w:rPr>
                  <m:t>(0)</m:t>
                </w:ins>
              </m:r>
            </m:oMath>
            <w:ins w:id="2298" w:author="JAVIERA PAZ LEFORT IBANEZ" w:date="2025-09-18T18:09:00Z" w16du:dateUtc="2025-09-18T21:09:00Z">
              <w:r w:rsidR="00715078" w:rsidRPr="00BB4E0F">
                <w:rPr>
                  <w:rFonts w:ascii="Arial" w:eastAsiaTheme="minorEastAsia" w:hAnsi="Arial" w:cs="Arial"/>
                  <w:b/>
                  <w:bCs/>
                  <w:sz w:val="22"/>
                  <w:szCs w:val="22"/>
                  <w:rPrChange w:id="2299" w:author="JAVIERA PAZ LEFORT IBANEZ" w:date="2025-09-22T17:11:00Z" w16du:dateUtc="2025-09-22T20:11:00Z">
                    <w:rPr>
                      <w:rFonts w:ascii="Arial" w:eastAsiaTheme="minorEastAsia" w:hAnsi="Arial" w:cs="Arial"/>
                      <w:b/>
                      <w:bCs/>
                    </w:rPr>
                  </w:rPrChange>
                </w:rPr>
                <w:t xml:space="preserve"> y </w:t>
              </w:r>
            </w:ins>
            <m:oMath>
              <m:sSub>
                <m:sSubPr>
                  <m:ctrlPr>
                    <w:ins w:id="2300" w:author="JAVIERA PAZ LEFORT IBANEZ" w:date="2025-09-18T18:09:00Z" w16du:dateUtc="2025-09-18T21:09:00Z">
                      <w:rPr>
                        <w:rFonts w:ascii="Cambria Math" w:hAnsi="Cambria Math" w:cs="Arial"/>
                        <w:b/>
                        <w:bCs/>
                        <w:i/>
                        <w:sz w:val="22"/>
                        <w:szCs w:val="22"/>
                      </w:rPr>
                    </w:ins>
                  </m:ctrlPr>
                </m:sSubPr>
                <m:e>
                  <m:r>
                    <w:ins w:id="2301" w:author="JAVIERA PAZ LEFORT IBANEZ" w:date="2025-09-18T18:09:00Z" w16du:dateUtc="2025-09-18T21:09:00Z">
                      <m:rPr>
                        <m:sty m:val="bi"/>
                      </m:rPr>
                      <w:rPr>
                        <w:rFonts w:ascii="Cambria Math" w:hAnsi="Cambria Math" w:cs="Arial"/>
                        <w:sz w:val="22"/>
                        <w:szCs w:val="22"/>
                        <w:rPrChange w:id="2302" w:author="JAVIERA PAZ LEFORT IBANEZ" w:date="2025-09-22T17:11:00Z" w16du:dateUtc="2025-09-22T20:11:00Z">
                          <w:rPr>
                            <w:rFonts w:ascii="Cambria Math" w:hAnsi="Cambria Math" w:cs="Arial"/>
                          </w:rPr>
                        </w:rPrChange>
                      </w:rPr>
                      <m:t>T</m:t>
                    </w:ins>
                  </m:r>
                </m:e>
                <m:sub>
                  <m:r>
                    <w:ins w:id="2303" w:author="JAVIERA PAZ LEFORT IBANEZ" w:date="2025-09-18T18:09:00Z" w16du:dateUtc="2025-09-18T21:09:00Z">
                      <m:rPr>
                        <m:sty m:val="bi"/>
                      </m:rPr>
                      <w:rPr>
                        <w:rFonts w:ascii="Cambria Math" w:hAnsi="Cambria Math" w:cs="Arial"/>
                        <w:sz w:val="22"/>
                        <w:szCs w:val="22"/>
                        <w:rPrChange w:id="2304" w:author="JAVIERA PAZ LEFORT IBANEZ" w:date="2025-09-22T17:11:00Z" w16du:dateUtc="2025-09-22T20:11:00Z">
                          <w:rPr>
                            <w:rFonts w:ascii="Cambria Math" w:hAnsi="Cambria Math" w:cs="Arial"/>
                          </w:rPr>
                        </w:rPrChange>
                      </w:rPr>
                      <m:t>carcasa</m:t>
                    </w:ins>
                  </m:r>
                </m:sub>
              </m:sSub>
              <m:r>
                <w:ins w:id="2305" w:author="JAVIERA PAZ LEFORT IBANEZ" w:date="2025-09-18T18:09:00Z" w16du:dateUtc="2025-09-18T21:09:00Z">
                  <m:rPr>
                    <m:sty m:val="bi"/>
                  </m:rPr>
                  <w:rPr>
                    <w:rFonts w:ascii="Cambria Math" w:hAnsi="Cambria Math" w:cs="Arial"/>
                    <w:sz w:val="22"/>
                    <w:szCs w:val="22"/>
                    <w:rPrChange w:id="2306" w:author="JAVIERA PAZ LEFORT IBANEZ" w:date="2025-09-22T17:11:00Z" w16du:dateUtc="2025-09-22T20:11:00Z">
                      <w:rPr>
                        <w:rFonts w:ascii="Cambria Math" w:hAnsi="Cambria Math" w:cs="Arial"/>
                      </w:rPr>
                    </w:rPrChange>
                  </w:rPr>
                  <m:t>(L)</m:t>
                </w:ins>
              </m:r>
            </m:oMath>
            <w:ins w:id="2307" w:author="JAVIERA PAZ LEFORT IBANEZ" w:date="2025-09-18T18:09:00Z" w16du:dateUtc="2025-09-18T21:09:00Z">
              <w:r w:rsidR="00715078" w:rsidRPr="00BB4E0F">
                <w:rPr>
                  <w:rFonts w:ascii="Arial" w:eastAsiaTheme="minorEastAsia" w:hAnsi="Arial" w:cs="Arial"/>
                  <w:b/>
                  <w:bCs/>
                  <w:sz w:val="22"/>
                  <w:szCs w:val="22"/>
                  <w:rPrChange w:id="2308" w:author="JAVIERA PAZ LEFORT IBANEZ" w:date="2025-09-22T17:11:00Z" w16du:dateUtc="2025-09-22T20:11:00Z">
                    <w:rPr>
                      <w:rFonts w:ascii="Arial" w:eastAsiaTheme="minorEastAsia" w:hAnsi="Arial" w:cs="Arial"/>
                      <w:b/>
                      <w:bCs/>
                    </w:rPr>
                  </w:rPrChange>
                </w:rPr>
                <w:t>.</w:t>
              </w:r>
            </w:ins>
          </w:p>
        </w:tc>
      </w:tr>
    </w:tbl>
    <w:p w14:paraId="167E6019" w14:textId="3AE0B1C1" w:rsidR="000835A7" w:rsidRPr="00B355AB" w:rsidDel="00FC33D7" w:rsidRDefault="000835A7">
      <w:pPr>
        <w:spacing w:line="360" w:lineRule="auto"/>
        <w:ind w:left="708"/>
        <w:jc w:val="both"/>
        <w:rPr>
          <w:del w:id="2309" w:author="JAVIERA PAZ LEFORT IBANEZ" w:date="2025-09-18T16:18:00Z" w16du:dateUtc="2025-09-18T19:18:00Z"/>
          <w:rFonts w:ascii="Arial" w:hAnsi="Arial" w:cs="Arial"/>
        </w:rPr>
        <w:pPrChange w:id="2310" w:author="JAVIERA PAZ LEFORT IBANEZ" w:date="2025-09-22T17:58:00Z" w16du:dateUtc="2025-09-22T20:58:00Z">
          <w:pPr>
            <w:jc w:val="both"/>
          </w:pPr>
        </w:pPrChange>
      </w:pPr>
      <w:del w:id="2311" w:author="JAVIERA PAZ LEFORT IBANEZ" w:date="2025-09-18T16:18:00Z" w16du:dateUtc="2025-09-18T19:18:00Z">
        <w:r w:rsidRPr="00B355AB" w:rsidDel="000E42B9">
          <w:rPr>
            <w:rFonts w:ascii="Arial" w:hAnsi="Arial" w:cs="Arial"/>
          </w:rPr>
          <w:delText xml:space="preserve">Tabla 2. </w:delText>
        </w:r>
      </w:del>
    </w:p>
    <w:p w14:paraId="75C81923" w14:textId="0E0E288E" w:rsidR="000835A7" w:rsidRPr="00B355AB" w:rsidRDefault="00FC33D7">
      <w:pPr>
        <w:spacing w:line="360" w:lineRule="auto"/>
        <w:ind w:left="708"/>
        <w:jc w:val="both"/>
        <w:rPr>
          <w:rFonts w:ascii="Arial" w:hAnsi="Arial" w:cs="Arial"/>
        </w:rPr>
        <w:pPrChange w:id="2312" w:author="JAVIERA PAZ LEFORT IBANEZ" w:date="2025-09-22T17:58:00Z" w16du:dateUtc="2025-09-22T20:58:00Z">
          <w:pPr>
            <w:jc w:val="both"/>
          </w:pPr>
        </w:pPrChange>
      </w:pPr>
      <w:ins w:id="2313" w:author="JAVIERA PAZ LEFORT IBANEZ" w:date="2025-09-18T18:13:00Z" w16du:dateUtc="2025-09-18T21:13:00Z">
        <w:r w:rsidRPr="00B355AB">
          <w:rPr>
            <w:rFonts w:ascii="Arial" w:hAnsi="Arial" w:cs="Arial"/>
          </w:rPr>
          <w:t xml:space="preserve">Nota: El Reynolds en el lumen se calcula con el caudal </w:t>
        </w:r>
        <w:r w:rsidRPr="00B355AB">
          <w:rPr>
            <w:rFonts w:ascii="Arial" w:hAnsi="Arial" w:cs="Arial"/>
            <w:b/>
            <w:bCs/>
            <w:rPrChange w:id="2314" w:author="JAVIERA PAZ LEFORT IBANEZ" w:date="2025-09-18T18:13:00Z" w16du:dateUtc="2025-09-18T21:13:00Z">
              <w:rPr/>
            </w:rPrChange>
          </w:rPr>
          <w:t>por fibra</w:t>
        </w:r>
        <w:r w:rsidRPr="00B355AB">
          <w:rPr>
            <w:rFonts w:ascii="Arial" w:hAnsi="Arial" w:cs="Arial"/>
            <w:b/>
            <w:bCs/>
          </w:rPr>
          <w:t xml:space="preserve"> </w:t>
        </w:r>
        <w:r w:rsidR="00E65C02" w:rsidRPr="00B355AB">
          <w:rPr>
            <w:rFonts w:ascii="Arial" w:hAnsi="Arial" w:cs="Arial"/>
          </w:rPr>
          <w:t>(</w:t>
        </w:r>
      </w:ins>
      <m:oMath>
        <m:sSub>
          <m:sSubPr>
            <m:ctrlPr>
              <w:ins w:id="2315" w:author="JAVIERA PAZ LEFORT IBANEZ" w:date="2025-09-18T18:14:00Z" w16du:dateUtc="2025-09-18T21:14:00Z">
                <w:rPr>
                  <w:rFonts w:ascii="Cambria Math" w:hAnsi="Cambria Math" w:cs="Arial"/>
                  <w:i/>
                </w:rPr>
              </w:ins>
            </m:ctrlPr>
          </m:sSubPr>
          <m:e>
            <m:r>
              <w:ins w:id="2316" w:author="JAVIERA PAZ LEFORT IBANEZ" w:date="2025-09-18T18:14:00Z" w16du:dateUtc="2025-09-18T21:14:00Z">
                <w:rPr>
                  <w:rFonts w:ascii="Cambria Math" w:hAnsi="Cambria Math" w:cs="Arial"/>
                </w:rPr>
                <m:t>Q</m:t>
              </w:ins>
            </m:r>
          </m:e>
          <m:sub>
            <m:r>
              <w:ins w:id="2317" w:author="JAVIERA PAZ LEFORT IBANEZ" w:date="2025-09-18T18:14:00Z" w16du:dateUtc="2025-09-18T21:14:00Z">
                <w:rPr>
                  <w:rFonts w:ascii="Cambria Math" w:hAnsi="Cambria Math" w:cs="Arial"/>
                </w:rPr>
                <m:t>fibra</m:t>
              </w:ins>
            </m:r>
          </m:sub>
        </m:sSub>
        <m:r>
          <w:ins w:id="2318" w:author="JAVIERA PAZ LEFORT IBANEZ" w:date="2025-09-18T18:14:00Z" w16du:dateUtc="2025-09-18T21:14:00Z">
            <w:rPr>
              <w:rFonts w:ascii="Cambria Math" w:hAnsi="Cambria Math" w:cs="Arial"/>
            </w:rPr>
            <m:t>=</m:t>
          </w:ins>
        </m:r>
        <m:sSub>
          <m:sSubPr>
            <m:ctrlPr>
              <w:ins w:id="2319" w:author="JAVIERA PAZ LEFORT IBANEZ" w:date="2025-09-18T18:14:00Z" w16du:dateUtc="2025-09-18T21:14:00Z">
                <w:rPr>
                  <w:rFonts w:ascii="Cambria Math" w:hAnsi="Cambria Math" w:cs="Arial"/>
                  <w:i/>
                </w:rPr>
              </w:ins>
            </m:ctrlPr>
          </m:sSubPr>
          <m:e>
            <m:r>
              <w:ins w:id="2320" w:author="JAVIERA PAZ LEFORT IBANEZ" w:date="2025-09-18T18:14:00Z" w16du:dateUtc="2025-09-18T21:14:00Z">
                <w:rPr>
                  <w:rFonts w:ascii="Cambria Math" w:hAnsi="Cambria Math" w:cs="Arial"/>
                </w:rPr>
                <m:t>Q</m:t>
              </w:ins>
            </m:r>
          </m:e>
          <m:sub>
            <m:r>
              <w:ins w:id="2321" w:author="JAVIERA PAZ LEFORT IBANEZ" w:date="2025-09-18T18:14:00Z" w16du:dateUtc="2025-09-18T21:14:00Z">
                <w:rPr>
                  <w:rFonts w:ascii="Cambria Math" w:hAnsi="Cambria Math" w:cs="Arial"/>
                </w:rPr>
                <m:t>módulo</m:t>
              </w:ins>
            </m:r>
          </m:sub>
        </m:sSub>
        <m:r>
          <w:ins w:id="2322" w:author="JAVIERA PAZ LEFORT IBANEZ" w:date="2025-09-18T18:14:00Z" w16du:dateUtc="2025-09-18T21:14:00Z">
            <w:rPr>
              <w:rFonts w:ascii="Cambria Math" w:hAnsi="Cambria Math" w:cs="Arial"/>
            </w:rPr>
            <m:t>/N</m:t>
          </w:ins>
        </m:r>
      </m:oMath>
      <w:ins w:id="2323" w:author="JAVIERA PAZ LEFORT IBANEZ" w:date="2025-09-19T15:37:00Z" w16du:dateUtc="2025-09-19T18:37:00Z">
        <w:r w:rsidR="00312740" w:rsidRPr="00B355AB">
          <w:rPr>
            <w:rFonts w:ascii="Arial" w:eastAsiaTheme="minorEastAsia" w:hAnsi="Arial" w:cs="Arial"/>
          </w:rPr>
          <w:t xml:space="preserve">) </w:t>
        </w:r>
      </w:ins>
      <w:ins w:id="2324" w:author="JAVIERA PAZ LEFORT IBANEZ" w:date="2025-09-18T18:14:00Z" w16du:dateUtc="2025-09-18T21:14:00Z">
        <w:r w:rsidR="00B96359" w:rsidRPr="00B355AB">
          <w:rPr>
            <w:rFonts w:ascii="Arial" w:eastAsiaTheme="minorEastAsia" w:hAnsi="Arial" w:cs="Arial"/>
          </w:rPr>
          <w:t xml:space="preserve">y la sección interna </w:t>
        </w:r>
      </w:ins>
      <m:oMath>
        <m:f>
          <m:fPr>
            <m:ctrlPr>
              <w:ins w:id="2325" w:author="JAVIERA PAZ LEFORT IBANEZ" w:date="2025-09-18T18:15:00Z" w16du:dateUtc="2025-09-18T21:15:00Z">
                <w:rPr>
                  <w:rFonts w:ascii="Cambria Math" w:eastAsiaTheme="minorEastAsia" w:hAnsi="Cambria Math" w:cs="Arial"/>
                  <w:i/>
                </w:rPr>
              </w:ins>
            </m:ctrlPr>
          </m:fPr>
          <m:num>
            <m:r>
              <w:ins w:id="2326" w:author="JAVIERA PAZ LEFORT IBANEZ" w:date="2025-09-18T18:15:00Z" w16du:dateUtc="2025-09-18T21:15:00Z">
                <w:rPr>
                  <w:rFonts w:ascii="Cambria Math" w:eastAsiaTheme="minorEastAsia" w:hAnsi="Cambria Math" w:cs="Arial"/>
                </w:rPr>
                <m:t>π</m:t>
              </w:ins>
            </m:r>
            <m:sSubSup>
              <m:sSubSupPr>
                <m:ctrlPr>
                  <w:ins w:id="2327" w:author="JAVIERA PAZ LEFORT IBANEZ" w:date="2025-09-18T18:15:00Z" w16du:dateUtc="2025-09-18T21:15:00Z">
                    <w:rPr>
                      <w:rFonts w:ascii="Cambria Math" w:eastAsiaTheme="minorEastAsia" w:hAnsi="Cambria Math" w:cs="Arial"/>
                      <w:i/>
                    </w:rPr>
                  </w:ins>
                </m:ctrlPr>
              </m:sSubSupPr>
              <m:e>
                <m:r>
                  <w:ins w:id="2328" w:author="JAVIERA PAZ LEFORT IBANEZ" w:date="2025-09-18T18:15:00Z" w16du:dateUtc="2025-09-18T21:15:00Z">
                    <w:rPr>
                      <w:rFonts w:ascii="Cambria Math" w:eastAsiaTheme="minorEastAsia" w:hAnsi="Cambria Math" w:cs="Arial"/>
                    </w:rPr>
                    <m:t>d</m:t>
                  </w:ins>
                </m:r>
              </m:e>
              <m:sub>
                <m:r>
                  <w:ins w:id="2329" w:author="JAVIERA PAZ LEFORT IBANEZ" w:date="2025-09-18T18:15:00Z" w16du:dateUtc="2025-09-18T21:15:00Z">
                    <w:rPr>
                      <w:rFonts w:ascii="Cambria Math" w:eastAsiaTheme="minorEastAsia" w:hAnsi="Cambria Math" w:cs="Arial"/>
                    </w:rPr>
                    <m:t>i</m:t>
                  </w:ins>
                </m:r>
              </m:sub>
              <m:sup>
                <m:r>
                  <w:ins w:id="2330" w:author="JAVIERA PAZ LEFORT IBANEZ" w:date="2025-09-18T18:15:00Z" w16du:dateUtc="2025-09-18T21:15:00Z">
                    <w:rPr>
                      <w:rFonts w:ascii="Cambria Math" w:eastAsiaTheme="minorEastAsia" w:hAnsi="Cambria Math" w:cs="Arial"/>
                    </w:rPr>
                    <m:t>2</m:t>
                  </w:ins>
                </m:r>
              </m:sup>
            </m:sSubSup>
          </m:num>
          <m:den>
            <m:r>
              <w:ins w:id="2331" w:author="JAVIERA PAZ LEFORT IBANEZ" w:date="2025-09-18T18:15:00Z" w16du:dateUtc="2025-09-18T21:15:00Z">
                <w:rPr>
                  <w:rFonts w:ascii="Cambria Math" w:eastAsiaTheme="minorEastAsia" w:hAnsi="Cambria Math" w:cs="Arial"/>
                </w:rPr>
                <m:t>4</m:t>
              </w:ins>
            </m:r>
          </m:den>
        </m:f>
      </m:oMath>
      <w:ins w:id="2332" w:author="JAVIERA PAZ LEFORT IBANEZ" w:date="2025-09-18T18:15:00Z" w16du:dateUtc="2025-09-18T21:15:00Z">
        <w:r w:rsidR="004B68EE" w:rsidRPr="00B355AB">
          <w:rPr>
            <w:rFonts w:ascii="Arial" w:eastAsiaTheme="minorEastAsia" w:hAnsi="Arial" w:cs="Arial"/>
          </w:rPr>
          <w:t xml:space="preserve">. Los caudales se imponen constantes durante cada simulación; el resto de </w:t>
        </w:r>
      </w:ins>
      <w:ins w:id="2333" w:author="JAVIERA PAZ LEFORT IBANEZ" w:date="2025-09-18T18:19:00Z" w16du:dateUtc="2025-09-18T21:19:00Z">
        <w:r w:rsidR="005236FC" w:rsidRPr="00B355AB">
          <w:rPr>
            <w:rFonts w:ascii="Arial" w:eastAsiaTheme="minorEastAsia" w:hAnsi="Arial" w:cs="Arial"/>
          </w:rPr>
          <w:t>las variables</w:t>
        </w:r>
      </w:ins>
      <w:ins w:id="2334" w:author="JAVIERA PAZ LEFORT IBANEZ" w:date="2025-09-18T18:15:00Z" w16du:dateUtc="2025-09-18T21:15:00Z">
        <w:r w:rsidR="004B68EE" w:rsidRPr="00B355AB">
          <w:rPr>
            <w:rFonts w:ascii="Arial" w:eastAsiaTheme="minorEastAsia" w:hAnsi="Arial" w:cs="Arial"/>
          </w:rPr>
          <w:t xml:space="preserve"> perm</w:t>
        </w:r>
      </w:ins>
      <w:ins w:id="2335" w:author="JAVIERA PAZ LEFORT IBANEZ" w:date="2025-09-18T18:16:00Z" w16du:dateUtc="2025-09-18T21:16:00Z">
        <w:r w:rsidR="004B68EE" w:rsidRPr="00B355AB">
          <w:rPr>
            <w:rFonts w:ascii="Arial" w:eastAsiaTheme="minorEastAsia" w:hAnsi="Arial" w:cs="Arial"/>
          </w:rPr>
          <w:t>anece fijo, salvo cuando se indiquen barridos de sensibilidad.</w:t>
        </w:r>
      </w:ins>
    </w:p>
    <w:p w14:paraId="183D7D3D" w14:textId="75B3A850" w:rsidR="00F3065D" w:rsidRPr="00B941DF" w:rsidDel="00020A2A" w:rsidRDefault="00F3065D">
      <w:pPr>
        <w:ind w:left="708"/>
        <w:jc w:val="both"/>
        <w:rPr>
          <w:del w:id="2336" w:author="JAVIERA PAZ LEFORT IBANEZ" w:date="2025-08-15T18:06:00Z" w16du:dateUtc="2025-08-15T22:06:00Z"/>
          <w:rFonts w:ascii="Arial" w:hAnsi="Arial" w:cs="Arial"/>
        </w:rPr>
        <w:pPrChange w:id="2337" w:author="JAVIERA PAZ LEFORT IBANEZ" w:date="2025-09-22T17:58:00Z" w16du:dateUtc="2025-09-22T20:58:00Z">
          <w:pPr>
            <w:jc w:val="both"/>
          </w:pPr>
        </w:pPrChange>
      </w:pPr>
      <w:del w:id="2338" w:author="JAVIERA PAZ LEFORT IBANEZ" w:date="2025-08-15T18:06:00Z" w16du:dateUtc="2025-08-15T22:06:00Z">
        <w:r w:rsidRPr="00B941DF" w:rsidDel="00020A2A">
          <w:rPr>
            <w:rFonts w:ascii="Arial" w:hAnsi="Arial" w:cs="Arial"/>
          </w:rPr>
          <w:lastRenderedPageBreak/>
          <w:delText>Estas variables permiten ajustar el proceso para optimizar la transferencia de agua desde el vino hacia la solución extractora y alcanzar la concentración objetivo de polifenoles en el vino. La configuración en contracorriente y el control de los caudales aseguran que el sistema pueda adaptarse a distintas condiciones de operación, permitiendo evaluar la eficiencia del modelo bajo diferentes escenarios.</w:delText>
        </w:r>
      </w:del>
    </w:p>
    <w:p w14:paraId="4D0BE1CE" w14:textId="14D7D6A0" w:rsidR="00611D7D" w:rsidRPr="00B941DF" w:rsidRDefault="00611D7D">
      <w:pPr>
        <w:pStyle w:val="Ttulo3"/>
        <w:ind w:left="708"/>
        <w:rPr>
          <w:rFonts w:ascii="Arial" w:hAnsi="Arial" w:cs="Arial"/>
          <w:color w:val="auto"/>
          <w:sz w:val="24"/>
          <w:szCs w:val="24"/>
        </w:rPr>
        <w:pPrChange w:id="2339" w:author="JAVIERA PAZ LEFORT IBANEZ" w:date="2025-09-22T17:58:00Z" w16du:dateUtc="2025-09-22T20:58:00Z">
          <w:pPr>
            <w:pStyle w:val="Ttulo3"/>
          </w:pPr>
        </w:pPrChange>
      </w:pPr>
      <w:bookmarkStart w:id="2340" w:name="_Toc209475915"/>
      <w:r w:rsidRPr="00B941DF">
        <w:rPr>
          <w:rFonts w:ascii="Arial" w:hAnsi="Arial" w:cs="Arial"/>
          <w:color w:val="auto"/>
          <w:sz w:val="24"/>
          <w:szCs w:val="24"/>
        </w:rPr>
        <w:t>4.1.5 Consideraciones de Seguridad, Control y Parámetros Clave para el Modelo Matemático</w:t>
      </w:r>
      <w:bookmarkEnd w:id="2340"/>
    </w:p>
    <w:p w14:paraId="31633FA5" w14:textId="7B1B2AFC" w:rsidR="00E4646C" w:rsidRPr="00B355AB" w:rsidRDefault="00E4646C">
      <w:pPr>
        <w:spacing w:line="360" w:lineRule="auto"/>
        <w:ind w:left="708"/>
        <w:jc w:val="both"/>
        <w:rPr>
          <w:ins w:id="2341" w:author="JAVIERA PAZ LEFORT IBANEZ" w:date="2025-09-18T18:43:00Z"/>
          <w:rFonts w:ascii="Arial" w:hAnsi="Arial" w:cs="Arial"/>
        </w:rPr>
        <w:pPrChange w:id="2342" w:author="JAVIERA PAZ LEFORT IBANEZ" w:date="2025-09-22T17:58:00Z" w16du:dateUtc="2025-09-22T20:58:00Z">
          <w:pPr>
            <w:pStyle w:val="Ttulo3"/>
          </w:pPr>
        </w:pPrChange>
      </w:pPr>
      <w:ins w:id="2343" w:author="JAVIERA PAZ LEFORT IBANEZ" w:date="2025-09-18T18:43:00Z">
        <w:r w:rsidRPr="00B355AB">
          <w:rPr>
            <w:rFonts w:ascii="Arial" w:hAnsi="Arial" w:cs="Arial"/>
          </w:rPr>
          <w:t xml:space="preserve">El sistema opera en recirculación cerrada y a presión cercana a atmosférica, con bombas peristálticas independientes en lumen y carcasa que aseguran caudales constantes durante cada simulación. La configuración es en contracorriente: se fijan temperaturas y fracciones de entrada en extremos opuestos del módulo y el resto de </w:t>
        </w:r>
      </w:ins>
      <w:ins w:id="2344" w:author="JAVIERA PAZ LEFORT IBANEZ" w:date="2025-09-22T17:41:00Z" w16du:dateUtc="2025-09-22T20:41:00Z">
        <w:r w:rsidR="000338B1" w:rsidRPr="00B355AB">
          <w:rPr>
            <w:rFonts w:ascii="Arial" w:hAnsi="Arial" w:cs="Arial"/>
          </w:rPr>
          <w:t>las variables</w:t>
        </w:r>
      </w:ins>
      <w:ins w:id="2345" w:author="JAVIERA PAZ LEFORT IBANEZ" w:date="2025-09-18T18:43:00Z">
        <w:r w:rsidRPr="00B355AB">
          <w:rPr>
            <w:rFonts w:ascii="Arial" w:hAnsi="Arial" w:cs="Arial"/>
          </w:rPr>
          <w:t xml:space="preserve"> permanece inalterado dentro de cada corrida. La solución extractora es </w:t>
        </w:r>
        <w:proofErr w:type="spellStart"/>
        <w:r w:rsidRPr="00B355AB">
          <w:rPr>
            <w:rFonts w:ascii="Arial" w:hAnsi="Arial" w:cs="Arial"/>
          </w:rPr>
          <w:t>CaCl</w:t>
        </w:r>
        <w:proofErr w:type="spellEnd"/>
        <w:r w:rsidRPr="00B355AB">
          <w:rPr>
            <w:rFonts w:ascii="Cambria Math" w:hAnsi="Cambria Math" w:cs="Cambria Math"/>
          </w:rPr>
          <w:t>₂</w:t>
        </w:r>
        <w:r w:rsidRPr="00B355AB">
          <w:rPr>
            <w:rFonts w:ascii="Arial" w:hAnsi="Arial" w:cs="Arial"/>
          </w:rPr>
          <w:t xml:space="preserve"> al 20% m/m y se maneja bajo prácticas de laboratorio estándar; no se modelan reacciones químicas ni cambios de pH, dado que el foco es la transferencia de agua y su efecto sobre la concentración de polifenoles del vino.</w:t>
        </w:r>
      </w:ins>
    </w:p>
    <w:p w14:paraId="478D7462" w14:textId="77777777" w:rsidR="00E4646C" w:rsidRPr="00B355AB" w:rsidRDefault="00E4646C">
      <w:pPr>
        <w:spacing w:line="360" w:lineRule="auto"/>
        <w:ind w:left="708"/>
        <w:jc w:val="both"/>
        <w:rPr>
          <w:ins w:id="2346" w:author="JAVIERA PAZ LEFORT IBANEZ" w:date="2025-09-18T18:43:00Z"/>
          <w:rFonts w:ascii="Arial" w:hAnsi="Arial" w:cs="Arial"/>
        </w:rPr>
        <w:pPrChange w:id="2347" w:author="JAVIERA PAZ LEFORT IBANEZ" w:date="2025-09-22T17:58:00Z" w16du:dateUtc="2025-09-22T20:58:00Z">
          <w:pPr>
            <w:pStyle w:val="Ttulo3"/>
          </w:pPr>
        </w:pPrChange>
      </w:pPr>
      <w:ins w:id="2348" w:author="JAVIERA PAZ LEFORT IBANEZ" w:date="2025-09-18T18:43:00Z">
        <w:r w:rsidRPr="00B355AB">
          <w:rPr>
            <w:rFonts w:ascii="Arial" w:hAnsi="Arial" w:cs="Arial"/>
          </w:rPr>
          <w:t xml:space="preserve">El modelo matemático se formula en 1D axial. El coeficiente global de transferencia de masa se calcula por resistencias en serie (película del lado del lumen, membrana y película del lado de la carcasa). En cada tramo axial, la concentración interfacial se obtiene igualando los flujos de ambos lados mediante el método de Regula </w:t>
        </w:r>
        <w:proofErr w:type="spellStart"/>
        <w:r w:rsidRPr="00B355AB">
          <w:rPr>
            <w:rFonts w:ascii="Arial" w:hAnsi="Arial" w:cs="Arial"/>
          </w:rPr>
          <w:t>Falsi</w:t>
        </w:r>
        <w:proofErr w:type="spellEnd"/>
        <w:r w:rsidRPr="00B355AB">
          <w:rPr>
            <w:rFonts w:ascii="Arial" w:hAnsi="Arial" w:cs="Arial"/>
          </w:rPr>
          <w:t>. Con ese valor se evalúa el flujo local como proporcional a la diferencia de fracciones entre las corrientes y se actualizan las fracciones por balance de masa segmento a segmento.</w:t>
        </w:r>
      </w:ins>
    </w:p>
    <w:p w14:paraId="18B6AC78" w14:textId="77777777" w:rsidR="00E4646C" w:rsidRPr="00B355AB" w:rsidRDefault="00E4646C">
      <w:pPr>
        <w:spacing w:line="360" w:lineRule="auto"/>
        <w:ind w:left="708"/>
        <w:jc w:val="both"/>
        <w:rPr>
          <w:ins w:id="2349" w:author="JAVIERA PAZ LEFORT IBANEZ" w:date="2025-09-18T18:43:00Z"/>
          <w:rFonts w:ascii="Arial" w:hAnsi="Arial" w:cs="Arial"/>
        </w:rPr>
        <w:pPrChange w:id="2350" w:author="JAVIERA PAZ LEFORT IBANEZ" w:date="2025-09-22T17:58:00Z" w16du:dateUtc="2025-09-22T20:58:00Z">
          <w:pPr>
            <w:pStyle w:val="Ttulo3"/>
          </w:pPr>
        </w:pPrChange>
      </w:pPr>
      <w:ins w:id="2351" w:author="JAVIERA PAZ LEFORT IBANEZ" w:date="2025-09-18T18:43:00Z">
        <w:r w:rsidRPr="00B355AB">
          <w:rPr>
            <w:rFonts w:ascii="Arial" w:hAnsi="Arial" w:cs="Arial"/>
          </w:rPr>
          <w:t>Para energía, el intercambio se representa mediante un coeficiente global de transferencia de calor U determinado por resistencias en serie (película del lumen, pared de membrana y película de la carcasa) y un área por unidad de longitud definida a partir del área interfacial total y la longitud del módulo. Los perfiles térmicos en contracorriente se resuelven como un problema de valores en la frontera utilizando un solucionador de ecuaciones diferenciales con condiciones de borde en los extremos.</w:t>
        </w:r>
      </w:ins>
    </w:p>
    <w:p w14:paraId="33033B68" w14:textId="6A1B256B" w:rsidR="00E4646C" w:rsidRPr="00B355AB" w:rsidRDefault="00E4646C">
      <w:pPr>
        <w:spacing w:line="360" w:lineRule="auto"/>
        <w:ind w:left="708"/>
        <w:jc w:val="both"/>
        <w:rPr>
          <w:ins w:id="2352" w:author="JAVIERA PAZ LEFORT IBANEZ" w:date="2025-09-18T18:43:00Z"/>
          <w:rFonts w:ascii="Arial" w:hAnsi="Arial" w:cs="Arial"/>
        </w:rPr>
        <w:pPrChange w:id="2353" w:author="JAVIERA PAZ LEFORT IBANEZ" w:date="2025-09-22T17:58:00Z" w16du:dateUtc="2025-09-22T20:58:00Z">
          <w:pPr>
            <w:pStyle w:val="Ttulo3"/>
          </w:pPr>
        </w:pPrChange>
      </w:pPr>
      <w:ins w:id="2354" w:author="JAVIERA PAZ LEFORT IBANEZ" w:date="2025-09-18T18:43:00Z">
        <w:r w:rsidRPr="00B355AB">
          <w:rPr>
            <w:rFonts w:ascii="Arial" w:hAnsi="Arial" w:cs="Arial"/>
          </w:rPr>
          <w:t xml:space="preserve">Las propiedades físicas provienen de literatura y/o especificaciones del fabricante; cuando corresponde, se aproximan a las del agua a la temperatura de trabajo. La difusividad en fase líquida se estima con la correlación de </w:t>
        </w:r>
        <w:proofErr w:type="spellStart"/>
        <w:r w:rsidRPr="00B355AB">
          <w:rPr>
            <w:rFonts w:ascii="Arial" w:hAnsi="Arial" w:cs="Arial"/>
          </w:rPr>
          <w:t>Wilke</w:t>
        </w:r>
        <w:proofErr w:type="spellEnd"/>
        <w:r w:rsidRPr="00B355AB">
          <w:rPr>
            <w:rFonts w:ascii="Arial" w:hAnsi="Arial" w:cs="Arial"/>
          </w:rPr>
          <w:t>–Chang y la difusividad en fase gas dentro del poro con Chapman–</w:t>
        </w:r>
        <w:proofErr w:type="spellStart"/>
        <w:r w:rsidRPr="00B355AB">
          <w:rPr>
            <w:rFonts w:ascii="Arial" w:hAnsi="Arial" w:cs="Arial"/>
          </w:rPr>
          <w:t>Enskog</w:t>
        </w:r>
        <w:proofErr w:type="spellEnd"/>
        <w:r w:rsidRPr="00B355AB">
          <w:rPr>
            <w:rFonts w:ascii="Arial" w:hAnsi="Arial" w:cs="Arial"/>
          </w:rPr>
          <w:t xml:space="preserve">; la viscosidad y las difusividades se actualizan con la </w:t>
        </w:r>
        <w:r w:rsidRPr="00B355AB">
          <w:rPr>
            <w:rFonts w:ascii="Arial" w:hAnsi="Arial" w:cs="Arial"/>
          </w:rPr>
          <w:lastRenderedPageBreak/>
          <w:t>temperatura del escenario simulado. El área interfacial efectiva empleada en las simulaciones es 1,32 m², correspondiente a la superficie externa del haz de fibras.</w:t>
        </w:r>
      </w:ins>
    </w:p>
    <w:p w14:paraId="1E0AC705" w14:textId="77777777" w:rsidR="00E4646C" w:rsidRPr="00B355AB" w:rsidRDefault="00E4646C">
      <w:pPr>
        <w:spacing w:line="360" w:lineRule="auto"/>
        <w:ind w:left="708"/>
        <w:jc w:val="both"/>
        <w:rPr>
          <w:ins w:id="2355" w:author="JAVIERA PAZ LEFORT IBANEZ" w:date="2025-09-18T18:43:00Z"/>
          <w:rFonts w:ascii="Arial" w:hAnsi="Arial" w:cs="Arial"/>
        </w:rPr>
        <w:pPrChange w:id="2356" w:author="JAVIERA PAZ LEFORT IBANEZ" w:date="2025-09-22T17:58:00Z" w16du:dateUtc="2025-09-22T20:58:00Z">
          <w:pPr>
            <w:pStyle w:val="Ttulo3"/>
          </w:pPr>
        </w:pPrChange>
      </w:pPr>
      <w:ins w:id="2357" w:author="JAVIERA PAZ LEFORT IBANEZ" w:date="2025-09-18T18:43:00Z">
        <w:r w:rsidRPr="00B355AB">
          <w:rPr>
            <w:rFonts w:ascii="Arial" w:hAnsi="Arial" w:cs="Arial"/>
          </w:rPr>
          <w:t>Como controles de consistencia, en cada corrida se verifica el cierre de masa comparando la integral del flujo a lo largo de la longitud con la variación de fracción en cada corriente y se ejecuta un diagnóstico de resistencias (térmicas y de masa) a partir de los coeficientes de película, las propiedades efectivas de la membrana y los coeficientes de transferencia de masa de cada lado.</w:t>
        </w:r>
      </w:ins>
    </w:p>
    <w:p w14:paraId="489CB745" w14:textId="169AA406" w:rsidR="00611D7D" w:rsidRPr="00B941DF" w:rsidDel="00BE52D7" w:rsidRDefault="00611D7D">
      <w:pPr>
        <w:spacing w:line="360" w:lineRule="auto"/>
        <w:ind w:left="708"/>
        <w:jc w:val="both"/>
        <w:rPr>
          <w:del w:id="2358" w:author="JAVIERA PAZ LEFORT IBANEZ" w:date="2025-09-18T18:38:00Z" w16du:dateUtc="2025-09-18T21:38:00Z"/>
          <w:rFonts w:ascii="Arial" w:hAnsi="Arial" w:cs="Arial"/>
        </w:rPr>
        <w:pPrChange w:id="2359" w:author="JAVIERA PAZ LEFORT IBANEZ" w:date="2025-09-22T17:58:00Z" w16du:dateUtc="2025-09-22T20:58:00Z">
          <w:pPr>
            <w:jc w:val="both"/>
          </w:pPr>
        </w:pPrChange>
      </w:pPr>
      <w:del w:id="2360" w:author="JAVIERA PAZ LEFORT IBANEZ" w:date="2025-09-18T18:38:00Z" w16du:dateUtc="2025-09-18T21:38:00Z">
        <w:r w:rsidRPr="00B941DF" w:rsidDel="00BE52D7">
          <w:rPr>
            <w:rFonts w:ascii="Arial" w:hAnsi="Arial" w:cs="Arial"/>
          </w:rPr>
          <w:delText>El sistema de extracción propuesto está diseñado para operar de manera estable y controlada, garantizando la seguridad del proceso y la confiabilidad de los resultados simulados. Dado que el modelo matemático se centra en la transferencia de agua desde el vino hacia la solución extractora, es fundamental asegurar que las condiciones de operación sean constantes y controladas, evitando fluctuaciones que puedan afectar los resultados.</w:delText>
        </w:r>
      </w:del>
    </w:p>
    <w:p w14:paraId="205ED1ED" w14:textId="3B98C8B4" w:rsidR="00611D7D" w:rsidRPr="00B941DF" w:rsidDel="00BE52D7" w:rsidRDefault="00611D7D">
      <w:pPr>
        <w:spacing w:line="360" w:lineRule="auto"/>
        <w:ind w:left="708"/>
        <w:jc w:val="both"/>
        <w:rPr>
          <w:del w:id="2361" w:author="JAVIERA PAZ LEFORT IBANEZ" w:date="2025-09-18T18:38:00Z" w16du:dateUtc="2025-09-18T21:38:00Z"/>
          <w:rFonts w:ascii="Arial" w:hAnsi="Arial" w:cs="Arial"/>
        </w:rPr>
        <w:pPrChange w:id="2362" w:author="JAVIERA PAZ LEFORT IBANEZ" w:date="2025-09-22T17:58:00Z" w16du:dateUtc="2025-09-22T20:58:00Z">
          <w:pPr>
            <w:jc w:val="both"/>
          </w:pPr>
        </w:pPrChange>
      </w:pPr>
      <w:del w:id="2363" w:author="JAVIERA PAZ LEFORT IBANEZ" w:date="2025-09-18T18:38:00Z" w16du:dateUtc="2025-09-18T21:38:00Z">
        <w:r w:rsidRPr="00B941DF" w:rsidDel="00BE52D7">
          <w:rPr>
            <w:rFonts w:ascii="Arial" w:hAnsi="Arial" w:cs="Arial"/>
          </w:rPr>
          <w:delText>En cuanto al modelo matemático, se establecen los siguientes parámetros clave que determinan su comportamiento y precisión:</w:delText>
        </w:r>
      </w:del>
    </w:p>
    <w:p w14:paraId="70A82685" w14:textId="6EBCC3A8" w:rsidR="00611D7D" w:rsidRPr="00B941DF" w:rsidDel="00BE52D7" w:rsidRDefault="00611D7D">
      <w:pPr>
        <w:numPr>
          <w:ilvl w:val="0"/>
          <w:numId w:val="13"/>
        </w:numPr>
        <w:spacing w:line="360" w:lineRule="auto"/>
        <w:ind w:left="1428"/>
        <w:jc w:val="both"/>
        <w:rPr>
          <w:del w:id="2364" w:author="JAVIERA PAZ LEFORT IBANEZ" w:date="2025-09-18T18:38:00Z" w16du:dateUtc="2025-09-18T21:38:00Z"/>
          <w:rFonts w:ascii="Arial" w:hAnsi="Arial" w:cs="Arial"/>
        </w:rPr>
        <w:pPrChange w:id="2365" w:author="JAVIERA PAZ LEFORT IBANEZ" w:date="2025-09-22T17:58:00Z" w16du:dateUtc="2025-09-22T20:58:00Z">
          <w:pPr>
            <w:numPr>
              <w:numId w:val="13"/>
            </w:numPr>
            <w:tabs>
              <w:tab w:val="num" w:pos="720"/>
            </w:tabs>
            <w:ind w:left="720" w:hanging="360"/>
            <w:jc w:val="both"/>
          </w:pPr>
        </w:pPrChange>
      </w:pPr>
      <w:del w:id="2366" w:author="JAVIERA PAZ LEFORT IBANEZ" w:date="2025-09-18T18:38:00Z" w16du:dateUtc="2025-09-18T21:38:00Z">
        <w:r w:rsidRPr="00B941DF" w:rsidDel="00BE52D7">
          <w:rPr>
            <w:rFonts w:ascii="Arial" w:hAnsi="Arial" w:cs="Arial"/>
            <w:b/>
            <w:bCs/>
          </w:rPr>
          <w:delText>Área de contacto (A):</w:delText>
        </w:r>
        <w:r w:rsidRPr="00B941DF" w:rsidDel="00BE52D7">
          <w:rPr>
            <w:rFonts w:ascii="Arial" w:hAnsi="Arial" w:cs="Arial"/>
          </w:rPr>
          <w:delText xml:space="preserve"> Corresponde a la superficie efectiva de membrana en contacto con las fases líquidas, recalculada en 5 m² para el módulo de referencia.</w:delText>
        </w:r>
      </w:del>
    </w:p>
    <w:p w14:paraId="7DDAA9B5" w14:textId="23D83553" w:rsidR="00611D7D" w:rsidRPr="00B941DF" w:rsidDel="00BE52D7" w:rsidRDefault="00611D7D">
      <w:pPr>
        <w:numPr>
          <w:ilvl w:val="0"/>
          <w:numId w:val="13"/>
        </w:numPr>
        <w:spacing w:line="360" w:lineRule="auto"/>
        <w:ind w:left="1428"/>
        <w:jc w:val="both"/>
        <w:rPr>
          <w:del w:id="2367" w:author="JAVIERA PAZ LEFORT IBANEZ" w:date="2025-09-18T18:38:00Z" w16du:dateUtc="2025-09-18T21:38:00Z"/>
          <w:rFonts w:ascii="Arial" w:hAnsi="Arial" w:cs="Arial"/>
        </w:rPr>
        <w:pPrChange w:id="2368" w:author="JAVIERA PAZ LEFORT IBANEZ" w:date="2025-09-22T17:58:00Z" w16du:dateUtc="2025-09-22T20:58:00Z">
          <w:pPr>
            <w:numPr>
              <w:numId w:val="13"/>
            </w:numPr>
            <w:tabs>
              <w:tab w:val="num" w:pos="720"/>
            </w:tabs>
            <w:ind w:left="720" w:hanging="360"/>
            <w:jc w:val="both"/>
          </w:pPr>
        </w:pPrChange>
      </w:pPr>
      <w:del w:id="2369" w:author="JAVIERA PAZ LEFORT IBANEZ" w:date="2025-09-18T18:38:00Z" w16du:dateUtc="2025-09-18T21:38:00Z">
        <w:r w:rsidRPr="00B941DF" w:rsidDel="00BE52D7">
          <w:rPr>
            <w:rFonts w:ascii="Arial" w:hAnsi="Arial" w:cs="Arial"/>
            <w:b/>
            <w:bCs/>
          </w:rPr>
          <w:delText>Coeficientes de transferencia de masa (</w:delText>
        </w:r>
      </w:del>
      <m:oMath>
        <m:sSub>
          <m:sSubPr>
            <m:ctrlPr>
              <w:del w:id="2370" w:author="JAVIERA PAZ LEFORT IBANEZ" w:date="2025-09-18T18:38:00Z" w16du:dateUtc="2025-09-18T21:38:00Z">
                <w:rPr>
                  <w:rFonts w:ascii="Cambria Math" w:hAnsi="Cambria Math" w:cs="Arial"/>
                  <w:b/>
                  <w:bCs/>
                  <w:i/>
                </w:rPr>
              </w:del>
            </m:ctrlPr>
          </m:sSubPr>
          <m:e>
            <m:r>
              <w:del w:id="2371" w:author="JAVIERA PAZ LEFORT IBANEZ" w:date="2025-09-18T18:38:00Z" w16du:dateUtc="2025-09-18T21:38:00Z">
                <m:rPr>
                  <m:sty m:val="bi"/>
                </m:rPr>
                <w:rPr>
                  <w:rFonts w:ascii="Cambria Math" w:hAnsi="Cambria Math" w:cs="Arial"/>
                </w:rPr>
                <m:t>K</m:t>
              </w:del>
            </m:r>
          </m:e>
          <m:sub>
            <m:r>
              <w:del w:id="2372" w:author="JAVIERA PAZ LEFORT IBANEZ" w:date="2025-09-18T18:38:00Z" w16du:dateUtc="2025-09-18T21:38:00Z">
                <m:rPr>
                  <m:sty m:val="bi"/>
                </m:rPr>
                <w:rPr>
                  <w:rFonts w:ascii="Cambria Math" w:hAnsi="Cambria Math" w:cs="Arial"/>
                </w:rPr>
                <m:t>L</m:t>
              </w:del>
            </m:r>
          </m:sub>
        </m:sSub>
      </m:oMath>
      <w:del w:id="2373" w:author="JAVIERA PAZ LEFORT IBANEZ" w:date="2025-09-18T18:38:00Z" w16du:dateUtc="2025-09-18T21:38:00Z">
        <w:r w:rsidRPr="00B941DF" w:rsidDel="00BE52D7">
          <w:rPr>
            <w:rFonts w:ascii="Arial" w:hAnsi="Arial" w:cs="Arial"/>
            <w:b/>
            <w:bCs/>
          </w:rPr>
          <w:delText xml:space="preserve">, </w:delText>
        </w:r>
      </w:del>
      <m:oMath>
        <m:sSub>
          <m:sSubPr>
            <m:ctrlPr>
              <w:del w:id="2374" w:author="JAVIERA PAZ LEFORT IBANEZ" w:date="2025-09-18T18:38:00Z" w16du:dateUtc="2025-09-18T21:38:00Z">
                <w:rPr>
                  <w:rFonts w:ascii="Cambria Math" w:hAnsi="Cambria Math" w:cs="Arial"/>
                  <w:b/>
                  <w:bCs/>
                  <w:i/>
                </w:rPr>
              </w:del>
            </m:ctrlPr>
          </m:sSubPr>
          <m:e>
            <m:r>
              <w:del w:id="2375" w:author="JAVIERA PAZ LEFORT IBANEZ" w:date="2025-09-18T18:38:00Z" w16du:dateUtc="2025-09-18T21:38:00Z">
                <m:rPr>
                  <m:sty m:val="bi"/>
                </m:rPr>
                <w:rPr>
                  <w:rFonts w:ascii="Cambria Math" w:hAnsi="Cambria Math" w:cs="Arial"/>
                </w:rPr>
                <m:t>K</m:t>
              </w:del>
            </m:r>
          </m:e>
          <m:sub>
            <m:r>
              <w:del w:id="2376" w:author="JAVIERA PAZ LEFORT IBANEZ" w:date="2025-09-18T18:38:00Z" w16du:dateUtc="2025-09-18T21:38:00Z">
                <m:rPr>
                  <m:sty m:val="bi"/>
                </m:rPr>
                <w:rPr>
                  <w:rFonts w:ascii="Cambria Math" w:hAnsi="Cambria Math" w:cs="Arial"/>
                </w:rPr>
                <m:t>M</m:t>
              </w:del>
            </m:r>
          </m:sub>
        </m:sSub>
      </m:oMath>
      <w:del w:id="2377" w:author="JAVIERA PAZ LEFORT IBANEZ" w:date="2025-09-18T18:38:00Z" w16du:dateUtc="2025-09-18T21:38:00Z">
        <w:r w:rsidR="000835A7" w:rsidRPr="00B941DF" w:rsidDel="00BE52D7">
          <w:rPr>
            <w:rFonts w:ascii="Arial" w:hAnsi="Arial" w:cs="Arial"/>
            <w:b/>
            <w:bCs/>
          </w:rPr>
          <w:delText>,</w:delText>
        </w:r>
        <w:r w:rsidRPr="00B941DF" w:rsidDel="00BE52D7">
          <w:rPr>
            <w:rFonts w:ascii="Arial" w:hAnsi="Arial" w:cs="Arial"/>
            <w:b/>
            <w:bCs/>
          </w:rPr>
          <w:delText xml:space="preserve"> </w:delText>
        </w:r>
      </w:del>
      <m:oMath>
        <m:sSub>
          <m:sSubPr>
            <m:ctrlPr>
              <w:del w:id="2378" w:author="JAVIERA PAZ LEFORT IBANEZ" w:date="2025-09-18T18:38:00Z" w16du:dateUtc="2025-09-18T21:38:00Z">
                <w:rPr>
                  <w:rFonts w:ascii="Cambria Math" w:hAnsi="Cambria Math" w:cs="Arial"/>
                  <w:b/>
                  <w:bCs/>
                  <w:i/>
                </w:rPr>
              </w:del>
            </m:ctrlPr>
          </m:sSubPr>
          <m:e>
            <m:r>
              <w:del w:id="2379" w:author="JAVIERA PAZ LEFORT IBANEZ" w:date="2025-09-18T18:38:00Z" w16du:dateUtc="2025-09-18T21:38:00Z">
                <m:rPr>
                  <m:sty m:val="bi"/>
                </m:rPr>
                <w:rPr>
                  <w:rFonts w:ascii="Cambria Math" w:hAnsi="Cambria Math" w:cs="Arial"/>
                </w:rPr>
                <m:t>K</m:t>
              </w:del>
            </m:r>
          </m:e>
          <m:sub>
            <m:r>
              <w:del w:id="2380" w:author="JAVIERA PAZ LEFORT IBANEZ" w:date="2025-09-18T18:38:00Z" w16du:dateUtc="2025-09-18T21:38:00Z">
                <m:rPr>
                  <m:sty m:val="bi"/>
                </m:rPr>
                <w:rPr>
                  <w:rFonts w:ascii="Cambria Math" w:hAnsi="Cambria Math" w:cs="Arial"/>
                </w:rPr>
                <m:t>o</m:t>
              </w:del>
            </m:r>
          </m:sub>
        </m:sSub>
      </m:oMath>
      <w:del w:id="2381" w:author="JAVIERA PAZ LEFORT IBANEZ" w:date="2025-09-18T18:38:00Z" w16du:dateUtc="2025-09-18T21:38:00Z">
        <w:r w:rsidRPr="00B941DF" w:rsidDel="00BE52D7">
          <w:rPr>
            <w:rFonts w:ascii="Arial" w:hAnsi="Arial" w:cs="Arial"/>
            <w:b/>
            <w:bCs/>
          </w:rPr>
          <w:delText>):</w:delText>
        </w:r>
        <w:r w:rsidRPr="00B941DF" w:rsidDel="00BE52D7">
          <w:rPr>
            <w:rFonts w:ascii="Arial" w:hAnsi="Arial" w:cs="Arial"/>
          </w:rPr>
          <w:delText xml:space="preserve"> Determinados mediante correlaciones adimensionales (</w:delText>
        </w:r>
        <w:r w:rsidR="005D1492" w:rsidRPr="00B941DF" w:rsidDel="00BE52D7">
          <w:rPr>
            <w:rFonts w:ascii="Arial" w:hAnsi="Arial" w:cs="Arial"/>
          </w:rPr>
          <w:delText>Reynolds, Schmidt y</w:delText>
        </w:r>
        <w:r w:rsidRPr="00B941DF" w:rsidDel="00BE52D7">
          <w:rPr>
            <w:rFonts w:ascii="Arial" w:hAnsi="Arial" w:cs="Arial"/>
          </w:rPr>
          <w:delText xml:space="preserve"> Sherwood), los cuales reflejan la eficiencia de transferencia en cada fase (fibra, membrana y carcasa).</w:delText>
        </w:r>
      </w:del>
    </w:p>
    <w:p w14:paraId="48AD8C73" w14:textId="40B76FB0" w:rsidR="00611D7D" w:rsidRPr="00B941DF" w:rsidDel="00BE52D7" w:rsidRDefault="00611D7D">
      <w:pPr>
        <w:numPr>
          <w:ilvl w:val="0"/>
          <w:numId w:val="13"/>
        </w:numPr>
        <w:spacing w:line="360" w:lineRule="auto"/>
        <w:ind w:left="1428"/>
        <w:jc w:val="both"/>
        <w:rPr>
          <w:del w:id="2382" w:author="JAVIERA PAZ LEFORT IBANEZ" w:date="2025-09-18T18:38:00Z" w16du:dateUtc="2025-09-18T21:38:00Z"/>
          <w:rFonts w:ascii="Arial" w:hAnsi="Arial" w:cs="Arial"/>
        </w:rPr>
        <w:pPrChange w:id="2383" w:author="JAVIERA PAZ LEFORT IBANEZ" w:date="2025-09-22T17:58:00Z" w16du:dateUtc="2025-09-22T20:58:00Z">
          <w:pPr>
            <w:numPr>
              <w:numId w:val="13"/>
            </w:numPr>
            <w:tabs>
              <w:tab w:val="num" w:pos="720"/>
            </w:tabs>
            <w:ind w:left="720" w:hanging="360"/>
            <w:jc w:val="both"/>
          </w:pPr>
        </w:pPrChange>
      </w:pPr>
      <w:del w:id="2384" w:author="JAVIERA PAZ LEFORT IBANEZ" w:date="2025-09-18T18:38:00Z" w16du:dateUtc="2025-09-18T21:38:00Z">
        <w:r w:rsidRPr="00B941DF" w:rsidDel="00BE52D7">
          <w:rPr>
            <w:rFonts w:ascii="Arial" w:hAnsi="Arial" w:cs="Arial"/>
            <w:b/>
            <w:bCs/>
          </w:rPr>
          <w:delText>Diferencial de concentración:</w:delText>
        </w:r>
        <w:r w:rsidRPr="00B941DF" w:rsidDel="00BE52D7">
          <w:rPr>
            <w:rFonts w:ascii="Arial" w:hAnsi="Arial" w:cs="Arial"/>
          </w:rPr>
          <w:delText xml:space="preserve"> Definido por la diferencia de fracción de agua entre el vino y la solución extractora, que es la fuerza impulsora del proceso.</w:delText>
        </w:r>
      </w:del>
    </w:p>
    <w:p w14:paraId="44F1EFD1" w14:textId="0D21683F" w:rsidR="00611D7D" w:rsidRPr="00B941DF" w:rsidDel="00BE52D7" w:rsidRDefault="00611D7D">
      <w:pPr>
        <w:numPr>
          <w:ilvl w:val="0"/>
          <w:numId w:val="13"/>
        </w:numPr>
        <w:spacing w:line="360" w:lineRule="auto"/>
        <w:ind w:left="1428"/>
        <w:jc w:val="both"/>
        <w:rPr>
          <w:del w:id="2385" w:author="JAVIERA PAZ LEFORT IBANEZ" w:date="2025-09-18T18:38:00Z" w16du:dateUtc="2025-09-18T21:38:00Z"/>
          <w:rFonts w:ascii="Arial" w:hAnsi="Arial" w:cs="Arial"/>
        </w:rPr>
        <w:pPrChange w:id="2386" w:author="JAVIERA PAZ LEFORT IBANEZ" w:date="2025-09-22T17:58:00Z" w16du:dateUtc="2025-09-22T20:58:00Z">
          <w:pPr>
            <w:numPr>
              <w:numId w:val="13"/>
            </w:numPr>
            <w:tabs>
              <w:tab w:val="num" w:pos="720"/>
            </w:tabs>
            <w:ind w:left="720" w:hanging="360"/>
            <w:jc w:val="both"/>
          </w:pPr>
        </w:pPrChange>
      </w:pPr>
      <w:del w:id="2387" w:author="JAVIERA PAZ LEFORT IBANEZ" w:date="2025-09-18T18:38:00Z" w16du:dateUtc="2025-09-18T21:38:00Z">
        <w:r w:rsidRPr="00B941DF" w:rsidDel="00BE52D7">
          <w:rPr>
            <w:rFonts w:ascii="Arial" w:hAnsi="Arial" w:cs="Arial"/>
            <w:b/>
            <w:bCs/>
          </w:rPr>
          <w:delText>Condiciones de contracorriente:</w:delText>
        </w:r>
        <w:r w:rsidRPr="00B941DF" w:rsidDel="00BE52D7">
          <w:rPr>
            <w:rFonts w:ascii="Arial" w:hAnsi="Arial" w:cs="Arial"/>
          </w:rPr>
          <w:delText xml:space="preserve"> Garantizan un mayor gradiente de concentración y, por lo tanto, una mejor eficiencia en la transferencia de agua.</w:delText>
        </w:r>
      </w:del>
    </w:p>
    <w:p w14:paraId="108A0F2D" w14:textId="06267BC6" w:rsidR="00611D7D" w:rsidRPr="00B941DF" w:rsidDel="00BE52D7" w:rsidRDefault="00611D7D">
      <w:pPr>
        <w:numPr>
          <w:ilvl w:val="0"/>
          <w:numId w:val="13"/>
        </w:numPr>
        <w:spacing w:line="360" w:lineRule="auto"/>
        <w:ind w:left="1428"/>
        <w:jc w:val="both"/>
        <w:rPr>
          <w:del w:id="2388" w:author="JAVIERA PAZ LEFORT IBANEZ" w:date="2025-09-18T18:38:00Z" w16du:dateUtc="2025-09-18T21:38:00Z"/>
          <w:rFonts w:ascii="Arial" w:hAnsi="Arial" w:cs="Arial"/>
        </w:rPr>
        <w:pPrChange w:id="2389" w:author="JAVIERA PAZ LEFORT IBANEZ" w:date="2025-09-22T17:58:00Z" w16du:dateUtc="2025-09-22T20:58:00Z">
          <w:pPr>
            <w:numPr>
              <w:numId w:val="13"/>
            </w:numPr>
            <w:tabs>
              <w:tab w:val="num" w:pos="720"/>
            </w:tabs>
            <w:ind w:left="720" w:hanging="360"/>
            <w:jc w:val="both"/>
          </w:pPr>
        </w:pPrChange>
      </w:pPr>
      <w:del w:id="2390" w:author="JAVIERA PAZ LEFORT IBANEZ" w:date="2025-09-18T18:38:00Z" w16du:dateUtc="2025-09-18T21:38:00Z">
        <w:r w:rsidRPr="00B941DF" w:rsidDel="00BE52D7">
          <w:rPr>
            <w:rFonts w:ascii="Arial" w:hAnsi="Arial" w:cs="Arial"/>
            <w:b/>
            <w:bCs/>
          </w:rPr>
          <w:delText>Condiciones térmicas:</w:delText>
        </w:r>
        <w:r w:rsidRPr="00B941DF" w:rsidDel="00BE52D7">
          <w:rPr>
            <w:rFonts w:ascii="Arial" w:hAnsi="Arial" w:cs="Arial"/>
          </w:rPr>
          <w:delText xml:space="preserve"> Inicialmente establecidas en 20°C, pero ajustables para evaluar su efecto en la eficiencia del proceso.</w:delText>
        </w:r>
      </w:del>
    </w:p>
    <w:p w14:paraId="1B74FA8E" w14:textId="3956FBDA" w:rsidR="00611D7D" w:rsidRPr="00B941DF" w:rsidDel="00BE52D7" w:rsidRDefault="00611D7D">
      <w:pPr>
        <w:numPr>
          <w:ilvl w:val="0"/>
          <w:numId w:val="13"/>
        </w:numPr>
        <w:spacing w:line="360" w:lineRule="auto"/>
        <w:ind w:left="1428"/>
        <w:jc w:val="both"/>
        <w:rPr>
          <w:del w:id="2391" w:author="JAVIERA PAZ LEFORT IBANEZ" w:date="2025-09-18T18:38:00Z" w16du:dateUtc="2025-09-18T21:38:00Z"/>
          <w:rFonts w:ascii="Arial" w:hAnsi="Arial" w:cs="Arial"/>
        </w:rPr>
        <w:pPrChange w:id="2392" w:author="JAVIERA PAZ LEFORT IBANEZ" w:date="2025-09-22T17:58:00Z" w16du:dateUtc="2025-09-22T20:58:00Z">
          <w:pPr>
            <w:numPr>
              <w:numId w:val="13"/>
            </w:numPr>
            <w:tabs>
              <w:tab w:val="num" w:pos="720"/>
            </w:tabs>
            <w:ind w:left="720" w:hanging="360"/>
            <w:jc w:val="both"/>
          </w:pPr>
        </w:pPrChange>
      </w:pPr>
      <w:del w:id="2393" w:author="JAVIERA PAZ LEFORT IBANEZ" w:date="2025-09-18T18:38:00Z" w16du:dateUtc="2025-09-18T21:38:00Z">
        <w:r w:rsidRPr="00B941DF" w:rsidDel="00BE52D7">
          <w:rPr>
            <w:rFonts w:ascii="Arial" w:hAnsi="Arial" w:cs="Arial"/>
            <w:b/>
            <w:bCs/>
          </w:rPr>
          <w:delText>Propiedades termodinámicas del sistema:</w:delText>
        </w:r>
        <w:r w:rsidRPr="00B941DF" w:rsidDel="00BE52D7">
          <w:rPr>
            <w:rFonts w:ascii="Arial" w:hAnsi="Arial" w:cs="Arial"/>
          </w:rPr>
          <w:delText xml:space="preserve"> Viscosidad, densidad, coeficientes de difusión y conductividad térmica, ajustadas según literatura y calculadas por correlaciones específicas como Wilke-Chang.</w:delText>
        </w:r>
      </w:del>
    </w:p>
    <w:p w14:paraId="71BCDED1" w14:textId="0123B489" w:rsidR="00611D7D" w:rsidRPr="00B941DF" w:rsidDel="00BE52D7" w:rsidRDefault="00611D7D">
      <w:pPr>
        <w:numPr>
          <w:ilvl w:val="0"/>
          <w:numId w:val="13"/>
        </w:numPr>
        <w:spacing w:line="360" w:lineRule="auto"/>
        <w:ind w:left="1428"/>
        <w:jc w:val="both"/>
        <w:rPr>
          <w:del w:id="2394" w:author="JAVIERA PAZ LEFORT IBANEZ" w:date="2025-09-18T18:38:00Z" w16du:dateUtc="2025-09-18T21:38:00Z"/>
          <w:rFonts w:ascii="Arial" w:hAnsi="Arial" w:cs="Arial"/>
        </w:rPr>
        <w:pPrChange w:id="2395" w:author="JAVIERA PAZ LEFORT IBANEZ" w:date="2025-09-22T17:58:00Z" w16du:dateUtc="2025-09-22T20:58:00Z">
          <w:pPr>
            <w:numPr>
              <w:numId w:val="13"/>
            </w:numPr>
            <w:tabs>
              <w:tab w:val="num" w:pos="720"/>
            </w:tabs>
            <w:ind w:left="720" w:hanging="360"/>
            <w:jc w:val="both"/>
          </w:pPr>
        </w:pPrChange>
      </w:pPr>
      <w:del w:id="2396" w:author="JAVIERA PAZ LEFORT IBANEZ" w:date="2025-09-18T18:38:00Z" w16du:dateUtc="2025-09-18T21:38:00Z">
        <w:r w:rsidRPr="00B941DF" w:rsidDel="00BE52D7">
          <w:rPr>
            <w:rFonts w:ascii="Arial" w:hAnsi="Arial" w:cs="Arial"/>
            <w:b/>
            <w:bCs/>
          </w:rPr>
          <w:delText>Ausencia de reacciones químicas:</w:delText>
        </w:r>
        <w:r w:rsidRPr="00B941DF" w:rsidDel="00BE52D7">
          <w:rPr>
            <w:rFonts w:ascii="Arial" w:hAnsi="Arial" w:cs="Arial"/>
          </w:rPr>
          <w:delText xml:space="preserve"> Dado que el sistema se centra en la transferencia de agua, se descarta cualquier tipo de reacción química entre las fases.</w:delText>
        </w:r>
      </w:del>
    </w:p>
    <w:p w14:paraId="44A8F789" w14:textId="67C34A0B" w:rsidR="001B3A42" w:rsidRPr="00B941DF" w:rsidRDefault="00611D7D">
      <w:pPr>
        <w:pStyle w:val="Ttulo3"/>
        <w:spacing w:line="360" w:lineRule="auto"/>
        <w:ind w:left="708"/>
        <w:jc w:val="both"/>
        <w:rPr>
          <w:ins w:id="2397" w:author="JAVIERA PAZ LEFORT IBANEZ" w:date="2025-09-18T15:51:00Z" w16du:dateUtc="2025-09-18T18:51:00Z"/>
          <w:rFonts w:ascii="Arial" w:hAnsi="Arial" w:cs="Arial"/>
        </w:rPr>
        <w:pPrChange w:id="2398" w:author="JAVIERA PAZ LEFORT IBANEZ" w:date="2025-09-22T17:58:00Z" w16du:dateUtc="2025-09-22T20:58:00Z">
          <w:pPr>
            <w:jc w:val="both"/>
          </w:pPr>
        </w:pPrChange>
      </w:pPr>
      <w:del w:id="2399" w:author="JAVIERA PAZ LEFORT IBANEZ" w:date="2025-09-18T18:38:00Z" w16du:dateUtc="2025-09-18T21:38:00Z">
        <w:r w:rsidRPr="00B941DF" w:rsidDel="00BE52D7">
          <w:rPr>
            <w:rFonts w:ascii="Arial" w:hAnsi="Arial" w:cs="Arial"/>
            <w:color w:val="auto"/>
            <w:sz w:val="24"/>
            <w:szCs w:val="24"/>
          </w:rPr>
          <w:delText>Estas consideraciones y parámetros clave aseguran que el modelo desarrollado sea consistente, seguro y estable, proporcionando resultados confiables que permiten evaluar la eficiencia del proceso de extracción y concentración de polifenoles.</w:delText>
        </w:r>
      </w:del>
      <w:bookmarkStart w:id="2400" w:name="_Toc209475916"/>
      <w:ins w:id="2401" w:author="JAVIERA PAZ LEFORT IBANEZ" w:date="2025-09-18T15:51:00Z" w16du:dateUtc="2025-09-18T18:51:00Z">
        <w:r w:rsidR="001B3A42" w:rsidRPr="00B941DF">
          <w:rPr>
            <w:rFonts w:ascii="Arial" w:hAnsi="Arial" w:cs="Arial"/>
            <w:color w:val="auto"/>
            <w:sz w:val="24"/>
            <w:szCs w:val="24"/>
          </w:rPr>
          <w:t>4.1.6 Supuestos y alcance del modelo</w:t>
        </w:r>
        <w:bookmarkEnd w:id="2400"/>
      </w:ins>
    </w:p>
    <w:p w14:paraId="2D3D12E3" w14:textId="64FB4B64" w:rsidR="001B3A42" w:rsidRPr="00B355AB" w:rsidRDefault="001B3A42">
      <w:pPr>
        <w:spacing w:line="360" w:lineRule="auto"/>
        <w:ind w:left="708"/>
        <w:jc w:val="both"/>
        <w:rPr>
          <w:rFonts w:ascii="Arial" w:hAnsi="Arial" w:cs="Arial"/>
        </w:rPr>
        <w:pPrChange w:id="2402" w:author="JAVIERA PAZ LEFORT IBANEZ" w:date="2025-09-22T17:58:00Z" w16du:dateUtc="2025-09-22T20:58:00Z">
          <w:pPr>
            <w:jc w:val="both"/>
          </w:pPr>
        </w:pPrChange>
      </w:pPr>
      <w:ins w:id="2403" w:author="JAVIERA PAZ LEFORT IBANEZ" w:date="2025-09-18T15:51:00Z">
        <w:r w:rsidRPr="00B355AB">
          <w:rPr>
            <w:rFonts w:ascii="Arial" w:hAnsi="Arial" w:cs="Arial"/>
          </w:rPr>
          <w:t xml:space="preserve">El modelo numérico se plantea para un contactor de membrana de fibra hueca operado en contracorriente, bajo un esquema unidimensional axial (flujo pistón) con área interfacial efectiva constante a lo largo de la longitud del módulo. La membrana de polipropileno se asume hidrofóbica y no humectada, con poros llenos de aire y radio constante; en consecuencia, el transporte a través de la pared ocurre por </w:t>
        </w:r>
        <w:r w:rsidRPr="000338B1">
          <w:rPr>
            <w:rFonts w:ascii="Arial" w:hAnsi="Arial" w:cs="Arial"/>
            <w:rPrChange w:id="2404" w:author="JAVIERA PAZ LEFORT IBANEZ" w:date="2025-09-22T17:41:00Z" w16du:dateUtc="2025-09-22T20:41:00Z">
              <w:rPr>
                <w:rFonts w:ascii="Arial" w:hAnsi="Arial" w:cs="Arial"/>
                <w:b/>
                <w:bCs/>
              </w:rPr>
            </w:rPrChange>
          </w:rPr>
          <w:t>vapor de agua</w:t>
        </w:r>
        <w:r w:rsidRPr="00B355AB">
          <w:rPr>
            <w:rFonts w:ascii="Arial" w:hAnsi="Arial" w:cs="Arial"/>
          </w:rPr>
          <w:t xml:space="preserve">, mientras que los polifenoles —de presión de vapor despreciable— permanecen en la fase líquida del vino. El coeficiente global de transferencia de masa se calcula por </w:t>
        </w:r>
        <w:r w:rsidRPr="00B355AB">
          <w:rPr>
            <w:rFonts w:ascii="Arial" w:hAnsi="Arial" w:cs="Arial"/>
            <w:b/>
            <w:bCs/>
          </w:rPr>
          <w:t>resistencias en serie</w:t>
        </w:r>
        <w:r w:rsidRPr="00B355AB">
          <w:rPr>
            <w:rFonts w:ascii="Arial" w:hAnsi="Arial" w:cs="Arial"/>
          </w:rPr>
          <w:t xml:space="preserve"> (película del lado del lumen, membrana y película del lado de la carcasa), y la </w:t>
        </w:r>
        <w:r w:rsidRPr="000338B1">
          <w:rPr>
            <w:rFonts w:ascii="Arial" w:hAnsi="Arial" w:cs="Arial"/>
            <w:rPrChange w:id="2405" w:author="JAVIERA PAZ LEFORT IBANEZ" w:date="2025-09-22T17:41:00Z" w16du:dateUtc="2025-09-22T20:41:00Z">
              <w:rPr>
                <w:rFonts w:ascii="Arial" w:hAnsi="Arial" w:cs="Arial"/>
                <w:b/>
                <w:bCs/>
              </w:rPr>
            </w:rPrChange>
          </w:rPr>
          <w:t>concentración interfacial</w:t>
        </w:r>
        <w:r w:rsidRPr="00B355AB">
          <w:rPr>
            <w:rFonts w:ascii="Arial" w:hAnsi="Arial" w:cs="Arial"/>
          </w:rPr>
          <w:t xml:space="preserve"> en cada tramo se obtiene igualando los flujos de ambos lados mediante </w:t>
        </w:r>
        <w:r w:rsidRPr="00B355AB">
          <w:rPr>
            <w:rFonts w:ascii="Arial" w:hAnsi="Arial" w:cs="Arial"/>
            <w:b/>
            <w:bCs/>
          </w:rPr>
          <w:t xml:space="preserve">Regula </w:t>
        </w:r>
        <w:proofErr w:type="spellStart"/>
        <w:r w:rsidRPr="00B355AB">
          <w:rPr>
            <w:rFonts w:ascii="Arial" w:hAnsi="Arial" w:cs="Arial"/>
            <w:b/>
            <w:bCs/>
          </w:rPr>
          <w:t>Falsi</w:t>
        </w:r>
        <w:proofErr w:type="spellEnd"/>
        <w:r w:rsidRPr="00B355AB">
          <w:rPr>
            <w:rFonts w:ascii="Arial" w:hAnsi="Arial" w:cs="Arial"/>
          </w:rPr>
          <w:t xml:space="preserve">. Las propiedades físicas se toman de literatura y, para mezclas diluidas, se aproximan a las del agua a la temperatura de trabajo. La difusividad en fase líquida se estima con </w:t>
        </w:r>
        <w:proofErr w:type="spellStart"/>
        <w:r w:rsidRPr="000338B1">
          <w:rPr>
            <w:rFonts w:ascii="Arial" w:hAnsi="Arial" w:cs="Arial"/>
            <w:rPrChange w:id="2406" w:author="JAVIERA PAZ LEFORT IBANEZ" w:date="2025-09-22T17:41:00Z" w16du:dateUtc="2025-09-22T20:41:00Z">
              <w:rPr>
                <w:rFonts w:ascii="Arial" w:hAnsi="Arial" w:cs="Arial"/>
                <w:b/>
                <w:bCs/>
              </w:rPr>
            </w:rPrChange>
          </w:rPr>
          <w:t>Wilke</w:t>
        </w:r>
        <w:proofErr w:type="spellEnd"/>
        <w:r w:rsidRPr="000338B1">
          <w:rPr>
            <w:rFonts w:ascii="Arial" w:hAnsi="Arial" w:cs="Arial"/>
            <w:rPrChange w:id="2407" w:author="JAVIERA PAZ LEFORT IBANEZ" w:date="2025-09-22T17:41:00Z" w16du:dateUtc="2025-09-22T20:41:00Z">
              <w:rPr>
                <w:rFonts w:ascii="Arial" w:hAnsi="Arial" w:cs="Arial"/>
                <w:b/>
                <w:bCs/>
              </w:rPr>
            </w:rPrChange>
          </w:rPr>
          <w:t>–Chang</w:t>
        </w:r>
        <w:r w:rsidRPr="00B355AB">
          <w:rPr>
            <w:rFonts w:ascii="Arial" w:hAnsi="Arial" w:cs="Arial"/>
          </w:rPr>
          <w:t xml:space="preserve">, mientras que la difusividad en fase gas dentro del poro se calcula con </w:t>
        </w:r>
        <w:r w:rsidRPr="000338B1">
          <w:rPr>
            <w:rFonts w:ascii="Arial" w:hAnsi="Arial" w:cs="Arial"/>
            <w:rPrChange w:id="2408" w:author="JAVIERA PAZ LEFORT IBANEZ" w:date="2025-09-22T17:41:00Z" w16du:dateUtc="2025-09-22T20:41:00Z">
              <w:rPr>
                <w:rFonts w:ascii="Arial" w:hAnsi="Arial" w:cs="Arial"/>
                <w:b/>
                <w:bCs/>
              </w:rPr>
            </w:rPrChange>
          </w:rPr>
          <w:t>Chapman–</w:t>
        </w:r>
        <w:proofErr w:type="spellStart"/>
        <w:r w:rsidRPr="000338B1">
          <w:rPr>
            <w:rFonts w:ascii="Arial" w:hAnsi="Arial" w:cs="Arial"/>
            <w:rPrChange w:id="2409" w:author="JAVIERA PAZ LEFORT IBANEZ" w:date="2025-09-22T17:41:00Z" w16du:dateUtc="2025-09-22T20:41:00Z">
              <w:rPr>
                <w:rFonts w:ascii="Arial" w:hAnsi="Arial" w:cs="Arial"/>
                <w:b/>
                <w:bCs/>
              </w:rPr>
            </w:rPrChange>
          </w:rPr>
          <w:t>Enskog</w:t>
        </w:r>
        <w:proofErr w:type="spellEnd"/>
        <w:r w:rsidRPr="00B355AB">
          <w:rPr>
            <w:rFonts w:ascii="Arial" w:hAnsi="Arial" w:cs="Arial"/>
          </w:rPr>
          <w:t xml:space="preserve">; los coeficientes de película se obtienen a partir de correlaciones de </w:t>
        </w:r>
        <w:r w:rsidRPr="00B355AB">
          <w:rPr>
            <w:rFonts w:ascii="Arial" w:hAnsi="Arial" w:cs="Arial"/>
            <w:rPrChange w:id="2410" w:author="JAVIERA PAZ LEFORT IBANEZ" w:date="2025-09-18T15:54:00Z" w16du:dateUtc="2025-09-18T18:54:00Z">
              <w:rPr>
                <w:b/>
                <w:bCs/>
              </w:rPr>
            </w:rPrChange>
          </w:rPr>
          <w:t>Sherwood</w:t>
        </w:r>
        <w:r w:rsidRPr="00B355AB">
          <w:rPr>
            <w:rFonts w:ascii="Arial" w:hAnsi="Arial" w:cs="Arial"/>
          </w:rPr>
          <w:t xml:space="preserve"> en función de Reynolds y Schmidt. El balance de energía se resuelve en 1D con un </w:t>
        </w:r>
        <w:r w:rsidRPr="000338B1">
          <w:rPr>
            <w:rFonts w:ascii="Arial" w:hAnsi="Arial" w:cs="Arial"/>
            <w:rPrChange w:id="2411" w:author="JAVIERA PAZ LEFORT IBANEZ" w:date="2025-09-22T17:41:00Z" w16du:dateUtc="2025-09-22T20:41:00Z">
              <w:rPr>
                <w:rFonts w:ascii="Arial" w:hAnsi="Arial" w:cs="Arial"/>
                <w:b/>
                <w:bCs/>
              </w:rPr>
            </w:rPrChange>
          </w:rPr>
          <w:t>coeficiente global de calor</w:t>
        </w:r>
        <w:r w:rsidRPr="00B355AB">
          <w:rPr>
            <w:rFonts w:ascii="Arial" w:hAnsi="Arial" w:cs="Arial"/>
          </w:rPr>
          <w:t xml:space="preserve"> por resistencias en serie</w:t>
        </w:r>
      </w:ins>
      <w:ins w:id="2412" w:author="JAVIERA PAZ LEFORT IBANEZ" w:date="2025-09-18T15:54:00Z" w16du:dateUtc="2025-09-18T18:54:00Z">
        <w:r w:rsidR="00C04930" w:rsidRPr="00B355AB">
          <w:rPr>
            <w:rFonts w:ascii="Arial" w:hAnsi="Arial" w:cs="Arial"/>
          </w:rPr>
          <w:t xml:space="preserve"> </w:t>
        </w:r>
      </w:ins>
      <m:oMath>
        <m:f>
          <m:fPr>
            <m:ctrlPr>
              <w:ins w:id="2413" w:author="JAVIERA PAZ LEFORT IBANEZ" w:date="2025-09-18T15:52:00Z" w16du:dateUtc="2025-09-18T18:52:00Z">
                <w:rPr>
                  <w:rFonts w:ascii="Cambria Math" w:hAnsi="Cambria Math" w:cs="Arial"/>
                  <w:i/>
                </w:rPr>
              </w:ins>
            </m:ctrlPr>
          </m:fPr>
          <m:num>
            <m:r>
              <w:ins w:id="2414" w:author="JAVIERA PAZ LEFORT IBANEZ" w:date="2025-09-18T15:52:00Z" w16du:dateUtc="2025-09-18T18:52:00Z">
                <w:rPr>
                  <w:rFonts w:ascii="Cambria Math" w:hAnsi="Cambria Math" w:cs="Arial"/>
                </w:rPr>
                <m:t>1</m:t>
              </w:ins>
            </m:r>
          </m:num>
          <m:den>
            <m:r>
              <w:ins w:id="2415" w:author="JAVIERA PAZ LEFORT IBANEZ" w:date="2025-09-18T15:52:00Z" w16du:dateUtc="2025-09-18T18:52:00Z">
                <w:rPr>
                  <w:rFonts w:ascii="Cambria Math" w:hAnsi="Cambria Math" w:cs="Arial"/>
                </w:rPr>
                <m:t>U</m:t>
              </w:ins>
            </m:r>
          </m:den>
        </m:f>
        <m:r>
          <w:ins w:id="2416" w:author="JAVIERA PAZ LEFORT IBANEZ" w:date="2025-09-18T15:52:00Z" w16du:dateUtc="2025-09-18T18:52:00Z">
            <w:rPr>
              <w:rFonts w:ascii="Cambria Math" w:hAnsi="Cambria Math" w:cs="Arial"/>
            </w:rPr>
            <m:t>=</m:t>
          </w:ins>
        </m:r>
        <m:f>
          <m:fPr>
            <m:ctrlPr>
              <w:ins w:id="2417" w:author="JAVIERA PAZ LEFORT IBANEZ" w:date="2025-09-18T15:52:00Z" w16du:dateUtc="2025-09-18T18:52:00Z">
                <w:rPr>
                  <w:rFonts w:ascii="Cambria Math" w:hAnsi="Cambria Math" w:cs="Arial"/>
                  <w:i/>
                </w:rPr>
              </w:ins>
            </m:ctrlPr>
          </m:fPr>
          <m:num>
            <m:r>
              <w:ins w:id="2418" w:author="JAVIERA PAZ LEFORT IBANEZ" w:date="2025-09-18T15:52:00Z" w16du:dateUtc="2025-09-18T18:52:00Z">
                <w:rPr>
                  <w:rFonts w:ascii="Cambria Math" w:hAnsi="Cambria Math" w:cs="Arial"/>
                </w:rPr>
                <m:t>1</m:t>
              </w:ins>
            </m:r>
          </m:num>
          <m:den>
            <m:sSub>
              <m:sSubPr>
                <m:ctrlPr>
                  <w:ins w:id="2419" w:author="JAVIERA PAZ LEFORT IBANEZ" w:date="2025-09-18T15:52:00Z" w16du:dateUtc="2025-09-18T18:52:00Z">
                    <w:rPr>
                      <w:rFonts w:ascii="Cambria Math" w:hAnsi="Cambria Math" w:cs="Arial"/>
                      <w:i/>
                    </w:rPr>
                  </w:ins>
                </m:ctrlPr>
              </m:sSubPr>
              <m:e>
                <m:r>
                  <w:ins w:id="2420" w:author="JAVIERA PAZ LEFORT IBANEZ" w:date="2025-09-18T15:52:00Z" w16du:dateUtc="2025-09-18T18:52:00Z">
                    <w:rPr>
                      <w:rFonts w:ascii="Cambria Math" w:hAnsi="Cambria Math" w:cs="Arial"/>
                    </w:rPr>
                    <m:t>h</m:t>
                  </w:ins>
                </m:r>
              </m:e>
              <m:sub>
                <m:r>
                  <w:ins w:id="2421" w:author="JAVIERA PAZ LEFORT IBANEZ" w:date="2025-09-18T15:52:00Z" w16du:dateUtc="2025-09-18T18:52:00Z">
                    <w:rPr>
                      <w:rFonts w:ascii="Cambria Math" w:hAnsi="Cambria Math" w:cs="Arial"/>
                    </w:rPr>
                    <m:t>f</m:t>
                  </w:ins>
                </m:r>
              </m:sub>
            </m:sSub>
          </m:den>
        </m:f>
        <m:r>
          <w:ins w:id="2422" w:author="JAVIERA PAZ LEFORT IBANEZ" w:date="2025-09-18T15:53:00Z" w16du:dateUtc="2025-09-18T18:53:00Z">
            <w:rPr>
              <w:rFonts w:ascii="Cambria Math" w:hAnsi="Cambria Math" w:cs="Arial"/>
            </w:rPr>
            <m:t>+</m:t>
          </w:ins>
        </m:r>
        <m:f>
          <m:fPr>
            <m:ctrlPr>
              <w:ins w:id="2423" w:author="JAVIERA PAZ LEFORT IBANEZ" w:date="2025-09-18T15:53:00Z" w16du:dateUtc="2025-09-18T18:53:00Z">
                <w:rPr>
                  <w:rFonts w:ascii="Cambria Math" w:hAnsi="Cambria Math" w:cs="Arial"/>
                  <w:i/>
                </w:rPr>
              </w:ins>
            </m:ctrlPr>
          </m:fPr>
          <m:num>
            <m:r>
              <w:ins w:id="2424" w:author="JAVIERA PAZ LEFORT IBANEZ" w:date="2025-09-18T15:53:00Z" w16du:dateUtc="2025-09-18T18:53:00Z">
                <w:rPr>
                  <w:rFonts w:ascii="Cambria Math" w:hAnsi="Cambria Math" w:cs="Arial"/>
                </w:rPr>
                <m:t>d</m:t>
              </w:ins>
            </m:r>
          </m:num>
          <m:den>
            <m:sSub>
              <m:sSubPr>
                <m:ctrlPr>
                  <w:ins w:id="2425" w:author="JAVIERA PAZ LEFORT IBANEZ" w:date="2025-09-18T15:53:00Z" w16du:dateUtc="2025-09-18T18:53:00Z">
                    <w:rPr>
                      <w:rFonts w:ascii="Cambria Math" w:hAnsi="Cambria Math" w:cs="Arial"/>
                      <w:i/>
                    </w:rPr>
                  </w:ins>
                </m:ctrlPr>
              </m:sSubPr>
              <m:e>
                <m:r>
                  <w:ins w:id="2426" w:author="JAVIERA PAZ LEFORT IBANEZ" w:date="2025-09-18T15:53:00Z" w16du:dateUtc="2025-09-18T18:53:00Z">
                    <w:rPr>
                      <w:rFonts w:ascii="Cambria Math" w:hAnsi="Cambria Math" w:cs="Arial"/>
                    </w:rPr>
                    <m:t>k</m:t>
                  </w:ins>
                </m:r>
              </m:e>
              <m:sub>
                <m:r>
                  <w:ins w:id="2427" w:author="JAVIERA PAZ LEFORT IBANEZ" w:date="2025-09-18T15:53:00Z" w16du:dateUtc="2025-09-18T18:53:00Z">
                    <w:rPr>
                      <w:rFonts w:ascii="Cambria Math" w:hAnsi="Cambria Math" w:cs="Arial"/>
                    </w:rPr>
                    <m:t>eff</m:t>
                  </w:ins>
                </m:r>
              </m:sub>
            </m:sSub>
          </m:den>
        </m:f>
        <m:r>
          <w:ins w:id="2428" w:author="JAVIERA PAZ LEFORT IBANEZ" w:date="2025-09-18T15:53:00Z" w16du:dateUtc="2025-09-18T18:53:00Z">
            <w:rPr>
              <w:rFonts w:ascii="Cambria Math" w:eastAsiaTheme="minorEastAsia" w:hAnsi="Cambria Math" w:cs="Arial"/>
            </w:rPr>
            <m:t>+</m:t>
          </w:ins>
        </m:r>
        <m:f>
          <m:fPr>
            <m:ctrlPr>
              <w:ins w:id="2429" w:author="JAVIERA PAZ LEFORT IBANEZ" w:date="2025-09-18T15:53:00Z" w16du:dateUtc="2025-09-18T18:53:00Z">
                <w:rPr>
                  <w:rFonts w:ascii="Cambria Math" w:eastAsiaTheme="minorEastAsia" w:hAnsi="Cambria Math" w:cs="Arial"/>
                  <w:i/>
                </w:rPr>
              </w:ins>
            </m:ctrlPr>
          </m:fPr>
          <m:num>
            <m:r>
              <w:ins w:id="2430" w:author="JAVIERA PAZ LEFORT IBANEZ" w:date="2025-09-18T15:53:00Z" w16du:dateUtc="2025-09-18T18:53:00Z">
                <w:rPr>
                  <w:rFonts w:ascii="Cambria Math" w:eastAsiaTheme="minorEastAsia" w:hAnsi="Cambria Math" w:cs="Arial"/>
                </w:rPr>
                <m:t>1</m:t>
              </w:ins>
            </m:r>
          </m:num>
          <m:den>
            <m:sSub>
              <m:sSubPr>
                <m:ctrlPr>
                  <w:ins w:id="2431" w:author="JAVIERA PAZ LEFORT IBANEZ" w:date="2025-09-18T15:53:00Z" w16du:dateUtc="2025-09-18T18:53:00Z">
                    <w:rPr>
                      <w:rFonts w:ascii="Cambria Math" w:eastAsiaTheme="minorEastAsia" w:hAnsi="Cambria Math" w:cs="Arial"/>
                      <w:i/>
                    </w:rPr>
                  </w:ins>
                </m:ctrlPr>
              </m:sSubPr>
              <m:e>
                <m:r>
                  <w:ins w:id="2432" w:author="JAVIERA PAZ LEFORT IBANEZ" w:date="2025-09-18T15:53:00Z" w16du:dateUtc="2025-09-18T18:53:00Z">
                    <w:rPr>
                      <w:rFonts w:ascii="Cambria Math" w:eastAsiaTheme="minorEastAsia" w:hAnsi="Cambria Math" w:cs="Arial"/>
                    </w:rPr>
                    <m:t>h</m:t>
                  </w:ins>
                </m:r>
              </m:e>
              <m:sub>
                <m:r>
                  <w:ins w:id="2433" w:author="JAVIERA PAZ LEFORT IBANEZ" w:date="2025-09-18T15:53:00Z" w16du:dateUtc="2025-09-18T18:53:00Z">
                    <w:rPr>
                      <w:rFonts w:ascii="Cambria Math" w:eastAsiaTheme="minorEastAsia" w:hAnsi="Cambria Math" w:cs="Arial"/>
                    </w:rPr>
                    <m:t>s</m:t>
                  </w:ins>
                </m:r>
              </m:sub>
            </m:sSub>
          </m:den>
        </m:f>
      </m:oMath>
      <w:ins w:id="2434" w:author="JAVIERA PAZ LEFORT IBANEZ" w:date="2025-09-18T15:54:00Z" w16du:dateUtc="2025-09-18T18:54:00Z">
        <w:r w:rsidR="00C04930" w:rsidRPr="00B355AB">
          <w:rPr>
            <w:rFonts w:ascii="Arial" w:eastAsiaTheme="minorEastAsia" w:hAnsi="Arial" w:cs="Arial"/>
          </w:rPr>
          <w:t xml:space="preserve"> </w:t>
        </w:r>
      </w:ins>
      <w:ins w:id="2435" w:author="JAVIERA PAZ LEFORT IBANEZ" w:date="2025-09-18T15:51:00Z">
        <w:r w:rsidRPr="00B355AB">
          <w:rPr>
            <w:rFonts w:ascii="Arial" w:hAnsi="Arial" w:cs="Arial"/>
          </w:rPr>
          <w:t xml:space="preserve">y área por unidad de longitud, imponiendo condiciones de frontera de contracorriente; las variaciones de entalpía asociadas a evaporación/condensación no se modelan por </w:t>
        </w:r>
        <w:r w:rsidRPr="00B355AB">
          <w:rPr>
            <w:rFonts w:ascii="Arial" w:hAnsi="Arial" w:cs="Arial"/>
          </w:rPr>
          <w:lastRenderedPageBreak/>
          <w:t xml:space="preserve">separado, y su efecto queda reflejado a través de la transferencia de masa y de las propiedades </w:t>
        </w:r>
        <w:proofErr w:type="spellStart"/>
        <w:r w:rsidRPr="00B355AB">
          <w:rPr>
            <w:rFonts w:ascii="Arial" w:hAnsi="Arial" w:cs="Arial"/>
          </w:rPr>
          <w:t>termofísicas</w:t>
        </w:r>
        <w:proofErr w:type="spellEnd"/>
        <w:r w:rsidRPr="00B355AB">
          <w:rPr>
            <w:rFonts w:ascii="Arial" w:hAnsi="Arial" w:cs="Arial"/>
          </w:rPr>
          <w:t xml:space="preserve"> empleadas. En este marco no se contempla </w:t>
        </w:r>
        <w:proofErr w:type="spellStart"/>
        <w:r w:rsidRPr="00B355AB">
          <w:rPr>
            <w:rFonts w:ascii="Arial" w:hAnsi="Arial" w:cs="Arial"/>
          </w:rPr>
          <w:t>fouling</w:t>
        </w:r>
        <w:proofErr w:type="spellEnd"/>
        <w:r w:rsidRPr="00B355AB">
          <w:rPr>
            <w:rFonts w:ascii="Arial" w:hAnsi="Arial" w:cs="Arial"/>
          </w:rPr>
          <w:t>, compresión del haz ni variaciones temporales de propiedades, por lo que los resultados corresponden a operación estable en el rango de caudales y temperaturas definidos en 4.1.4.</w:t>
        </w:r>
      </w:ins>
    </w:p>
    <w:p w14:paraId="51E1E94D" w14:textId="1CD49586" w:rsidR="00611D7D" w:rsidRPr="00B941DF" w:rsidRDefault="00611D7D">
      <w:pPr>
        <w:pStyle w:val="Ttulo2"/>
        <w:spacing w:line="360" w:lineRule="auto"/>
        <w:jc w:val="both"/>
        <w:rPr>
          <w:rFonts w:ascii="Arial" w:hAnsi="Arial" w:cs="Arial"/>
          <w:color w:val="auto"/>
          <w:sz w:val="24"/>
          <w:szCs w:val="24"/>
        </w:rPr>
        <w:pPrChange w:id="2436" w:author="JAVIERA PAZ LEFORT IBANEZ" w:date="2025-09-22T17:11:00Z" w16du:dateUtc="2025-09-22T20:11:00Z">
          <w:pPr>
            <w:pStyle w:val="Ttulo2"/>
          </w:pPr>
        </w:pPrChange>
      </w:pPr>
      <w:bookmarkStart w:id="2437" w:name="_Toc209475917"/>
      <w:r w:rsidRPr="00B941DF">
        <w:rPr>
          <w:rFonts w:ascii="Arial" w:hAnsi="Arial" w:cs="Arial"/>
          <w:color w:val="auto"/>
          <w:sz w:val="24"/>
          <w:szCs w:val="24"/>
        </w:rPr>
        <w:t>4.2 Análisis de Sensibilidad</w:t>
      </w:r>
      <w:bookmarkEnd w:id="2437"/>
    </w:p>
    <w:p w14:paraId="62C02296" w14:textId="77777777" w:rsidR="00611D7D" w:rsidRPr="00B941DF" w:rsidRDefault="00611D7D">
      <w:pPr>
        <w:pStyle w:val="Ttulo3"/>
        <w:spacing w:line="360" w:lineRule="auto"/>
        <w:ind w:left="708"/>
        <w:jc w:val="both"/>
        <w:rPr>
          <w:rFonts w:ascii="Arial" w:hAnsi="Arial" w:cs="Arial"/>
          <w:color w:val="auto"/>
          <w:sz w:val="24"/>
          <w:szCs w:val="24"/>
        </w:rPr>
        <w:pPrChange w:id="2438" w:author="JAVIERA PAZ LEFORT IBANEZ" w:date="2025-09-22T17:11:00Z" w16du:dateUtc="2025-09-22T20:11:00Z">
          <w:pPr>
            <w:pStyle w:val="Ttulo3"/>
          </w:pPr>
        </w:pPrChange>
      </w:pPr>
      <w:bookmarkStart w:id="2439" w:name="_Toc209475918"/>
      <w:r w:rsidRPr="00B941DF">
        <w:rPr>
          <w:rFonts w:ascii="Arial" w:hAnsi="Arial" w:cs="Arial"/>
          <w:color w:val="auto"/>
          <w:sz w:val="24"/>
          <w:szCs w:val="24"/>
        </w:rPr>
        <w:t>4.2.1 Objetivo del Análisis de Sensibilidad</w:t>
      </w:r>
      <w:bookmarkEnd w:id="2439"/>
    </w:p>
    <w:p w14:paraId="17B142DA" w14:textId="77777777" w:rsidR="006B351E" w:rsidRPr="00B355AB" w:rsidRDefault="006B351E">
      <w:pPr>
        <w:spacing w:line="360" w:lineRule="auto"/>
        <w:ind w:left="708"/>
        <w:jc w:val="both"/>
        <w:rPr>
          <w:ins w:id="2440" w:author="JAVIERA PAZ LEFORT IBANEZ" w:date="2025-09-18T18:50:00Z"/>
          <w:rFonts w:ascii="Arial" w:hAnsi="Arial" w:cs="Arial"/>
        </w:rPr>
        <w:pPrChange w:id="2441" w:author="JAVIERA PAZ LEFORT IBANEZ" w:date="2025-09-22T17:11:00Z" w16du:dateUtc="2025-09-22T20:11:00Z">
          <w:pPr>
            <w:pStyle w:val="Ttulo3"/>
          </w:pPr>
        </w:pPrChange>
      </w:pPr>
      <w:ins w:id="2442" w:author="JAVIERA PAZ LEFORT IBANEZ" w:date="2025-09-18T18:50:00Z">
        <w:r w:rsidRPr="00B355AB">
          <w:rPr>
            <w:rFonts w:ascii="Arial" w:hAnsi="Arial" w:cs="Arial"/>
          </w:rPr>
          <w:t xml:space="preserve">El análisis de sensibilidad tiene por objeto </w:t>
        </w:r>
        <w:r w:rsidRPr="00B355AB">
          <w:rPr>
            <w:rFonts w:ascii="Arial" w:hAnsi="Arial" w:cs="Arial"/>
            <w:b/>
            <w:bCs/>
          </w:rPr>
          <w:t>cuantificar</w:t>
        </w:r>
        <w:r w:rsidRPr="00B355AB">
          <w:rPr>
            <w:rFonts w:ascii="Arial" w:hAnsi="Arial" w:cs="Arial"/>
          </w:rPr>
          <w:t xml:space="preserve"> cómo cambian las predicciones del modelo ante variaciones controladas de las principales variables de operación y de ciertas propiedades del sistema en un contactor de membrana de fibra hueca. El interés es doble: por una parte, </w:t>
        </w:r>
        <w:r w:rsidRPr="00A3657A">
          <w:rPr>
            <w:rFonts w:ascii="Arial" w:hAnsi="Arial" w:cs="Arial"/>
          </w:rPr>
          <w:t>identificar</w:t>
        </w:r>
        <w:r w:rsidRPr="00B355AB">
          <w:rPr>
            <w:rFonts w:ascii="Arial" w:hAnsi="Arial" w:cs="Arial"/>
          </w:rPr>
          <w:t xml:space="preserve"> qué parámetros producen las mayores variaciones en la transferencia de agua y, en consecuencia, en la concentración de polifenoles del vino; por otra, </w:t>
        </w:r>
        <w:r w:rsidRPr="00B941DF">
          <w:rPr>
            <w:rFonts w:ascii="Arial" w:hAnsi="Arial" w:cs="Arial"/>
          </w:rPr>
          <w:t>caracterizar</w:t>
        </w:r>
        <w:r w:rsidRPr="00B355AB">
          <w:rPr>
            <w:rFonts w:ascii="Arial" w:hAnsi="Arial" w:cs="Arial"/>
          </w:rPr>
          <w:t xml:space="preserve"> la forma de esas dependencias dentro de rangos operativos realistas definidos en la sección 4.1.4.</w:t>
        </w:r>
      </w:ins>
    </w:p>
    <w:p w14:paraId="065E7260" w14:textId="3569BF8F" w:rsidR="006B351E" w:rsidRPr="00B355AB" w:rsidRDefault="006B351E">
      <w:pPr>
        <w:spacing w:line="360" w:lineRule="auto"/>
        <w:ind w:left="708"/>
        <w:jc w:val="both"/>
        <w:rPr>
          <w:ins w:id="2443" w:author="JAVIERA PAZ LEFORT IBANEZ" w:date="2025-09-18T18:50:00Z"/>
          <w:rFonts w:ascii="Arial" w:hAnsi="Arial" w:cs="Arial"/>
        </w:rPr>
        <w:pPrChange w:id="2444" w:author="JAVIERA PAZ LEFORT IBANEZ" w:date="2025-09-22T17:11:00Z" w16du:dateUtc="2025-09-22T20:11:00Z">
          <w:pPr>
            <w:pStyle w:val="Ttulo3"/>
          </w:pPr>
        </w:pPrChange>
      </w:pPr>
      <w:ins w:id="2445" w:author="JAVIERA PAZ LEFORT IBANEZ" w:date="2025-09-18T18:50:00Z">
        <w:r w:rsidRPr="00B355AB">
          <w:rPr>
            <w:rFonts w:ascii="Arial" w:hAnsi="Arial" w:cs="Arial"/>
          </w:rPr>
          <w:t xml:space="preserve">La estrategia es </w:t>
        </w:r>
        <w:proofErr w:type="spellStart"/>
        <w:r w:rsidRPr="00B355AB">
          <w:rPr>
            <w:rFonts w:ascii="Arial" w:hAnsi="Arial" w:cs="Arial"/>
            <w:rPrChange w:id="2446" w:author="JAVIERA PAZ LEFORT IBANEZ" w:date="2025-09-18T18:51:00Z" w16du:dateUtc="2025-09-18T21:51:00Z">
              <w:rPr>
                <w:b/>
                <w:bCs/>
              </w:rPr>
            </w:rPrChange>
          </w:rPr>
          <w:t>univariada</w:t>
        </w:r>
        <w:proofErr w:type="spellEnd"/>
        <w:r w:rsidRPr="00B355AB">
          <w:rPr>
            <w:rFonts w:ascii="Arial" w:hAnsi="Arial" w:cs="Arial"/>
          </w:rPr>
          <w:t xml:space="preserve">: se modifica un parámetro por vez manteniendo constantes el resto en las condiciones base. Para cada corrida se registran perfiles axiales de flujo y fracciones, junto con métricas agregadas que facilitan la comparación entre escenarios, como el flujo promedio, el flujo a la entrada, el </w:t>
        </w:r>
        <w:proofErr w:type="spellStart"/>
        <w:r w:rsidRPr="00B355AB">
          <w:rPr>
            <w:rFonts w:ascii="Arial" w:hAnsi="Arial" w:cs="Arial"/>
            <w:i/>
            <w:iCs/>
          </w:rPr>
          <w:t>stage-cut</w:t>
        </w:r>
        <w:proofErr w:type="spellEnd"/>
        <w:r w:rsidRPr="00B355AB">
          <w:rPr>
            <w:rFonts w:ascii="Arial" w:hAnsi="Arial" w:cs="Arial"/>
          </w:rPr>
          <w:t xml:space="preserve"> del lado de la fibra y, cuando corresponde, curvas auxiliares que relacionan cantidades hidrodinámicas y de transferencia (por ejemplo, la dependencia entre </w:t>
        </w:r>
      </w:ins>
      <w:ins w:id="2447" w:author="JAVIERA PAZ LEFORT IBANEZ" w:date="2025-09-18T18:51:00Z" w16du:dateUtc="2025-09-18T21:51:00Z">
        <w:r w:rsidRPr="00B355AB">
          <w:rPr>
            <w:rFonts w:ascii="Arial" w:hAnsi="Arial" w:cs="Arial"/>
          </w:rPr>
          <w:t>K</w:t>
        </w:r>
        <w:r w:rsidRPr="00B355AB">
          <w:rPr>
            <w:rFonts w:ascii="Arial" w:hAnsi="Arial" w:cs="Arial"/>
            <w:vertAlign w:val="subscript"/>
          </w:rPr>
          <w:t>L</w:t>
        </w:r>
      </w:ins>
      <w:ins w:id="2448" w:author="JAVIERA PAZ LEFORT IBANEZ" w:date="2025-09-18T18:50:00Z">
        <w:r w:rsidRPr="00B355AB">
          <w:rPr>
            <w:rFonts w:ascii="Arial" w:hAnsi="Arial" w:cs="Arial"/>
          </w:rPr>
          <w:t>​ y el número de Reynolds o la curvatura normalizada de J</w:t>
        </w:r>
      </w:ins>
      <w:ins w:id="2449" w:author="JAVIERA PAZ LEFORT IBANEZ" w:date="2025-09-18T18:51:00Z" w16du:dateUtc="2025-09-18T21:51:00Z">
        <w:r w:rsidRPr="00B355AB">
          <w:rPr>
            <w:rFonts w:ascii="Arial" w:hAnsi="Arial" w:cs="Arial"/>
          </w:rPr>
          <w:t>(z)</w:t>
        </w:r>
      </w:ins>
      <w:ins w:id="2450" w:author="JAVIERA PAZ LEFORT IBANEZ" w:date="2025-09-18T18:50:00Z">
        <w:r w:rsidRPr="00B355AB">
          <w:rPr>
            <w:rFonts w:ascii="Arial" w:hAnsi="Arial" w:cs="Arial"/>
          </w:rPr>
          <w:t>). En escenarios térmicos, se incluyen los perfiles de temperatura en contracorriente y la evolución del flujo promedio con la temperatura de entrada.</w:t>
        </w:r>
      </w:ins>
    </w:p>
    <w:p w14:paraId="5E59FA72" w14:textId="309B545D" w:rsidR="00611D7D" w:rsidRPr="00B355AB" w:rsidDel="006B351E" w:rsidRDefault="006B351E">
      <w:pPr>
        <w:spacing w:line="360" w:lineRule="auto"/>
        <w:ind w:left="708"/>
        <w:jc w:val="both"/>
        <w:rPr>
          <w:del w:id="2451" w:author="JAVIERA PAZ LEFORT IBANEZ" w:date="2025-09-18T18:50:00Z" w16du:dateUtc="2025-09-18T21:50:00Z"/>
          <w:rFonts w:ascii="Arial" w:hAnsi="Arial" w:cs="Arial"/>
        </w:rPr>
        <w:pPrChange w:id="2452" w:author="JAVIERA PAZ LEFORT IBANEZ" w:date="2025-09-22T17:11:00Z" w16du:dateUtc="2025-09-22T20:11:00Z">
          <w:pPr>
            <w:jc w:val="both"/>
          </w:pPr>
        </w:pPrChange>
      </w:pPr>
      <w:ins w:id="2453" w:author="JAVIERA PAZ LEFORT IBANEZ" w:date="2025-09-18T18:50:00Z">
        <w:r w:rsidRPr="00B355AB">
          <w:rPr>
            <w:rFonts w:ascii="Arial" w:hAnsi="Arial" w:cs="Arial"/>
          </w:rPr>
          <w:t xml:space="preserve">Cada conjunto de resultados se acompaña de </w:t>
        </w:r>
        <w:r w:rsidRPr="00B355AB">
          <w:rPr>
            <w:rFonts w:ascii="Arial" w:hAnsi="Arial" w:cs="Arial"/>
            <w:rPrChange w:id="2454" w:author="JAVIERA PAZ LEFORT IBANEZ" w:date="2025-09-18T18:51:00Z" w16du:dateUtc="2025-09-18T21:51:00Z">
              <w:rPr>
                <w:b/>
                <w:bCs/>
              </w:rPr>
            </w:rPrChange>
          </w:rPr>
          <w:t>controles de consistencia</w:t>
        </w:r>
        <w:r w:rsidRPr="00B355AB">
          <w:rPr>
            <w:rFonts w:ascii="Arial" w:hAnsi="Arial" w:cs="Arial"/>
          </w:rPr>
          <w:t xml:space="preserve"> internos del modelo (cierre de masa e integración del flujo a lo largo de la longitud), de modo que las tendencias reportadas reflejen el efecto del parámetro estudiado y no artefactos numéricos o de unidades.</w:t>
        </w:r>
      </w:ins>
      <w:del w:id="2455" w:author="JAVIERA PAZ LEFORT IBANEZ" w:date="2025-09-18T18:50:00Z" w16du:dateUtc="2025-09-18T21:50:00Z">
        <w:r w:rsidR="00611D7D" w:rsidRPr="00B355AB" w:rsidDel="006B351E">
          <w:rPr>
            <w:rFonts w:ascii="Arial" w:hAnsi="Arial" w:cs="Arial"/>
          </w:rPr>
          <w:delText>El objetivo del análisis de sensibilidad es evaluar la influencia de las principales variables de operación y propiedades del sistema en la eficiencia del proceso de extracción de agua desde el vino hacia la solución extractora en un contactor de membrana de fibra hueca. Mediante este análisis, se busca identificar los parámetros que tienen un mayor impacto en la transferencia de masa y, en consecuencia, en la concentración final de polifenoles en el vino.</w:delText>
        </w:r>
      </w:del>
    </w:p>
    <w:p w14:paraId="53938949" w14:textId="77777777" w:rsidR="00611D7D" w:rsidRPr="00B355AB" w:rsidRDefault="00611D7D">
      <w:pPr>
        <w:spacing w:line="360" w:lineRule="auto"/>
        <w:ind w:left="708"/>
        <w:jc w:val="both"/>
        <w:rPr>
          <w:rFonts w:ascii="Arial" w:hAnsi="Arial" w:cs="Arial"/>
        </w:rPr>
        <w:pPrChange w:id="2456" w:author="JAVIERA PAZ LEFORT IBANEZ" w:date="2025-09-22T17:11:00Z" w16du:dateUtc="2025-09-22T20:11:00Z">
          <w:pPr/>
        </w:pPrChange>
      </w:pPr>
    </w:p>
    <w:p w14:paraId="7FFBB8BE" w14:textId="77777777" w:rsidR="00611D7D" w:rsidRPr="00B941DF" w:rsidRDefault="00611D7D">
      <w:pPr>
        <w:pStyle w:val="Ttulo3"/>
        <w:spacing w:line="360" w:lineRule="auto"/>
        <w:ind w:left="708"/>
        <w:jc w:val="both"/>
        <w:rPr>
          <w:rFonts w:ascii="Arial" w:hAnsi="Arial" w:cs="Arial"/>
          <w:color w:val="auto"/>
          <w:sz w:val="24"/>
          <w:szCs w:val="24"/>
        </w:rPr>
        <w:pPrChange w:id="2457" w:author="JAVIERA PAZ LEFORT IBANEZ" w:date="2025-09-22T17:11:00Z" w16du:dateUtc="2025-09-22T20:11:00Z">
          <w:pPr>
            <w:pStyle w:val="Ttulo3"/>
          </w:pPr>
        </w:pPrChange>
      </w:pPr>
      <w:bookmarkStart w:id="2458" w:name="_Toc209475919"/>
      <w:r w:rsidRPr="00B941DF">
        <w:rPr>
          <w:rFonts w:ascii="Arial" w:hAnsi="Arial" w:cs="Arial"/>
          <w:color w:val="auto"/>
          <w:sz w:val="24"/>
          <w:szCs w:val="24"/>
        </w:rPr>
        <w:lastRenderedPageBreak/>
        <w:t>4.2.2 Parámetros Evaluados</w:t>
      </w:r>
      <w:bookmarkEnd w:id="2458"/>
    </w:p>
    <w:p w14:paraId="7A4C1450" w14:textId="683B6CDC" w:rsidR="000C4CD4" w:rsidRPr="00B355AB" w:rsidRDefault="000C4CD4">
      <w:pPr>
        <w:spacing w:line="360" w:lineRule="auto"/>
        <w:ind w:left="708"/>
        <w:jc w:val="both"/>
        <w:rPr>
          <w:ins w:id="2459" w:author="JAVIERA PAZ LEFORT IBANEZ" w:date="2025-09-18T20:29:00Z" w16du:dateUtc="2025-09-18T23:29:00Z"/>
          <w:rFonts w:ascii="Arial" w:hAnsi="Arial" w:cs="Arial"/>
        </w:rPr>
        <w:pPrChange w:id="2460" w:author="JAVIERA PAZ LEFORT IBANEZ" w:date="2025-09-22T17:11:00Z" w16du:dateUtc="2025-09-22T20:11:00Z">
          <w:pPr>
            <w:pStyle w:val="Ttulo3"/>
          </w:pPr>
        </w:pPrChange>
      </w:pPr>
      <w:ins w:id="2461" w:author="JAVIERA PAZ LEFORT IBANEZ" w:date="2025-09-18T20:29:00Z" w16du:dateUtc="2025-09-18T23:29:00Z">
        <w:r w:rsidRPr="00B355AB">
          <w:rPr>
            <w:rFonts w:ascii="Arial" w:hAnsi="Arial" w:cs="Arial"/>
          </w:rPr>
          <w:t xml:space="preserve">El análisis se realizó de manera </w:t>
        </w:r>
        <w:proofErr w:type="spellStart"/>
        <w:r w:rsidRPr="00B355AB">
          <w:rPr>
            <w:rFonts w:ascii="Arial" w:hAnsi="Arial" w:cs="Arial"/>
          </w:rPr>
          <w:t>univariada</w:t>
        </w:r>
        <w:proofErr w:type="spellEnd"/>
        <w:r w:rsidRPr="00B355AB">
          <w:rPr>
            <w:rFonts w:ascii="Arial" w:hAnsi="Arial" w:cs="Arial"/>
          </w:rPr>
          <w:t>, variando un parámetro por corrida y manteniendo el resto de las condiciones en el caso base. Para favorecer la lectura, los caudales se reportan como mL∙min</w:t>
        </w:r>
        <w:r w:rsidRPr="00B355AB">
          <w:rPr>
            <w:rFonts w:ascii="Cambria Math" w:hAnsi="Cambria Math" w:cs="Cambria Math"/>
          </w:rPr>
          <w:t>⁻</w:t>
        </w:r>
        <w:r w:rsidRPr="00B355AB">
          <w:rPr>
            <w:rFonts w:ascii="Arial" w:hAnsi="Arial" w:cs="Arial"/>
          </w:rPr>
          <w:t>¹ (internamente el modelo usa m³ s</w:t>
        </w:r>
        <w:r w:rsidRPr="00B355AB">
          <w:rPr>
            <w:rFonts w:ascii="Cambria Math" w:hAnsi="Cambria Math" w:cs="Cambria Math"/>
          </w:rPr>
          <w:t>⁻</w:t>
        </w:r>
        <w:r w:rsidRPr="00B355AB">
          <w:rPr>
            <w:rFonts w:ascii="Arial" w:hAnsi="Arial" w:cs="Arial"/>
          </w:rPr>
          <w:t xml:space="preserve">¹). Las salidas evaluadas incluyen siempre perfiles </w:t>
        </w:r>
      </w:ins>
      <m:oMath>
        <m:r>
          <w:ins w:id="2462" w:author="JAVIERA PAZ LEFORT IBANEZ" w:date="2025-09-18T20:38:00Z" w16du:dateUtc="2025-09-18T23:38:00Z">
            <w:rPr>
              <w:rFonts w:ascii="Cambria Math" w:hAnsi="Cambria Math" w:cs="Arial"/>
            </w:rPr>
            <m:t>J(z)</m:t>
          </w:ins>
        </m:r>
      </m:oMath>
      <w:ins w:id="2463" w:author="JAVIERA PAZ LEFORT IBANEZ" w:date="2025-09-18T20:29:00Z" w16du:dateUtc="2025-09-18T23:29:00Z">
        <w:r w:rsidRPr="00B355AB">
          <w:rPr>
            <w:rFonts w:ascii="Arial" w:hAnsi="Arial" w:cs="Arial"/>
          </w:rPr>
          <w:t>, fracciones másicas por lado, métricas agregadas (promedios e integrales) y un control de cierre de masa.</w:t>
        </w:r>
      </w:ins>
    </w:p>
    <w:p w14:paraId="53B440AA" w14:textId="77777777" w:rsidR="000C4CD4" w:rsidRPr="00B355AB" w:rsidRDefault="000C4CD4">
      <w:pPr>
        <w:spacing w:line="360" w:lineRule="auto"/>
        <w:ind w:left="708"/>
        <w:jc w:val="both"/>
        <w:rPr>
          <w:ins w:id="2464" w:author="JAVIERA PAZ LEFORT IBANEZ" w:date="2025-09-18T20:29:00Z" w16du:dateUtc="2025-09-18T23:29:00Z"/>
          <w:rStyle w:val="nfasissutil"/>
          <w:rFonts w:ascii="Arial" w:hAnsi="Arial" w:cs="Arial"/>
          <w:rPrChange w:id="2465" w:author="JAVIERA PAZ LEFORT IBANEZ" w:date="2025-09-18T20:44:00Z" w16du:dateUtc="2025-09-18T23:44:00Z">
            <w:rPr>
              <w:ins w:id="2466" w:author="JAVIERA PAZ LEFORT IBANEZ" w:date="2025-09-18T20:29:00Z" w16du:dateUtc="2025-09-18T23:29:00Z"/>
            </w:rPr>
          </w:rPrChange>
        </w:rPr>
        <w:pPrChange w:id="2467" w:author="JAVIERA PAZ LEFORT IBANEZ" w:date="2025-09-22T17:11:00Z" w16du:dateUtc="2025-09-22T20:11:00Z">
          <w:pPr>
            <w:pStyle w:val="Ttulo3"/>
          </w:pPr>
        </w:pPrChange>
      </w:pPr>
      <w:ins w:id="2468" w:author="JAVIERA PAZ LEFORT IBANEZ" w:date="2025-09-18T20:29:00Z" w16du:dateUtc="2025-09-18T23:29:00Z">
        <w:r w:rsidRPr="00B355AB">
          <w:rPr>
            <w:rStyle w:val="nfasissutil"/>
            <w:rFonts w:ascii="Arial" w:hAnsi="Arial" w:cs="Arial"/>
            <w:rPrChange w:id="2469" w:author="JAVIERA PAZ LEFORT IBANEZ" w:date="2025-09-18T20:44:00Z" w16du:dateUtc="2025-09-18T23:44:00Z">
              <w:rPr/>
            </w:rPrChange>
          </w:rPr>
          <w:t>Caudal del módulo (Q)</w:t>
        </w:r>
      </w:ins>
    </w:p>
    <w:p w14:paraId="4521A07C" w14:textId="6AF497FB" w:rsidR="000C4CD4" w:rsidRPr="00B355AB" w:rsidRDefault="000C4CD4">
      <w:pPr>
        <w:spacing w:line="360" w:lineRule="auto"/>
        <w:ind w:left="708"/>
        <w:jc w:val="both"/>
        <w:rPr>
          <w:ins w:id="2470" w:author="JAVIERA PAZ LEFORT IBANEZ" w:date="2025-09-18T20:29:00Z" w16du:dateUtc="2025-09-18T23:29:00Z"/>
          <w:rFonts w:ascii="Arial" w:hAnsi="Arial" w:cs="Arial"/>
        </w:rPr>
        <w:pPrChange w:id="2471" w:author="JAVIERA PAZ LEFORT IBANEZ" w:date="2025-09-22T17:11:00Z" w16du:dateUtc="2025-09-22T20:11:00Z">
          <w:pPr>
            <w:pStyle w:val="Ttulo3"/>
          </w:pPr>
        </w:pPrChange>
      </w:pPr>
      <w:ins w:id="2472" w:author="JAVIERA PAZ LEFORT IBANEZ" w:date="2025-09-18T20:29:00Z" w16du:dateUtc="2025-09-18T23:29:00Z">
        <w:r w:rsidRPr="00B355AB">
          <w:rPr>
            <w:rFonts w:ascii="Arial" w:hAnsi="Arial" w:cs="Arial"/>
          </w:rPr>
          <w:t xml:space="preserve">Se exploró un rango de 100–2000 </w:t>
        </w:r>
      </w:ins>
      <w:ins w:id="2473" w:author="JAVIERA PAZ LEFORT IBANEZ" w:date="2025-09-18T20:30:00Z" w16du:dateUtc="2025-09-18T23:30:00Z">
        <w:r w:rsidR="00EF2431" w:rsidRPr="00B355AB">
          <w:rPr>
            <w:rFonts w:ascii="Arial" w:hAnsi="Arial" w:cs="Arial"/>
          </w:rPr>
          <w:t>mL∙</w:t>
        </w:r>
      </w:ins>
      <w:ins w:id="2474" w:author="JAVIERA PAZ LEFORT IBANEZ" w:date="2025-09-18T20:29:00Z" w16du:dateUtc="2025-09-18T23:29:00Z">
        <w:r w:rsidRPr="00B355AB">
          <w:rPr>
            <w:rFonts w:ascii="Arial" w:hAnsi="Arial" w:cs="Arial"/>
          </w:rPr>
          <w:t>min</w:t>
        </w:r>
        <w:r w:rsidRPr="00B355AB">
          <w:rPr>
            <w:rFonts w:ascii="Cambria Math" w:hAnsi="Cambria Math" w:cs="Cambria Math"/>
          </w:rPr>
          <w:t>⁻</w:t>
        </w:r>
        <w:r w:rsidRPr="00B355AB">
          <w:rPr>
            <w:rFonts w:ascii="Arial" w:hAnsi="Arial" w:cs="Arial"/>
          </w:rPr>
          <w:t>¹ por lado</w:t>
        </w:r>
      </w:ins>
      <w:ins w:id="2475" w:author="JAVIERA PAZ LEFORT IBANEZ" w:date="2025-09-18T20:36:00Z" w16du:dateUtc="2025-09-18T23:36:00Z">
        <w:r w:rsidR="00706874" w:rsidRPr="00B355AB">
          <w:rPr>
            <w:rFonts w:ascii="Arial" w:hAnsi="Arial" w:cs="Arial"/>
          </w:rPr>
          <w:t xml:space="preserve">, que abarca </w:t>
        </w:r>
      </w:ins>
      <m:oMath>
        <m:r>
          <w:ins w:id="2476" w:author="JAVIERA PAZ LEFORT IBANEZ" w:date="2025-09-18T20:29:00Z" w16du:dateUtc="2025-09-18T23:29:00Z">
            <w:rPr>
              <w:rFonts w:ascii="Cambria Math" w:hAnsi="Cambria Math" w:cs="Arial"/>
            </w:rPr>
            <m:t xml:space="preserve">Re </m:t>
          </w:ins>
        </m:r>
        <m:r>
          <w:ins w:id="2477" w:author="JAVIERA PAZ LEFORT IBANEZ" w:date="2025-09-18T20:29:00Z" w16du:dateUtc="2025-09-18T23:29:00Z">
            <w:rPr>
              <w:rFonts w:ascii="Cambria Math" w:hAnsi="Cambria Math" w:cs="Cambria Math"/>
            </w:rPr>
            <m:t>≃</m:t>
          </w:ins>
        </m:r>
        <m:r>
          <w:ins w:id="2478" w:author="JAVIERA PAZ LEFORT IBANEZ" w:date="2025-09-18T20:29:00Z" w16du:dateUtc="2025-09-18T23:29:00Z">
            <w:rPr>
              <w:rFonts w:ascii="Cambria Math" w:hAnsi="Cambria Math" w:cs="Arial"/>
            </w:rPr>
            <m:t xml:space="preserve"> 0,5-10,6</m:t>
          </w:ins>
        </m:r>
      </m:oMath>
      <w:ins w:id="2479" w:author="JAVIERA PAZ LEFORT IBANEZ" w:date="2025-09-18T20:36:00Z" w16du:dateUtc="2025-09-18T23:36:00Z">
        <w:r w:rsidR="00706874" w:rsidRPr="00B355AB">
          <w:rPr>
            <w:rFonts w:ascii="Arial" w:hAnsi="Arial" w:cs="Arial"/>
          </w:rPr>
          <w:t>.</w:t>
        </w:r>
      </w:ins>
      <w:ins w:id="2480" w:author="JAVIERA PAZ LEFORT IBANEZ" w:date="2025-09-18T20:29:00Z" w16du:dateUtc="2025-09-18T23:29:00Z">
        <w:r w:rsidRPr="00B355AB">
          <w:rPr>
            <w:rFonts w:ascii="Arial" w:hAnsi="Arial" w:cs="Arial"/>
          </w:rPr>
          <w:t xml:space="preserve"> Para cada Q se </w:t>
        </w:r>
      </w:ins>
      <w:ins w:id="2481" w:author="JAVIERA PAZ LEFORT IBANEZ" w:date="2025-09-18T20:36:00Z" w16du:dateUtc="2025-09-18T23:36:00Z">
        <w:r w:rsidR="00706874" w:rsidRPr="00B355AB">
          <w:rPr>
            <w:rFonts w:ascii="Arial" w:hAnsi="Arial" w:cs="Arial"/>
          </w:rPr>
          <w:t xml:space="preserve">generan y </w:t>
        </w:r>
      </w:ins>
      <w:ins w:id="2482" w:author="JAVIERA PAZ LEFORT IBANEZ" w:date="2025-09-18T20:29:00Z" w16du:dateUtc="2025-09-18T23:29:00Z">
        <w:r w:rsidRPr="00B355AB">
          <w:rPr>
            <w:rFonts w:ascii="Arial" w:hAnsi="Arial" w:cs="Arial"/>
          </w:rPr>
          <w:t>presentan:</w:t>
        </w:r>
      </w:ins>
    </w:p>
    <w:p w14:paraId="36169003" w14:textId="56DE5C3C" w:rsidR="000C4CD4" w:rsidRPr="00B355AB" w:rsidRDefault="000C4CD4">
      <w:pPr>
        <w:pStyle w:val="Prrafodelista"/>
        <w:numPr>
          <w:ilvl w:val="0"/>
          <w:numId w:val="45"/>
        </w:numPr>
        <w:spacing w:line="360" w:lineRule="auto"/>
        <w:ind w:left="1428"/>
        <w:jc w:val="both"/>
        <w:rPr>
          <w:ins w:id="2483" w:author="JAVIERA PAZ LEFORT IBANEZ" w:date="2025-09-18T20:29:00Z" w16du:dateUtc="2025-09-18T23:29:00Z"/>
          <w:rFonts w:ascii="Arial" w:hAnsi="Arial" w:cs="Arial"/>
        </w:rPr>
        <w:pPrChange w:id="2484" w:author="JAVIERA PAZ LEFORT IBANEZ" w:date="2025-09-22T17:11:00Z" w16du:dateUtc="2025-09-22T20:11:00Z">
          <w:pPr>
            <w:pStyle w:val="Ttulo3"/>
          </w:pPr>
        </w:pPrChange>
      </w:pPr>
      <w:ins w:id="2485" w:author="JAVIERA PAZ LEFORT IBANEZ" w:date="2025-09-18T20:29:00Z" w16du:dateUtc="2025-09-18T23:29:00Z">
        <w:r w:rsidRPr="00B355AB">
          <w:rPr>
            <w:rFonts w:ascii="Arial" w:hAnsi="Arial" w:cs="Arial"/>
          </w:rPr>
          <w:t xml:space="preserve">Perfil de flujo de agua </w:t>
        </w:r>
      </w:ins>
      <m:oMath>
        <m:r>
          <w:ins w:id="2486" w:author="JAVIERA PAZ LEFORT IBANEZ" w:date="2025-09-18T20:38:00Z" w16du:dateUtc="2025-09-18T23:38:00Z">
            <w:rPr>
              <w:rFonts w:ascii="Cambria Math" w:hAnsi="Cambria Math" w:cs="Arial"/>
            </w:rPr>
            <m:t>J(z)</m:t>
          </w:ins>
        </m:r>
      </m:oMath>
      <w:ins w:id="2487" w:author="JAVIERA PAZ LEFORT IBANEZ" w:date="2025-09-18T20:38:00Z" w16du:dateUtc="2025-09-18T23:38:00Z">
        <w:r w:rsidR="00706874" w:rsidRPr="00B355AB">
          <w:rPr>
            <w:rFonts w:ascii="Arial" w:hAnsi="Arial" w:cs="Arial"/>
          </w:rPr>
          <w:t xml:space="preserve"> </w:t>
        </w:r>
      </w:ins>
      <w:ins w:id="2488" w:author="JAVIERA PAZ LEFORT IBANEZ" w:date="2025-09-18T20:29:00Z" w16du:dateUtc="2025-09-18T23:29:00Z">
        <w:r w:rsidRPr="00B355AB">
          <w:rPr>
            <w:rFonts w:ascii="Arial" w:hAnsi="Arial" w:cs="Arial"/>
          </w:rPr>
          <w:t>(kg</w:t>
        </w:r>
      </w:ins>
      <w:ins w:id="2489" w:author="JAVIERA PAZ LEFORT IBANEZ" w:date="2025-09-18T20:30:00Z" w16du:dateUtc="2025-09-18T23:30:00Z">
        <w:r w:rsidR="00D168E0" w:rsidRPr="00B355AB">
          <w:rPr>
            <w:rFonts w:ascii="Arial" w:hAnsi="Arial" w:cs="Arial"/>
          </w:rPr>
          <w:t>∙</w:t>
        </w:r>
      </w:ins>
      <w:ins w:id="2490" w:author="JAVIERA PAZ LEFORT IBANEZ" w:date="2025-09-18T20:29:00Z" w16du:dateUtc="2025-09-18T23:29:00Z">
        <w:r w:rsidRPr="00B355AB">
          <w:rPr>
            <w:rFonts w:ascii="Arial" w:hAnsi="Arial" w:cs="Arial"/>
          </w:rPr>
          <w:t>m</w:t>
        </w:r>
        <w:r w:rsidRPr="00B355AB">
          <w:rPr>
            <w:rFonts w:ascii="Cambria Math" w:hAnsi="Cambria Math" w:cs="Cambria Math"/>
          </w:rPr>
          <w:t>⁻</w:t>
        </w:r>
        <w:r w:rsidRPr="00B355AB">
          <w:rPr>
            <w:rFonts w:ascii="Arial" w:hAnsi="Arial" w:cs="Arial"/>
          </w:rPr>
          <w:t>²h</w:t>
        </w:r>
        <w:r w:rsidRPr="00B355AB">
          <w:rPr>
            <w:rFonts w:ascii="Cambria Math" w:hAnsi="Cambria Math" w:cs="Cambria Math"/>
          </w:rPr>
          <w:t>⁻</w:t>
        </w:r>
        <w:r w:rsidRPr="00B355AB">
          <w:rPr>
            <w:rFonts w:ascii="Arial" w:hAnsi="Arial" w:cs="Arial"/>
          </w:rPr>
          <w:t>¹)</w:t>
        </w:r>
      </w:ins>
      <w:ins w:id="2491" w:author="JAVIERA PAZ LEFORT IBANEZ" w:date="2025-09-18T20:36:00Z" w16du:dateUtc="2025-09-18T23:36:00Z">
        <w:r w:rsidR="00706874" w:rsidRPr="00B355AB">
          <w:rPr>
            <w:rFonts w:ascii="Arial" w:hAnsi="Arial" w:cs="Arial"/>
          </w:rPr>
          <w:t>-</w:t>
        </w:r>
      </w:ins>
    </w:p>
    <w:p w14:paraId="1A9F8A33" w14:textId="653A2711" w:rsidR="000C4CD4" w:rsidRPr="00B355AB" w:rsidRDefault="000C4CD4">
      <w:pPr>
        <w:pStyle w:val="Prrafodelista"/>
        <w:numPr>
          <w:ilvl w:val="0"/>
          <w:numId w:val="45"/>
        </w:numPr>
        <w:spacing w:line="360" w:lineRule="auto"/>
        <w:ind w:left="1428"/>
        <w:jc w:val="both"/>
        <w:rPr>
          <w:ins w:id="2492" w:author="JAVIERA PAZ LEFORT IBANEZ" w:date="2025-09-18T20:29:00Z" w16du:dateUtc="2025-09-18T23:29:00Z"/>
          <w:rFonts w:ascii="Arial" w:hAnsi="Arial" w:cs="Arial"/>
        </w:rPr>
        <w:pPrChange w:id="2493" w:author="JAVIERA PAZ LEFORT IBANEZ" w:date="2025-09-22T17:11:00Z" w16du:dateUtc="2025-09-22T20:11:00Z">
          <w:pPr>
            <w:pStyle w:val="Ttulo3"/>
          </w:pPr>
        </w:pPrChange>
      </w:pPr>
      <w:ins w:id="2494" w:author="JAVIERA PAZ LEFORT IBANEZ" w:date="2025-09-18T20:29:00Z" w16du:dateUtc="2025-09-18T23:29:00Z">
        <w:r w:rsidRPr="00B355AB">
          <w:rPr>
            <w:rFonts w:ascii="Arial" w:hAnsi="Arial" w:cs="Arial"/>
          </w:rPr>
          <w:t>Curvatura normalizada</w:t>
        </w:r>
      </w:ins>
      <w:ins w:id="2495" w:author="JAVIERA PAZ LEFORT IBANEZ" w:date="2025-09-18T20:38:00Z" w16du:dateUtc="2025-09-18T23:38:00Z">
        <w:r w:rsidR="00706874" w:rsidRPr="00B355AB">
          <w:rPr>
            <w:rFonts w:ascii="Arial" w:hAnsi="Arial" w:cs="Arial"/>
          </w:rPr>
          <w:t xml:space="preserve"> </w:t>
        </w:r>
      </w:ins>
      <m:oMath>
        <m:acc>
          <m:accPr>
            <m:chr m:val="̃"/>
            <m:ctrlPr>
              <w:ins w:id="2496" w:author="JAVIERA PAZ LEFORT IBANEZ" w:date="2025-09-18T20:38:00Z" w16du:dateUtc="2025-09-18T23:38:00Z">
                <w:rPr>
                  <w:rFonts w:ascii="Cambria Math" w:hAnsi="Cambria Math" w:cs="Arial"/>
                  <w:i/>
                </w:rPr>
              </w:ins>
            </m:ctrlPr>
          </m:accPr>
          <m:e>
            <m:r>
              <w:ins w:id="2497" w:author="JAVIERA PAZ LEFORT IBANEZ" w:date="2025-09-18T20:38:00Z" w16du:dateUtc="2025-09-18T23:38:00Z">
                <w:rPr>
                  <w:rFonts w:ascii="Cambria Math" w:hAnsi="Cambria Math" w:cs="Arial"/>
                </w:rPr>
                <m:t>J</m:t>
              </w:ins>
            </m:r>
          </m:e>
        </m:acc>
        <m:d>
          <m:dPr>
            <m:ctrlPr>
              <w:ins w:id="2498" w:author="JAVIERA PAZ LEFORT IBANEZ" w:date="2025-09-18T20:38:00Z" w16du:dateUtc="2025-09-18T23:38:00Z">
                <w:rPr>
                  <w:rFonts w:ascii="Cambria Math" w:hAnsi="Cambria Math" w:cs="Arial"/>
                  <w:i/>
                </w:rPr>
              </w:ins>
            </m:ctrlPr>
          </m:dPr>
          <m:e>
            <m:r>
              <w:ins w:id="2499" w:author="JAVIERA PAZ LEFORT IBANEZ" w:date="2025-09-18T20:38:00Z" w16du:dateUtc="2025-09-18T23:38:00Z">
                <w:rPr>
                  <w:rFonts w:ascii="Cambria Math" w:hAnsi="Cambria Math" w:cs="Arial"/>
                </w:rPr>
                <m:t>z</m:t>
              </w:ins>
            </m:r>
          </m:e>
        </m:d>
        <m:r>
          <w:ins w:id="2500" w:author="JAVIERA PAZ LEFORT IBANEZ" w:date="2025-09-18T20:38:00Z" w16du:dateUtc="2025-09-18T23:38:00Z">
            <w:rPr>
              <w:rFonts w:ascii="Cambria Math" w:hAnsi="Cambria Math" w:cs="Arial"/>
            </w:rPr>
            <m:t>=J(z)/</m:t>
          </w:ins>
        </m:r>
        <m:sSub>
          <m:sSubPr>
            <m:ctrlPr>
              <w:ins w:id="2501" w:author="JAVIERA PAZ LEFORT IBANEZ" w:date="2025-09-18T20:38:00Z" w16du:dateUtc="2025-09-18T23:38:00Z">
                <w:rPr>
                  <w:rFonts w:ascii="Cambria Math" w:hAnsi="Cambria Math" w:cs="Arial"/>
                  <w:i/>
                </w:rPr>
              </w:ins>
            </m:ctrlPr>
          </m:sSubPr>
          <m:e>
            <m:r>
              <w:ins w:id="2502" w:author="JAVIERA PAZ LEFORT IBANEZ" w:date="2025-09-18T20:38:00Z" w16du:dateUtc="2025-09-18T23:38:00Z">
                <w:rPr>
                  <w:rFonts w:ascii="Cambria Math" w:hAnsi="Cambria Math" w:cs="Arial"/>
                </w:rPr>
                <m:t>J</m:t>
              </w:ins>
            </m:r>
          </m:e>
          <m:sub>
            <m:r>
              <w:ins w:id="2503" w:author="JAVIERA PAZ LEFORT IBANEZ" w:date="2025-09-18T20:38:00Z" w16du:dateUtc="2025-09-18T23:38:00Z">
                <w:rPr>
                  <w:rFonts w:ascii="Cambria Math" w:hAnsi="Cambria Math" w:cs="Arial"/>
                </w:rPr>
                <m:t>in</m:t>
              </w:ins>
            </m:r>
          </m:sub>
        </m:sSub>
      </m:oMath>
      <w:ins w:id="2504" w:author="JAVIERA PAZ LEFORT IBANEZ" w:date="2025-09-18T20:39:00Z" w16du:dateUtc="2025-09-18T23:39:00Z">
        <w:r w:rsidR="00706874" w:rsidRPr="00B355AB">
          <w:rPr>
            <w:rFonts w:ascii="Arial" w:hAnsi="Arial" w:cs="Arial"/>
          </w:rPr>
          <w:t xml:space="preserve"> para comparar formas independientemente de la magnitud de entrada.</w:t>
        </w:r>
      </w:ins>
    </w:p>
    <w:p w14:paraId="75858876" w14:textId="73C22A9D" w:rsidR="000C4CD4" w:rsidRPr="00B355AB" w:rsidRDefault="00706874">
      <w:pPr>
        <w:pStyle w:val="Prrafodelista"/>
        <w:numPr>
          <w:ilvl w:val="0"/>
          <w:numId w:val="45"/>
        </w:numPr>
        <w:spacing w:line="360" w:lineRule="auto"/>
        <w:ind w:left="1428"/>
        <w:jc w:val="both"/>
        <w:rPr>
          <w:ins w:id="2505" w:author="JAVIERA PAZ LEFORT IBANEZ" w:date="2025-09-18T20:29:00Z" w16du:dateUtc="2025-09-18T23:29:00Z"/>
          <w:rFonts w:ascii="Arial" w:hAnsi="Arial" w:cs="Arial"/>
        </w:rPr>
        <w:pPrChange w:id="2506" w:author="JAVIERA PAZ LEFORT IBANEZ" w:date="2025-09-22T17:11:00Z" w16du:dateUtc="2025-09-22T20:11:00Z">
          <w:pPr>
            <w:pStyle w:val="Ttulo3"/>
          </w:pPr>
        </w:pPrChange>
      </w:pPr>
      <w:ins w:id="2507" w:author="JAVIERA PAZ LEFORT IBANEZ" w:date="2025-09-18T20:39:00Z" w16du:dateUtc="2025-09-18T23:39:00Z">
        <w:r w:rsidRPr="00B355AB">
          <w:rPr>
            <w:rFonts w:ascii="Arial" w:hAnsi="Arial" w:cs="Arial"/>
          </w:rPr>
          <w:t>Gráfico de compromiso (“</w:t>
        </w:r>
        <w:proofErr w:type="spellStart"/>
        <w:r w:rsidRPr="00B941DF">
          <w:rPr>
            <w:rFonts w:ascii="Arial" w:hAnsi="Arial" w:cs="Arial"/>
            <w:i/>
            <w:iCs/>
          </w:rPr>
          <w:t>trade</w:t>
        </w:r>
        <w:proofErr w:type="spellEnd"/>
        <w:r w:rsidRPr="00B941DF">
          <w:rPr>
            <w:rFonts w:ascii="Arial" w:hAnsi="Arial" w:cs="Arial"/>
            <w:i/>
            <w:iCs/>
          </w:rPr>
          <w:t>-off</w:t>
        </w:r>
        <w:r w:rsidRPr="00B355AB">
          <w:rPr>
            <w:rFonts w:ascii="Arial" w:hAnsi="Arial" w:cs="Arial"/>
          </w:rPr>
          <w:t xml:space="preserve">”) </w:t>
        </w:r>
        <w:r w:rsidR="00AE3D46" w:rsidRPr="00B355AB">
          <w:rPr>
            <w:rFonts w:ascii="Arial" w:hAnsi="Arial" w:cs="Arial"/>
          </w:rPr>
          <w:t>entre productividad del módulo (kg∙h</w:t>
        </w:r>
        <w:r w:rsidR="00AE3D46" w:rsidRPr="00B355AB">
          <w:rPr>
            <w:rFonts w:ascii="Arial" w:hAnsi="Arial" w:cs="Arial"/>
            <w:vertAlign w:val="superscript"/>
          </w:rPr>
          <w:t>-1</w:t>
        </w:r>
      </w:ins>
      <w:ins w:id="2508" w:author="JAVIERA PAZ LEFORT IBANEZ" w:date="2025-09-18T20:40:00Z" w16du:dateUtc="2025-09-18T23:40:00Z">
        <w:r w:rsidR="00AE3D46" w:rsidRPr="00B355AB">
          <w:rPr>
            <w:rFonts w:ascii="Arial" w:hAnsi="Arial" w:cs="Arial"/>
          </w:rPr>
          <w:t xml:space="preserve">, calculada como </w:t>
        </w:r>
      </w:ins>
      <m:oMath>
        <m:d>
          <m:dPr>
            <m:begChr m:val="〈"/>
            <m:endChr m:val="〉"/>
            <m:ctrlPr>
              <w:ins w:id="2509" w:author="JAVIERA PAZ LEFORT IBANEZ" w:date="2025-09-18T20:40:00Z" w16du:dateUtc="2025-09-18T23:40:00Z">
                <w:rPr>
                  <w:rFonts w:ascii="Cambria Math" w:hAnsi="Cambria Math" w:cs="Arial"/>
                  <w:i/>
                </w:rPr>
              </w:ins>
            </m:ctrlPr>
          </m:dPr>
          <m:e>
            <m:r>
              <w:ins w:id="2510" w:author="JAVIERA PAZ LEFORT IBANEZ" w:date="2025-09-18T20:40:00Z" w16du:dateUtc="2025-09-18T23:40:00Z">
                <w:rPr>
                  <w:rFonts w:ascii="Cambria Math" w:hAnsi="Cambria Math" w:cs="Arial"/>
                </w:rPr>
                <m:t>J</m:t>
              </w:ins>
            </m:r>
          </m:e>
        </m:d>
        <m:r>
          <w:ins w:id="2511" w:author="JAVIERA PAZ LEFORT IBANEZ" w:date="2025-09-18T20:40:00Z" w16du:dateUtc="2025-09-18T23:40:00Z">
            <w:rPr>
              <w:rFonts w:ascii="Cambria Math" w:hAnsi="Cambria Math" w:cs="Arial"/>
            </w:rPr>
            <m:t>A</m:t>
          </w:ins>
        </m:r>
      </m:oMath>
      <w:ins w:id="2512" w:author="JAVIERA PAZ LEFORT IBANEZ" w:date="2025-09-18T20:40:00Z" w16du:dateUtc="2025-09-18T23:40:00Z">
        <w:r w:rsidR="001C671B" w:rsidRPr="00B355AB">
          <w:rPr>
            <w:rFonts w:ascii="Arial" w:eastAsiaTheme="minorEastAsia" w:hAnsi="Arial" w:cs="Arial"/>
          </w:rPr>
          <w:t xml:space="preserve"> y stage-cut en la fibra (%)</w:t>
        </w:r>
      </w:ins>
    </w:p>
    <w:p w14:paraId="1ED11114" w14:textId="4C9A7642" w:rsidR="000C4CD4" w:rsidRPr="00B355AB" w:rsidRDefault="000C4CD4">
      <w:pPr>
        <w:pStyle w:val="Prrafodelista"/>
        <w:numPr>
          <w:ilvl w:val="0"/>
          <w:numId w:val="45"/>
        </w:numPr>
        <w:spacing w:line="360" w:lineRule="auto"/>
        <w:ind w:left="1428"/>
        <w:jc w:val="both"/>
        <w:rPr>
          <w:ins w:id="2513" w:author="JAVIERA PAZ LEFORT IBANEZ" w:date="2025-09-18T20:43:00Z" w16du:dateUtc="2025-09-18T23:43:00Z"/>
          <w:rFonts w:ascii="Arial" w:hAnsi="Arial" w:cs="Arial"/>
          <w:rPrChange w:id="2514" w:author="JAVIERA PAZ LEFORT IBANEZ" w:date="2025-09-18T20:43:00Z" w16du:dateUtc="2025-09-18T23:43:00Z">
            <w:rPr>
              <w:ins w:id="2515" w:author="JAVIERA PAZ LEFORT IBANEZ" w:date="2025-09-18T20:43:00Z" w16du:dateUtc="2025-09-18T23:43:00Z"/>
              <w:rFonts w:eastAsiaTheme="minorEastAsia"/>
            </w:rPr>
          </w:rPrChange>
        </w:rPr>
        <w:pPrChange w:id="2516" w:author="JAVIERA PAZ LEFORT IBANEZ" w:date="2025-09-22T17:11:00Z" w16du:dateUtc="2025-09-22T20:11:00Z">
          <w:pPr>
            <w:pStyle w:val="Prrafodelista"/>
            <w:numPr>
              <w:numId w:val="45"/>
            </w:numPr>
            <w:ind w:hanging="360"/>
            <w:jc w:val="both"/>
          </w:pPr>
        </w:pPrChange>
      </w:pPr>
      <w:ins w:id="2517" w:author="JAVIERA PAZ LEFORT IBANEZ" w:date="2025-09-18T20:29:00Z" w16du:dateUtc="2025-09-18T23:29:00Z">
        <w:r w:rsidRPr="00B355AB">
          <w:rPr>
            <w:rFonts w:ascii="Arial" w:hAnsi="Arial" w:cs="Arial"/>
          </w:rPr>
          <w:t>Métricas vs Re:</w:t>
        </w:r>
      </w:ins>
      <w:ins w:id="2518" w:author="JAVIERA PAZ LEFORT IBANEZ" w:date="2025-09-18T20:41:00Z" w16du:dateUtc="2025-09-18T23:41:00Z">
        <w:r w:rsidR="001C671B" w:rsidRPr="00B355AB">
          <w:rPr>
            <w:rFonts w:ascii="Arial" w:eastAsiaTheme="minorEastAsia" w:hAnsi="Arial" w:cs="Arial"/>
          </w:rPr>
          <w:t xml:space="preserve"> </w:t>
        </w:r>
      </w:ins>
      <m:oMath>
        <m:sSub>
          <m:sSubPr>
            <m:ctrlPr>
              <w:ins w:id="2519" w:author="JAVIERA PAZ LEFORT IBANEZ" w:date="2025-09-18T20:41:00Z" w16du:dateUtc="2025-09-18T23:41:00Z">
                <w:rPr>
                  <w:rFonts w:ascii="Cambria Math" w:hAnsi="Cambria Math" w:cs="Arial"/>
                  <w:i/>
                </w:rPr>
              </w:ins>
            </m:ctrlPr>
          </m:sSubPr>
          <m:e>
            <m:r>
              <w:ins w:id="2520" w:author="JAVIERA PAZ LEFORT IBANEZ" w:date="2025-09-18T20:41:00Z" w16du:dateUtc="2025-09-18T23:41:00Z">
                <w:rPr>
                  <w:rFonts w:ascii="Cambria Math" w:hAnsi="Cambria Math" w:cs="Arial"/>
                </w:rPr>
                <m:t>J</m:t>
              </w:ins>
            </m:r>
          </m:e>
          <m:sub>
            <m:r>
              <w:ins w:id="2521" w:author="JAVIERA PAZ LEFORT IBANEZ" w:date="2025-09-18T20:41:00Z" w16du:dateUtc="2025-09-18T23:41:00Z">
                <w:rPr>
                  <w:rFonts w:ascii="Cambria Math" w:hAnsi="Cambria Math" w:cs="Arial"/>
                </w:rPr>
                <m:t>in</m:t>
              </w:ins>
            </m:r>
          </m:sub>
        </m:sSub>
      </m:oMath>
      <w:ins w:id="2522" w:author="JAVIERA PAZ LEFORT IBANEZ" w:date="2025-09-18T20:29:00Z" w16du:dateUtc="2025-09-18T23:29:00Z">
        <w:r w:rsidRPr="00B355AB">
          <w:rPr>
            <w:rFonts w:ascii="Arial" w:hAnsi="Arial" w:cs="Arial"/>
          </w:rPr>
          <w:t xml:space="preserve"> </w:t>
        </w:r>
      </w:ins>
      <w:ins w:id="2523" w:author="JAVIERA PAZ LEFORT IBANEZ" w:date="2025-09-18T20:41:00Z" w16du:dateUtc="2025-09-18T23:41:00Z">
        <w:r w:rsidR="001C671B" w:rsidRPr="00B355AB">
          <w:rPr>
            <w:rFonts w:ascii="Arial" w:hAnsi="Arial" w:cs="Arial"/>
          </w:rPr>
          <w:t xml:space="preserve">vs Re, masa integrada </w:t>
        </w:r>
      </w:ins>
      <m:oMath>
        <m:sSub>
          <m:sSubPr>
            <m:ctrlPr>
              <w:ins w:id="2524" w:author="JAVIERA PAZ LEFORT IBANEZ" w:date="2025-09-18T20:41:00Z" w16du:dateUtc="2025-09-18T23:41:00Z">
                <w:rPr>
                  <w:rFonts w:ascii="Cambria Math" w:hAnsi="Cambria Math" w:cs="Arial"/>
                  <w:i/>
                </w:rPr>
              </w:ins>
            </m:ctrlPr>
          </m:sSubPr>
          <m:e>
            <m:acc>
              <m:accPr>
                <m:chr m:val="̇"/>
                <m:ctrlPr>
                  <w:ins w:id="2525" w:author="JAVIERA PAZ LEFORT IBANEZ" w:date="2025-09-18T20:42:00Z" w16du:dateUtc="2025-09-18T23:42:00Z">
                    <w:rPr>
                      <w:rFonts w:ascii="Cambria Math" w:hAnsi="Cambria Math" w:cs="Arial"/>
                      <w:i/>
                    </w:rPr>
                  </w:ins>
                </m:ctrlPr>
              </m:accPr>
              <m:e>
                <m:r>
                  <w:ins w:id="2526" w:author="JAVIERA PAZ LEFORT IBANEZ" w:date="2025-09-18T20:42:00Z" w16du:dateUtc="2025-09-18T23:42:00Z">
                    <w:rPr>
                      <w:rFonts w:ascii="Cambria Math" w:hAnsi="Cambria Math" w:cs="Arial"/>
                    </w:rPr>
                    <m:t>m</m:t>
                  </w:ins>
                </m:r>
              </m:e>
            </m:acc>
          </m:e>
          <m:sub>
            <m:r>
              <w:ins w:id="2527" w:author="JAVIERA PAZ LEFORT IBANEZ" w:date="2025-09-18T20:42:00Z" w16du:dateUtc="2025-09-18T23:42:00Z">
                <w:rPr>
                  <w:rFonts w:ascii="Cambria Math" w:hAnsi="Cambria Math" w:cs="Arial"/>
                </w:rPr>
                <m:t>int</m:t>
              </w:ins>
            </m:r>
          </m:sub>
        </m:sSub>
      </m:oMath>
      <w:ins w:id="2528" w:author="JAVIERA PAZ LEFORT IBANEZ" w:date="2025-09-18T20:42:00Z" w16du:dateUtc="2025-09-18T23:42:00Z">
        <w:r w:rsidR="006B06FC" w:rsidRPr="00B355AB">
          <w:rPr>
            <w:rFonts w:ascii="Arial" w:eastAsiaTheme="minorEastAsia" w:hAnsi="Arial" w:cs="Arial"/>
          </w:rPr>
          <w:t xml:space="preserve"> vs Re, </w:t>
        </w:r>
      </w:ins>
      <m:oMath>
        <m:r>
          <w:ins w:id="2529" w:author="JAVIERA PAZ LEFORT IBANEZ" w:date="2025-09-18T20:42:00Z" w16du:dateUtc="2025-09-18T23:42:00Z">
            <w:rPr>
              <w:rFonts w:ascii="Cambria Math" w:eastAsiaTheme="minorEastAsia" w:hAnsi="Cambria Math" w:cs="Arial"/>
            </w:rPr>
            <m:t>∆f</m:t>
          </w:ins>
        </m:r>
      </m:oMath>
      <w:ins w:id="2530" w:author="JAVIERA PAZ LEFORT IBANEZ" w:date="2025-09-18T20:42:00Z" w16du:dateUtc="2025-09-18T23:42:00Z">
        <w:r w:rsidR="006B06FC" w:rsidRPr="00B355AB">
          <w:rPr>
            <w:rFonts w:ascii="Arial" w:eastAsiaTheme="minorEastAsia" w:hAnsi="Arial" w:cs="Arial"/>
          </w:rPr>
          <w:t xml:space="preserve"> en la fibra y </w:t>
        </w:r>
      </w:ins>
      <m:oMath>
        <m:sSub>
          <m:sSubPr>
            <m:ctrlPr>
              <w:ins w:id="2531" w:author="JAVIERA PAZ LEFORT IBANEZ" w:date="2025-09-18T20:43:00Z" w16du:dateUtc="2025-09-18T23:43:00Z">
                <w:rPr>
                  <w:rFonts w:ascii="Cambria Math" w:eastAsiaTheme="minorEastAsia" w:hAnsi="Cambria Math" w:cs="Arial"/>
                  <w:i/>
                </w:rPr>
              </w:ins>
            </m:ctrlPr>
          </m:sSubPr>
          <m:e>
            <m:r>
              <w:ins w:id="2532" w:author="JAVIERA PAZ LEFORT IBANEZ" w:date="2025-09-18T20:43:00Z" w16du:dateUtc="2025-09-18T23:43:00Z">
                <w:rPr>
                  <w:rFonts w:ascii="Cambria Math" w:eastAsiaTheme="minorEastAsia" w:hAnsi="Cambria Math" w:cs="Arial"/>
                </w:rPr>
                <m:t>f</m:t>
              </w:ins>
            </m:r>
          </m:e>
          <m:sub>
            <m:r>
              <w:ins w:id="2533" w:author="JAVIERA PAZ LEFORT IBANEZ" w:date="2025-09-18T20:43:00Z" w16du:dateUtc="2025-09-18T23:43:00Z">
                <w:rPr>
                  <w:rFonts w:ascii="Cambria Math" w:eastAsiaTheme="minorEastAsia" w:hAnsi="Cambria Math" w:cs="Arial"/>
                </w:rPr>
                <m:t>fibra,salida</m:t>
              </w:ins>
            </m:r>
          </m:sub>
        </m:sSub>
      </m:oMath>
      <w:ins w:id="2534" w:author="JAVIERA PAZ LEFORT IBANEZ" w:date="2025-09-18T20:43:00Z" w16du:dateUtc="2025-09-18T23:43:00Z">
        <w:r w:rsidR="009A6573" w:rsidRPr="00B355AB">
          <w:rPr>
            <w:rFonts w:ascii="Arial" w:eastAsiaTheme="minorEastAsia" w:hAnsi="Arial" w:cs="Arial"/>
          </w:rPr>
          <w:t xml:space="preserve"> vs Re.</w:t>
        </w:r>
      </w:ins>
    </w:p>
    <w:p w14:paraId="60775F53" w14:textId="0E463E78" w:rsidR="009A6573" w:rsidRPr="00B355AB" w:rsidRDefault="009A6573">
      <w:pPr>
        <w:pStyle w:val="Prrafodelista"/>
        <w:numPr>
          <w:ilvl w:val="0"/>
          <w:numId w:val="45"/>
        </w:numPr>
        <w:spacing w:line="360" w:lineRule="auto"/>
        <w:ind w:left="1428"/>
        <w:jc w:val="both"/>
        <w:rPr>
          <w:ins w:id="2535" w:author="JAVIERA PAZ LEFORT IBANEZ" w:date="2025-09-18T20:29:00Z" w16du:dateUtc="2025-09-18T23:29:00Z"/>
          <w:rFonts w:ascii="Arial" w:hAnsi="Arial" w:cs="Arial"/>
        </w:rPr>
        <w:pPrChange w:id="2536" w:author="JAVIERA PAZ LEFORT IBANEZ" w:date="2025-09-22T17:11:00Z" w16du:dateUtc="2025-09-22T20:11:00Z">
          <w:pPr>
            <w:pStyle w:val="Ttulo3"/>
          </w:pPr>
        </w:pPrChange>
      </w:pPr>
      <w:ins w:id="2537" w:author="JAVIERA PAZ LEFORT IBANEZ" w:date="2025-09-18T20:43:00Z" w16du:dateUtc="2025-09-18T23:43:00Z">
        <w:r w:rsidRPr="00B355AB">
          <w:rPr>
            <w:rFonts w:ascii="Arial" w:eastAsiaTheme="minorEastAsia" w:hAnsi="Arial" w:cs="Arial"/>
          </w:rPr>
          <w:t xml:space="preserve">Estimación de la ley de potencia </w:t>
        </w:r>
      </w:ins>
      <m:oMath>
        <m:sSub>
          <m:sSubPr>
            <m:ctrlPr>
              <w:ins w:id="2538" w:author="JAVIERA PAZ LEFORT IBANEZ" w:date="2025-09-19T15:35:00Z" w16du:dateUtc="2025-09-19T18:35:00Z">
                <w:rPr>
                  <w:rFonts w:ascii="Cambria Math" w:eastAsiaTheme="minorEastAsia" w:hAnsi="Cambria Math" w:cs="Arial"/>
                  <w:i/>
                  <w:vertAlign w:val="subscript"/>
                </w:rPr>
              </w:ins>
            </m:ctrlPr>
          </m:sSubPr>
          <m:e>
            <m:r>
              <w:ins w:id="2539" w:author="JAVIERA PAZ LEFORT IBANEZ" w:date="2025-09-19T15:35:00Z" w16du:dateUtc="2025-09-19T18:35:00Z">
                <w:rPr>
                  <w:rFonts w:ascii="Cambria Math" w:eastAsiaTheme="minorEastAsia" w:hAnsi="Cambria Math" w:cs="Arial"/>
                  <w:vertAlign w:val="subscript"/>
                </w:rPr>
                <m:t>K</m:t>
              </w:ins>
            </m:r>
          </m:e>
          <m:sub>
            <m:r>
              <w:ins w:id="2540" w:author="JAVIERA PAZ LEFORT IBANEZ" w:date="2025-09-19T15:35:00Z" w16du:dateUtc="2025-09-19T18:35:00Z">
                <w:rPr>
                  <w:rFonts w:ascii="Cambria Math" w:eastAsiaTheme="minorEastAsia" w:hAnsi="Cambria Math" w:cs="Arial"/>
                  <w:vertAlign w:val="subscript"/>
                </w:rPr>
                <m:t>L</m:t>
              </w:ins>
            </m:r>
          </m:sub>
        </m:sSub>
        <m:r>
          <w:ins w:id="2541" w:author="JAVIERA PAZ LEFORT IBANEZ" w:date="2025-09-18T20:43:00Z" w16du:dateUtc="2025-09-18T23:43:00Z">
            <w:rPr>
              <w:rFonts w:ascii="Cambria Math" w:eastAsiaTheme="minorEastAsia" w:hAnsi="Cambria Math" w:cs="Arial"/>
            </w:rPr>
            <m:t xml:space="preserve"> - Re</m:t>
          </w:ins>
        </m:r>
      </m:oMath>
      <w:ins w:id="2542" w:author="JAVIERA PAZ LEFORT IBANEZ" w:date="2025-09-18T20:43:00Z" w16du:dateUtc="2025-09-18T23:43:00Z">
        <w:r w:rsidR="006D7C65" w:rsidRPr="00B355AB">
          <w:rPr>
            <w:rFonts w:ascii="Arial" w:eastAsiaTheme="minorEastAsia" w:hAnsi="Arial" w:cs="Arial"/>
          </w:rPr>
          <w:t xml:space="preserve">: Ajuste lineal en escala log – log para obtener el exponente </w:t>
        </w:r>
        <w:r w:rsidR="006D7C65" w:rsidRPr="00B355AB">
          <w:rPr>
            <w:rFonts w:ascii="Arial" w:eastAsiaTheme="minorEastAsia" w:hAnsi="Arial" w:cs="Arial"/>
            <w:i/>
            <w:iCs/>
            <w:rPrChange w:id="2543" w:author="JAVIERA PAZ LEFORT IBANEZ" w:date="2025-09-18T20:44:00Z" w16du:dateUtc="2025-09-18T23:44:00Z">
              <w:rPr>
                <w:rFonts w:eastAsiaTheme="minorEastAsia"/>
              </w:rPr>
            </w:rPrChange>
          </w:rPr>
          <w:t>n</w:t>
        </w:r>
      </w:ins>
      <w:ins w:id="2544" w:author="JAVIERA PAZ LEFORT IBANEZ" w:date="2025-09-18T20:44:00Z" w16du:dateUtc="2025-09-18T23:44:00Z">
        <w:r w:rsidR="006D7C65" w:rsidRPr="00B355AB">
          <w:rPr>
            <w:rFonts w:ascii="Arial" w:eastAsiaTheme="minorEastAsia" w:hAnsi="Arial" w:cs="Arial"/>
            <w:i/>
            <w:iCs/>
          </w:rPr>
          <w:t>.</w:t>
        </w:r>
      </w:ins>
    </w:p>
    <w:p w14:paraId="0077BCA1" w14:textId="77777777" w:rsidR="000C4CD4" w:rsidRPr="00B355AB" w:rsidRDefault="000C4CD4">
      <w:pPr>
        <w:spacing w:line="360" w:lineRule="auto"/>
        <w:ind w:left="708"/>
        <w:jc w:val="both"/>
        <w:rPr>
          <w:ins w:id="2545" w:author="JAVIERA PAZ LEFORT IBANEZ" w:date="2025-09-18T20:29:00Z" w16du:dateUtc="2025-09-18T23:29:00Z"/>
          <w:rStyle w:val="nfasissutil"/>
          <w:rFonts w:ascii="Arial" w:hAnsi="Arial" w:cs="Arial"/>
          <w:rPrChange w:id="2546" w:author="JAVIERA PAZ LEFORT IBANEZ" w:date="2025-09-18T20:44:00Z" w16du:dateUtc="2025-09-18T23:44:00Z">
            <w:rPr>
              <w:ins w:id="2547" w:author="JAVIERA PAZ LEFORT IBANEZ" w:date="2025-09-18T20:29:00Z" w16du:dateUtc="2025-09-18T23:29:00Z"/>
            </w:rPr>
          </w:rPrChange>
        </w:rPr>
        <w:pPrChange w:id="2548" w:author="JAVIERA PAZ LEFORT IBANEZ" w:date="2025-09-22T17:11:00Z" w16du:dateUtc="2025-09-22T20:11:00Z">
          <w:pPr>
            <w:pStyle w:val="Ttulo3"/>
          </w:pPr>
        </w:pPrChange>
      </w:pPr>
      <w:ins w:id="2549" w:author="JAVIERA PAZ LEFORT IBANEZ" w:date="2025-09-18T20:29:00Z" w16du:dateUtc="2025-09-18T23:29:00Z">
        <w:r w:rsidRPr="00B355AB">
          <w:rPr>
            <w:rStyle w:val="nfasissutil"/>
            <w:rFonts w:ascii="Arial" w:hAnsi="Arial" w:cs="Arial"/>
            <w:rPrChange w:id="2550" w:author="JAVIERA PAZ LEFORT IBANEZ" w:date="2025-09-18T20:44:00Z" w16du:dateUtc="2025-09-18T23:44:00Z">
              <w:rPr/>
            </w:rPrChange>
          </w:rPr>
          <w:t>Temperatura de entrada</w:t>
        </w:r>
      </w:ins>
    </w:p>
    <w:p w14:paraId="0C8C18A0" w14:textId="754932B4" w:rsidR="000C4CD4" w:rsidRPr="00B355AB" w:rsidRDefault="000C4CD4">
      <w:pPr>
        <w:spacing w:line="360" w:lineRule="auto"/>
        <w:ind w:left="708"/>
        <w:jc w:val="both"/>
        <w:rPr>
          <w:ins w:id="2551" w:author="JAVIERA PAZ LEFORT IBANEZ" w:date="2025-09-18T20:29:00Z" w16du:dateUtc="2025-09-18T23:29:00Z"/>
          <w:rFonts w:ascii="Arial" w:hAnsi="Arial" w:cs="Arial"/>
        </w:rPr>
        <w:pPrChange w:id="2552" w:author="JAVIERA PAZ LEFORT IBANEZ" w:date="2025-09-22T17:11:00Z" w16du:dateUtc="2025-09-22T20:11:00Z">
          <w:pPr>
            <w:pStyle w:val="Ttulo3"/>
          </w:pPr>
        </w:pPrChange>
      </w:pPr>
      <w:ins w:id="2553" w:author="JAVIERA PAZ LEFORT IBANEZ" w:date="2025-09-18T20:29:00Z" w16du:dateUtc="2025-09-18T23:29:00Z">
        <w:r w:rsidRPr="00B355AB">
          <w:rPr>
            <w:rFonts w:ascii="Arial" w:hAnsi="Arial" w:cs="Arial"/>
          </w:rPr>
          <w:t>Se evaluó la sensibilidad térmica variando la temperatura del vino entre 15–30 °C (con la carcasa en la condición base de la corrida)</w:t>
        </w:r>
      </w:ins>
      <w:ins w:id="2554" w:author="JAVIERA PAZ LEFORT IBANEZ" w:date="2025-09-18T20:44:00Z" w16du:dateUtc="2025-09-18T23:44:00Z">
        <w:r w:rsidR="006D7C65" w:rsidRPr="00B355AB">
          <w:rPr>
            <w:rFonts w:ascii="Arial" w:hAnsi="Arial" w:cs="Arial"/>
          </w:rPr>
          <w:t xml:space="preserve">. Para cada temperatura </w:t>
        </w:r>
      </w:ins>
      <w:ins w:id="2555" w:author="JAVIERA PAZ LEFORT IBANEZ" w:date="2025-09-18T20:45:00Z" w16du:dateUtc="2025-09-18T23:45:00Z">
        <w:r w:rsidR="006D7C65" w:rsidRPr="00B355AB">
          <w:rPr>
            <w:rFonts w:ascii="Arial" w:hAnsi="Arial" w:cs="Arial"/>
          </w:rPr>
          <w:t>se registran</w:t>
        </w:r>
      </w:ins>
      <w:ins w:id="2556" w:author="JAVIERA PAZ LEFORT IBANEZ" w:date="2025-09-18T20:29:00Z" w16du:dateUtc="2025-09-18T23:29:00Z">
        <w:r w:rsidRPr="00B355AB">
          <w:rPr>
            <w:rFonts w:ascii="Arial" w:hAnsi="Arial" w:cs="Arial"/>
          </w:rPr>
          <w:t>:</w:t>
        </w:r>
      </w:ins>
    </w:p>
    <w:p w14:paraId="6D77214C" w14:textId="325FE724" w:rsidR="006D7C65" w:rsidRPr="00B355AB" w:rsidRDefault="006D7C65">
      <w:pPr>
        <w:pStyle w:val="Prrafodelista"/>
        <w:numPr>
          <w:ilvl w:val="0"/>
          <w:numId w:val="46"/>
        </w:numPr>
        <w:spacing w:line="360" w:lineRule="auto"/>
        <w:ind w:left="1428"/>
        <w:jc w:val="both"/>
        <w:rPr>
          <w:ins w:id="2557" w:author="JAVIERA PAZ LEFORT IBANEZ" w:date="2025-09-18T20:45:00Z" w16du:dateUtc="2025-09-18T23:45:00Z"/>
          <w:rFonts w:ascii="Arial" w:hAnsi="Arial" w:cs="Arial"/>
          <w:rPrChange w:id="2558" w:author="JAVIERA PAZ LEFORT IBANEZ" w:date="2025-09-18T20:45:00Z" w16du:dateUtc="2025-09-18T23:45:00Z">
            <w:rPr>
              <w:ins w:id="2559" w:author="JAVIERA PAZ LEFORT IBANEZ" w:date="2025-09-18T20:45:00Z" w16du:dateUtc="2025-09-18T23:45:00Z"/>
              <w:rFonts w:eastAsiaTheme="minorEastAsia"/>
            </w:rPr>
          </w:rPrChange>
        </w:rPr>
        <w:pPrChange w:id="2560" w:author="JAVIERA PAZ LEFORT IBANEZ" w:date="2025-09-22T17:11:00Z" w16du:dateUtc="2025-09-22T20:11:00Z">
          <w:pPr>
            <w:pStyle w:val="Prrafodelista"/>
            <w:numPr>
              <w:numId w:val="46"/>
            </w:numPr>
            <w:ind w:hanging="360"/>
            <w:jc w:val="both"/>
          </w:pPr>
        </w:pPrChange>
      </w:pPr>
      <w:ins w:id="2561" w:author="JAVIERA PAZ LEFORT IBANEZ" w:date="2025-09-18T20:45:00Z" w16du:dateUtc="2025-09-18T23:45:00Z">
        <w:r w:rsidRPr="00B355AB">
          <w:rPr>
            <w:rFonts w:ascii="Arial" w:hAnsi="Arial" w:cs="Arial"/>
          </w:rPr>
          <w:t xml:space="preserve">Perfil </w:t>
        </w:r>
      </w:ins>
      <m:oMath>
        <m:sSub>
          <m:sSubPr>
            <m:ctrlPr>
              <w:ins w:id="2562" w:author="JAVIERA PAZ LEFORT IBANEZ" w:date="2025-09-18T20:45:00Z" w16du:dateUtc="2025-09-18T23:45:00Z">
                <w:rPr>
                  <w:rFonts w:ascii="Cambria Math" w:hAnsi="Cambria Math" w:cs="Arial"/>
                  <w:i/>
                </w:rPr>
              </w:ins>
            </m:ctrlPr>
          </m:sSubPr>
          <m:e>
            <m:r>
              <w:ins w:id="2563" w:author="JAVIERA PAZ LEFORT IBANEZ" w:date="2025-09-18T20:45:00Z" w16du:dateUtc="2025-09-18T23:45:00Z">
                <w:rPr>
                  <w:rFonts w:ascii="Cambria Math" w:hAnsi="Cambria Math" w:cs="Arial"/>
                </w:rPr>
                <m:t>C</m:t>
              </w:ins>
            </m:r>
          </m:e>
          <m:sub>
            <m:r>
              <w:ins w:id="2564" w:author="JAVIERA PAZ LEFORT IBANEZ" w:date="2025-09-18T20:45:00Z" w16du:dateUtc="2025-09-18T23:45:00Z">
                <w:rPr>
                  <w:rFonts w:ascii="Cambria Math" w:hAnsi="Cambria Math" w:cs="Arial"/>
                </w:rPr>
                <m:t>poly</m:t>
              </w:ins>
            </m:r>
          </m:sub>
        </m:sSub>
        <m:r>
          <w:ins w:id="2565" w:author="JAVIERA PAZ LEFORT IBANEZ" w:date="2025-09-18T20:45:00Z" w16du:dateUtc="2025-09-18T23:45:00Z">
            <w:rPr>
              <w:rFonts w:ascii="Cambria Math" w:hAnsi="Cambria Math" w:cs="Arial"/>
            </w:rPr>
            <m:t>(z)</m:t>
          </w:ins>
        </m:r>
      </m:oMath>
      <w:ins w:id="2566" w:author="JAVIERA PAZ LEFORT IBANEZ" w:date="2025-09-18T20:45:00Z" w16du:dateUtc="2025-09-18T23:45:00Z">
        <w:r w:rsidRPr="00B355AB">
          <w:rPr>
            <w:rFonts w:ascii="Arial" w:eastAsiaTheme="minorEastAsia" w:hAnsi="Arial" w:cs="Arial"/>
          </w:rPr>
          <w:t>.</w:t>
        </w:r>
      </w:ins>
    </w:p>
    <w:p w14:paraId="5BA03FFF" w14:textId="71C9200A" w:rsidR="006D7C65" w:rsidRPr="00B355AB" w:rsidRDefault="006D7C65">
      <w:pPr>
        <w:pStyle w:val="Prrafodelista"/>
        <w:numPr>
          <w:ilvl w:val="0"/>
          <w:numId w:val="46"/>
        </w:numPr>
        <w:spacing w:line="360" w:lineRule="auto"/>
        <w:ind w:left="1428"/>
        <w:jc w:val="both"/>
        <w:rPr>
          <w:ins w:id="2567" w:author="JAVIERA PAZ LEFORT IBANEZ" w:date="2025-09-18T20:46:00Z" w16du:dateUtc="2025-09-18T23:46:00Z"/>
          <w:rFonts w:ascii="Arial" w:hAnsi="Arial" w:cs="Arial"/>
          <w:rPrChange w:id="2568" w:author="JAVIERA PAZ LEFORT IBANEZ" w:date="2025-09-18T20:46:00Z" w16du:dateUtc="2025-09-18T23:46:00Z">
            <w:rPr>
              <w:ins w:id="2569" w:author="JAVIERA PAZ LEFORT IBANEZ" w:date="2025-09-18T20:46:00Z" w16du:dateUtc="2025-09-18T23:46:00Z"/>
              <w:rFonts w:eastAsiaTheme="minorEastAsia"/>
            </w:rPr>
          </w:rPrChange>
        </w:rPr>
        <w:pPrChange w:id="2570" w:author="JAVIERA PAZ LEFORT IBANEZ" w:date="2025-09-22T17:11:00Z" w16du:dateUtc="2025-09-22T20:11:00Z">
          <w:pPr>
            <w:pStyle w:val="Prrafodelista"/>
            <w:numPr>
              <w:numId w:val="46"/>
            </w:numPr>
            <w:ind w:hanging="360"/>
            <w:jc w:val="both"/>
          </w:pPr>
        </w:pPrChange>
      </w:pPr>
      <w:ins w:id="2571" w:author="JAVIERA PAZ LEFORT IBANEZ" w:date="2025-09-18T20:45:00Z" w16du:dateUtc="2025-09-18T23:45:00Z">
        <w:r w:rsidRPr="00B355AB">
          <w:rPr>
            <w:rFonts w:ascii="Arial" w:eastAsiaTheme="minorEastAsia" w:hAnsi="Arial" w:cs="Arial"/>
          </w:rPr>
          <w:t xml:space="preserve">Perfil </w:t>
        </w:r>
      </w:ins>
      <m:oMath>
        <m:r>
          <w:ins w:id="2572" w:author="JAVIERA PAZ LEFORT IBANEZ" w:date="2025-09-18T20:45:00Z" w16du:dateUtc="2025-09-18T23:45:00Z">
            <w:rPr>
              <w:rFonts w:ascii="Cambria Math" w:eastAsiaTheme="minorEastAsia" w:hAnsi="Cambria Math" w:cs="Arial"/>
            </w:rPr>
            <m:t>J(z)</m:t>
          </w:ins>
        </m:r>
      </m:oMath>
      <w:ins w:id="2573" w:author="JAVIERA PAZ LEFORT IBANEZ" w:date="2025-09-18T20:45:00Z" w16du:dateUtc="2025-09-18T23:45:00Z">
        <w:r w:rsidRPr="00B355AB">
          <w:rPr>
            <w:rFonts w:ascii="Arial" w:eastAsiaTheme="minorEastAsia" w:hAnsi="Arial" w:cs="Arial"/>
          </w:rPr>
          <w:t xml:space="preserve"> y promedio </w:t>
        </w:r>
      </w:ins>
      <m:oMath>
        <m:d>
          <m:dPr>
            <m:begChr m:val="〈"/>
            <m:endChr m:val="〉"/>
            <m:ctrlPr>
              <w:ins w:id="2574" w:author="JAVIERA PAZ LEFORT IBANEZ" w:date="2025-09-18T20:46:00Z" w16du:dateUtc="2025-09-18T23:46:00Z">
                <w:rPr>
                  <w:rFonts w:ascii="Cambria Math" w:hAnsi="Cambria Math" w:cs="Arial"/>
                  <w:i/>
                </w:rPr>
              </w:ins>
            </m:ctrlPr>
          </m:dPr>
          <m:e>
            <m:r>
              <w:ins w:id="2575" w:author="JAVIERA PAZ LEFORT IBANEZ" w:date="2025-09-18T20:46:00Z" w16du:dateUtc="2025-09-18T23:46:00Z">
                <w:rPr>
                  <w:rFonts w:ascii="Cambria Math" w:hAnsi="Cambria Math" w:cs="Arial"/>
                </w:rPr>
                <m:t>J</m:t>
              </w:ins>
            </m:r>
          </m:e>
        </m:d>
      </m:oMath>
      <w:ins w:id="2576" w:author="JAVIERA PAZ LEFORT IBANEZ" w:date="2025-09-18T20:46:00Z" w16du:dateUtc="2025-09-18T23:46:00Z">
        <w:r w:rsidRPr="00B355AB">
          <w:rPr>
            <w:rFonts w:ascii="Arial" w:eastAsiaTheme="minorEastAsia" w:hAnsi="Arial" w:cs="Arial"/>
          </w:rPr>
          <w:t>.</w:t>
        </w:r>
      </w:ins>
    </w:p>
    <w:p w14:paraId="7D7EF7CD" w14:textId="19F2A3FE" w:rsidR="006D7C65" w:rsidRPr="00B355AB" w:rsidRDefault="006D7C65">
      <w:pPr>
        <w:pStyle w:val="Prrafodelista"/>
        <w:numPr>
          <w:ilvl w:val="0"/>
          <w:numId w:val="46"/>
        </w:numPr>
        <w:spacing w:line="360" w:lineRule="auto"/>
        <w:ind w:left="1428"/>
        <w:jc w:val="both"/>
        <w:rPr>
          <w:ins w:id="2577" w:author="JAVIERA PAZ LEFORT IBANEZ" w:date="2025-09-18T20:45:00Z" w16du:dateUtc="2025-09-18T23:45:00Z"/>
          <w:rFonts w:ascii="Arial" w:hAnsi="Arial" w:cs="Arial"/>
        </w:rPr>
        <w:pPrChange w:id="2578" w:author="JAVIERA PAZ LEFORT IBANEZ" w:date="2025-09-22T17:11:00Z" w16du:dateUtc="2025-09-22T20:11:00Z">
          <w:pPr>
            <w:jc w:val="both"/>
          </w:pPr>
        </w:pPrChange>
      </w:pPr>
      <w:ins w:id="2579" w:author="JAVIERA PAZ LEFORT IBANEZ" w:date="2025-09-18T20:46:00Z" w16du:dateUtc="2025-09-18T23:46:00Z">
        <w:r w:rsidRPr="00B355AB">
          <w:rPr>
            <w:rFonts w:ascii="Arial" w:eastAsiaTheme="minorEastAsia" w:hAnsi="Arial" w:cs="Arial"/>
          </w:rPr>
          <w:t xml:space="preserve">Curva </w:t>
        </w:r>
      </w:ins>
      <m:oMath>
        <m:d>
          <m:dPr>
            <m:begChr m:val="〈"/>
            <m:endChr m:val="〉"/>
            <m:ctrlPr>
              <w:ins w:id="2580" w:author="JAVIERA PAZ LEFORT IBANEZ" w:date="2025-09-18T20:46:00Z" w16du:dateUtc="2025-09-18T23:46:00Z">
                <w:rPr>
                  <w:rFonts w:ascii="Cambria Math" w:hAnsi="Cambria Math" w:cs="Arial"/>
                  <w:i/>
                </w:rPr>
              </w:ins>
            </m:ctrlPr>
          </m:dPr>
          <m:e>
            <m:r>
              <w:ins w:id="2581" w:author="JAVIERA PAZ LEFORT IBANEZ" w:date="2025-09-18T20:46:00Z" w16du:dateUtc="2025-09-18T23:46:00Z">
                <w:rPr>
                  <w:rFonts w:ascii="Cambria Math" w:hAnsi="Cambria Math" w:cs="Arial"/>
                </w:rPr>
                <m:t>J</m:t>
              </w:ins>
            </m:r>
          </m:e>
        </m:d>
      </m:oMath>
      <w:ins w:id="2582" w:author="JAVIERA PAZ LEFORT IBANEZ" w:date="2025-09-18T20:46:00Z" w16du:dateUtc="2025-09-18T23:46:00Z">
        <w:r w:rsidRPr="00B355AB">
          <w:rPr>
            <w:rFonts w:ascii="Arial" w:eastAsiaTheme="minorEastAsia" w:hAnsi="Arial" w:cs="Arial"/>
          </w:rPr>
          <w:t xml:space="preserve"> y stage-cut</w:t>
        </w:r>
        <w:r w:rsidRPr="00B355AB">
          <w:rPr>
            <w:rFonts w:ascii="Arial" w:eastAsiaTheme="minorEastAsia" w:hAnsi="Arial" w:cs="Arial"/>
            <w:rPrChange w:id="2583" w:author="JAVIERA PAZ LEFORT IBANEZ" w:date="2025-09-18T20:46:00Z" w16du:dateUtc="2025-09-18T23:46:00Z">
              <w:rPr>
                <w:rFonts w:eastAsiaTheme="minorEastAsia"/>
                <w:lang w:val="en-US"/>
              </w:rPr>
            </w:rPrChange>
          </w:rPr>
          <w:t xml:space="preserve"> vs T para cua</w:t>
        </w:r>
        <w:r w:rsidRPr="00B355AB">
          <w:rPr>
            <w:rFonts w:ascii="Arial" w:eastAsiaTheme="minorEastAsia" w:hAnsi="Arial" w:cs="Arial"/>
          </w:rPr>
          <w:t>ntificar la dependencia con la temperatura.</w:t>
        </w:r>
      </w:ins>
    </w:p>
    <w:p w14:paraId="38FA5BD1" w14:textId="01A68CE0" w:rsidR="000C4CD4" w:rsidRPr="00B355AB" w:rsidRDefault="000C4CD4">
      <w:pPr>
        <w:spacing w:line="360" w:lineRule="auto"/>
        <w:ind w:left="708"/>
        <w:jc w:val="both"/>
        <w:rPr>
          <w:ins w:id="2584" w:author="JAVIERA PAZ LEFORT IBANEZ" w:date="2025-09-18T20:29:00Z" w16du:dateUtc="2025-09-18T23:29:00Z"/>
          <w:rStyle w:val="nfasissutil"/>
          <w:rFonts w:ascii="Arial" w:hAnsi="Arial" w:cs="Arial"/>
          <w:rPrChange w:id="2585" w:author="JAVIERA PAZ LEFORT IBANEZ" w:date="2025-09-18T20:46:00Z" w16du:dateUtc="2025-09-18T23:46:00Z">
            <w:rPr>
              <w:ins w:id="2586" w:author="JAVIERA PAZ LEFORT IBANEZ" w:date="2025-09-18T20:29:00Z" w16du:dateUtc="2025-09-18T23:29:00Z"/>
            </w:rPr>
          </w:rPrChange>
        </w:rPr>
        <w:pPrChange w:id="2587" w:author="JAVIERA PAZ LEFORT IBANEZ" w:date="2025-09-22T17:11:00Z" w16du:dateUtc="2025-09-22T20:11:00Z">
          <w:pPr>
            <w:pStyle w:val="Ttulo3"/>
          </w:pPr>
        </w:pPrChange>
      </w:pPr>
      <w:ins w:id="2588" w:author="JAVIERA PAZ LEFORT IBANEZ" w:date="2025-09-18T20:29:00Z" w16du:dateUtc="2025-09-18T23:29:00Z">
        <w:r w:rsidRPr="00B355AB">
          <w:rPr>
            <w:rStyle w:val="nfasissutil"/>
            <w:rFonts w:ascii="Arial" w:hAnsi="Arial" w:cs="Arial"/>
            <w:rPrChange w:id="2589" w:author="JAVIERA PAZ LEFORT IBANEZ" w:date="2025-09-18T20:46:00Z" w16du:dateUtc="2025-09-18T23:46:00Z">
              <w:rPr/>
            </w:rPrChange>
          </w:rPr>
          <w:t>Verificación numérica (independencia de malla)</w:t>
        </w:r>
      </w:ins>
    </w:p>
    <w:p w14:paraId="51C6AFF3" w14:textId="77777777" w:rsidR="00E81999" w:rsidRPr="00B355AB" w:rsidRDefault="00E81999">
      <w:pPr>
        <w:spacing w:line="360" w:lineRule="auto"/>
        <w:ind w:left="708"/>
        <w:jc w:val="both"/>
        <w:rPr>
          <w:ins w:id="2590" w:author="JAVIERA PAZ LEFORT IBANEZ" w:date="2025-09-18T20:46:00Z" w16du:dateUtc="2025-09-18T23:46:00Z"/>
          <w:rFonts w:ascii="Arial" w:hAnsi="Arial" w:cs="Arial"/>
        </w:rPr>
        <w:pPrChange w:id="2591" w:author="JAVIERA PAZ LEFORT IBANEZ" w:date="2025-09-22T17:11:00Z" w16du:dateUtc="2025-09-22T20:11:00Z">
          <w:pPr>
            <w:jc w:val="both"/>
          </w:pPr>
        </w:pPrChange>
      </w:pPr>
      <w:ins w:id="2592" w:author="JAVIERA PAZ LEFORT IBANEZ" w:date="2025-09-18T20:46:00Z">
        <w:r w:rsidRPr="00B355AB">
          <w:rPr>
            <w:rFonts w:ascii="Arial" w:hAnsi="Arial" w:cs="Arial"/>
          </w:rPr>
          <w:lastRenderedPageBreak/>
          <w:t xml:space="preserve">Se repitieron corridas con </w:t>
        </w:r>
        <w:r w:rsidRPr="00980029">
          <w:rPr>
            <w:rFonts w:ascii="Arial" w:hAnsi="Arial" w:cs="Arial"/>
          </w:rPr>
          <w:t>50, 100 y 200 nodos axiales</w:t>
        </w:r>
        <w:r w:rsidRPr="00B355AB">
          <w:rPr>
            <w:rFonts w:ascii="Arial" w:hAnsi="Arial" w:cs="Arial"/>
          </w:rPr>
          <w:t xml:space="preserve"> y se compararon los perfiles de fracción de agua en la fibra, verificando la insensibilidad de las métricas a la discretización dentro del rango considerado.</w:t>
        </w:r>
      </w:ins>
    </w:p>
    <w:p w14:paraId="2F35605D" w14:textId="2D847361" w:rsidR="00233F65" w:rsidRPr="00B355AB" w:rsidDel="00E96F41" w:rsidRDefault="00E81999">
      <w:pPr>
        <w:pStyle w:val="Ttulo3"/>
        <w:spacing w:line="360" w:lineRule="auto"/>
        <w:ind w:left="708"/>
        <w:jc w:val="both"/>
        <w:rPr>
          <w:del w:id="2593" w:author="JAVIERA PAZ LEFORT IBANEZ" w:date="2025-09-18T20:29:00Z" w16du:dateUtc="2025-09-18T23:29:00Z"/>
          <w:rFonts w:ascii="Arial" w:hAnsi="Arial" w:cs="Arial"/>
          <w:sz w:val="24"/>
          <w:szCs w:val="24"/>
        </w:rPr>
        <w:pPrChange w:id="2594" w:author="JAVIERA PAZ LEFORT IBANEZ" w:date="2025-09-22T17:11:00Z" w16du:dateUtc="2025-09-22T20:11:00Z">
          <w:pPr>
            <w:pStyle w:val="Ttulo3"/>
            <w:jc w:val="both"/>
          </w:pPr>
        </w:pPrChange>
      </w:pPr>
      <w:ins w:id="2595" w:author="JAVIERA PAZ LEFORT IBANEZ" w:date="2025-09-18T20:46:00Z" w16du:dateUtc="2025-09-18T23:46:00Z">
        <w:r w:rsidRPr="00B355AB">
          <w:rPr>
            <w:rFonts w:ascii="Arial" w:hAnsi="Arial" w:cs="Arial"/>
            <w:sz w:val="24"/>
            <w:szCs w:val="24"/>
          </w:rPr>
          <w:t xml:space="preserve">Se </w:t>
        </w:r>
      </w:ins>
      <w:ins w:id="2596" w:author="JAVIERA PAZ LEFORT IBANEZ" w:date="2025-09-18T20:47:00Z" w16du:dateUtc="2025-09-18T23:47:00Z">
        <w:r w:rsidRPr="00B355AB">
          <w:rPr>
            <w:rFonts w:ascii="Arial" w:hAnsi="Arial" w:cs="Arial"/>
            <w:sz w:val="24"/>
            <w:szCs w:val="24"/>
          </w:rPr>
          <w:t xml:space="preserve">presenta una única tabla con, para cada corrida: </w:t>
        </w:r>
      </w:ins>
      <m:oMath>
        <m:sSub>
          <m:sSubPr>
            <m:ctrlPr>
              <w:ins w:id="2597" w:author="JAVIERA PAZ LEFORT IBANEZ" w:date="2025-09-18T20:47:00Z" w16du:dateUtc="2025-09-18T23:47:00Z">
                <w:rPr>
                  <w:rFonts w:ascii="Cambria Math" w:eastAsiaTheme="minorHAnsi" w:hAnsi="Cambria Math" w:cs="Arial"/>
                  <w:i/>
                  <w:color w:val="auto"/>
                  <w:sz w:val="24"/>
                  <w:szCs w:val="24"/>
                </w:rPr>
              </w:ins>
            </m:ctrlPr>
          </m:sSubPr>
          <m:e>
            <m:r>
              <w:ins w:id="2598" w:author="JAVIERA PAZ LEFORT IBANEZ" w:date="2025-09-18T20:47:00Z" w16du:dateUtc="2025-09-18T23:47:00Z">
                <w:rPr>
                  <w:rFonts w:ascii="Cambria Math" w:hAnsi="Cambria Math" w:cs="Arial"/>
                  <w:sz w:val="24"/>
                  <w:szCs w:val="24"/>
                </w:rPr>
                <m:t>J</m:t>
              </w:ins>
            </m:r>
          </m:e>
          <m:sub>
            <m:r>
              <w:ins w:id="2599" w:author="JAVIERA PAZ LEFORT IBANEZ" w:date="2025-09-18T20:47:00Z" w16du:dateUtc="2025-09-18T23:47:00Z">
                <w:rPr>
                  <w:rFonts w:ascii="Cambria Math" w:hAnsi="Cambria Math" w:cs="Arial"/>
                  <w:sz w:val="24"/>
                  <w:szCs w:val="24"/>
                </w:rPr>
                <m:t>in</m:t>
              </w:ins>
            </m:r>
          </m:sub>
        </m:sSub>
      </m:oMath>
      <w:ins w:id="2600" w:author="JAVIERA PAZ LEFORT IBANEZ" w:date="2025-09-18T20:48:00Z" w16du:dateUtc="2025-09-18T23:48:00Z">
        <w:r w:rsidR="00BA2B4A" w:rsidRPr="00B355AB">
          <w:rPr>
            <w:rFonts w:ascii="Arial" w:eastAsiaTheme="minorEastAsia" w:hAnsi="Arial" w:cs="Arial"/>
            <w:sz w:val="24"/>
            <w:szCs w:val="24"/>
          </w:rPr>
          <w:t>,</w:t>
        </w:r>
      </w:ins>
      <w:ins w:id="2601" w:author="JAVIERA PAZ LEFORT IBANEZ" w:date="2025-09-18T20:47:00Z" w16du:dateUtc="2025-09-18T23:47:00Z">
        <w:r w:rsidRPr="00B355AB">
          <w:rPr>
            <w:rFonts w:ascii="Arial" w:hAnsi="Arial" w:cs="Arial"/>
            <w:sz w:val="24"/>
            <w:szCs w:val="24"/>
          </w:rPr>
          <w:t xml:space="preserve"> </w:t>
        </w:r>
      </w:ins>
      <m:oMath>
        <m:sSub>
          <m:sSubPr>
            <m:ctrlPr>
              <w:ins w:id="2602" w:author="JAVIERA PAZ LEFORT IBANEZ" w:date="2025-09-18T20:47:00Z" w16du:dateUtc="2025-09-18T23:47:00Z">
                <w:rPr>
                  <w:rFonts w:ascii="Cambria Math" w:eastAsiaTheme="minorHAnsi" w:hAnsi="Cambria Math" w:cs="Arial"/>
                  <w:i/>
                  <w:color w:val="auto"/>
                  <w:sz w:val="24"/>
                  <w:szCs w:val="24"/>
                </w:rPr>
              </w:ins>
            </m:ctrlPr>
          </m:sSubPr>
          <m:e>
            <m:r>
              <w:ins w:id="2603" w:author="JAVIERA PAZ LEFORT IBANEZ" w:date="2025-09-18T20:47:00Z" w16du:dateUtc="2025-09-18T23:47:00Z">
                <w:rPr>
                  <w:rFonts w:ascii="Cambria Math" w:hAnsi="Cambria Math" w:cs="Arial"/>
                  <w:sz w:val="24"/>
                  <w:szCs w:val="24"/>
                </w:rPr>
                <m:t>J</m:t>
              </w:ins>
            </m:r>
          </m:e>
          <m:sub>
            <m:r>
              <w:ins w:id="2604" w:author="JAVIERA PAZ LEFORT IBANEZ" w:date="2025-09-18T20:47:00Z" w16du:dateUtc="2025-09-18T23:47:00Z">
                <w:rPr>
                  <w:rFonts w:ascii="Cambria Math" w:hAnsi="Cambria Math" w:cs="Arial"/>
                  <w:sz w:val="24"/>
                  <w:szCs w:val="24"/>
                </w:rPr>
                <m:t>out</m:t>
              </w:ins>
            </m:r>
          </m:sub>
        </m:sSub>
      </m:oMath>
      <w:ins w:id="2605" w:author="JAVIERA PAZ LEFORT IBANEZ" w:date="2025-09-18T20:47:00Z" w16du:dateUtc="2025-09-18T23:47:00Z">
        <w:r w:rsidR="00BA2B4A" w:rsidRPr="00B355AB">
          <w:rPr>
            <w:rFonts w:ascii="Arial" w:eastAsiaTheme="minorEastAsia" w:hAnsi="Arial" w:cs="Arial"/>
            <w:sz w:val="24"/>
            <w:szCs w:val="24"/>
          </w:rPr>
          <w:t xml:space="preserve">, </w:t>
        </w:r>
      </w:ins>
      <m:oMath>
        <m:sSub>
          <m:sSubPr>
            <m:ctrlPr>
              <w:ins w:id="2606" w:author="JAVIERA PAZ LEFORT IBANEZ" w:date="2025-09-18T20:47:00Z" w16du:dateUtc="2025-09-18T23:47:00Z">
                <w:rPr>
                  <w:rFonts w:ascii="Cambria Math" w:eastAsiaTheme="minorHAnsi" w:hAnsi="Cambria Math" w:cs="Arial"/>
                  <w:i/>
                  <w:color w:val="auto"/>
                  <w:sz w:val="24"/>
                  <w:szCs w:val="24"/>
                </w:rPr>
              </w:ins>
            </m:ctrlPr>
          </m:sSubPr>
          <m:e>
            <m:r>
              <w:ins w:id="2607" w:author="JAVIERA PAZ LEFORT IBANEZ" w:date="2025-09-18T20:47:00Z" w16du:dateUtc="2025-09-18T23:47:00Z">
                <w:rPr>
                  <w:rFonts w:ascii="Cambria Math" w:hAnsi="Cambria Math" w:cs="Arial"/>
                  <w:sz w:val="24"/>
                  <w:szCs w:val="24"/>
                </w:rPr>
                <m:t>J</m:t>
              </w:ins>
            </m:r>
          </m:e>
          <m:sub>
            <m:r>
              <w:ins w:id="2608" w:author="JAVIERA PAZ LEFORT IBANEZ" w:date="2025-09-18T20:47:00Z" w16du:dateUtc="2025-09-18T23:47:00Z">
                <w:rPr>
                  <w:rFonts w:ascii="Cambria Math" w:hAnsi="Cambria Math" w:cs="Arial"/>
                  <w:sz w:val="24"/>
                  <w:szCs w:val="24"/>
                </w:rPr>
                <m:t>avg</m:t>
              </w:ins>
            </m:r>
          </m:sub>
        </m:sSub>
      </m:oMath>
      <w:ins w:id="2609" w:author="JAVIERA PAZ LEFORT IBANEZ" w:date="2025-09-18T20:48:00Z" w16du:dateUtc="2025-09-18T23:48:00Z">
        <w:r w:rsidR="00E96F41" w:rsidRPr="00B355AB">
          <w:rPr>
            <w:rFonts w:ascii="Arial" w:eastAsiaTheme="minorEastAsia" w:hAnsi="Arial" w:cs="Arial"/>
            <w:sz w:val="24"/>
            <w:szCs w:val="24"/>
          </w:rPr>
          <w:t xml:space="preserve">, masa integrada </w:t>
        </w:r>
      </w:ins>
      <m:oMath>
        <m:sSub>
          <m:sSubPr>
            <m:ctrlPr>
              <w:ins w:id="2610" w:author="JAVIERA PAZ LEFORT IBANEZ" w:date="2025-09-18T20:48:00Z" w16du:dateUtc="2025-09-18T23:48:00Z">
                <w:rPr>
                  <w:rFonts w:ascii="Cambria Math" w:eastAsiaTheme="minorHAnsi" w:hAnsi="Cambria Math" w:cs="Arial"/>
                  <w:i/>
                  <w:color w:val="auto"/>
                  <w:sz w:val="24"/>
                  <w:szCs w:val="24"/>
                </w:rPr>
              </w:ins>
            </m:ctrlPr>
          </m:sSubPr>
          <m:e>
            <m:acc>
              <m:accPr>
                <m:chr m:val="̇"/>
                <m:ctrlPr>
                  <w:ins w:id="2611" w:author="JAVIERA PAZ LEFORT IBANEZ" w:date="2025-09-18T20:48:00Z" w16du:dateUtc="2025-09-18T23:48:00Z">
                    <w:rPr>
                      <w:rFonts w:ascii="Cambria Math" w:eastAsiaTheme="minorHAnsi" w:hAnsi="Cambria Math" w:cs="Arial"/>
                      <w:i/>
                      <w:color w:val="auto"/>
                      <w:sz w:val="24"/>
                      <w:szCs w:val="24"/>
                    </w:rPr>
                  </w:ins>
                </m:ctrlPr>
              </m:accPr>
              <m:e>
                <m:r>
                  <w:ins w:id="2612" w:author="JAVIERA PAZ LEFORT IBANEZ" w:date="2025-09-18T20:48:00Z" w16du:dateUtc="2025-09-18T23:48:00Z">
                    <w:rPr>
                      <w:rFonts w:ascii="Cambria Math" w:hAnsi="Cambria Math" w:cs="Arial"/>
                      <w:sz w:val="24"/>
                      <w:szCs w:val="24"/>
                    </w:rPr>
                    <m:t>m</m:t>
                  </w:ins>
                </m:r>
              </m:e>
            </m:acc>
          </m:e>
          <m:sub>
            <m:r>
              <w:ins w:id="2613" w:author="JAVIERA PAZ LEFORT IBANEZ" w:date="2025-09-18T20:48:00Z" w16du:dateUtc="2025-09-18T23:48:00Z">
                <w:rPr>
                  <w:rFonts w:ascii="Cambria Math" w:hAnsi="Cambria Math" w:cs="Arial"/>
                  <w:sz w:val="24"/>
                  <w:szCs w:val="24"/>
                </w:rPr>
                <m:t>int</m:t>
              </w:ins>
            </m:r>
          </m:sub>
        </m:sSub>
      </m:oMath>
      <w:ins w:id="2614" w:author="JAVIERA PAZ LEFORT IBANEZ" w:date="2025-09-18T20:48:00Z" w16du:dateUtc="2025-09-18T23:48:00Z">
        <w:r w:rsidR="00E96F41" w:rsidRPr="00B355AB">
          <w:rPr>
            <w:rFonts w:ascii="Arial" w:eastAsiaTheme="minorEastAsia" w:hAnsi="Arial" w:cs="Arial"/>
            <w:sz w:val="24"/>
            <w:szCs w:val="24"/>
          </w:rPr>
          <w:t>[kg</w:t>
        </w:r>
        <w:r w:rsidR="00A024BE" w:rsidRPr="00B355AB">
          <w:rPr>
            <w:rFonts w:ascii="Arial" w:hAnsi="Arial" w:cs="Arial"/>
            <w:sz w:val="24"/>
            <w:szCs w:val="24"/>
          </w:rPr>
          <w:t>∙</w:t>
        </w:r>
      </w:ins>
      <w:ins w:id="2615" w:author="JAVIERA PAZ LEFORT IBANEZ" w:date="2025-09-18T20:49:00Z" w16du:dateUtc="2025-09-18T23:49:00Z">
        <w:r w:rsidR="00A024BE" w:rsidRPr="00B355AB">
          <w:rPr>
            <w:rFonts w:ascii="Arial" w:hAnsi="Arial" w:cs="Arial"/>
            <w:sz w:val="24"/>
            <w:szCs w:val="24"/>
          </w:rPr>
          <w:t>s</w:t>
        </w:r>
        <w:r w:rsidR="00A024BE" w:rsidRPr="00B355AB">
          <w:rPr>
            <w:rFonts w:ascii="Arial" w:hAnsi="Arial" w:cs="Arial"/>
            <w:sz w:val="24"/>
            <w:szCs w:val="24"/>
            <w:vertAlign w:val="superscript"/>
          </w:rPr>
          <w:t>-1</w:t>
        </w:r>
        <w:r w:rsidR="00A024BE" w:rsidRPr="00B355AB">
          <w:rPr>
            <w:rFonts w:ascii="Arial" w:hAnsi="Arial" w:cs="Arial"/>
            <w:sz w:val="24"/>
            <w:szCs w:val="24"/>
          </w:rPr>
          <w:t>],</w:t>
        </w:r>
        <w:r w:rsidR="00A024BE" w:rsidRPr="00B355AB">
          <w:rPr>
            <w:rFonts w:ascii="Arial" w:eastAsiaTheme="minorEastAsia" w:hAnsi="Arial" w:cs="Arial"/>
            <w:sz w:val="24"/>
            <w:szCs w:val="24"/>
          </w:rPr>
          <w:t xml:space="preserve"> </w:t>
        </w:r>
      </w:ins>
      <m:oMath>
        <m:r>
          <w:ins w:id="2616" w:author="JAVIERA PAZ LEFORT IBANEZ" w:date="2025-09-18T20:49:00Z" w16du:dateUtc="2025-09-18T23:49:00Z">
            <w:rPr>
              <w:rFonts w:ascii="Cambria Math" w:eastAsiaTheme="minorEastAsia" w:hAnsi="Cambria Math" w:cs="Arial"/>
              <w:sz w:val="24"/>
              <w:szCs w:val="24"/>
            </w:rPr>
            <m:t>∆f</m:t>
          </w:ins>
        </m:r>
      </m:oMath>
      <w:ins w:id="2617" w:author="JAVIERA PAZ LEFORT IBANEZ" w:date="2025-09-18T20:49:00Z" w16du:dateUtc="2025-09-18T23:49:00Z">
        <w:r w:rsidR="00A024BE" w:rsidRPr="00B355AB">
          <w:rPr>
            <w:rFonts w:ascii="Arial" w:eastAsiaTheme="minorEastAsia" w:hAnsi="Arial" w:cs="Arial"/>
            <w:sz w:val="24"/>
            <w:szCs w:val="24"/>
          </w:rPr>
          <w:t xml:space="preserve"> en la fibra, stage-cut en la fibra [%], productividad [kg</w:t>
        </w:r>
        <w:r w:rsidR="00A024BE" w:rsidRPr="00B355AB">
          <w:rPr>
            <w:rFonts w:ascii="Arial" w:hAnsi="Arial" w:cs="Arial"/>
            <w:sz w:val="24"/>
            <w:szCs w:val="24"/>
          </w:rPr>
          <w:t>∙h</w:t>
        </w:r>
        <w:r w:rsidR="00A024BE" w:rsidRPr="00B355AB">
          <w:rPr>
            <w:rFonts w:ascii="Arial" w:hAnsi="Arial" w:cs="Arial"/>
            <w:sz w:val="24"/>
            <w:szCs w:val="24"/>
            <w:vertAlign w:val="superscript"/>
          </w:rPr>
          <w:t>-1</w:t>
        </w:r>
        <w:r w:rsidR="00A024BE" w:rsidRPr="00B355AB">
          <w:rPr>
            <w:rFonts w:ascii="Arial" w:hAnsi="Arial" w:cs="Arial"/>
            <w:sz w:val="24"/>
            <w:szCs w:val="24"/>
          </w:rPr>
          <w:t>],</w:t>
        </w:r>
      </w:ins>
      <w:ins w:id="2618" w:author="JAVIERA PAZ LEFORT IBANEZ" w:date="2025-09-18T20:50:00Z" w16du:dateUtc="2025-09-18T23:50:00Z">
        <w:r w:rsidR="00E822E1" w:rsidRPr="00B355AB">
          <w:rPr>
            <w:rFonts w:ascii="Arial" w:hAnsi="Arial" w:cs="Arial"/>
            <w:sz w:val="24"/>
            <w:szCs w:val="24"/>
          </w:rPr>
          <w:t xml:space="preserve"> Reynolds (Re) y error de cierre de masa. Estas métricas se utilizan luego para la comparación y, en la discusión, para interpretar los compromisos entre capacidad del proceso y grado de concentración.</w:t>
        </w:r>
      </w:ins>
      <w:del w:id="2619" w:author="JAVIERA PAZ LEFORT IBANEZ" w:date="2025-09-18T20:29:00Z" w16du:dateUtc="2025-09-18T23:29:00Z">
        <w:r w:rsidR="00233F65" w:rsidRPr="00B355AB" w:rsidDel="000C4CD4">
          <w:rPr>
            <w:rFonts w:ascii="Arial" w:hAnsi="Arial" w:cs="Arial"/>
            <w:sz w:val="24"/>
            <w:szCs w:val="24"/>
          </w:rPr>
          <w:delText>En el presente análisis de sensibilidad se evaluaron los principales parámetros que afectan la eficiencia del sistema de extracción y concentración de polifenoles. Estos parámetros fueron seleccionados considerando su relevancia directa en el modelo matemático y su impacto potencial en el flujo de agua transferida y en la concentración final de polifenoles en el vino. Las variaciones aplicadas permitieron observar cómo cada uno de estos factores modifica el comportamiento del sistema, identificando aquellos que ejercen una mayor influencia en el proceso.</w:delText>
        </w:r>
      </w:del>
    </w:p>
    <w:p w14:paraId="3B2380A1" w14:textId="77777777" w:rsidR="00E96F41" w:rsidRPr="00B355AB" w:rsidRDefault="00E96F41">
      <w:pPr>
        <w:spacing w:line="360" w:lineRule="auto"/>
        <w:ind w:left="708"/>
        <w:jc w:val="both"/>
        <w:rPr>
          <w:ins w:id="2620" w:author="JAVIERA PAZ LEFORT IBANEZ" w:date="2025-09-18T20:48:00Z" w16du:dateUtc="2025-09-18T23:48:00Z"/>
          <w:rFonts w:ascii="Arial" w:hAnsi="Arial" w:cs="Arial"/>
        </w:rPr>
        <w:pPrChange w:id="2621" w:author="JAVIERA PAZ LEFORT IBANEZ" w:date="2025-09-22T17:11:00Z" w16du:dateUtc="2025-09-22T20:11:00Z">
          <w:pPr>
            <w:jc w:val="both"/>
          </w:pPr>
        </w:pPrChange>
      </w:pPr>
    </w:p>
    <w:p w14:paraId="2DBEAC9F" w14:textId="1FDA798B" w:rsidR="00233F65" w:rsidRPr="00B941DF" w:rsidDel="000C4CD4" w:rsidRDefault="00233F65">
      <w:pPr>
        <w:spacing w:line="360" w:lineRule="auto"/>
        <w:ind w:left="708"/>
        <w:jc w:val="both"/>
        <w:rPr>
          <w:del w:id="2622" w:author="JAVIERA PAZ LEFORT IBANEZ" w:date="2025-09-18T20:29:00Z" w16du:dateUtc="2025-09-18T23:29:00Z"/>
          <w:rFonts w:ascii="Arial" w:hAnsi="Arial" w:cs="Arial"/>
        </w:rPr>
        <w:pPrChange w:id="2623" w:author="JAVIERA PAZ LEFORT IBANEZ" w:date="2025-09-22T17:11:00Z" w16du:dateUtc="2025-09-22T20:11:00Z">
          <w:pPr>
            <w:jc w:val="both"/>
          </w:pPr>
        </w:pPrChange>
      </w:pPr>
      <w:del w:id="2624" w:author="JAVIERA PAZ LEFORT IBANEZ" w:date="2025-09-18T20:29:00Z" w16du:dateUtc="2025-09-18T23:29:00Z">
        <w:r w:rsidRPr="00B941DF" w:rsidDel="000C4CD4">
          <w:rPr>
            <w:rFonts w:ascii="Arial" w:hAnsi="Arial" w:cs="Arial"/>
          </w:rPr>
          <w:delText>Los parámetros seleccionados para el análisis de sensibilidad son los siguientes:</w:delText>
        </w:r>
      </w:del>
    </w:p>
    <w:p w14:paraId="06F12BA1" w14:textId="5E6C8F51" w:rsidR="00233F65" w:rsidRPr="00B941DF" w:rsidDel="000C4CD4" w:rsidRDefault="00233F65">
      <w:pPr>
        <w:numPr>
          <w:ilvl w:val="0"/>
          <w:numId w:val="15"/>
        </w:numPr>
        <w:spacing w:line="360" w:lineRule="auto"/>
        <w:ind w:left="1428"/>
        <w:jc w:val="both"/>
        <w:rPr>
          <w:del w:id="2625" w:author="JAVIERA PAZ LEFORT IBANEZ" w:date="2025-09-18T20:29:00Z" w16du:dateUtc="2025-09-18T23:29:00Z"/>
          <w:rFonts w:ascii="Arial" w:hAnsi="Arial" w:cs="Arial"/>
        </w:rPr>
        <w:pPrChange w:id="2626" w:author="JAVIERA PAZ LEFORT IBANEZ" w:date="2025-09-22T17:11:00Z" w16du:dateUtc="2025-09-22T20:11:00Z">
          <w:pPr>
            <w:numPr>
              <w:numId w:val="15"/>
            </w:numPr>
            <w:tabs>
              <w:tab w:val="num" w:pos="720"/>
            </w:tabs>
            <w:ind w:left="720" w:hanging="360"/>
            <w:jc w:val="both"/>
          </w:pPr>
        </w:pPrChange>
      </w:pPr>
      <w:del w:id="2627" w:author="JAVIERA PAZ LEFORT IBANEZ" w:date="2025-09-18T20:29:00Z" w16du:dateUtc="2025-09-18T23:29:00Z">
        <w:r w:rsidRPr="00B941DF" w:rsidDel="000C4CD4">
          <w:rPr>
            <w:rFonts w:ascii="Arial" w:hAnsi="Arial" w:cs="Arial"/>
            <w:b/>
            <w:bCs/>
          </w:rPr>
          <w:delText>Caudal de alimentación de las fases (Q):</w:delText>
        </w:r>
        <w:r w:rsidRPr="00B941DF" w:rsidDel="000C4CD4">
          <w:rPr>
            <w:rFonts w:ascii="Arial" w:hAnsi="Arial" w:cs="Arial"/>
          </w:rPr>
          <w:delText xml:space="preserve"> Se analizaron valores en un rango de 0,5 a 1,5 m³/h para ambas fases (vino y solución extractora). Esta variación permite evaluar cómo la velocidad de flujo afecta la eficiencia de transferencia de agua y el tiempo necesario para alcanzar la concentración objetivo de polifenoles.</w:delText>
        </w:r>
      </w:del>
    </w:p>
    <w:p w14:paraId="6D23671F" w14:textId="4620ADFF" w:rsidR="00233F65" w:rsidRPr="00B941DF" w:rsidDel="000C4CD4" w:rsidRDefault="00233F65">
      <w:pPr>
        <w:numPr>
          <w:ilvl w:val="0"/>
          <w:numId w:val="15"/>
        </w:numPr>
        <w:spacing w:line="360" w:lineRule="auto"/>
        <w:ind w:left="1428"/>
        <w:jc w:val="both"/>
        <w:rPr>
          <w:del w:id="2628" w:author="JAVIERA PAZ LEFORT IBANEZ" w:date="2025-09-18T20:29:00Z" w16du:dateUtc="2025-09-18T23:29:00Z"/>
          <w:rFonts w:ascii="Arial" w:hAnsi="Arial" w:cs="Arial"/>
        </w:rPr>
        <w:pPrChange w:id="2629" w:author="JAVIERA PAZ LEFORT IBANEZ" w:date="2025-09-22T17:11:00Z" w16du:dateUtc="2025-09-22T20:11:00Z">
          <w:pPr>
            <w:numPr>
              <w:numId w:val="15"/>
            </w:numPr>
            <w:tabs>
              <w:tab w:val="num" w:pos="720"/>
            </w:tabs>
            <w:ind w:left="720" w:hanging="360"/>
            <w:jc w:val="both"/>
          </w:pPr>
        </w:pPrChange>
      </w:pPr>
      <w:del w:id="2630" w:author="JAVIERA PAZ LEFORT IBANEZ" w:date="2025-09-18T20:29:00Z" w16du:dateUtc="2025-09-18T23:29:00Z">
        <w:r w:rsidRPr="00B941DF" w:rsidDel="000C4CD4">
          <w:rPr>
            <w:rFonts w:ascii="Arial" w:hAnsi="Arial" w:cs="Arial"/>
            <w:b/>
            <w:bCs/>
          </w:rPr>
          <w:delText>Temperatura inicial del sistema (T</w:delText>
        </w:r>
        <w:r w:rsidRPr="00B941DF" w:rsidDel="000C4CD4">
          <w:rPr>
            <w:rFonts w:ascii="Cambria Math" w:hAnsi="Cambria Math" w:cs="Cambria Math"/>
            <w:b/>
            <w:bCs/>
          </w:rPr>
          <w:delText>₀</w:delText>
        </w:r>
        <w:r w:rsidRPr="00B941DF" w:rsidDel="000C4CD4">
          <w:rPr>
            <w:rFonts w:ascii="Arial" w:hAnsi="Arial" w:cs="Arial"/>
            <w:b/>
            <w:bCs/>
          </w:rPr>
          <w:delText>):</w:delText>
        </w:r>
        <w:r w:rsidRPr="00B941DF" w:rsidDel="000C4CD4">
          <w:rPr>
            <w:rFonts w:ascii="Arial" w:hAnsi="Arial" w:cs="Arial"/>
          </w:rPr>
          <w:delText xml:space="preserve"> Se estableció un rango entre 15°C y 35°C, evaluando su impacto en las propiedades físicas del sistema (viscosidad, densidad y difusión), </w:delText>
        </w:r>
        <w:r w:rsidR="00132BEC" w:rsidRPr="00B941DF" w:rsidDel="000C4CD4">
          <w:rPr>
            <w:rFonts w:ascii="Arial" w:hAnsi="Arial" w:cs="Arial"/>
          </w:rPr>
          <w:delText>y,</w:delText>
        </w:r>
        <w:r w:rsidRPr="00B941DF" w:rsidDel="000C4CD4">
          <w:rPr>
            <w:rFonts w:ascii="Arial" w:hAnsi="Arial" w:cs="Arial"/>
          </w:rPr>
          <w:delText xml:space="preserve"> en consecuencia, en la eficiencia de transferencia de ma</w:delText>
        </w:r>
        <w:r w:rsidR="00132BEC" w:rsidRPr="00B941DF" w:rsidDel="000C4CD4">
          <w:rPr>
            <w:rFonts w:ascii="Arial" w:hAnsi="Arial" w:cs="Arial"/>
          </w:rPr>
          <w:delText>teria</w:delText>
        </w:r>
        <w:r w:rsidRPr="00B941DF" w:rsidDel="000C4CD4">
          <w:rPr>
            <w:rFonts w:ascii="Arial" w:hAnsi="Arial" w:cs="Arial"/>
          </w:rPr>
          <w:delText xml:space="preserve"> y calor.</w:delText>
        </w:r>
      </w:del>
    </w:p>
    <w:p w14:paraId="023813D7" w14:textId="15B0657E" w:rsidR="00233F65" w:rsidRPr="00B941DF" w:rsidDel="000C4CD4" w:rsidRDefault="00233F65">
      <w:pPr>
        <w:numPr>
          <w:ilvl w:val="0"/>
          <w:numId w:val="15"/>
        </w:numPr>
        <w:spacing w:line="360" w:lineRule="auto"/>
        <w:ind w:left="1428"/>
        <w:jc w:val="both"/>
        <w:rPr>
          <w:del w:id="2631" w:author="JAVIERA PAZ LEFORT IBANEZ" w:date="2025-09-18T20:29:00Z" w16du:dateUtc="2025-09-18T23:29:00Z"/>
          <w:rFonts w:ascii="Arial" w:hAnsi="Arial" w:cs="Arial"/>
        </w:rPr>
        <w:pPrChange w:id="2632" w:author="JAVIERA PAZ LEFORT IBANEZ" w:date="2025-09-22T17:11:00Z" w16du:dateUtc="2025-09-22T20:11:00Z">
          <w:pPr>
            <w:numPr>
              <w:numId w:val="15"/>
            </w:numPr>
            <w:tabs>
              <w:tab w:val="num" w:pos="720"/>
            </w:tabs>
            <w:ind w:left="720" w:hanging="360"/>
            <w:jc w:val="both"/>
          </w:pPr>
        </w:pPrChange>
      </w:pPr>
      <w:del w:id="2633" w:author="JAVIERA PAZ LEFORT IBANEZ" w:date="2025-09-18T20:29:00Z" w16du:dateUtc="2025-09-18T23:29:00Z">
        <w:r w:rsidRPr="00B941DF" w:rsidDel="000C4CD4">
          <w:rPr>
            <w:rFonts w:ascii="Arial" w:hAnsi="Arial" w:cs="Arial"/>
            <w:b/>
            <w:bCs/>
          </w:rPr>
          <w:delText>Porosidad de la membrana (ε):</w:delText>
        </w:r>
        <w:r w:rsidRPr="00B941DF" w:rsidDel="000C4CD4">
          <w:rPr>
            <w:rFonts w:ascii="Arial" w:hAnsi="Arial" w:cs="Arial"/>
          </w:rPr>
          <w:delText xml:space="preserve"> Se consideraron valores entre 0,3 y 0,7</w:delText>
        </w:r>
        <w:r w:rsidR="00132BEC" w:rsidRPr="00B941DF" w:rsidDel="000C4CD4">
          <w:rPr>
            <w:rFonts w:ascii="Arial" w:hAnsi="Arial" w:cs="Arial"/>
          </w:rPr>
          <w:delText>.</w:delText>
        </w:r>
        <w:r w:rsidRPr="00B941DF" w:rsidDel="000C4CD4">
          <w:rPr>
            <w:rFonts w:ascii="Arial" w:hAnsi="Arial" w:cs="Arial"/>
          </w:rPr>
          <w:delText>Esta propiedad afecta directamente la resistencia al flujo de</w:delText>
        </w:r>
        <w:r w:rsidR="00CD76BB" w:rsidRPr="00B941DF" w:rsidDel="000C4CD4">
          <w:rPr>
            <w:rFonts w:ascii="Arial" w:hAnsi="Arial" w:cs="Arial"/>
          </w:rPr>
          <w:delText>l vapor de</w:delText>
        </w:r>
        <w:r w:rsidRPr="00B941DF" w:rsidDel="000C4CD4">
          <w:rPr>
            <w:rFonts w:ascii="Arial" w:hAnsi="Arial" w:cs="Arial"/>
          </w:rPr>
          <w:delText xml:space="preserve"> agua a través de la membrana y, por lo tanto, la eficiencia del proceso.</w:delText>
        </w:r>
      </w:del>
    </w:p>
    <w:p w14:paraId="3C5DD115" w14:textId="569E4CC7" w:rsidR="00233F65" w:rsidRPr="00B941DF" w:rsidDel="000C4CD4" w:rsidRDefault="00233F65">
      <w:pPr>
        <w:numPr>
          <w:ilvl w:val="0"/>
          <w:numId w:val="15"/>
        </w:numPr>
        <w:spacing w:line="360" w:lineRule="auto"/>
        <w:ind w:left="1428"/>
        <w:jc w:val="both"/>
        <w:rPr>
          <w:del w:id="2634" w:author="JAVIERA PAZ LEFORT IBANEZ" w:date="2025-09-18T20:29:00Z" w16du:dateUtc="2025-09-18T23:29:00Z"/>
          <w:rFonts w:ascii="Arial" w:hAnsi="Arial" w:cs="Arial"/>
        </w:rPr>
        <w:pPrChange w:id="2635" w:author="JAVIERA PAZ LEFORT IBANEZ" w:date="2025-09-22T17:11:00Z" w16du:dateUtc="2025-09-22T20:11:00Z">
          <w:pPr>
            <w:numPr>
              <w:numId w:val="15"/>
            </w:numPr>
            <w:tabs>
              <w:tab w:val="num" w:pos="720"/>
            </w:tabs>
            <w:ind w:left="720" w:hanging="360"/>
            <w:jc w:val="both"/>
          </w:pPr>
        </w:pPrChange>
      </w:pPr>
      <w:del w:id="2636" w:author="JAVIERA PAZ LEFORT IBANEZ" w:date="2025-09-18T20:29:00Z" w16du:dateUtc="2025-09-18T23:29:00Z">
        <w:r w:rsidRPr="00B941DF" w:rsidDel="000C4CD4">
          <w:rPr>
            <w:rFonts w:ascii="Arial" w:hAnsi="Arial" w:cs="Arial"/>
            <w:b/>
            <w:bCs/>
          </w:rPr>
          <w:delText>Área de contacto (A):</w:delText>
        </w:r>
        <w:r w:rsidRPr="00B941DF" w:rsidDel="000C4CD4">
          <w:rPr>
            <w:rFonts w:ascii="Arial" w:hAnsi="Arial" w:cs="Arial"/>
          </w:rPr>
          <w:delText xml:space="preserve"> El área efectiva de la membrana se modificó indirectamente al variar el número total de fibras en el módulo, analizando un rango de 4 a 6 m². Esto permite evaluar cómo la disponibilidad de superficie para la transferencia influye en el flujo de</w:delText>
        </w:r>
        <w:r w:rsidR="00CD76BB" w:rsidRPr="00B941DF" w:rsidDel="000C4CD4">
          <w:rPr>
            <w:rFonts w:ascii="Arial" w:hAnsi="Arial" w:cs="Arial"/>
          </w:rPr>
          <w:delText xml:space="preserve"> vapor de</w:delText>
        </w:r>
        <w:r w:rsidRPr="00B941DF" w:rsidDel="000C4CD4">
          <w:rPr>
            <w:rFonts w:ascii="Arial" w:hAnsi="Arial" w:cs="Arial"/>
          </w:rPr>
          <w:delText xml:space="preserve"> agua.</w:delText>
        </w:r>
      </w:del>
    </w:p>
    <w:p w14:paraId="762AF263" w14:textId="4F06F946" w:rsidR="00233F65" w:rsidRPr="00B941DF" w:rsidDel="000C4CD4" w:rsidRDefault="00233F65">
      <w:pPr>
        <w:numPr>
          <w:ilvl w:val="0"/>
          <w:numId w:val="15"/>
        </w:numPr>
        <w:spacing w:line="360" w:lineRule="auto"/>
        <w:ind w:left="1428"/>
        <w:jc w:val="both"/>
        <w:rPr>
          <w:del w:id="2637" w:author="JAVIERA PAZ LEFORT IBANEZ" w:date="2025-09-18T20:29:00Z" w16du:dateUtc="2025-09-18T23:29:00Z"/>
          <w:rFonts w:ascii="Arial" w:hAnsi="Arial" w:cs="Arial"/>
        </w:rPr>
        <w:pPrChange w:id="2638" w:author="JAVIERA PAZ LEFORT IBANEZ" w:date="2025-09-22T17:11:00Z" w16du:dateUtc="2025-09-22T20:11:00Z">
          <w:pPr>
            <w:numPr>
              <w:numId w:val="15"/>
            </w:numPr>
            <w:tabs>
              <w:tab w:val="num" w:pos="720"/>
            </w:tabs>
            <w:ind w:left="720" w:hanging="360"/>
            <w:jc w:val="both"/>
          </w:pPr>
        </w:pPrChange>
      </w:pPr>
      <w:del w:id="2639" w:author="JAVIERA PAZ LEFORT IBANEZ" w:date="2025-09-18T20:29:00Z" w16du:dateUtc="2025-09-18T23:29:00Z">
        <w:r w:rsidRPr="00B941DF" w:rsidDel="000C4CD4">
          <w:rPr>
            <w:rFonts w:ascii="Arial" w:hAnsi="Arial" w:cs="Arial"/>
            <w:b/>
            <w:bCs/>
          </w:rPr>
          <w:delText>Longitud de la fibra (L):</w:delText>
        </w:r>
        <w:r w:rsidRPr="00B941DF" w:rsidDel="000C4CD4">
          <w:rPr>
            <w:rFonts w:ascii="Arial" w:hAnsi="Arial" w:cs="Arial"/>
          </w:rPr>
          <w:delText xml:space="preserve"> Se analizaron longitudes desde 100 mm hasta 200 mm, permitiendo observar cómo la extensión del contacto entre las fases afecta el grado de extracción de agua.</w:delText>
        </w:r>
      </w:del>
    </w:p>
    <w:p w14:paraId="68A1B60D" w14:textId="7AFB3183" w:rsidR="00233F65" w:rsidRPr="00B941DF" w:rsidDel="000C4CD4" w:rsidRDefault="00233F65">
      <w:pPr>
        <w:numPr>
          <w:ilvl w:val="0"/>
          <w:numId w:val="15"/>
        </w:numPr>
        <w:spacing w:line="360" w:lineRule="auto"/>
        <w:ind w:left="1428"/>
        <w:jc w:val="both"/>
        <w:rPr>
          <w:del w:id="2640" w:author="JAVIERA PAZ LEFORT IBANEZ" w:date="2025-09-18T20:29:00Z" w16du:dateUtc="2025-09-18T23:29:00Z"/>
          <w:rFonts w:ascii="Arial" w:hAnsi="Arial" w:cs="Arial"/>
        </w:rPr>
        <w:pPrChange w:id="2641" w:author="JAVIERA PAZ LEFORT IBANEZ" w:date="2025-09-22T17:11:00Z" w16du:dateUtc="2025-09-22T20:11:00Z">
          <w:pPr>
            <w:numPr>
              <w:numId w:val="15"/>
            </w:numPr>
            <w:tabs>
              <w:tab w:val="num" w:pos="720"/>
            </w:tabs>
            <w:ind w:left="720" w:hanging="360"/>
            <w:jc w:val="both"/>
          </w:pPr>
        </w:pPrChange>
      </w:pPr>
      <w:del w:id="2642" w:author="JAVIERA PAZ LEFORT IBANEZ" w:date="2025-09-18T20:29:00Z" w16du:dateUtc="2025-09-18T23:29:00Z">
        <w:r w:rsidRPr="00B941DF" w:rsidDel="000C4CD4">
          <w:rPr>
            <w:rFonts w:ascii="Arial" w:hAnsi="Arial" w:cs="Arial"/>
            <w:b/>
            <w:bCs/>
          </w:rPr>
          <w:delText>Concentración inicial de agua en el vino:</w:delText>
        </w:r>
        <w:r w:rsidRPr="00B941DF" w:rsidDel="000C4CD4">
          <w:rPr>
            <w:rFonts w:ascii="Arial" w:hAnsi="Arial" w:cs="Arial"/>
          </w:rPr>
          <w:delText xml:space="preserve"> Se ajustó entre 85% y 90%, simulando distintas composiciones del vino y su efecto en el flujo de agua hacia la solución extractora.</w:delText>
        </w:r>
      </w:del>
    </w:p>
    <w:p w14:paraId="7D472D9A" w14:textId="0FC4570C" w:rsidR="00233F65" w:rsidRPr="00B941DF" w:rsidDel="000C4CD4" w:rsidRDefault="00233F65">
      <w:pPr>
        <w:spacing w:line="360" w:lineRule="auto"/>
        <w:ind w:left="708"/>
        <w:jc w:val="both"/>
        <w:rPr>
          <w:del w:id="2643" w:author="JAVIERA PAZ LEFORT IBANEZ" w:date="2025-09-18T20:29:00Z" w16du:dateUtc="2025-09-18T23:29:00Z"/>
          <w:rFonts w:ascii="Arial" w:hAnsi="Arial" w:cs="Arial"/>
        </w:rPr>
        <w:pPrChange w:id="2644" w:author="JAVIERA PAZ LEFORT IBANEZ" w:date="2025-09-22T17:11:00Z" w16du:dateUtc="2025-09-22T20:11:00Z">
          <w:pPr>
            <w:jc w:val="both"/>
          </w:pPr>
        </w:pPrChange>
      </w:pPr>
      <w:del w:id="2645" w:author="JAVIERA PAZ LEFORT IBANEZ" w:date="2025-09-18T20:29:00Z" w16du:dateUtc="2025-09-18T23:29:00Z">
        <w:r w:rsidRPr="00B941DF" w:rsidDel="000C4CD4">
          <w:rPr>
            <w:rFonts w:ascii="Arial" w:hAnsi="Arial" w:cs="Arial"/>
          </w:rPr>
          <w:delText>Cada uno de estos parámetros fue seleccionado debido a su influencia directa en las ecuaciones que describen el modelo de transferencia de ma</w:delText>
        </w:r>
        <w:r w:rsidR="002B6D7C" w:rsidRPr="00B941DF" w:rsidDel="000C4CD4">
          <w:rPr>
            <w:rFonts w:ascii="Arial" w:hAnsi="Arial" w:cs="Arial"/>
          </w:rPr>
          <w:delText>teria</w:delText>
        </w:r>
        <w:r w:rsidRPr="00B941DF" w:rsidDel="000C4CD4">
          <w:rPr>
            <w:rFonts w:ascii="Arial" w:hAnsi="Arial" w:cs="Arial"/>
          </w:rPr>
          <w:delText xml:space="preserve"> y calor, así como por su capacidad de ser controlados o ajustados en un sistema real. </w:delText>
        </w:r>
      </w:del>
    </w:p>
    <w:p w14:paraId="76EB5292" w14:textId="77777777" w:rsidR="00611D7D" w:rsidRPr="00B941DF" w:rsidRDefault="00611D7D">
      <w:pPr>
        <w:pStyle w:val="Ttulo3"/>
        <w:spacing w:line="360" w:lineRule="auto"/>
        <w:ind w:left="708"/>
        <w:jc w:val="both"/>
        <w:rPr>
          <w:rFonts w:ascii="Arial" w:hAnsi="Arial" w:cs="Arial"/>
          <w:color w:val="auto"/>
          <w:sz w:val="24"/>
          <w:szCs w:val="24"/>
        </w:rPr>
        <w:pPrChange w:id="2646" w:author="JAVIERA PAZ LEFORT IBANEZ" w:date="2025-09-22T17:11:00Z" w16du:dateUtc="2025-09-22T20:11:00Z">
          <w:pPr>
            <w:pStyle w:val="Ttulo3"/>
            <w:jc w:val="both"/>
          </w:pPr>
        </w:pPrChange>
      </w:pPr>
      <w:bookmarkStart w:id="2647" w:name="_Toc209475920"/>
      <w:r w:rsidRPr="00B941DF">
        <w:rPr>
          <w:rFonts w:ascii="Arial" w:hAnsi="Arial" w:cs="Arial"/>
          <w:color w:val="auto"/>
          <w:sz w:val="24"/>
          <w:szCs w:val="24"/>
        </w:rPr>
        <w:t>4.2.3 Metodología del Análisis</w:t>
      </w:r>
      <w:bookmarkEnd w:id="2647"/>
    </w:p>
    <w:p w14:paraId="00489FF4" w14:textId="77777777" w:rsidR="005B6459" w:rsidRPr="00B355AB" w:rsidRDefault="005B6459">
      <w:pPr>
        <w:spacing w:line="360" w:lineRule="auto"/>
        <w:ind w:left="708"/>
        <w:jc w:val="both"/>
        <w:rPr>
          <w:ins w:id="2648" w:author="JAVIERA PAZ LEFORT IBANEZ" w:date="2025-09-19T00:26:00Z" w16du:dateUtc="2025-09-19T03:26:00Z"/>
          <w:rFonts w:ascii="Arial" w:hAnsi="Arial" w:cs="Arial"/>
        </w:rPr>
        <w:pPrChange w:id="2649" w:author="JAVIERA PAZ LEFORT IBANEZ" w:date="2025-09-22T17:11:00Z" w16du:dateUtc="2025-09-22T20:11:00Z">
          <w:pPr>
            <w:pStyle w:val="Ttulo3"/>
            <w:jc w:val="both"/>
          </w:pPr>
        </w:pPrChange>
      </w:pPr>
      <w:ins w:id="2650" w:author="JAVIERA PAZ LEFORT IBANEZ" w:date="2025-09-19T00:26:00Z" w16du:dateUtc="2025-09-19T03:26:00Z">
        <w:r w:rsidRPr="00B355AB">
          <w:rPr>
            <w:rFonts w:ascii="Arial" w:hAnsi="Arial" w:cs="Arial"/>
          </w:rPr>
          <w:t xml:space="preserve">El análisis de sensibilidad se implementó con un esquema </w:t>
        </w:r>
        <w:proofErr w:type="spellStart"/>
        <w:r w:rsidRPr="00B355AB">
          <w:rPr>
            <w:rFonts w:ascii="Arial" w:hAnsi="Arial" w:cs="Arial"/>
          </w:rPr>
          <w:t>univariado</w:t>
        </w:r>
        <w:proofErr w:type="spellEnd"/>
        <w:r w:rsidRPr="00B355AB">
          <w:rPr>
            <w:rFonts w:ascii="Arial" w:hAnsi="Arial" w:cs="Arial"/>
          </w:rPr>
          <w:t>: en cada corrida se modifica un parámetro y el resto permanece en su valor del caso base. El procedimiento por corrida es:</w:t>
        </w:r>
      </w:ins>
    </w:p>
    <w:p w14:paraId="7D2CFC2C" w14:textId="77777777" w:rsidR="005B6459" w:rsidRPr="00B355AB" w:rsidRDefault="005B6459">
      <w:pPr>
        <w:ind w:firstLine="708"/>
        <w:rPr>
          <w:ins w:id="2651" w:author="JAVIERA PAZ LEFORT IBANEZ" w:date="2025-09-19T00:26:00Z" w16du:dateUtc="2025-09-19T03:26:00Z"/>
          <w:rStyle w:val="nfasissutil"/>
          <w:rFonts w:ascii="Arial" w:eastAsiaTheme="majorEastAsia" w:hAnsi="Arial" w:cs="Arial"/>
          <w:rPrChange w:id="2652" w:author="JAVIERA PAZ LEFORT IBANEZ" w:date="2025-09-19T00:27:00Z" w16du:dateUtc="2025-09-19T03:27:00Z">
            <w:rPr>
              <w:ins w:id="2653" w:author="JAVIERA PAZ LEFORT IBANEZ" w:date="2025-09-19T00:26:00Z" w16du:dateUtc="2025-09-19T03:26:00Z"/>
              <w:rFonts w:eastAsiaTheme="minorHAnsi" w:cstheme="minorBidi"/>
              <w:color w:val="auto"/>
              <w:sz w:val="24"/>
              <w:szCs w:val="24"/>
            </w:rPr>
          </w:rPrChange>
        </w:rPr>
        <w:pPrChange w:id="2654" w:author="JAVIERA PAZ LEFORT IBANEZ" w:date="2025-09-22T17:11:00Z" w16du:dateUtc="2025-09-22T20:11:00Z">
          <w:pPr>
            <w:pStyle w:val="Ttulo3"/>
            <w:jc w:val="both"/>
          </w:pPr>
        </w:pPrChange>
      </w:pPr>
      <w:ins w:id="2655" w:author="JAVIERA PAZ LEFORT IBANEZ" w:date="2025-09-19T00:26:00Z" w16du:dateUtc="2025-09-19T03:26:00Z">
        <w:r w:rsidRPr="00B355AB">
          <w:rPr>
            <w:rStyle w:val="nfasissutil"/>
            <w:rFonts w:ascii="Arial" w:hAnsi="Arial" w:cs="Arial"/>
            <w:rPrChange w:id="2656" w:author="JAVIERA PAZ LEFORT IBANEZ" w:date="2025-09-19T00:27:00Z" w16du:dateUtc="2025-09-19T03:27:00Z">
              <w:rPr/>
            </w:rPrChange>
          </w:rPr>
          <w:t>Preparación del caso</w:t>
        </w:r>
      </w:ins>
    </w:p>
    <w:p w14:paraId="41D32E74" w14:textId="157AA7D8" w:rsidR="005B6459" w:rsidRPr="00B355AB" w:rsidRDefault="005B6459">
      <w:pPr>
        <w:spacing w:line="360" w:lineRule="auto"/>
        <w:ind w:left="708"/>
        <w:jc w:val="both"/>
        <w:rPr>
          <w:ins w:id="2657" w:author="JAVIERA PAZ LEFORT IBANEZ" w:date="2025-09-19T00:26:00Z" w16du:dateUtc="2025-09-19T03:26:00Z"/>
          <w:rFonts w:ascii="Arial" w:hAnsi="Arial" w:cs="Arial"/>
        </w:rPr>
        <w:pPrChange w:id="2658" w:author="JAVIERA PAZ LEFORT IBANEZ" w:date="2025-09-22T17:11:00Z" w16du:dateUtc="2025-09-22T20:11:00Z">
          <w:pPr>
            <w:pStyle w:val="Ttulo3"/>
            <w:jc w:val="both"/>
          </w:pPr>
        </w:pPrChange>
      </w:pPr>
      <w:ins w:id="2659" w:author="JAVIERA PAZ LEFORT IBANEZ" w:date="2025-09-19T00:26:00Z" w16du:dateUtc="2025-09-19T03:26:00Z">
        <w:r w:rsidRPr="00B355AB">
          <w:rPr>
            <w:rFonts w:ascii="Arial" w:hAnsi="Arial" w:cs="Arial"/>
          </w:rPr>
          <w:t>Se fija el valor del parámetro a evaluar (</w:t>
        </w:r>
      </w:ins>
      <w:proofErr w:type="spellStart"/>
      <w:ins w:id="2660" w:author="JAVIERA PAZ LEFORT IBANEZ" w:date="2025-09-19T00:28:00Z" w16du:dateUtc="2025-09-19T03:28:00Z">
        <w:r w:rsidR="002B3685" w:rsidRPr="00B355AB">
          <w:rPr>
            <w:rFonts w:ascii="Arial" w:hAnsi="Arial" w:cs="Arial"/>
          </w:rPr>
          <w:t>e</w:t>
        </w:r>
      </w:ins>
      <w:ins w:id="2661" w:author="JAVIERA PAZ LEFORT IBANEZ" w:date="2025-09-19T00:26:00Z" w16du:dateUtc="2025-09-19T03:26:00Z">
        <w:r w:rsidRPr="00B355AB">
          <w:rPr>
            <w:rFonts w:ascii="Arial" w:hAnsi="Arial" w:cs="Arial"/>
          </w:rPr>
          <w:t>j</w:t>
        </w:r>
      </w:ins>
      <w:proofErr w:type="spellEnd"/>
      <w:ins w:id="2662" w:author="JAVIERA PAZ LEFORT IBANEZ" w:date="2025-09-19T00:28:00Z" w16du:dateUtc="2025-09-19T03:28:00Z">
        <w:r w:rsidRPr="00B355AB">
          <w:rPr>
            <w:rFonts w:ascii="Arial" w:hAnsi="Arial" w:cs="Arial"/>
          </w:rPr>
          <w:t>:</w:t>
        </w:r>
      </w:ins>
      <w:ins w:id="2663" w:author="JAVIERA PAZ LEFORT IBANEZ" w:date="2025-09-19T00:26:00Z" w16du:dateUtc="2025-09-19T03:26:00Z">
        <w:r w:rsidRPr="00B355AB">
          <w:rPr>
            <w:rFonts w:ascii="Arial" w:hAnsi="Arial" w:cs="Arial"/>
          </w:rPr>
          <w:t xml:space="preserve"> caudal o temperatura) y se mantienen constantes las demás condiciones. Antes de integrar, el modelo actualiza las propiedades dependientes de T y composición (difusividades por </w:t>
        </w:r>
        <w:proofErr w:type="spellStart"/>
        <w:r w:rsidRPr="00B355AB">
          <w:rPr>
            <w:rFonts w:ascii="Arial" w:hAnsi="Arial" w:cs="Arial"/>
          </w:rPr>
          <w:t>Wilke</w:t>
        </w:r>
        <w:proofErr w:type="spellEnd"/>
        <w:r w:rsidRPr="00B355AB">
          <w:rPr>
            <w:rFonts w:ascii="Arial" w:hAnsi="Arial" w:cs="Arial"/>
          </w:rPr>
          <w:t>–Chang y Chapman–</w:t>
        </w:r>
        <w:proofErr w:type="spellStart"/>
        <w:r w:rsidRPr="00B355AB">
          <w:rPr>
            <w:rFonts w:ascii="Arial" w:hAnsi="Arial" w:cs="Arial"/>
          </w:rPr>
          <w:t>Enskog</w:t>
        </w:r>
        <w:proofErr w:type="spellEnd"/>
        <w:r w:rsidRPr="00B355AB">
          <w:rPr>
            <w:rFonts w:ascii="Arial" w:hAnsi="Arial" w:cs="Arial"/>
          </w:rPr>
          <w:t>, viscosidades, números adimensionales y coeficientes de película y de calor).</w:t>
        </w:r>
      </w:ins>
    </w:p>
    <w:p w14:paraId="5DA9F3C7" w14:textId="77777777" w:rsidR="005B6459" w:rsidRPr="00B355AB" w:rsidRDefault="005B6459">
      <w:pPr>
        <w:ind w:firstLine="708"/>
        <w:rPr>
          <w:ins w:id="2664" w:author="JAVIERA PAZ LEFORT IBANEZ" w:date="2025-09-19T00:26:00Z" w16du:dateUtc="2025-09-19T03:26:00Z"/>
          <w:rStyle w:val="nfasissutil"/>
          <w:rFonts w:ascii="Arial" w:eastAsiaTheme="majorEastAsia" w:hAnsi="Arial" w:cs="Arial"/>
          <w:rPrChange w:id="2665" w:author="JAVIERA PAZ LEFORT IBANEZ" w:date="2025-09-19T00:27:00Z" w16du:dateUtc="2025-09-19T03:27:00Z">
            <w:rPr>
              <w:ins w:id="2666" w:author="JAVIERA PAZ LEFORT IBANEZ" w:date="2025-09-19T00:26:00Z" w16du:dateUtc="2025-09-19T03:26:00Z"/>
              <w:rFonts w:eastAsiaTheme="minorHAnsi" w:cstheme="minorBidi"/>
              <w:color w:val="auto"/>
              <w:sz w:val="24"/>
              <w:szCs w:val="24"/>
            </w:rPr>
          </w:rPrChange>
        </w:rPr>
        <w:pPrChange w:id="2667" w:author="JAVIERA PAZ LEFORT IBANEZ" w:date="2025-09-22T17:11:00Z" w16du:dateUtc="2025-09-22T20:11:00Z">
          <w:pPr>
            <w:pStyle w:val="Ttulo3"/>
            <w:jc w:val="both"/>
          </w:pPr>
        </w:pPrChange>
      </w:pPr>
      <w:ins w:id="2668" w:author="JAVIERA PAZ LEFORT IBANEZ" w:date="2025-09-19T00:26:00Z" w16du:dateUtc="2025-09-19T03:26:00Z">
        <w:r w:rsidRPr="00B355AB">
          <w:rPr>
            <w:rStyle w:val="nfasissutil"/>
            <w:rFonts w:ascii="Arial" w:hAnsi="Arial" w:cs="Arial"/>
            <w:rPrChange w:id="2669" w:author="JAVIERA PAZ LEFORT IBANEZ" w:date="2025-09-19T00:27:00Z" w16du:dateUtc="2025-09-19T03:27:00Z">
              <w:rPr/>
            </w:rPrChange>
          </w:rPr>
          <w:t>Simulación</w:t>
        </w:r>
      </w:ins>
    </w:p>
    <w:p w14:paraId="5BF9F8C0" w14:textId="77777777" w:rsidR="005B6459" w:rsidRPr="00B355AB" w:rsidRDefault="005B6459">
      <w:pPr>
        <w:spacing w:line="360" w:lineRule="auto"/>
        <w:ind w:left="708"/>
        <w:jc w:val="both"/>
        <w:rPr>
          <w:ins w:id="2670" w:author="JAVIERA PAZ LEFORT IBANEZ" w:date="2025-09-19T00:26:00Z" w16du:dateUtc="2025-09-19T03:26:00Z"/>
          <w:rFonts w:ascii="Arial" w:hAnsi="Arial" w:cs="Arial"/>
        </w:rPr>
        <w:pPrChange w:id="2671" w:author="JAVIERA PAZ LEFORT IBANEZ" w:date="2025-09-22T17:11:00Z" w16du:dateUtc="2025-09-22T20:11:00Z">
          <w:pPr>
            <w:pStyle w:val="Ttulo3"/>
            <w:jc w:val="both"/>
          </w:pPr>
        </w:pPrChange>
      </w:pPr>
      <w:ins w:id="2672" w:author="JAVIERA PAZ LEFORT IBANEZ" w:date="2025-09-19T00:26:00Z" w16du:dateUtc="2025-09-19T03:26:00Z">
        <w:r w:rsidRPr="00B355AB">
          <w:rPr>
            <w:rFonts w:ascii="Arial" w:hAnsi="Arial" w:cs="Arial"/>
          </w:rPr>
          <w:t xml:space="preserve">Se ejecuta </w:t>
        </w:r>
        <w:proofErr w:type="spellStart"/>
        <w:r w:rsidRPr="00B355AB">
          <w:rPr>
            <w:rFonts w:ascii="Arial" w:hAnsi="Arial" w:cs="Arial"/>
          </w:rPr>
          <w:t>Run_</w:t>
        </w:r>
        <w:proofErr w:type="gramStart"/>
        <w:r w:rsidRPr="00B355AB">
          <w:rPr>
            <w:rFonts w:ascii="Arial" w:hAnsi="Arial" w:cs="Arial"/>
          </w:rPr>
          <w:t>model</w:t>
        </w:r>
        <w:proofErr w:type="spellEnd"/>
        <w:r w:rsidRPr="00B355AB">
          <w:rPr>
            <w:rFonts w:ascii="Arial" w:hAnsi="Arial" w:cs="Arial"/>
          </w:rPr>
          <w:t>(</w:t>
        </w:r>
        <w:proofErr w:type="gramEnd"/>
        <w:r w:rsidRPr="00B355AB">
          <w:rPr>
            <w:rFonts w:ascii="Arial" w:hAnsi="Arial" w:cs="Arial"/>
          </w:rPr>
          <w:t xml:space="preserve">), que resuelve los balances 1D axiales de masa (cálculo de la concentración interfacial por Regula </w:t>
        </w:r>
        <w:proofErr w:type="spellStart"/>
        <w:r w:rsidRPr="00B355AB">
          <w:rPr>
            <w:rFonts w:ascii="Arial" w:hAnsi="Arial" w:cs="Arial"/>
          </w:rPr>
          <w:t>Falsi</w:t>
        </w:r>
        <w:proofErr w:type="spellEnd"/>
        <w:r w:rsidRPr="00B355AB">
          <w:rPr>
            <w:rFonts w:ascii="Arial" w:hAnsi="Arial" w:cs="Arial"/>
          </w:rPr>
          <w:t xml:space="preserve"> y flujo local J) y energía (BVP contracorriente con coeficiente global U por resistencias en serie).</w:t>
        </w:r>
      </w:ins>
    </w:p>
    <w:p w14:paraId="1FC8C754" w14:textId="77777777" w:rsidR="005B6459" w:rsidRPr="00B355AB" w:rsidRDefault="005B6459">
      <w:pPr>
        <w:ind w:firstLine="708"/>
        <w:rPr>
          <w:ins w:id="2673" w:author="JAVIERA PAZ LEFORT IBANEZ" w:date="2025-09-19T00:26:00Z" w16du:dateUtc="2025-09-19T03:26:00Z"/>
          <w:rStyle w:val="nfasissutil"/>
          <w:rFonts w:ascii="Arial" w:eastAsiaTheme="majorEastAsia" w:hAnsi="Arial" w:cs="Arial"/>
          <w:rPrChange w:id="2674" w:author="JAVIERA PAZ LEFORT IBANEZ" w:date="2025-09-19T00:27:00Z" w16du:dateUtc="2025-09-19T03:27:00Z">
            <w:rPr>
              <w:ins w:id="2675" w:author="JAVIERA PAZ LEFORT IBANEZ" w:date="2025-09-19T00:26:00Z" w16du:dateUtc="2025-09-19T03:26:00Z"/>
              <w:rFonts w:eastAsiaTheme="minorHAnsi" w:cstheme="minorBidi"/>
              <w:color w:val="auto"/>
              <w:sz w:val="24"/>
              <w:szCs w:val="24"/>
            </w:rPr>
          </w:rPrChange>
        </w:rPr>
        <w:pPrChange w:id="2676" w:author="JAVIERA PAZ LEFORT IBANEZ" w:date="2025-09-22T17:11:00Z" w16du:dateUtc="2025-09-22T20:11:00Z">
          <w:pPr>
            <w:pStyle w:val="Ttulo3"/>
            <w:jc w:val="both"/>
          </w:pPr>
        </w:pPrChange>
      </w:pPr>
      <w:ins w:id="2677" w:author="JAVIERA PAZ LEFORT IBANEZ" w:date="2025-09-19T00:26:00Z" w16du:dateUtc="2025-09-19T03:26:00Z">
        <w:r w:rsidRPr="00B355AB">
          <w:rPr>
            <w:rStyle w:val="nfasissutil"/>
            <w:rFonts w:ascii="Arial" w:hAnsi="Arial" w:cs="Arial"/>
            <w:rPrChange w:id="2678" w:author="JAVIERA PAZ LEFORT IBANEZ" w:date="2025-09-19T00:27:00Z" w16du:dateUtc="2025-09-19T03:27:00Z">
              <w:rPr/>
            </w:rPrChange>
          </w:rPr>
          <w:t>Cálculo de métricas</w:t>
        </w:r>
      </w:ins>
    </w:p>
    <w:p w14:paraId="7493925E" w14:textId="77777777" w:rsidR="005B6459" w:rsidRPr="00B355AB" w:rsidRDefault="005B6459">
      <w:pPr>
        <w:spacing w:line="360" w:lineRule="auto"/>
        <w:ind w:left="708"/>
        <w:jc w:val="both"/>
        <w:rPr>
          <w:ins w:id="2679" w:author="JAVIERA PAZ LEFORT IBANEZ" w:date="2025-09-19T00:26:00Z" w16du:dateUtc="2025-09-19T03:26:00Z"/>
          <w:rFonts w:ascii="Arial" w:hAnsi="Arial" w:cs="Arial"/>
        </w:rPr>
        <w:pPrChange w:id="2680" w:author="JAVIERA PAZ LEFORT IBANEZ" w:date="2025-09-22T17:11:00Z" w16du:dateUtc="2025-09-22T20:11:00Z">
          <w:pPr>
            <w:pStyle w:val="Ttulo3"/>
            <w:jc w:val="both"/>
          </w:pPr>
        </w:pPrChange>
      </w:pPr>
      <w:ins w:id="2681" w:author="JAVIERA PAZ LEFORT IBANEZ" w:date="2025-09-19T00:26:00Z" w16du:dateUtc="2025-09-19T03:26:00Z">
        <w:r w:rsidRPr="00B355AB">
          <w:rPr>
            <w:rFonts w:ascii="Arial" w:hAnsi="Arial" w:cs="Arial"/>
          </w:rPr>
          <w:t>A partir de los perfiles devueltos por el modelo se calculan, para cada corrida:</w:t>
        </w:r>
      </w:ins>
    </w:p>
    <w:p w14:paraId="5C630A78" w14:textId="04A3CC89" w:rsidR="005B6459" w:rsidRPr="00B355AB" w:rsidRDefault="00000000">
      <w:pPr>
        <w:pStyle w:val="Prrafodelista"/>
        <w:numPr>
          <w:ilvl w:val="0"/>
          <w:numId w:val="48"/>
        </w:numPr>
        <w:spacing w:line="360" w:lineRule="auto"/>
        <w:ind w:left="1428"/>
        <w:jc w:val="both"/>
        <w:rPr>
          <w:ins w:id="2682" w:author="JAVIERA PAZ LEFORT IBANEZ" w:date="2025-09-19T00:26:00Z" w16du:dateUtc="2025-09-19T03:26:00Z"/>
          <w:rFonts w:ascii="Arial" w:hAnsi="Arial" w:cs="Arial"/>
        </w:rPr>
        <w:pPrChange w:id="2683" w:author="JAVIERA PAZ LEFORT IBANEZ" w:date="2025-09-22T17:11:00Z" w16du:dateUtc="2025-09-22T20:11:00Z">
          <w:pPr>
            <w:pStyle w:val="Ttulo3"/>
            <w:jc w:val="both"/>
          </w:pPr>
        </w:pPrChange>
      </w:pPr>
      <m:oMath>
        <m:sSub>
          <m:sSubPr>
            <m:ctrlPr>
              <w:ins w:id="2684" w:author="JAVIERA PAZ LEFORT IBANEZ" w:date="2025-09-19T15:33:00Z" w16du:dateUtc="2025-09-19T18:33:00Z">
                <w:rPr>
                  <w:rFonts w:ascii="Cambria Math" w:hAnsi="Cambria Math" w:cs="Arial"/>
                  <w:i/>
                </w:rPr>
              </w:ins>
            </m:ctrlPr>
          </m:sSubPr>
          <m:e>
            <m:r>
              <w:ins w:id="2685" w:author="JAVIERA PAZ LEFORT IBANEZ" w:date="2025-09-19T15:33:00Z" w16du:dateUtc="2025-09-19T18:33:00Z">
                <w:rPr>
                  <w:rFonts w:ascii="Cambria Math" w:hAnsi="Cambria Math" w:cs="Arial"/>
                </w:rPr>
                <m:t>J</m:t>
              </w:ins>
            </m:r>
          </m:e>
          <m:sub>
            <m:r>
              <w:ins w:id="2686" w:author="JAVIERA PAZ LEFORT IBANEZ" w:date="2025-09-19T15:33:00Z" w16du:dateUtc="2025-09-19T18:33:00Z">
                <w:rPr>
                  <w:rFonts w:ascii="Cambria Math" w:hAnsi="Cambria Math" w:cs="Arial"/>
                </w:rPr>
                <m:t>in</m:t>
              </w:ins>
            </m:r>
          </m:sub>
        </m:sSub>
      </m:oMath>
      <w:ins w:id="2687" w:author="JAVIERA PAZ LEFORT IBANEZ" w:date="2025-09-19T00:26:00Z" w16du:dateUtc="2025-09-19T03:26:00Z">
        <w:r w:rsidR="005B6459" w:rsidRPr="00B355AB">
          <w:rPr>
            <w:rFonts w:ascii="Arial" w:hAnsi="Arial" w:cs="Arial"/>
          </w:rPr>
          <w:t xml:space="preserve"> y </w:t>
        </w:r>
      </w:ins>
      <w:ins w:id="2688" w:author="JAVIERA PAZ LEFORT IBANEZ" w:date="2025-09-19T15:33:00Z" w16du:dateUtc="2025-09-19T18:33:00Z">
        <w:r w:rsidR="006613A0" w:rsidRPr="00B355AB">
          <w:rPr>
            <w:rFonts w:ascii="Arial" w:hAnsi="Arial" w:cs="Arial"/>
          </w:rPr>
          <w:t xml:space="preserve"> </w:t>
        </w:r>
      </w:ins>
      <m:oMath>
        <m:sSub>
          <m:sSubPr>
            <m:ctrlPr>
              <w:ins w:id="2689" w:author="JAVIERA PAZ LEFORT IBANEZ" w:date="2025-09-19T15:33:00Z" w16du:dateUtc="2025-09-19T18:33:00Z">
                <w:rPr>
                  <w:rFonts w:ascii="Cambria Math" w:hAnsi="Cambria Math" w:cs="Arial"/>
                  <w:i/>
                </w:rPr>
              </w:ins>
            </m:ctrlPr>
          </m:sSubPr>
          <m:e>
            <m:r>
              <w:ins w:id="2690" w:author="JAVIERA PAZ LEFORT IBANEZ" w:date="2025-09-19T15:33:00Z" w16du:dateUtc="2025-09-19T18:33:00Z">
                <w:rPr>
                  <w:rFonts w:ascii="Cambria Math" w:hAnsi="Cambria Math" w:cs="Arial"/>
                </w:rPr>
                <m:t>J</m:t>
              </w:ins>
            </m:r>
          </m:e>
          <m:sub>
            <m:r>
              <w:ins w:id="2691" w:author="JAVIERA PAZ LEFORT IBANEZ" w:date="2025-09-19T15:33:00Z" w16du:dateUtc="2025-09-19T18:33:00Z">
                <w:rPr>
                  <w:rFonts w:ascii="Cambria Math" w:hAnsi="Cambria Math" w:cs="Arial"/>
                </w:rPr>
                <m:t>out</m:t>
              </w:ins>
            </m:r>
          </m:sub>
        </m:sSub>
      </m:oMath>
      <w:ins w:id="2692" w:author="JAVIERA PAZ LEFORT IBANEZ" w:date="2025-09-19T00:26:00Z" w16du:dateUtc="2025-09-19T03:26:00Z">
        <w:r w:rsidR="005B6459" w:rsidRPr="00B355AB">
          <w:rPr>
            <w:rFonts w:ascii="Arial" w:hAnsi="Arial" w:cs="Arial"/>
          </w:rPr>
          <w:t xml:space="preserve">: flujo de agua en la entrada y salida (primer y último nodo de </w:t>
        </w:r>
      </w:ins>
      <m:oMath>
        <m:r>
          <w:ins w:id="2693" w:author="JAVIERA PAZ LEFORT IBANEZ" w:date="2025-09-19T15:33:00Z" w16du:dateUtc="2025-09-19T18:33:00Z">
            <w:rPr>
              <w:rFonts w:ascii="Cambria Math" w:eastAsiaTheme="minorEastAsia" w:hAnsi="Cambria Math" w:cs="Arial"/>
            </w:rPr>
            <m:t>J(z)</m:t>
          </w:ins>
        </m:r>
      </m:oMath>
      <w:ins w:id="2694" w:author="JAVIERA PAZ LEFORT IBANEZ" w:date="2025-09-19T15:33:00Z" w16du:dateUtc="2025-09-19T18:33:00Z">
        <w:r w:rsidR="00724BD8" w:rsidRPr="00B355AB">
          <w:rPr>
            <w:rFonts w:ascii="Arial" w:eastAsiaTheme="minorEastAsia" w:hAnsi="Arial" w:cs="Arial"/>
          </w:rPr>
          <w:t xml:space="preserve">, </w:t>
        </w:r>
      </w:ins>
      <w:ins w:id="2695" w:author="JAVIERA PAZ LEFORT IBANEZ" w:date="2025-09-19T00:26:00Z" w16du:dateUtc="2025-09-19T03:26:00Z">
        <w:r w:rsidR="005B6459" w:rsidRPr="00B355AB">
          <w:rPr>
            <w:rFonts w:ascii="Arial" w:hAnsi="Arial" w:cs="Arial"/>
          </w:rPr>
          <w:t>en kg·m</w:t>
        </w:r>
        <w:r w:rsidR="005B6459" w:rsidRPr="00B355AB">
          <w:rPr>
            <w:rFonts w:ascii="Cambria Math" w:hAnsi="Cambria Math" w:cs="Cambria Math"/>
          </w:rPr>
          <w:t>⁻</w:t>
        </w:r>
        <w:r w:rsidR="005B6459" w:rsidRPr="00B355AB">
          <w:rPr>
            <w:rFonts w:ascii="Arial" w:hAnsi="Arial" w:cs="Arial"/>
          </w:rPr>
          <w:t>²·h</w:t>
        </w:r>
        <w:r w:rsidR="005B6459" w:rsidRPr="00B355AB">
          <w:rPr>
            <w:rFonts w:ascii="Cambria Math" w:hAnsi="Cambria Math" w:cs="Cambria Math"/>
          </w:rPr>
          <w:t>⁻</w:t>
        </w:r>
        <w:r w:rsidR="005B6459" w:rsidRPr="00B355AB">
          <w:rPr>
            <w:rFonts w:ascii="Arial" w:hAnsi="Arial" w:cs="Arial"/>
          </w:rPr>
          <w:t>¹).</w:t>
        </w:r>
      </w:ins>
    </w:p>
    <w:p w14:paraId="5E959434" w14:textId="33524971" w:rsidR="005B6459" w:rsidRPr="00B355AB" w:rsidRDefault="005B6459">
      <w:pPr>
        <w:pStyle w:val="Prrafodelista"/>
        <w:numPr>
          <w:ilvl w:val="0"/>
          <w:numId w:val="48"/>
        </w:numPr>
        <w:spacing w:line="360" w:lineRule="auto"/>
        <w:ind w:left="1428"/>
        <w:jc w:val="both"/>
        <w:rPr>
          <w:ins w:id="2696" w:author="JAVIERA PAZ LEFORT IBANEZ" w:date="2025-09-19T00:26:00Z" w16du:dateUtc="2025-09-19T03:26:00Z"/>
          <w:rFonts w:ascii="Arial" w:hAnsi="Arial" w:cs="Arial"/>
        </w:rPr>
        <w:pPrChange w:id="2697" w:author="JAVIERA PAZ LEFORT IBANEZ" w:date="2025-09-22T17:11:00Z" w16du:dateUtc="2025-09-22T20:11:00Z">
          <w:pPr>
            <w:pStyle w:val="Ttulo3"/>
            <w:jc w:val="both"/>
          </w:pPr>
        </w:pPrChange>
      </w:pPr>
      <w:ins w:id="2698" w:author="JAVIERA PAZ LEFORT IBANEZ" w:date="2025-09-19T00:26:00Z" w16du:dateUtc="2025-09-19T03:26:00Z">
        <w:r w:rsidRPr="00B355AB">
          <w:rPr>
            <w:rFonts w:ascii="Arial" w:hAnsi="Arial" w:cs="Arial"/>
          </w:rPr>
          <w:lastRenderedPageBreak/>
          <w:t xml:space="preserve">Promedio axial </w:t>
        </w:r>
      </w:ins>
      <m:oMath>
        <m:d>
          <m:dPr>
            <m:begChr m:val="〈"/>
            <m:endChr m:val="〉"/>
            <m:ctrlPr>
              <w:ins w:id="2699" w:author="JAVIERA PAZ LEFORT IBANEZ" w:date="2025-09-19T15:34:00Z" w16du:dateUtc="2025-09-19T18:34:00Z">
                <w:rPr>
                  <w:rFonts w:ascii="Cambria Math" w:hAnsi="Cambria Math" w:cs="Arial"/>
                  <w:i/>
                </w:rPr>
              </w:ins>
            </m:ctrlPr>
          </m:dPr>
          <m:e>
            <m:r>
              <w:ins w:id="2700" w:author="JAVIERA PAZ LEFORT IBANEZ" w:date="2025-09-19T15:34:00Z" w16du:dateUtc="2025-09-19T18:34:00Z">
                <w:rPr>
                  <w:rFonts w:ascii="Cambria Math" w:hAnsi="Cambria Math" w:cs="Arial"/>
                </w:rPr>
                <m:t>J</m:t>
              </w:ins>
            </m:r>
          </m:e>
        </m:d>
      </m:oMath>
      <w:ins w:id="2701" w:author="JAVIERA PAZ LEFORT IBANEZ" w:date="2025-09-19T00:26:00Z" w16du:dateUtc="2025-09-19T03:26:00Z">
        <w:r w:rsidRPr="00B355AB">
          <w:rPr>
            <w:rFonts w:ascii="Arial" w:hAnsi="Arial" w:cs="Arial"/>
          </w:rPr>
          <w:t xml:space="preserve">: media a lo largo del módulo, definida como </w:t>
        </w:r>
      </w:ins>
      <m:oMath>
        <m:f>
          <m:fPr>
            <m:ctrlPr>
              <w:ins w:id="2702" w:author="JAVIERA PAZ LEFORT IBANEZ" w:date="2025-09-19T15:38:00Z" w16du:dateUtc="2025-09-19T18:38:00Z">
                <w:rPr>
                  <w:rFonts w:ascii="Cambria Math" w:hAnsi="Cambria Math" w:cs="Arial"/>
                  <w:i/>
                </w:rPr>
              </w:ins>
            </m:ctrlPr>
          </m:fPr>
          <m:num>
            <m:r>
              <w:ins w:id="2703" w:author="JAVIERA PAZ LEFORT IBANEZ" w:date="2025-09-19T15:38:00Z" w16du:dateUtc="2025-09-19T18:38:00Z">
                <w:rPr>
                  <w:rFonts w:ascii="Cambria Math" w:hAnsi="Cambria Math" w:cs="Arial"/>
                </w:rPr>
                <m:t>1</m:t>
              </w:ins>
            </m:r>
          </m:num>
          <m:den>
            <m:r>
              <w:ins w:id="2704" w:author="JAVIERA PAZ LEFORT IBANEZ" w:date="2025-09-19T15:38:00Z" w16du:dateUtc="2025-09-19T18:38:00Z">
                <w:rPr>
                  <w:rFonts w:ascii="Cambria Math" w:hAnsi="Cambria Math" w:cs="Arial"/>
                </w:rPr>
                <m:t>L</m:t>
              </w:ins>
            </m:r>
          </m:den>
        </m:f>
        <m:nary>
          <m:naryPr>
            <m:limLoc m:val="subSup"/>
            <m:ctrlPr>
              <w:ins w:id="2705" w:author="JAVIERA PAZ LEFORT IBANEZ" w:date="2025-09-19T15:39:00Z" w16du:dateUtc="2025-09-19T18:39:00Z">
                <w:rPr>
                  <w:rFonts w:ascii="Cambria Math" w:hAnsi="Cambria Math" w:cs="Arial"/>
                  <w:i/>
                </w:rPr>
              </w:ins>
            </m:ctrlPr>
          </m:naryPr>
          <m:sub>
            <m:r>
              <w:ins w:id="2706" w:author="JAVIERA PAZ LEFORT IBANEZ" w:date="2025-09-19T15:39:00Z" w16du:dateUtc="2025-09-19T18:39:00Z">
                <w:rPr>
                  <w:rFonts w:ascii="Cambria Math" w:hAnsi="Cambria Math" w:cs="Arial"/>
                </w:rPr>
                <m:t>0</m:t>
              </w:ins>
            </m:r>
          </m:sub>
          <m:sup>
            <m:r>
              <w:ins w:id="2707" w:author="JAVIERA PAZ LEFORT IBANEZ" w:date="2025-09-19T15:39:00Z" w16du:dateUtc="2025-09-19T18:39:00Z">
                <w:rPr>
                  <w:rFonts w:ascii="Cambria Math" w:hAnsi="Cambria Math" w:cs="Arial"/>
                </w:rPr>
                <m:t>L</m:t>
              </w:ins>
            </m:r>
          </m:sup>
          <m:e>
            <m:r>
              <w:ins w:id="2708" w:author="JAVIERA PAZ LEFORT IBANEZ" w:date="2025-09-19T15:39:00Z" w16du:dateUtc="2025-09-19T18:39:00Z">
                <w:rPr>
                  <w:rFonts w:ascii="Cambria Math" w:hAnsi="Cambria Math" w:cs="Arial"/>
                </w:rPr>
                <m:t>J</m:t>
              </w:ins>
            </m:r>
            <m:d>
              <m:dPr>
                <m:ctrlPr>
                  <w:ins w:id="2709" w:author="JAVIERA PAZ LEFORT IBANEZ" w:date="2025-09-19T15:39:00Z" w16du:dateUtc="2025-09-19T18:39:00Z">
                    <w:rPr>
                      <w:rFonts w:ascii="Cambria Math" w:hAnsi="Cambria Math" w:cs="Arial"/>
                      <w:i/>
                    </w:rPr>
                  </w:ins>
                </m:ctrlPr>
              </m:dPr>
              <m:e>
                <m:r>
                  <w:ins w:id="2710" w:author="JAVIERA PAZ LEFORT IBANEZ" w:date="2025-09-19T15:39:00Z" w16du:dateUtc="2025-09-19T18:39:00Z">
                    <w:rPr>
                      <w:rFonts w:ascii="Cambria Math" w:hAnsi="Cambria Math" w:cs="Arial"/>
                    </w:rPr>
                    <m:t>z</m:t>
                  </w:ins>
                </m:r>
              </m:e>
            </m:d>
            <m:r>
              <w:ins w:id="2711" w:author="JAVIERA PAZ LEFORT IBANEZ" w:date="2025-09-19T15:39:00Z" w16du:dateUtc="2025-09-19T18:39:00Z">
                <w:rPr>
                  <w:rFonts w:ascii="Cambria Math" w:hAnsi="Cambria Math" w:cs="Arial"/>
                </w:rPr>
                <m:t>dz</m:t>
              </w:ins>
            </m:r>
          </m:e>
        </m:nary>
      </m:oMath>
      <w:ins w:id="2712" w:author="JAVIERA PAZ LEFORT IBANEZ" w:date="2025-09-19T00:26:00Z" w16du:dateUtc="2025-09-19T03:26:00Z">
        <w:r w:rsidRPr="00B355AB">
          <w:rPr>
            <w:rFonts w:ascii="Arial" w:hAnsi="Arial" w:cs="Arial"/>
          </w:rPr>
          <w:t>. En la malla se evalúa con promedios por tramo</w:t>
        </w:r>
      </w:ins>
      <w:ins w:id="2713" w:author="JAVIERA PAZ LEFORT IBANEZ" w:date="2025-09-19T15:40:00Z" w16du:dateUtc="2025-09-19T18:40:00Z">
        <w:r w:rsidR="00860A7E" w:rsidRPr="00B355AB">
          <w:rPr>
            <w:rFonts w:ascii="Arial" w:hAnsi="Arial" w:cs="Arial"/>
            <w:i/>
          </w:rPr>
          <w:t xml:space="preserve"> </w:t>
        </w:r>
      </w:ins>
      <m:oMath>
        <m:sSub>
          <m:sSubPr>
            <m:ctrlPr>
              <w:ins w:id="2714" w:author="JAVIERA PAZ LEFORT IBANEZ" w:date="2025-09-19T15:40:00Z" w16du:dateUtc="2025-09-19T18:40:00Z">
                <w:rPr>
                  <w:rFonts w:ascii="Cambria Math" w:hAnsi="Cambria Math" w:cs="Arial"/>
                  <w:i/>
                </w:rPr>
              </w:ins>
            </m:ctrlPr>
          </m:sSubPr>
          <m:e>
            <m:r>
              <w:ins w:id="2715" w:author="JAVIERA PAZ LEFORT IBANEZ" w:date="2025-09-19T15:40:00Z" w16du:dateUtc="2025-09-19T18:40:00Z">
                <w:rPr>
                  <w:rFonts w:ascii="Cambria Math" w:hAnsi="Cambria Math" w:cs="Arial"/>
                </w:rPr>
                <m:t>J</m:t>
              </w:ins>
            </m:r>
          </m:e>
          <m:sub>
            <m:r>
              <w:ins w:id="2716" w:author="JAVIERA PAZ LEFORT IBANEZ" w:date="2025-09-19T15:40:00Z" w16du:dateUtc="2025-09-19T18:40:00Z">
                <w:rPr>
                  <w:rFonts w:ascii="Cambria Math" w:hAnsi="Cambria Math" w:cs="Arial"/>
                </w:rPr>
                <m:t>mid</m:t>
              </w:ins>
            </m:r>
          </m:sub>
        </m:sSub>
      </m:oMath>
      <w:ins w:id="2717" w:author="JAVIERA PAZ LEFORT IBANEZ" w:date="2025-09-19T00:26:00Z" w16du:dateUtc="2025-09-19T03:26:00Z">
        <w:r w:rsidRPr="00B355AB">
          <w:rPr>
            <w:rFonts w:ascii="Arial" w:hAnsi="Arial" w:cs="Arial"/>
          </w:rPr>
          <w:t xml:space="preserve"> y suma</w:t>
        </w:r>
      </w:ins>
      <w:ins w:id="2718" w:author="JAVIERA PAZ LEFORT IBANEZ" w:date="2025-09-19T15:41:00Z" w16du:dateUtc="2025-09-19T18:41:00Z">
        <w:r w:rsidR="00860A7E" w:rsidRPr="00B355AB">
          <w:rPr>
            <w:rFonts w:ascii="Arial" w:hAnsi="Arial" w:cs="Arial"/>
          </w:rPr>
          <w:t xml:space="preserve"> </w:t>
        </w:r>
      </w:ins>
      <m:oMath>
        <m:nary>
          <m:naryPr>
            <m:chr m:val="∑"/>
            <m:limLoc m:val="undOvr"/>
            <m:subHide m:val="1"/>
            <m:supHide m:val="1"/>
            <m:ctrlPr>
              <w:ins w:id="2719" w:author="JAVIERA PAZ LEFORT IBANEZ" w:date="2025-09-19T15:41:00Z" w16du:dateUtc="2025-09-19T18:41:00Z">
                <w:rPr>
                  <w:rFonts w:ascii="Cambria Math" w:hAnsi="Cambria Math" w:cs="Arial"/>
                  <w:i/>
                </w:rPr>
              </w:ins>
            </m:ctrlPr>
          </m:naryPr>
          <m:sub/>
          <m:sup/>
          <m:e>
            <m:r>
              <w:ins w:id="2720" w:author="JAVIERA PAZ LEFORT IBANEZ" w:date="2025-09-19T15:41:00Z" w16du:dateUtc="2025-09-19T18:41:00Z">
                <w:rPr>
                  <w:rFonts w:ascii="Cambria Math" w:hAnsi="Cambria Math" w:cs="Arial"/>
                </w:rPr>
                <m:t xml:space="preserve"> </m:t>
              </w:ins>
            </m:r>
            <m:sSub>
              <m:sSubPr>
                <m:ctrlPr>
                  <w:ins w:id="2721" w:author="JAVIERA PAZ LEFORT IBANEZ" w:date="2025-09-19T15:41:00Z" w16du:dateUtc="2025-09-19T18:41:00Z">
                    <w:rPr>
                      <w:rFonts w:ascii="Cambria Math" w:hAnsi="Cambria Math" w:cs="Arial"/>
                      <w:i/>
                    </w:rPr>
                  </w:ins>
                </m:ctrlPr>
              </m:sSubPr>
              <m:e>
                <m:r>
                  <w:ins w:id="2722" w:author="JAVIERA PAZ LEFORT IBANEZ" w:date="2025-09-19T15:41:00Z" w16du:dateUtc="2025-09-19T18:41:00Z">
                    <w:rPr>
                      <w:rFonts w:ascii="Cambria Math" w:hAnsi="Cambria Math" w:cs="Arial"/>
                    </w:rPr>
                    <m:t>J</m:t>
                  </w:ins>
                </m:r>
              </m:e>
              <m:sub>
                <m:r>
                  <w:ins w:id="2723" w:author="JAVIERA PAZ LEFORT IBANEZ" w:date="2025-09-19T15:41:00Z" w16du:dateUtc="2025-09-19T18:41:00Z">
                    <w:rPr>
                      <w:rFonts w:ascii="Cambria Math" w:hAnsi="Cambria Math" w:cs="Arial"/>
                    </w:rPr>
                    <m:t>mid</m:t>
                  </w:ins>
                </m:r>
              </m:sub>
            </m:sSub>
            <m:r>
              <w:ins w:id="2724" w:author="JAVIERA PAZ LEFORT IBANEZ" w:date="2025-09-19T15:41:00Z" w16du:dateUtc="2025-09-19T18:41:00Z">
                <w:rPr>
                  <w:rFonts w:ascii="Cambria Math" w:hAnsi="Cambria Math" w:cs="Arial"/>
                </w:rPr>
                <m:t xml:space="preserve"> ∆z</m:t>
              </w:ins>
            </m:r>
          </m:e>
        </m:nary>
      </m:oMath>
      <w:ins w:id="2725" w:author="JAVIERA PAZ LEFORT IBANEZ" w:date="2025-09-19T00:26:00Z" w16du:dateUtc="2025-09-19T03:26:00Z">
        <w:r w:rsidRPr="00B355AB">
          <w:rPr>
            <w:rFonts w:ascii="Arial" w:hAnsi="Arial" w:cs="Arial"/>
          </w:rPr>
          <w:t>.</w:t>
        </w:r>
      </w:ins>
    </w:p>
    <w:p w14:paraId="2B637D56" w14:textId="2B4234CA" w:rsidR="005B6459" w:rsidRPr="00B355AB" w:rsidRDefault="005B6459">
      <w:pPr>
        <w:pStyle w:val="Prrafodelista"/>
        <w:numPr>
          <w:ilvl w:val="0"/>
          <w:numId w:val="48"/>
        </w:numPr>
        <w:spacing w:line="360" w:lineRule="auto"/>
        <w:ind w:left="1428"/>
        <w:jc w:val="both"/>
        <w:rPr>
          <w:ins w:id="2726" w:author="JAVIERA PAZ LEFORT IBANEZ" w:date="2025-09-19T00:26:00Z" w16du:dateUtc="2025-09-19T03:26:00Z"/>
          <w:rFonts w:ascii="Arial" w:eastAsiaTheme="minorEastAsia" w:hAnsi="Arial" w:cs="Arial"/>
          <w:rPrChange w:id="2727" w:author="JAVIERA PAZ LEFORT IBANEZ" w:date="2025-09-19T15:42:00Z" w16du:dateUtc="2025-09-19T18:42:00Z">
            <w:rPr>
              <w:ins w:id="2728" w:author="JAVIERA PAZ LEFORT IBANEZ" w:date="2025-09-19T00:26:00Z" w16du:dateUtc="2025-09-19T03:26:00Z"/>
            </w:rPr>
          </w:rPrChange>
        </w:rPr>
        <w:pPrChange w:id="2729" w:author="JAVIERA PAZ LEFORT IBANEZ" w:date="2025-09-22T17:11:00Z" w16du:dateUtc="2025-09-22T20:11:00Z">
          <w:pPr>
            <w:pStyle w:val="Ttulo3"/>
            <w:jc w:val="both"/>
          </w:pPr>
        </w:pPrChange>
      </w:pPr>
      <w:ins w:id="2730" w:author="JAVIERA PAZ LEFORT IBANEZ" w:date="2025-09-19T00:26:00Z" w16du:dateUtc="2025-09-19T03:26:00Z">
        <w:r w:rsidRPr="00B355AB">
          <w:rPr>
            <w:rFonts w:ascii="Arial" w:hAnsi="Arial" w:cs="Arial"/>
          </w:rPr>
          <w:t xml:space="preserve">Masa transferida integrada </w:t>
        </w:r>
      </w:ins>
      <m:oMath>
        <m:sSub>
          <m:sSubPr>
            <m:ctrlPr>
              <w:ins w:id="2731" w:author="JAVIERA PAZ LEFORT IBANEZ" w:date="2025-09-19T15:42:00Z" w16du:dateUtc="2025-09-19T18:42:00Z">
                <w:rPr>
                  <w:rFonts w:ascii="Cambria Math" w:hAnsi="Cambria Math" w:cs="Arial"/>
                  <w:i/>
                </w:rPr>
              </w:ins>
            </m:ctrlPr>
          </m:sSubPr>
          <m:e>
            <m:acc>
              <m:accPr>
                <m:chr m:val="̇"/>
                <m:ctrlPr>
                  <w:ins w:id="2732" w:author="JAVIERA PAZ LEFORT IBANEZ" w:date="2025-09-19T15:42:00Z" w16du:dateUtc="2025-09-19T18:42:00Z">
                    <w:rPr>
                      <w:rFonts w:ascii="Cambria Math" w:hAnsi="Cambria Math" w:cs="Arial"/>
                      <w:i/>
                    </w:rPr>
                  </w:ins>
                </m:ctrlPr>
              </m:accPr>
              <m:e>
                <m:r>
                  <w:ins w:id="2733" w:author="JAVIERA PAZ LEFORT IBANEZ" w:date="2025-09-19T15:42:00Z" w16du:dateUtc="2025-09-19T18:42:00Z">
                    <w:rPr>
                      <w:rFonts w:ascii="Cambria Math" w:hAnsi="Cambria Math" w:cs="Arial"/>
                    </w:rPr>
                    <m:t>m</m:t>
                  </w:ins>
                </m:r>
              </m:e>
            </m:acc>
          </m:e>
          <m:sub>
            <m:r>
              <w:ins w:id="2734" w:author="JAVIERA PAZ LEFORT IBANEZ" w:date="2025-09-19T15:42:00Z" w16du:dateUtc="2025-09-19T18:42:00Z">
                <w:rPr>
                  <w:rFonts w:ascii="Cambria Math" w:hAnsi="Cambria Math" w:cs="Arial"/>
                </w:rPr>
                <m:t>int</m:t>
              </w:ins>
            </m:r>
          </m:sub>
        </m:sSub>
      </m:oMath>
      <w:ins w:id="2735" w:author="JAVIERA PAZ LEFORT IBANEZ" w:date="2025-09-19T15:42:00Z" w16du:dateUtc="2025-09-19T18:42:00Z">
        <w:r w:rsidR="00191936" w:rsidRPr="00B355AB">
          <w:rPr>
            <w:rFonts w:ascii="Arial" w:eastAsiaTheme="minorEastAsia" w:hAnsi="Arial" w:cs="Arial"/>
          </w:rPr>
          <w:t xml:space="preserve"> </w:t>
        </w:r>
      </w:ins>
      <w:ins w:id="2736" w:author="JAVIERA PAZ LEFORT IBANEZ" w:date="2025-09-19T00:26:00Z" w16du:dateUtc="2025-09-19T03:26:00Z">
        <w:r w:rsidRPr="00B355AB">
          <w:rPr>
            <w:rFonts w:ascii="Arial" w:hAnsi="Arial" w:cs="Arial"/>
          </w:rPr>
          <w:t>[kg·s</w:t>
        </w:r>
        <w:r w:rsidRPr="00B355AB">
          <w:rPr>
            <w:rFonts w:ascii="Cambria Math" w:hAnsi="Cambria Math" w:cs="Cambria Math"/>
          </w:rPr>
          <w:t>⁻</w:t>
        </w:r>
        <w:r w:rsidRPr="00B355AB">
          <w:rPr>
            <w:rFonts w:ascii="Arial" w:hAnsi="Arial" w:cs="Arial"/>
          </w:rPr>
          <w:t xml:space="preserve">¹]: integración de </w:t>
        </w:r>
      </w:ins>
      <m:oMath>
        <m:r>
          <w:ins w:id="2737" w:author="JAVIERA PAZ LEFORT IBANEZ" w:date="2025-09-19T15:42:00Z" w16du:dateUtc="2025-09-19T18:42:00Z">
            <w:rPr>
              <w:rFonts w:ascii="Cambria Math" w:hAnsi="Cambria Math" w:cs="Arial"/>
            </w:rPr>
            <m:t>J</m:t>
          </w:ins>
        </m:r>
      </m:oMath>
      <w:ins w:id="2738" w:author="JAVIERA PAZ LEFORT IBANEZ" w:date="2025-09-19T00:26:00Z" w16du:dateUtc="2025-09-19T03:26:00Z">
        <w:r w:rsidRPr="00B355AB">
          <w:rPr>
            <w:rFonts w:ascii="Arial" w:hAnsi="Arial" w:cs="Arial"/>
          </w:rPr>
          <w:t xml:space="preserve"> (en mol·m</w:t>
        </w:r>
        <w:r w:rsidRPr="00B355AB">
          <w:rPr>
            <w:rFonts w:ascii="Cambria Math" w:hAnsi="Cambria Math" w:cs="Cambria Math"/>
          </w:rPr>
          <w:t>⁻</w:t>
        </w:r>
        <w:r w:rsidRPr="00B355AB">
          <w:rPr>
            <w:rFonts w:ascii="Arial" w:hAnsi="Arial" w:cs="Arial"/>
          </w:rPr>
          <w:t>²·s</w:t>
        </w:r>
        <w:r w:rsidRPr="00B355AB">
          <w:rPr>
            <w:rFonts w:ascii="Cambria Math" w:hAnsi="Cambria Math" w:cs="Cambria Math"/>
          </w:rPr>
          <w:t>⁻</w:t>
        </w:r>
        <w:r w:rsidRPr="00B355AB">
          <w:rPr>
            <w:rFonts w:ascii="Arial" w:hAnsi="Arial" w:cs="Arial"/>
          </w:rPr>
          <w:t>¹) multiplicada por el área por unidad de longitud y por la masa molar del agua.</w:t>
        </w:r>
      </w:ins>
    </w:p>
    <w:p w14:paraId="22CC1C0B" w14:textId="0A7E8282" w:rsidR="005B6459" w:rsidRPr="00B355AB" w:rsidRDefault="00FC2918">
      <w:pPr>
        <w:pStyle w:val="Prrafodelista"/>
        <w:numPr>
          <w:ilvl w:val="0"/>
          <w:numId w:val="48"/>
        </w:numPr>
        <w:spacing w:line="360" w:lineRule="auto"/>
        <w:ind w:left="1428"/>
        <w:jc w:val="both"/>
        <w:rPr>
          <w:ins w:id="2739" w:author="JAVIERA PAZ LEFORT IBANEZ" w:date="2025-09-19T00:26:00Z" w16du:dateUtc="2025-09-19T03:26:00Z"/>
          <w:rFonts w:ascii="Arial" w:eastAsiaTheme="minorEastAsia" w:hAnsi="Arial" w:cs="Arial"/>
          <w:rPrChange w:id="2740" w:author="JAVIERA PAZ LEFORT IBANEZ" w:date="2025-09-19T15:43:00Z" w16du:dateUtc="2025-09-19T18:43:00Z">
            <w:rPr>
              <w:ins w:id="2741" w:author="JAVIERA PAZ LEFORT IBANEZ" w:date="2025-09-19T00:26:00Z" w16du:dateUtc="2025-09-19T03:26:00Z"/>
            </w:rPr>
          </w:rPrChange>
        </w:rPr>
        <w:pPrChange w:id="2742" w:author="JAVIERA PAZ LEFORT IBANEZ" w:date="2025-09-22T17:11:00Z" w16du:dateUtc="2025-09-22T20:11:00Z">
          <w:pPr>
            <w:pStyle w:val="Ttulo3"/>
            <w:jc w:val="both"/>
          </w:pPr>
        </w:pPrChange>
      </w:pPr>
      <m:oMath>
        <m:r>
          <w:ins w:id="2743" w:author="JAVIERA PAZ LEFORT IBANEZ" w:date="2025-09-19T15:42:00Z" w16du:dateUtc="2025-09-19T18:42:00Z">
            <w:rPr>
              <w:rFonts w:ascii="Cambria Math" w:eastAsiaTheme="minorEastAsia" w:hAnsi="Cambria Math" w:cs="Arial"/>
            </w:rPr>
            <m:t>∆f</m:t>
          </w:ins>
        </m:r>
      </m:oMath>
      <w:ins w:id="2744" w:author="JAVIERA PAZ LEFORT IBANEZ" w:date="2025-09-19T00:26:00Z" w16du:dateUtc="2025-09-19T03:26:00Z">
        <w:r w:rsidR="005B6459" w:rsidRPr="00B355AB">
          <w:rPr>
            <w:rFonts w:ascii="Arial" w:hAnsi="Arial" w:cs="Arial"/>
          </w:rPr>
          <w:t xml:space="preserve"> en la fibra y stage-cut en la fibra [%]: caída relativa de la fracción másica entre entrada y salida de la fibra (stage-cut =</w:t>
        </w:r>
      </w:ins>
      <w:ins w:id="2745" w:author="JAVIERA PAZ LEFORT IBANEZ" w:date="2025-09-19T15:44:00Z" w16du:dateUtc="2025-09-19T18:44:00Z">
        <w:r w:rsidR="00CF5E96" w:rsidRPr="00B355AB">
          <w:rPr>
            <w:rFonts w:ascii="Arial" w:eastAsiaTheme="minorEastAsia" w:hAnsi="Arial" w:cs="Arial"/>
          </w:rPr>
          <w:t xml:space="preserve"> </w:t>
        </w:r>
      </w:ins>
      <m:oMath>
        <m:r>
          <w:ins w:id="2746" w:author="JAVIERA PAZ LEFORT IBANEZ" w:date="2025-09-19T15:43:00Z" w16du:dateUtc="2025-09-19T18:43:00Z">
            <w:rPr>
              <w:rFonts w:ascii="Cambria Math" w:hAnsi="Cambria Math" w:cs="Arial"/>
            </w:rPr>
            <m:t>100∙</m:t>
          </w:ins>
        </m:r>
        <m:f>
          <m:fPr>
            <m:ctrlPr>
              <w:ins w:id="2747" w:author="JAVIERA PAZ LEFORT IBANEZ" w:date="2025-09-19T15:43:00Z" w16du:dateUtc="2025-09-19T18:43:00Z">
                <w:rPr>
                  <w:rFonts w:ascii="Cambria Math" w:hAnsi="Cambria Math" w:cs="Arial"/>
                  <w:i/>
                </w:rPr>
              </w:ins>
            </m:ctrlPr>
          </m:fPr>
          <m:num>
            <m:r>
              <w:ins w:id="2748" w:author="JAVIERA PAZ LEFORT IBANEZ" w:date="2025-09-19T15:44:00Z" w16du:dateUtc="2025-09-19T18:44:00Z">
                <w:rPr>
                  <w:rFonts w:ascii="Cambria Math" w:hAnsi="Cambria Math" w:cs="Arial"/>
                </w:rPr>
                <m:t>(</m:t>
              </w:ins>
            </m:r>
            <m:sSub>
              <m:sSubPr>
                <m:ctrlPr>
                  <w:ins w:id="2749" w:author="JAVIERA PAZ LEFORT IBANEZ" w:date="2025-09-19T15:44:00Z" w16du:dateUtc="2025-09-19T18:44:00Z">
                    <w:rPr>
                      <w:rFonts w:ascii="Cambria Math" w:hAnsi="Cambria Math" w:cs="Arial"/>
                      <w:i/>
                    </w:rPr>
                  </w:ins>
                </m:ctrlPr>
              </m:sSubPr>
              <m:e>
                <m:r>
                  <w:ins w:id="2750" w:author="JAVIERA PAZ LEFORT IBANEZ" w:date="2025-09-19T15:44:00Z" w16du:dateUtc="2025-09-19T18:44:00Z">
                    <w:rPr>
                      <w:rFonts w:ascii="Cambria Math" w:hAnsi="Cambria Math" w:cs="Arial"/>
                    </w:rPr>
                    <m:t>f</m:t>
                  </w:ins>
                </m:r>
              </m:e>
              <m:sub>
                <m:r>
                  <w:ins w:id="2751" w:author="JAVIERA PAZ LEFORT IBANEZ" w:date="2025-09-19T15:44:00Z" w16du:dateUtc="2025-09-19T18:44:00Z">
                    <w:rPr>
                      <w:rFonts w:ascii="Cambria Math" w:hAnsi="Cambria Math" w:cs="Arial"/>
                    </w:rPr>
                    <m:t>in</m:t>
                  </w:ins>
                </m:r>
              </m:sub>
            </m:sSub>
            <m:r>
              <w:ins w:id="2752" w:author="JAVIERA PAZ LEFORT IBANEZ" w:date="2025-09-19T15:44:00Z" w16du:dateUtc="2025-09-19T18:44:00Z">
                <w:rPr>
                  <w:rFonts w:ascii="Cambria Math" w:hAnsi="Cambria Math" w:cs="Arial"/>
                </w:rPr>
                <m:t>-</m:t>
              </w:ins>
            </m:r>
            <m:sSub>
              <m:sSubPr>
                <m:ctrlPr>
                  <w:ins w:id="2753" w:author="JAVIERA PAZ LEFORT IBANEZ" w:date="2025-09-19T15:44:00Z" w16du:dateUtc="2025-09-19T18:44:00Z">
                    <w:rPr>
                      <w:rFonts w:ascii="Cambria Math" w:hAnsi="Cambria Math" w:cs="Arial"/>
                      <w:i/>
                    </w:rPr>
                  </w:ins>
                </m:ctrlPr>
              </m:sSubPr>
              <m:e>
                <m:r>
                  <w:ins w:id="2754" w:author="JAVIERA PAZ LEFORT IBANEZ" w:date="2025-09-19T15:44:00Z" w16du:dateUtc="2025-09-19T18:44:00Z">
                    <w:rPr>
                      <w:rFonts w:ascii="Cambria Math" w:hAnsi="Cambria Math" w:cs="Arial"/>
                    </w:rPr>
                    <m:t>f</m:t>
                  </w:ins>
                </m:r>
              </m:e>
              <m:sub>
                <m:r>
                  <w:ins w:id="2755" w:author="JAVIERA PAZ LEFORT IBANEZ" w:date="2025-09-19T15:44:00Z" w16du:dateUtc="2025-09-19T18:44:00Z">
                    <w:rPr>
                      <w:rFonts w:ascii="Cambria Math" w:hAnsi="Cambria Math" w:cs="Arial"/>
                    </w:rPr>
                    <m:t>out</m:t>
                  </w:ins>
                </m:r>
              </m:sub>
            </m:sSub>
            <m:r>
              <w:ins w:id="2756" w:author="JAVIERA PAZ LEFORT IBANEZ" w:date="2025-09-19T15:44:00Z" w16du:dateUtc="2025-09-19T18:44:00Z">
                <w:rPr>
                  <w:rFonts w:ascii="Cambria Math" w:hAnsi="Cambria Math" w:cs="Arial"/>
                </w:rPr>
                <m:t>)</m:t>
              </w:ins>
            </m:r>
          </m:num>
          <m:den>
            <m:sSub>
              <m:sSubPr>
                <m:ctrlPr>
                  <w:ins w:id="2757" w:author="JAVIERA PAZ LEFORT IBANEZ" w:date="2025-09-19T15:44:00Z" w16du:dateUtc="2025-09-19T18:44:00Z">
                    <w:rPr>
                      <w:rFonts w:ascii="Cambria Math" w:hAnsi="Cambria Math" w:cs="Arial"/>
                      <w:i/>
                    </w:rPr>
                  </w:ins>
                </m:ctrlPr>
              </m:sSubPr>
              <m:e>
                <m:r>
                  <w:ins w:id="2758" w:author="JAVIERA PAZ LEFORT IBANEZ" w:date="2025-09-19T15:44:00Z" w16du:dateUtc="2025-09-19T18:44:00Z">
                    <w:rPr>
                      <w:rFonts w:ascii="Cambria Math" w:hAnsi="Cambria Math" w:cs="Arial"/>
                    </w:rPr>
                    <m:t>f</m:t>
                  </w:ins>
                </m:r>
              </m:e>
              <m:sub>
                <m:r>
                  <w:ins w:id="2759" w:author="JAVIERA PAZ LEFORT IBANEZ" w:date="2025-09-19T15:44:00Z" w16du:dateUtc="2025-09-19T18:44:00Z">
                    <w:rPr>
                      <w:rFonts w:ascii="Cambria Math" w:hAnsi="Cambria Math" w:cs="Arial"/>
                    </w:rPr>
                    <m:t>in</m:t>
                  </w:ins>
                </m:r>
              </m:sub>
            </m:sSub>
          </m:den>
        </m:f>
      </m:oMath>
      <w:ins w:id="2760" w:author="JAVIERA PAZ LEFORT IBANEZ" w:date="2025-09-19T00:26:00Z" w16du:dateUtc="2025-09-19T03:26:00Z">
        <w:r w:rsidR="005B6459" w:rsidRPr="00B355AB">
          <w:rPr>
            <w:rFonts w:ascii="Arial" w:hAnsi="Arial" w:cs="Arial"/>
          </w:rPr>
          <w:t xml:space="preserve"> </w:t>
        </w:r>
      </w:ins>
      <w:ins w:id="2761" w:author="JAVIERA PAZ LEFORT IBANEZ" w:date="2025-09-19T15:44:00Z" w16du:dateUtc="2025-09-19T18:44:00Z">
        <w:r w:rsidR="00CF5E96" w:rsidRPr="00B355AB">
          <w:rPr>
            <w:rFonts w:ascii="Arial" w:hAnsi="Arial" w:cs="Arial"/>
          </w:rPr>
          <w:t>).</w:t>
        </w:r>
      </w:ins>
    </w:p>
    <w:p w14:paraId="0B5C96A2" w14:textId="7266FD7A" w:rsidR="005B6459" w:rsidRPr="00B355AB" w:rsidRDefault="005B6459">
      <w:pPr>
        <w:pStyle w:val="Prrafodelista"/>
        <w:numPr>
          <w:ilvl w:val="0"/>
          <w:numId w:val="48"/>
        </w:numPr>
        <w:spacing w:line="360" w:lineRule="auto"/>
        <w:ind w:left="1428"/>
        <w:jc w:val="both"/>
        <w:rPr>
          <w:ins w:id="2762" w:author="JAVIERA PAZ LEFORT IBANEZ" w:date="2025-09-19T00:26:00Z" w16du:dateUtc="2025-09-19T03:26:00Z"/>
          <w:rFonts w:ascii="Arial" w:eastAsiaTheme="minorEastAsia" w:hAnsi="Arial" w:cs="Arial"/>
          <w:rPrChange w:id="2763" w:author="JAVIERA PAZ LEFORT IBANEZ" w:date="2025-09-19T15:45:00Z" w16du:dateUtc="2025-09-19T18:45:00Z">
            <w:rPr>
              <w:ins w:id="2764" w:author="JAVIERA PAZ LEFORT IBANEZ" w:date="2025-09-19T00:26:00Z" w16du:dateUtc="2025-09-19T03:26:00Z"/>
            </w:rPr>
          </w:rPrChange>
        </w:rPr>
        <w:pPrChange w:id="2765" w:author="JAVIERA PAZ LEFORT IBANEZ" w:date="2025-09-22T17:11:00Z" w16du:dateUtc="2025-09-22T20:11:00Z">
          <w:pPr>
            <w:pStyle w:val="Ttulo3"/>
            <w:jc w:val="both"/>
          </w:pPr>
        </w:pPrChange>
      </w:pPr>
      <w:ins w:id="2766" w:author="JAVIERA PAZ LEFORT IBANEZ" w:date="2025-09-19T00:26:00Z" w16du:dateUtc="2025-09-19T03:26:00Z">
        <w:r w:rsidRPr="00B355AB">
          <w:rPr>
            <w:rFonts w:ascii="Arial" w:hAnsi="Arial" w:cs="Arial"/>
          </w:rPr>
          <w:t>Productividad del módulo [kg·h</w:t>
        </w:r>
        <w:r w:rsidRPr="00B355AB">
          <w:rPr>
            <w:rFonts w:ascii="Cambria Math" w:hAnsi="Cambria Math" w:cs="Cambria Math"/>
          </w:rPr>
          <w:t>⁻</w:t>
        </w:r>
        <w:r w:rsidRPr="00B355AB">
          <w:rPr>
            <w:rFonts w:ascii="Arial" w:hAnsi="Arial" w:cs="Arial"/>
          </w:rPr>
          <w:t xml:space="preserve">¹]: </w:t>
        </w:r>
      </w:ins>
      <m:oMath>
        <m:r>
          <w:ins w:id="2767" w:author="JAVIERA PAZ LEFORT IBANEZ" w:date="2025-09-19T15:45:00Z" w16du:dateUtc="2025-09-19T18:45:00Z">
            <w:rPr>
              <w:rFonts w:ascii="Cambria Math" w:hAnsi="Cambria Math" w:cs="Arial"/>
            </w:rPr>
            <m:t>Prod=</m:t>
          </w:ins>
        </m:r>
        <m:d>
          <m:dPr>
            <m:begChr m:val="〈"/>
            <m:endChr m:val="〉"/>
            <m:ctrlPr>
              <w:ins w:id="2768" w:author="JAVIERA PAZ LEFORT IBANEZ" w:date="2025-09-19T15:45:00Z" w16du:dateUtc="2025-09-19T18:45:00Z">
                <w:rPr>
                  <w:rFonts w:ascii="Cambria Math" w:hAnsi="Cambria Math" w:cs="Arial"/>
                  <w:i/>
                </w:rPr>
              </w:ins>
            </m:ctrlPr>
          </m:dPr>
          <m:e>
            <m:r>
              <w:ins w:id="2769" w:author="JAVIERA PAZ LEFORT IBANEZ" w:date="2025-09-19T15:45:00Z" w16du:dateUtc="2025-09-19T18:45:00Z">
                <w:rPr>
                  <w:rFonts w:ascii="Cambria Math" w:hAnsi="Cambria Math" w:cs="Arial"/>
                </w:rPr>
                <m:t>J</m:t>
              </w:ins>
            </m:r>
          </m:e>
        </m:d>
        <m:sSub>
          <m:sSubPr>
            <m:ctrlPr>
              <w:ins w:id="2770" w:author="JAVIERA PAZ LEFORT IBANEZ" w:date="2025-09-19T15:45:00Z" w16du:dateUtc="2025-09-19T18:45:00Z">
                <w:rPr>
                  <w:rFonts w:ascii="Cambria Math" w:hAnsi="Cambria Math" w:cs="Arial"/>
                  <w:i/>
                </w:rPr>
              </w:ins>
            </m:ctrlPr>
          </m:sSubPr>
          <m:e>
            <m:r>
              <w:ins w:id="2771" w:author="JAVIERA PAZ LEFORT IBANEZ" w:date="2025-09-19T15:45:00Z" w16du:dateUtc="2025-09-19T18:45:00Z">
                <w:rPr>
                  <w:rFonts w:ascii="Cambria Math" w:hAnsi="Cambria Math" w:cs="Arial"/>
                </w:rPr>
                <m:t>A</m:t>
              </w:ins>
            </m:r>
          </m:e>
          <m:sub>
            <m:r>
              <w:ins w:id="2772" w:author="JAVIERA PAZ LEFORT IBANEZ" w:date="2025-09-19T15:45:00Z" w16du:dateUtc="2025-09-19T18:45:00Z">
                <w:rPr>
                  <w:rFonts w:ascii="Cambria Math" w:hAnsi="Cambria Math" w:cs="Arial"/>
                </w:rPr>
                <m:t>efectiva</m:t>
              </w:ins>
            </m:r>
          </m:sub>
        </m:sSub>
      </m:oMath>
      <w:ins w:id="2773" w:author="JAVIERA PAZ LEFORT IBANEZ" w:date="2025-09-19T00:26:00Z" w16du:dateUtc="2025-09-19T03:26:00Z">
        <w:r w:rsidRPr="00B355AB">
          <w:rPr>
            <w:rFonts w:ascii="Arial" w:hAnsi="Arial" w:cs="Arial"/>
          </w:rPr>
          <w:t>.</w:t>
        </w:r>
      </w:ins>
    </w:p>
    <w:p w14:paraId="7A0B8703" w14:textId="538A46DD" w:rsidR="005B6459" w:rsidRPr="00B355AB" w:rsidRDefault="005B6459">
      <w:pPr>
        <w:pStyle w:val="Prrafodelista"/>
        <w:numPr>
          <w:ilvl w:val="0"/>
          <w:numId w:val="48"/>
        </w:numPr>
        <w:spacing w:line="360" w:lineRule="auto"/>
        <w:ind w:left="1428"/>
        <w:jc w:val="both"/>
        <w:rPr>
          <w:ins w:id="2774" w:author="JAVIERA PAZ LEFORT IBANEZ" w:date="2025-09-19T00:26:00Z" w16du:dateUtc="2025-09-19T03:26:00Z"/>
          <w:rFonts w:ascii="Arial" w:hAnsi="Arial" w:cs="Arial"/>
        </w:rPr>
        <w:pPrChange w:id="2775" w:author="JAVIERA PAZ LEFORT IBANEZ" w:date="2025-09-22T17:11:00Z" w16du:dateUtc="2025-09-22T20:11:00Z">
          <w:pPr>
            <w:pStyle w:val="Ttulo3"/>
            <w:jc w:val="both"/>
          </w:pPr>
        </w:pPrChange>
      </w:pPr>
      <w:ins w:id="2776" w:author="JAVIERA PAZ LEFORT IBANEZ" w:date="2025-09-19T00:26:00Z" w16du:dateUtc="2025-09-19T03:26:00Z">
        <w:r w:rsidRPr="00B355AB">
          <w:rPr>
            <w:rFonts w:ascii="Arial" w:hAnsi="Arial" w:cs="Arial"/>
          </w:rPr>
          <w:t xml:space="preserve">Reynolds (Re) del lado de la fibra y </w:t>
        </w:r>
      </w:ins>
      <m:oMath>
        <m:sSub>
          <m:sSubPr>
            <m:ctrlPr>
              <w:ins w:id="2777" w:author="JAVIERA PAZ LEFORT IBANEZ" w:date="2025-09-19T15:47:00Z" w16du:dateUtc="2025-09-19T18:47:00Z">
                <w:rPr>
                  <w:rFonts w:ascii="Cambria Math" w:eastAsiaTheme="minorEastAsia" w:hAnsi="Cambria Math" w:cs="Arial"/>
                  <w:i/>
                  <w:vertAlign w:val="subscript"/>
                </w:rPr>
              </w:ins>
            </m:ctrlPr>
          </m:sSubPr>
          <m:e>
            <m:r>
              <w:ins w:id="2778" w:author="JAVIERA PAZ LEFORT IBANEZ" w:date="2025-09-19T15:47:00Z" w16du:dateUtc="2025-09-19T18:47:00Z">
                <w:rPr>
                  <w:rFonts w:ascii="Cambria Math" w:eastAsiaTheme="minorEastAsia" w:hAnsi="Cambria Math" w:cs="Arial"/>
                  <w:vertAlign w:val="subscript"/>
                </w:rPr>
                <m:t>K</m:t>
              </w:ins>
            </m:r>
          </m:e>
          <m:sub>
            <m:r>
              <w:ins w:id="2779" w:author="JAVIERA PAZ LEFORT IBANEZ" w:date="2025-09-19T15:47:00Z" w16du:dateUtc="2025-09-19T18:47:00Z">
                <w:rPr>
                  <w:rFonts w:ascii="Cambria Math" w:eastAsiaTheme="minorEastAsia" w:hAnsi="Cambria Math" w:cs="Arial"/>
                  <w:vertAlign w:val="subscript"/>
                </w:rPr>
                <m:t>L</m:t>
              </w:ins>
            </m:r>
          </m:sub>
        </m:sSub>
      </m:oMath>
      <w:ins w:id="2780" w:author="JAVIERA PAZ LEFORT IBANEZ" w:date="2025-09-19T15:47:00Z" w16du:dateUtc="2025-09-19T18:47:00Z">
        <w:r w:rsidR="00C74BB3" w:rsidRPr="00B355AB">
          <w:rPr>
            <w:rFonts w:ascii="Arial" w:eastAsiaTheme="minorEastAsia" w:hAnsi="Arial" w:cs="Arial"/>
            <w:vertAlign w:val="subscript"/>
          </w:rPr>
          <w:t xml:space="preserve"> </w:t>
        </w:r>
      </w:ins>
      <w:ins w:id="2781" w:author="JAVIERA PAZ LEFORT IBANEZ" w:date="2025-09-19T00:26:00Z" w16du:dateUtc="2025-09-19T03:26:00Z">
        <w:r w:rsidRPr="00B355AB">
          <w:rPr>
            <w:rFonts w:ascii="Arial" w:hAnsi="Arial" w:cs="Arial"/>
          </w:rPr>
          <w:t>del modelo de transferencia.</w:t>
        </w:r>
      </w:ins>
    </w:p>
    <w:p w14:paraId="274766D7" w14:textId="5264BD4E" w:rsidR="005B6459" w:rsidRPr="00B355AB" w:rsidRDefault="005B6459">
      <w:pPr>
        <w:pStyle w:val="Prrafodelista"/>
        <w:numPr>
          <w:ilvl w:val="0"/>
          <w:numId w:val="48"/>
        </w:numPr>
        <w:spacing w:line="360" w:lineRule="auto"/>
        <w:ind w:left="1428"/>
        <w:jc w:val="both"/>
        <w:rPr>
          <w:ins w:id="2782" w:author="JAVIERA PAZ LEFORT IBANEZ" w:date="2025-09-19T00:26:00Z" w16du:dateUtc="2025-09-19T03:26:00Z"/>
          <w:rFonts w:ascii="Arial" w:hAnsi="Arial" w:cs="Arial"/>
        </w:rPr>
        <w:pPrChange w:id="2783" w:author="JAVIERA PAZ LEFORT IBANEZ" w:date="2025-09-22T17:11:00Z" w16du:dateUtc="2025-09-22T20:11:00Z">
          <w:pPr>
            <w:pStyle w:val="Ttulo3"/>
            <w:jc w:val="both"/>
          </w:pPr>
        </w:pPrChange>
      </w:pPr>
      <w:ins w:id="2784" w:author="JAVIERA PAZ LEFORT IBANEZ" w:date="2025-09-19T00:26:00Z" w16du:dateUtc="2025-09-19T03:26:00Z">
        <w:r w:rsidRPr="00B355AB">
          <w:rPr>
            <w:rFonts w:ascii="Arial" w:hAnsi="Arial" w:cs="Arial"/>
          </w:rPr>
          <w:t xml:space="preserve">Chequeo de cierre de masa: comparación entre </w:t>
        </w:r>
      </w:ins>
      <m:oMath>
        <m:sSub>
          <m:sSubPr>
            <m:ctrlPr>
              <w:ins w:id="2785" w:author="JAVIERA PAZ LEFORT IBANEZ" w:date="2025-09-19T15:47:00Z" w16du:dateUtc="2025-09-19T18:47:00Z">
                <w:rPr>
                  <w:rFonts w:ascii="Cambria Math" w:hAnsi="Cambria Math" w:cs="Arial"/>
                  <w:i/>
                </w:rPr>
              </w:ins>
            </m:ctrlPr>
          </m:sSubPr>
          <m:e>
            <m:acc>
              <m:accPr>
                <m:chr m:val="̇"/>
                <m:ctrlPr>
                  <w:ins w:id="2786" w:author="JAVIERA PAZ LEFORT IBANEZ" w:date="2025-09-19T15:47:00Z" w16du:dateUtc="2025-09-19T18:47:00Z">
                    <w:rPr>
                      <w:rFonts w:ascii="Cambria Math" w:hAnsi="Cambria Math" w:cs="Arial"/>
                      <w:i/>
                    </w:rPr>
                  </w:ins>
                </m:ctrlPr>
              </m:accPr>
              <m:e>
                <m:r>
                  <w:ins w:id="2787" w:author="JAVIERA PAZ LEFORT IBANEZ" w:date="2025-09-19T15:47:00Z" w16du:dateUtc="2025-09-19T18:47:00Z">
                    <w:rPr>
                      <w:rFonts w:ascii="Cambria Math" w:hAnsi="Cambria Math" w:cs="Arial"/>
                    </w:rPr>
                    <m:t>m</m:t>
                  </w:ins>
                </m:r>
              </m:e>
            </m:acc>
          </m:e>
          <m:sub>
            <m:r>
              <w:ins w:id="2788" w:author="JAVIERA PAZ LEFORT IBANEZ" w:date="2025-09-19T15:47:00Z" w16du:dateUtc="2025-09-19T18:47:00Z">
                <w:rPr>
                  <w:rFonts w:ascii="Cambria Math" w:hAnsi="Cambria Math" w:cs="Arial"/>
                </w:rPr>
                <m:t>int</m:t>
              </w:ins>
            </m:r>
          </m:sub>
        </m:sSub>
      </m:oMath>
      <w:ins w:id="2789" w:author="JAVIERA PAZ LEFORT IBANEZ" w:date="2025-09-19T15:47:00Z" w16du:dateUtc="2025-09-19T18:47:00Z">
        <w:r w:rsidR="00210D34" w:rsidRPr="00B355AB">
          <w:rPr>
            <w:rFonts w:ascii="Arial" w:eastAsiaTheme="minorEastAsia" w:hAnsi="Arial" w:cs="Arial"/>
          </w:rPr>
          <w:t xml:space="preserve"> </w:t>
        </w:r>
      </w:ins>
      <w:ins w:id="2790" w:author="JAVIERA PAZ LEFORT IBANEZ" w:date="2025-09-19T00:26:00Z" w16du:dateUtc="2025-09-19T03:26:00Z">
        <w:r w:rsidRPr="00B355AB">
          <w:rPr>
            <w:rFonts w:ascii="Arial" w:hAnsi="Arial" w:cs="Arial"/>
          </w:rPr>
          <w:t>y el cambio de agua calculado por balance en cada lado (error relativo en %).</w:t>
        </w:r>
      </w:ins>
    </w:p>
    <w:p w14:paraId="79411D8B" w14:textId="77777777" w:rsidR="005B6459" w:rsidRPr="00B355AB" w:rsidRDefault="005B6459">
      <w:pPr>
        <w:ind w:firstLine="708"/>
        <w:rPr>
          <w:ins w:id="2791" w:author="JAVIERA PAZ LEFORT IBANEZ" w:date="2025-09-19T00:26:00Z" w16du:dateUtc="2025-09-19T03:26:00Z"/>
          <w:rStyle w:val="nfasissutil"/>
          <w:rFonts w:ascii="Arial" w:eastAsiaTheme="majorEastAsia" w:hAnsi="Arial" w:cs="Arial"/>
          <w:rPrChange w:id="2792" w:author="JAVIERA PAZ LEFORT IBANEZ" w:date="2025-09-19T00:27:00Z" w16du:dateUtc="2025-09-19T03:27:00Z">
            <w:rPr>
              <w:ins w:id="2793" w:author="JAVIERA PAZ LEFORT IBANEZ" w:date="2025-09-19T00:26:00Z" w16du:dateUtc="2025-09-19T03:26:00Z"/>
              <w:rFonts w:eastAsiaTheme="minorHAnsi" w:cstheme="minorBidi"/>
              <w:color w:val="auto"/>
              <w:sz w:val="24"/>
              <w:szCs w:val="24"/>
            </w:rPr>
          </w:rPrChange>
        </w:rPr>
        <w:pPrChange w:id="2794" w:author="JAVIERA PAZ LEFORT IBANEZ" w:date="2025-09-22T17:11:00Z" w16du:dateUtc="2025-09-22T20:11:00Z">
          <w:pPr>
            <w:pStyle w:val="Ttulo3"/>
            <w:jc w:val="both"/>
          </w:pPr>
        </w:pPrChange>
      </w:pPr>
      <w:ins w:id="2795" w:author="JAVIERA PAZ LEFORT IBANEZ" w:date="2025-09-19T00:26:00Z" w16du:dateUtc="2025-09-19T03:26:00Z">
        <w:r w:rsidRPr="00B355AB">
          <w:rPr>
            <w:rStyle w:val="nfasissutil"/>
            <w:rFonts w:ascii="Arial" w:hAnsi="Arial" w:cs="Arial"/>
            <w:rPrChange w:id="2796" w:author="JAVIERA PAZ LEFORT IBANEZ" w:date="2025-09-19T00:27:00Z" w16du:dateUtc="2025-09-19T03:27:00Z">
              <w:rPr/>
            </w:rPrChange>
          </w:rPr>
          <w:t>Construcción de figuras</w:t>
        </w:r>
      </w:ins>
    </w:p>
    <w:p w14:paraId="52175CB9" w14:textId="77777777" w:rsidR="005B6459" w:rsidRPr="00B355AB" w:rsidRDefault="005B6459">
      <w:pPr>
        <w:spacing w:line="360" w:lineRule="auto"/>
        <w:ind w:left="708"/>
        <w:jc w:val="both"/>
        <w:rPr>
          <w:ins w:id="2797" w:author="JAVIERA PAZ LEFORT IBANEZ" w:date="2025-09-19T00:26:00Z" w16du:dateUtc="2025-09-19T03:26:00Z"/>
          <w:rFonts w:ascii="Arial" w:hAnsi="Arial" w:cs="Arial"/>
        </w:rPr>
        <w:pPrChange w:id="2798" w:author="JAVIERA PAZ LEFORT IBANEZ" w:date="2025-09-22T17:11:00Z" w16du:dateUtc="2025-09-22T20:11:00Z">
          <w:pPr>
            <w:pStyle w:val="Ttulo3"/>
            <w:jc w:val="both"/>
          </w:pPr>
        </w:pPrChange>
      </w:pPr>
      <w:ins w:id="2799" w:author="JAVIERA PAZ LEFORT IBANEZ" w:date="2025-09-19T00:26:00Z" w16du:dateUtc="2025-09-19T03:26:00Z">
        <w:r w:rsidRPr="00B355AB">
          <w:rPr>
            <w:rFonts w:ascii="Arial" w:hAnsi="Arial" w:cs="Arial"/>
          </w:rPr>
          <w:t>Para cada parámetro se generan, con los datos de la corrida:</w:t>
        </w:r>
      </w:ins>
    </w:p>
    <w:p w14:paraId="654D0F87" w14:textId="568509A5" w:rsidR="005B6459" w:rsidRPr="00B355AB" w:rsidRDefault="005B6459">
      <w:pPr>
        <w:pStyle w:val="Prrafodelista"/>
        <w:numPr>
          <w:ilvl w:val="0"/>
          <w:numId w:val="51"/>
        </w:numPr>
        <w:spacing w:line="360" w:lineRule="auto"/>
        <w:ind w:left="1428"/>
        <w:jc w:val="both"/>
        <w:rPr>
          <w:ins w:id="2800" w:author="JAVIERA PAZ LEFORT IBANEZ" w:date="2025-09-19T00:26:00Z" w16du:dateUtc="2025-09-19T03:26:00Z"/>
          <w:rFonts w:ascii="Arial" w:hAnsi="Arial" w:cs="Arial"/>
        </w:rPr>
        <w:pPrChange w:id="2801" w:author="JAVIERA PAZ LEFORT IBANEZ" w:date="2025-09-22T17:11:00Z" w16du:dateUtc="2025-09-22T20:11:00Z">
          <w:pPr>
            <w:pStyle w:val="Ttulo3"/>
            <w:jc w:val="both"/>
          </w:pPr>
        </w:pPrChange>
      </w:pPr>
      <w:ins w:id="2802" w:author="JAVIERA PAZ LEFORT IBANEZ" w:date="2025-09-19T00:26:00Z" w16du:dateUtc="2025-09-19T03:26:00Z">
        <w:r w:rsidRPr="00B355AB">
          <w:rPr>
            <w:rFonts w:ascii="Arial" w:hAnsi="Arial" w:cs="Arial"/>
          </w:rPr>
          <w:t xml:space="preserve">el perfil </w:t>
        </w:r>
      </w:ins>
      <m:oMath>
        <m:r>
          <w:ins w:id="2803" w:author="JAVIERA PAZ LEFORT IBANEZ" w:date="2025-09-19T15:48:00Z" w16du:dateUtc="2025-09-19T18:48:00Z">
            <w:rPr>
              <w:rFonts w:ascii="Cambria Math" w:hAnsi="Cambria Math" w:cs="Arial"/>
            </w:rPr>
            <m:t>J</m:t>
          </w:ins>
        </m:r>
        <m:d>
          <m:dPr>
            <m:ctrlPr>
              <w:ins w:id="2804" w:author="JAVIERA PAZ LEFORT IBANEZ" w:date="2025-09-19T15:48:00Z" w16du:dateUtc="2025-09-19T18:48:00Z">
                <w:rPr>
                  <w:rFonts w:ascii="Cambria Math" w:hAnsi="Cambria Math" w:cs="Arial"/>
                  <w:i/>
                </w:rPr>
              </w:ins>
            </m:ctrlPr>
          </m:dPr>
          <m:e>
            <m:r>
              <w:ins w:id="2805" w:author="JAVIERA PAZ LEFORT IBANEZ" w:date="2025-09-19T15:48:00Z" w16du:dateUtc="2025-09-19T18:48:00Z">
                <w:rPr>
                  <w:rFonts w:ascii="Cambria Math" w:hAnsi="Cambria Math" w:cs="Arial"/>
                </w:rPr>
                <m:t>z</m:t>
              </w:ins>
            </m:r>
          </m:e>
        </m:d>
      </m:oMath>
      <w:ins w:id="2806" w:author="JAVIERA PAZ LEFORT IBANEZ" w:date="2025-09-19T00:26:00Z" w16du:dateUtc="2025-09-19T03:26:00Z">
        <w:r w:rsidRPr="00B355AB">
          <w:rPr>
            <w:rFonts w:ascii="Arial" w:hAnsi="Arial" w:cs="Arial"/>
          </w:rPr>
          <w:t>;</w:t>
        </w:r>
      </w:ins>
    </w:p>
    <w:p w14:paraId="5859A494" w14:textId="1E9F6042" w:rsidR="005B6459" w:rsidRPr="00B355AB" w:rsidRDefault="005B6459">
      <w:pPr>
        <w:pStyle w:val="Prrafodelista"/>
        <w:numPr>
          <w:ilvl w:val="0"/>
          <w:numId w:val="51"/>
        </w:numPr>
        <w:spacing w:line="360" w:lineRule="auto"/>
        <w:ind w:left="1428"/>
        <w:jc w:val="both"/>
        <w:rPr>
          <w:ins w:id="2807" w:author="JAVIERA PAZ LEFORT IBANEZ" w:date="2025-09-19T00:26:00Z" w16du:dateUtc="2025-09-19T03:26:00Z"/>
          <w:rFonts w:ascii="Arial" w:eastAsiaTheme="minorEastAsia" w:hAnsi="Arial" w:cs="Arial"/>
          <w:rPrChange w:id="2808" w:author="JAVIERA PAZ LEFORT IBANEZ" w:date="2025-09-19T15:52:00Z" w16du:dateUtc="2025-09-19T18:52:00Z">
            <w:rPr>
              <w:ins w:id="2809" w:author="JAVIERA PAZ LEFORT IBANEZ" w:date="2025-09-19T00:26:00Z" w16du:dateUtc="2025-09-19T03:26:00Z"/>
            </w:rPr>
          </w:rPrChange>
        </w:rPr>
        <w:pPrChange w:id="2810" w:author="JAVIERA PAZ LEFORT IBANEZ" w:date="2025-09-22T17:11:00Z" w16du:dateUtc="2025-09-22T20:11:00Z">
          <w:pPr>
            <w:pStyle w:val="Ttulo3"/>
            <w:jc w:val="both"/>
          </w:pPr>
        </w:pPrChange>
      </w:pPr>
      <w:ins w:id="2811" w:author="JAVIERA PAZ LEFORT IBANEZ" w:date="2025-09-19T00:26:00Z" w16du:dateUtc="2025-09-19T03:26:00Z">
        <w:r w:rsidRPr="00B355AB">
          <w:rPr>
            <w:rFonts w:ascii="Arial" w:hAnsi="Arial" w:cs="Arial"/>
          </w:rPr>
          <w:t xml:space="preserve">la curvatura normalizada </w:t>
        </w:r>
      </w:ins>
      <m:oMath>
        <m:acc>
          <m:accPr>
            <m:chr m:val="̃"/>
            <m:ctrlPr>
              <w:ins w:id="2812" w:author="JAVIERA PAZ LEFORT IBANEZ" w:date="2025-09-19T15:48:00Z" w16du:dateUtc="2025-09-19T18:48:00Z">
                <w:rPr>
                  <w:rFonts w:ascii="Cambria Math" w:hAnsi="Cambria Math" w:cs="Arial"/>
                  <w:i/>
                </w:rPr>
              </w:ins>
            </m:ctrlPr>
          </m:accPr>
          <m:e>
            <m:r>
              <w:ins w:id="2813" w:author="JAVIERA PAZ LEFORT IBANEZ" w:date="2025-09-19T15:48:00Z" w16du:dateUtc="2025-09-19T18:48:00Z">
                <w:rPr>
                  <w:rFonts w:ascii="Cambria Math" w:hAnsi="Cambria Math" w:cs="Arial"/>
                </w:rPr>
                <m:t>J</m:t>
              </w:ins>
            </m:r>
          </m:e>
        </m:acc>
        <m:d>
          <m:dPr>
            <m:ctrlPr>
              <w:ins w:id="2814" w:author="JAVIERA PAZ LEFORT IBANEZ" w:date="2025-09-19T15:48:00Z" w16du:dateUtc="2025-09-19T18:48:00Z">
                <w:rPr>
                  <w:rFonts w:ascii="Cambria Math" w:hAnsi="Cambria Math" w:cs="Arial"/>
                  <w:i/>
                </w:rPr>
              </w:ins>
            </m:ctrlPr>
          </m:dPr>
          <m:e>
            <m:r>
              <w:ins w:id="2815" w:author="JAVIERA PAZ LEFORT IBANEZ" w:date="2025-09-19T15:48:00Z" w16du:dateUtc="2025-09-19T18:48:00Z">
                <w:rPr>
                  <w:rFonts w:ascii="Cambria Math" w:hAnsi="Cambria Math" w:cs="Arial"/>
                </w:rPr>
                <m:t>z</m:t>
              </w:ins>
            </m:r>
          </m:e>
        </m:d>
        <m:r>
          <w:ins w:id="2816" w:author="JAVIERA PAZ LEFORT IBANEZ" w:date="2025-09-19T15:48:00Z" w16du:dateUtc="2025-09-19T18:48:00Z">
            <w:rPr>
              <w:rFonts w:ascii="Cambria Math" w:hAnsi="Cambria Math" w:cs="Arial"/>
            </w:rPr>
            <m:t>=</m:t>
          </w:ins>
        </m:r>
        <m:f>
          <m:fPr>
            <m:ctrlPr>
              <w:ins w:id="2817" w:author="JAVIERA PAZ LEFORT IBANEZ" w:date="2025-09-19T15:48:00Z" w16du:dateUtc="2025-09-19T18:48:00Z">
                <w:rPr>
                  <w:rFonts w:ascii="Cambria Math" w:hAnsi="Cambria Math" w:cs="Arial"/>
                  <w:i/>
                </w:rPr>
              </w:ins>
            </m:ctrlPr>
          </m:fPr>
          <m:num>
            <m:r>
              <w:ins w:id="2818" w:author="JAVIERA PAZ LEFORT IBANEZ" w:date="2025-09-19T15:48:00Z" w16du:dateUtc="2025-09-19T18:48:00Z">
                <w:rPr>
                  <w:rFonts w:ascii="Cambria Math" w:hAnsi="Cambria Math" w:cs="Arial"/>
                </w:rPr>
                <m:t>J</m:t>
              </w:ins>
            </m:r>
            <m:d>
              <m:dPr>
                <m:ctrlPr>
                  <w:ins w:id="2819" w:author="JAVIERA PAZ LEFORT IBANEZ" w:date="2025-09-19T15:48:00Z" w16du:dateUtc="2025-09-19T18:48:00Z">
                    <w:rPr>
                      <w:rFonts w:ascii="Cambria Math" w:hAnsi="Cambria Math" w:cs="Arial"/>
                      <w:i/>
                    </w:rPr>
                  </w:ins>
                </m:ctrlPr>
              </m:dPr>
              <m:e>
                <m:r>
                  <w:ins w:id="2820" w:author="JAVIERA PAZ LEFORT IBANEZ" w:date="2025-09-19T15:48:00Z" w16du:dateUtc="2025-09-19T18:48:00Z">
                    <w:rPr>
                      <w:rFonts w:ascii="Cambria Math" w:hAnsi="Cambria Math" w:cs="Arial"/>
                    </w:rPr>
                    <m:t>z</m:t>
                  </w:ins>
                </m:r>
              </m:e>
            </m:d>
          </m:num>
          <m:den>
            <m:sSub>
              <m:sSubPr>
                <m:ctrlPr>
                  <w:ins w:id="2821" w:author="JAVIERA PAZ LEFORT IBANEZ" w:date="2025-09-19T15:48:00Z" w16du:dateUtc="2025-09-19T18:48:00Z">
                    <w:rPr>
                      <w:rFonts w:ascii="Cambria Math" w:hAnsi="Cambria Math" w:cs="Arial"/>
                      <w:i/>
                    </w:rPr>
                  </w:ins>
                </m:ctrlPr>
              </m:sSubPr>
              <m:e>
                <m:r>
                  <w:ins w:id="2822" w:author="JAVIERA PAZ LEFORT IBANEZ" w:date="2025-09-19T15:48:00Z" w16du:dateUtc="2025-09-19T18:48:00Z">
                    <w:rPr>
                      <w:rFonts w:ascii="Cambria Math" w:hAnsi="Cambria Math" w:cs="Arial"/>
                    </w:rPr>
                    <m:t>J</m:t>
                  </w:ins>
                </m:r>
              </m:e>
              <m:sub>
                <m:r>
                  <w:ins w:id="2823" w:author="JAVIERA PAZ LEFORT IBANEZ" w:date="2025-09-19T15:48:00Z" w16du:dateUtc="2025-09-19T18:48:00Z">
                    <w:rPr>
                      <w:rFonts w:ascii="Cambria Math" w:hAnsi="Cambria Math" w:cs="Arial"/>
                    </w:rPr>
                    <m:t>in</m:t>
                  </w:ins>
                </m:r>
              </m:sub>
            </m:sSub>
          </m:den>
        </m:f>
      </m:oMath>
      <w:ins w:id="2824" w:author="JAVIERA PAZ LEFORT IBANEZ" w:date="2025-09-19T15:48:00Z" w16du:dateUtc="2025-09-19T18:48:00Z">
        <w:r w:rsidR="00377DE8" w:rsidRPr="00B355AB">
          <w:rPr>
            <w:rFonts w:ascii="Arial" w:eastAsiaTheme="minorEastAsia" w:hAnsi="Arial" w:cs="Arial"/>
          </w:rPr>
          <w:t xml:space="preserve">  </w:t>
        </w:r>
      </w:ins>
      <w:ins w:id="2825" w:author="JAVIERA PAZ LEFORT IBANEZ" w:date="2025-09-19T00:26:00Z" w16du:dateUtc="2025-09-19T03:26:00Z">
        <w:r w:rsidRPr="00B355AB">
          <w:rPr>
            <w:rFonts w:ascii="Arial" w:hAnsi="Arial" w:cs="Arial"/>
          </w:rPr>
          <w:t xml:space="preserve">vs </w:t>
        </w:r>
      </w:ins>
      <m:oMath>
        <m:r>
          <w:ins w:id="2826" w:author="JAVIERA PAZ LEFORT IBANEZ" w:date="2025-09-19T00:26:00Z" w16du:dateUtc="2025-09-19T03:26:00Z">
            <w:rPr>
              <w:rFonts w:ascii="Cambria Math" w:hAnsi="Cambria Math" w:cs="Arial"/>
            </w:rPr>
            <m:t>z/L</m:t>
          </w:ins>
        </m:r>
      </m:oMath>
      <w:ins w:id="2827" w:author="JAVIERA PAZ LEFORT IBANEZ" w:date="2025-09-19T00:26:00Z" w16du:dateUtc="2025-09-19T03:26:00Z">
        <w:r w:rsidRPr="00B355AB">
          <w:rPr>
            <w:rFonts w:ascii="Arial" w:hAnsi="Arial" w:cs="Arial"/>
          </w:rPr>
          <w:t xml:space="preserve"> (permite comparar solo la forma del perfil);</w:t>
        </w:r>
      </w:ins>
    </w:p>
    <w:p w14:paraId="020BA93F" w14:textId="446703E5" w:rsidR="005B6459" w:rsidRPr="00B355AB" w:rsidRDefault="005B6459">
      <w:pPr>
        <w:pStyle w:val="Prrafodelista"/>
        <w:numPr>
          <w:ilvl w:val="0"/>
          <w:numId w:val="51"/>
        </w:numPr>
        <w:spacing w:line="360" w:lineRule="auto"/>
        <w:ind w:left="1428"/>
        <w:jc w:val="both"/>
        <w:rPr>
          <w:ins w:id="2828" w:author="JAVIERA PAZ LEFORT IBANEZ" w:date="2025-09-19T00:26:00Z" w16du:dateUtc="2025-09-19T03:26:00Z"/>
          <w:rFonts w:ascii="Arial" w:hAnsi="Arial" w:cs="Arial"/>
        </w:rPr>
        <w:pPrChange w:id="2829" w:author="JAVIERA PAZ LEFORT IBANEZ" w:date="2025-09-22T17:11:00Z" w16du:dateUtc="2025-09-22T20:11:00Z">
          <w:pPr>
            <w:pStyle w:val="Ttulo3"/>
            <w:jc w:val="both"/>
          </w:pPr>
        </w:pPrChange>
      </w:pPr>
      <w:ins w:id="2830" w:author="JAVIERA PAZ LEFORT IBANEZ" w:date="2025-09-19T00:26:00Z" w16du:dateUtc="2025-09-19T03:26:00Z">
        <w:r w:rsidRPr="00B355AB">
          <w:rPr>
            <w:rFonts w:ascii="Arial" w:hAnsi="Arial" w:cs="Arial"/>
          </w:rPr>
          <w:t>la relación productividad–</w:t>
        </w:r>
        <w:proofErr w:type="spellStart"/>
        <w:r w:rsidRPr="00B355AB">
          <w:rPr>
            <w:rFonts w:ascii="Arial" w:hAnsi="Arial" w:cs="Arial"/>
          </w:rPr>
          <w:t>stage-cut</w:t>
        </w:r>
        <w:proofErr w:type="spellEnd"/>
        <w:r w:rsidRPr="00B355AB">
          <w:rPr>
            <w:rFonts w:ascii="Arial" w:hAnsi="Arial" w:cs="Arial"/>
          </w:rPr>
          <w:t>;</w:t>
        </w:r>
      </w:ins>
    </w:p>
    <w:p w14:paraId="14688372" w14:textId="225756BD" w:rsidR="005B6459" w:rsidRPr="00B355AB" w:rsidRDefault="005B6459">
      <w:pPr>
        <w:pStyle w:val="Prrafodelista"/>
        <w:numPr>
          <w:ilvl w:val="0"/>
          <w:numId w:val="51"/>
        </w:numPr>
        <w:spacing w:line="360" w:lineRule="auto"/>
        <w:ind w:left="1428"/>
        <w:jc w:val="both"/>
        <w:rPr>
          <w:ins w:id="2831" w:author="JAVIERA PAZ LEFORT IBANEZ" w:date="2025-09-19T00:26:00Z" w16du:dateUtc="2025-09-19T03:26:00Z"/>
          <w:rFonts w:ascii="Arial" w:hAnsi="Arial" w:cs="Arial"/>
        </w:rPr>
        <w:pPrChange w:id="2832" w:author="JAVIERA PAZ LEFORT IBANEZ" w:date="2025-09-22T17:11:00Z" w16du:dateUtc="2025-09-22T20:11:00Z">
          <w:pPr>
            <w:pStyle w:val="Ttulo3"/>
            <w:jc w:val="both"/>
          </w:pPr>
        </w:pPrChange>
      </w:pPr>
      <w:ins w:id="2833" w:author="JAVIERA PAZ LEFORT IBANEZ" w:date="2025-09-19T00:26:00Z" w16du:dateUtc="2025-09-19T03:26:00Z">
        <w:r w:rsidRPr="00B355AB">
          <w:rPr>
            <w:rFonts w:ascii="Arial" w:hAnsi="Arial" w:cs="Arial"/>
          </w:rPr>
          <w:t>los gráficos vs Re (p. ej.,</w:t>
        </w:r>
      </w:ins>
      <w:ins w:id="2834" w:author="JAVIERA PAZ LEFORT IBANEZ" w:date="2025-09-19T15:50:00Z" w16du:dateUtc="2025-09-19T18:50:00Z">
        <w:r w:rsidR="00364382" w:rsidRPr="00B355AB">
          <w:rPr>
            <w:rFonts w:ascii="Arial" w:hAnsi="Arial" w:cs="Arial"/>
            <w:i/>
          </w:rPr>
          <w:t xml:space="preserve"> </w:t>
        </w:r>
      </w:ins>
      <m:oMath>
        <m:sSub>
          <m:sSubPr>
            <m:ctrlPr>
              <w:ins w:id="2835" w:author="JAVIERA PAZ LEFORT IBANEZ" w:date="2025-09-19T15:50:00Z" w16du:dateUtc="2025-09-19T18:50:00Z">
                <w:rPr>
                  <w:rFonts w:ascii="Cambria Math" w:hAnsi="Cambria Math" w:cs="Arial"/>
                  <w:i/>
                </w:rPr>
              </w:ins>
            </m:ctrlPr>
          </m:sSubPr>
          <m:e>
            <m:r>
              <w:ins w:id="2836" w:author="JAVIERA PAZ LEFORT IBANEZ" w:date="2025-09-19T15:50:00Z" w16du:dateUtc="2025-09-19T18:50:00Z">
                <w:rPr>
                  <w:rFonts w:ascii="Cambria Math" w:hAnsi="Cambria Math" w:cs="Arial"/>
                </w:rPr>
                <m:t>J</m:t>
              </w:ins>
            </m:r>
          </m:e>
          <m:sub>
            <m:r>
              <w:ins w:id="2837" w:author="JAVIERA PAZ LEFORT IBANEZ" w:date="2025-09-19T15:50:00Z" w16du:dateUtc="2025-09-19T18:50:00Z">
                <w:rPr>
                  <w:rFonts w:ascii="Cambria Math" w:hAnsi="Cambria Math" w:cs="Arial"/>
                </w:rPr>
                <m:t>in</m:t>
              </w:ins>
            </m:r>
          </m:sub>
        </m:sSub>
      </m:oMath>
      <w:ins w:id="2838" w:author="JAVIERA PAZ LEFORT IBANEZ" w:date="2025-09-19T00:26:00Z" w16du:dateUtc="2025-09-19T03:26:00Z">
        <w:r w:rsidRPr="00B355AB">
          <w:rPr>
            <w:rFonts w:ascii="Arial" w:hAnsi="Arial" w:cs="Arial"/>
          </w:rPr>
          <w:t xml:space="preserve">, masa integrada, </w:t>
        </w:r>
      </w:ins>
      <m:oMath>
        <m:r>
          <w:ins w:id="2839" w:author="JAVIERA PAZ LEFORT IBANEZ" w:date="2025-09-19T15:50:00Z" w16du:dateUtc="2025-09-19T18:50:00Z">
            <w:rPr>
              <w:rFonts w:ascii="Cambria Math" w:eastAsiaTheme="minorEastAsia" w:hAnsi="Cambria Math" w:cs="Arial"/>
            </w:rPr>
            <m:t>∆f</m:t>
          </w:ins>
        </m:r>
      </m:oMath>
      <w:ins w:id="2840" w:author="JAVIERA PAZ LEFORT IBANEZ" w:date="2025-09-19T15:50:00Z" w16du:dateUtc="2025-09-19T18:50:00Z">
        <w:r w:rsidR="00D43DDD" w:rsidRPr="00B355AB">
          <w:rPr>
            <w:rFonts w:ascii="Arial" w:hAnsi="Arial" w:cs="Arial"/>
          </w:rPr>
          <w:t xml:space="preserve"> </w:t>
        </w:r>
      </w:ins>
      <w:ins w:id="2841" w:author="JAVIERA PAZ LEFORT IBANEZ" w:date="2025-09-19T00:26:00Z" w16du:dateUtc="2025-09-19T03:26:00Z">
        <w:r w:rsidRPr="00B355AB">
          <w:rPr>
            <w:rFonts w:ascii="Arial" w:hAnsi="Arial" w:cs="Arial"/>
          </w:rPr>
          <w:t xml:space="preserve">y </w:t>
        </w:r>
      </w:ins>
      <m:oMath>
        <m:sSub>
          <m:sSubPr>
            <m:ctrlPr>
              <w:ins w:id="2842" w:author="JAVIERA PAZ LEFORT IBANEZ" w:date="2025-09-19T15:50:00Z" w16du:dateUtc="2025-09-19T18:50:00Z">
                <w:rPr>
                  <w:rFonts w:ascii="Cambria Math" w:eastAsiaTheme="minorEastAsia" w:hAnsi="Cambria Math" w:cs="Arial"/>
                  <w:i/>
                </w:rPr>
              </w:ins>
            </m:ctrlPr>
          </m:sSubPr>
          <m:e>
            <m:r>
              <w:ins w:id="2843" w:author="JAVIERA PAZ LEFORT IBANEZ" w:date="2025-09-19T15:50:00Z" w16du:dateUtc="2025-09-19T18:50:00Z">
                <w:rPr>
                  <w:rFonts w:ascii="Cambria Math" w:eastAsiaTheme="minorEastAsia" w:hAnsi="Cambria Math" w:cs="Arial"/>
                </w:rPr>
                <m:t>f</m:t>
              </w:ins>
            </m:r>
          </m:e>
          <m:sub>
            <m:r>
              <w:ins w:id="2844" w:author="JAVIERA PAZ LEFORT IBANEZ" w:date="2025-09-19T15:50:00Z" w16du:dateUtc="2025-09-19T18:50:00Z">
                <w:rPr>
                  <w:rFonts w:ascii="Cambria Math" w:eastAsiaTheme="minorEastAsia" w:hAnsi="Cambria Math" w:cs="Arial"/>
                </w:rPr>
                <m:t>fibra,salida</m:t>
              </w:ins>
            </m:r>
          </m:sub>
        </m:sSub>
      </m:oMath>
      <w:ins w:id="2845" w:author="JAVIERA PAZ LEFORT IBANEZ" w:date="2025-09-19T15:50:00Z" w16du:dateUtc="2025-09-19T18:50:00Z">
        <w:r w:rsidR="005903AC" w:rsidRPr="00B355AB">
          <w:rPr>
            <w:rFonts w:ascii="Arial" w:eastAsiaTheme="minorEastAsia" w:hAnsi="Arial" w:cs="Arial"/>
          </w:rPr>
          <w:t>;</w:t>
        </w:r>
      </w:ins>
    </w:p>
    <w:p w14:paraId="088770AE" w14:textId="004585DB" w:rsidR="005B6459" w:rsidRPr="00B355AB" w:rsidRDefault="005B6459">
      <w:pPr>
        <w:pStyle w:val="Prrafodelista"/>
        <w:numPr>
          <w:ilvl w:val="0"/>
          <w:numId w:val="51"/>
        </w:numPr>
        <w:spacing w:line="360" w:lineRule="auto"/>
        <w:ind w:left="1428"/>
        <w:jc w:val="both"/>
        <w:rPr>
          <w:ins w:id="2846" w:author="JAVIERA PAZ LEFORT IBANEZ" w:date="2025-09-19T00:26:00Z" w16du:dateUtc="2025-09-19T03:26:00Z"/>
          <w:rFonts w:ascii="Arial" w:hAnsi="Arial" w:cs="Arial"/>
        </w:rPr>
        <w:pPrChange w:id="2847" w:author="JAVIERA PAZ LEFORT IBANEZ" w:date="2025-09-22T17:11:00Z" w16du:dateUtc="2025-09-22T20:11:00Z">
          <w:pPr>
            <w:pStyle w:val="Ttulo3"/>
            <w:jc w:val="both"/>
          </w:pPr>
        </w:pPrChange>
      </w:pPr>
      <w:ins w:id="2848" w:author="JAVIERA PAZ LEFORT IBANEZ" w:date="2025-09-19T00:26:00Z" w16du:dateUtc="2025-09-19T03:26:00Z">
        <w:r w:rsidRPr="00B355AB">
          <w:rPr>
            <w:rFonts w:ascii="Arial" w:hAnsi="Arial" w:cs="Arial"/>
          </w:rPr>
          <w:t xml:space="preserve">cuando corresponde, el ajuste de potencia </w:t>
        </w:r>
      </w:ins>
      <m:oMath>
        <m:sSub>
          <m:sSubPr>
            <m:ctrlPr>
              <w:ins w:id="2849" w:author="JAVIERA PAZ LEFORT IBANEZ" w:date="2025-09-19T15:50:00Z" w16du:dateUtc="2025-09-19T18:50:00Z">
                <w:rPr>
                  <w:rFonts w:ascii="Cambria Math" w:eastAsiaTheme="minorEastAsia" w:hAnsi="Cambria Math" w:cs="Arial"/>
                  <w:i/>
                  <w:vertAlign w:val="subscript"/>
                </w:rPr>
              </w:ins>
            </m:ctrlPr>
          </m:sSubPr>
          <m:e>
            <m:r>
              <w:ins w:id="2850" w:author="JAVIERA PAZ LEFORT IBANEZ" w:date="2025-09-19T15:50:00Z" w16du:dateUtc="2025-09-19T18:50:00Z">
                <w:rPr>
                  <w:rFonts w:ascii="Cambria Math" w:eastAsiaTheme="minorEastAsia" w:hAnsi="Cambria Math" w:cs="Arial"/>
                  <w:vertAlign w:val="subscript"/>
                </w:rPr>
                <m:t>K</m:t>
              </w:ins>
            </m:r>
          </m:e>
          <m:sub>
            <m:r>
              <w:ins w:id="2851" w:author="JAVIERA PAZ LEFORT IBANEZ" w:date="2025-09-19T15:50:00Z" w16du:dateUtc="2025-09-19T18:50:00Z">
                <w:rPr>
                  <w:rFonts w:ascii="Cambria Math" w:eastAsiaTheme="minorEastAsia" w:hAnsi="Cambria Math" w:cs="Arial"/>
                  <w:vertAlign w:val="subscript"/>
                </w:rPr>
                <m:t>L</m:t>
              </w:ins>
            </m:r>
          </m:sub>
        </m:sSub>
      </m:oMath>
      <w:ins w:id="2852" w:author="JAVIERA PAZ LEFORT IBANEZ" w:date="2025-09-19T15:50:00Z" w16du:dateUtc="2025-09-19T18:50:00Z">
        <w:r w:rsidR="00A66740" w:rsidRPr="00B355AB">
          <w:rPr>
            <w:rFonts w:ascii="Arial" w:eastAsiaTheme="minorEastAsia" w:hAnsi="Arial" w:cs="Arial"/>
            <w:vertAlign w:val="subscript"/>
          </w:rPr>
          <w:t xml:space="preserve"> </w:t>
        </w:r>
      </w:ins>
      <w:ins w:id="2853" w:author="JAVIERA PAZ LEFORT IBANEZ" w:date="2025-09-19T00:26:00Z" w16du:dateUtc="2025-09-19T03:26:00Z">
        <w:r w:rsidRPr="00B355AB">
          <w:rPr>
            <w:rFonts w:ascii="Arial" w:hAnsi="Arial" w:cs="Arial"/>
          </w:rPr>
          <w:t>–</w:t>
        </w:r>
      </w:ins>
      <w:ins w:id="2854" w:author="JAVIERA PAZ LEFORT IBANEZ" w:date="2025-09-19T15:50:00Z" w16du:dateUtc="2025-09-19T18:50:00Z">
        <w:r w:rsidR="00A66740" w:rsidRPr="00B355AB">
          <w:rPr>
            <w:rFonts w:ascii="Arial" w:hAnsi="Arial" w:cs="Arial"/>
          </w:rPr>
          <w:t xml:space="preserve"> </w:t>
        </w:r>
      </w:ins>
      <w:ins w:id="2855" w:author="JAVIERA PAZ LEFORT IBANEZ" w:date="2025-09-19T00:26:00Z" w16du:dateUtc="2025-09-19T03:26:00Z">
        <w:r w:rsidRPr="00B355AB">
          <w:rPr>
            <w:rFonts w:ascii="Arial" w:hAnsi="Arial" w:cs="Arial"/>
          </w:rPr>
          <w:t xml:space="preserve">Re mediante regresión lineal de </w:t>
        </w:r>
      </w:ins>
      <m:oMath>
        <m:func>
          <m:funcPr>
            <m:ctrlPr>
              <w:ins w:id="2856" w:author="JAVIERA PAZ LEFORT IBANEZ" w:date="2025-09-19T15:51:00Z" w16du:dateUtc="2025-09-19T18:51:00Z">
                <w:rPr>
                  <w:rFonts w:ascii="Cambria Math" w:hAnsi="Cambria Math" w:cs="Arial"/>
                  <w:i/>
                </w:rPr>
              </w:ins>
            </m:ctrlPr>
          </m:funcPr>
          <m:fName>
            <m:r>
              <w:ins w:id="2857" w:author="JAVIERA PAZ LEFORT IBANEZ" w:date="2025-09-19T15:51:00Z" w16du:dateUtc="2025-09-19T18:51:00Z">
                <m:rPr>
                  <m:sty m:val="p"/>
                </m:rPr>
                <w:rPr>
                  <w:rFonts w:ascii="Cambria Math" w:hAnsi="Cambria Math" w:cs="Arial"/>
                </w:rPr>
                <m:t>ln</m:t>
              </w:ins>
            </m:r>
          </m:fName>
          <m:e>
            <m:sSub>
              <m:sSubPr>
                <m:ctrlPr>
                  <w:ins w:id="2858" w:author="JAVIERA PAZ LEFORT IBANEZ" w:date="2025-09-19T15:51:00Z" w16du:dateUtc="2025-09-19T18:51:00Z">
                    <w:rPr>
                      <w:rFonts w:ascii="Cambria Math" w:eastAsiaTheme="minorEastAsia" w:hAnsi="Cambria Math" w:cs="Arial"/>
                      <w:i/>
                      <w:vertAlign w:val="subscript"/>
                    </w:rPr>
                  </w:ins>
                </m:ctrlPr>
              </m:sSubPr>
              <m:e>
                <m:r>
                  <w:ins w:id="2859" w:author="JAVIERA PAZ LEFORT IBANEZ" w:date="2025-09-19T15:51:00Z" w16du:dateUtc="2025-09-19T18:51:00Z">
                    <w:rPr>
                      <w:rFonts w:ascii="Cambria Math" w:eastAsiaTheme="minorEastAsia" w:hAnsi="Cambria Math" w:cs="Arial"/>
                      <w:vertAlign w:val="subscript"/>
                    </w:rPr>
                    <m:t>K</m:t>
                  </w:ins>
                </m:r>
              </m:e>
              <m:sub>
                <m:r>
                  <w:ins w:id="2860" w:author="JAVIERA PAZ LEFORT IBANEZ" w:date="2025-09-19T15:51:00Z" w16du:dateUtc="2025-09-19T18:51:00Z">
                    <w:rPr>
                      <w:rFonts w:ascii="Cambria Math" w:eastAsiaTheme="minorEastAsia" w:hAnsi="Cambria Math" w:cs="Arial"/>
                      <w:vertAlign w:val="subscript"/>
                    </w:rPr>
                    <m:t>L</m:t>
                  </w:ins>
                </m:r>
              </m:sub>
            </m:sSub>
          </m:e>
        </m:func>
      </m:oMath>
      <w:ins w:id="2861" w:author="JAVIERA PAZ LEFORT IBANEZ" w:date="2025-09-19T15:51:00Z" w16du:dateUtc="2025-09-19T18:51:00Z">
        <w:r w:rsidR="00F0745B" w:rsidRPr="00B355AB">
          <w:rPr>
            <w:rFonts w:ascii="Arial" w:eastAsiaTheme="minorEastAsia" w:hAnsi="Arial" w:cs="Arial"/>
          </w:rPr>
          <w:t xml:space="preserve"> vs </w:t>
        </w:r>
      </w:ins>
      <m:oMath>
        <m:func>
          <m:funcPr>
            <m:ctrlPr>
              <w:ins w:id="2862" w:author="JAVIERA PAZ LEFORT IBANEZ" w:date="2025-09-19T15:51:00Z" w16du:dateUtc="2025-09-19T18:51:00Z">
                <w:rPr>
                  <w:rFonts w:ascii="Cambria Math" w:hAnsi="Cambria Math" w:cs="Arial"/>
                  <w:i/>
                </w:rPr>
              </w:ins>
            </m:ctrlPr>
          </m:funcPr>
          <m:fName>
            <m:r>
              <w:ins w:id="2863" w:author="JAVIERA PAZ LEFORT IBANEZ" w:date="2025-09-19T15:51:00Z" w16du:dateUtc="2025-09-19T18:51:00Z">
                <m:rPr>
                  <m:sty m:val="p"/>
                </m:rPr>
                <w:rPr>
                  <w:rFonts w:ascii="Cambria Math" w:hAnsi="Cambria Math" w:cs="Arial"/>
                </w:rPr>
                <m:t>ln</m:t>
              </w:ins>
            </m:r>
          </m:fName>
          <m:e>
            <m:r>
              <w:ins w:id="2864" w:author="JAVIERA PAZ LEFORT IBANEZ" w:date="2025-09-19T15:51:00Z" w16du:dateUtc="2025-09-19T18:51:00Z">
                <w:rPr>
                  <w:rFonts w:ascii="Cambria Math" w:eastAsiaTheme="minorEastAsia" w:hAnsi="Cambria Math" w:cs="Arial"/>
                  <w:vertAlign w:val="subscript"/>
                </w:rPr>
                <m:t>Re</m:t>
              </w:ins>
            </m:r>
          </m:e>
        </m:func>
      </m:oMath>
      <w:ins w:id="2865" w:author="JAVIERA PAZ LEFORT IBANEZ" w:date="2025-09-19T15:51:00Z" w16du:dateUtc="2025-09-19T18:51:00Z">
        <w:r w:rsidR="00F0745B" w:rsidRPr="00B355AB">
          <w:rPr>
            <w:rFonts w:ascii="Arial" w:eastAsiaTheme="minorEastAsia" w:hAnsi="Arial" w:cs="Arial"/>
          </w:rPr>
          <w:t xml:space="preserve"> </w:t>
        </w:r>
      </w:ins>
      <w:ins w:id="2866" w:author="JAVIERA PAZ LEFORT IBANEZ" w:date="2025-09-19T00:26:00Z" w16du:dateUtc="2025-09-19T03:26:00Z">
        <w:r w:rsidRPr="00B355AB">
          <w:rPr>
            <w:rFonts w:ascii="Arial" w:hAnsi="Arial" w:cs="Arial"/>
          </w:rPr>
          <w:t xml:space="preserve">para estimar el exponente </w:t>
        </w:r>
      </w:ins>
      <m:oMath>
        <m:r>
          <w:ins w:id="2867" w:author="JAVIERA PAZ LEFORT IBANEZ" w:date="2025-09-19T00:26:00Z" w16du:dateUtc="2025-09-19T03:26:00Z">
            <w:rPr>
              <w:rFonts w:ascii="Cambria Math" w:hAnsi="Cambria Math" w:cs="Arial"/>
            </w:rPr>
            <m:t>n</m:t>
          </w:ins>
        </m:r>
      </m:oMath>
      <w:ins w:id="2868" w:author="JAVIERA PAZ LEFORT IBANEZ" w:date="2025-09-19T00:26:00Z" w16du:dateUtc="2025-09-19T03:26:00Z">
        <w:r w:rsidRPr="00B355AB">
          <w:rPr>
            <w:rFonts w:ascii="Arial" w:hAnsi="Arial" w:cs="Arial"/>
          </w:rPr>
          <w:t>.</w:t>
        </w:r>
      </w:ins>
    </w:p>
    <w:p w14:paraId="4EFA7989" w14:textId="77777777" w:rsidR="005B6459" w:rsidRPr="00BB4E0F" w:rsidRDefault="005B6459">
      <w:pPr>
        <w:spacing w:line="360" w:lineRule="auto"/>
        <w:ind w:left="708"/>
        <w:jc w:val="both"/>
        <w:rPr>
          <w:ins w:id="2869" w:author="JAVIERA PAZ LEFORT IBANEZ" w:date="2025-09-19T00:26:00Z" w16du:dateUtc="2025-09-19T03:26:00Z"/>
          <w:rFonts w:ascii="Arial" w:hAnsi="Arial" w:cs="Arial"/>
        </w:rPr>
        <w:pPrChange w:id="2870" w:author="JAVIERA PAZ LEFORT IBANEZ" w:date="2025-09-22T17:12:00Z" w16du:dateUtc="2025-09-22T20:12:00Z">
          <w:pPr>
            <w:pStyle w:val="Ttulo3"/>
            <w:jc w:val="both"/>
          </w:pPr>
        </w:pPrChange>
      </w:pPr>
      <w:ins w:id="2871" w:author="JAVIERA PAZ LEFORT IBANEZ" w:date="2025-09-19T00:26:00Z" w16du:dateUtc="2025-09-19T03:26:00Z">
        <w:r w:rsidRPr="00BB4E0F">
          <w:rPr>
            <w:rFonts w:ascii="Arial" w:hAnsi="Arial" w:cs="Arial"/>
          </w:rPr>
          <w:t>Además, se incluye una tabla resumen única con todas las métricas por corrida.</w:t>
        </w:r>
      </w:ins>
    </w:p>
    <w:p w14:paraId="5445E9E6" w14:textId="77777777" w:rsidR="005B6459" w:rsidRPr="00BB4E0F" w:rsidRDefault="005B6459">
      <w:pPr>
        <w:ind w:firstLine="708"/>
        <w:rPr>
          <w:ins w:id="2872" w:author="JAVIERA PAZ LEFORT IBANEZ" w:date="2025-09-19T00:28:00Z" w16du:dateUtc="2025-09-19T03:28:00Z"/>
          <w:rStyle w:val="nfasissutil"/>
          <w:rFonts w:ascii="Arial" w:hAnsi="Arial" w:cs="Arial"/>
        </w:rPr>
        <w:pPrChange w:id="2873" w:author="JAVIERA PAZ LEFORT IBANEZ" w:date="2025-09-22T17:12:00Z" w16du:dateUtc="2025-09-22T20:12:00Z">
          <w:pPr>
            <w:pStyle w:val="Ttulo3"/>
            <w:jc w:val="both"/>
          </w:pPr>
        </w:pPrChange>
      </w:pPr>
      <w:ins w:id="2874" w:author="JAVIERA PAZ LEFORT IBANEZ" w:date="2025-09-19T00:26:00Z" w16du:dateUtc="2025-09-19T03:26:00Z">
        <w:r w:rsidRPr="00BB4E0F">
          <w:rPr>
            <w:rStyle w:val="nfasissutil"/>
            <w:rFonts w:ascii="Arial" w:hAnsi="Arial" w:cs="Arial"/>
            <w:rPrChange w:id="2875" w:author="JAVIERA PAZ LEFORT IBANEZ" w:date="2025-09-22T17:12:00Z" w16du:dateUtc="2025-09-22T20:12:00Z">
              <w:rPr/>
            </w:rPrChange>
          </w:rPr>
          <w:t>Verificación numérica</w:t>
        </w:r>
      </w:ins>
    </w:p>
    <w:p w14:paraId="3BB66D69" w14:textId="0E016A49" w:rsidR="00233F65" w:rsidRPr="00BB4E0F" w:rsidDel="005B6459" w:rsidRDefault="005B6459">
      <w:pPr>
        <w:spacing w:line="360" w:lineRule="auto"/>
        <w:ind w:left="708"/>
        <w:jc w:val="both"/>
        <w:rPr>
          <w:del w:id="2876" w:author="JAVIERA PAZ LEFORT IBANEZ" w:date="2025-09-19T00:26:00Z" w16du:dateUtc="2025-09-19T03:26:00Z"/>
          <w:rFonts w:ascii="Arial" w:eastAsiaTheme="majorEastAsia" w:hAnsi="Arial" w:cs="Arial"/>
          <w:i/>
          <w:iCs/>
          <w:color w:val="404040" w:themeColor="text1" w:themeTint="BF"/>
        </w:rPr>
        <w:pPrChange w:id="2877" w:author="JAVIERA PAZ LEFORT IBANEZ" w:date="2025-09-22T17:12:00Z" w16du:dateUtc="2025-09-22T20:12:00Z">
          <w:pPr>
            <w:jc w:val="both"/>
          </w:pPr>
        </w:pPrChange>
      </w:pPr>
      <w:ins w:id="2878" w:author="JAVIERA PAZ LEFORT IBANEZ" w:date="2025-09-19T00:26:00Z" w16du:dateUtc="2025-09-19T03:26:00Z">
        <w:r w:rsidRPr="00BB4E0F">
          <w:rPr>
            <w:rFonts w:ascii="Arial" w:hAnsi="Arial" w:cs="Arial"/>
          </w:rPr>
          <w:t>Se repiten corridas con diferentes números de nodos axiales (50, 100 y 200) para confirmar que las métricas anteriores no cambian de manera apreciable con la discretización.</w:t>
        </w:r>
      </w:ins>
      <w:del w:id="2879" w:author="JAVIERA PAZ LEFORT IBANEZ" w:date="2025-09-19T00:26:00Z" w16du:dateUtc="2025-09-19T03:26:00Z">
        <w:r w:rsidR="00233F65" w:rsidRPr="00BB4E0F" w:rsidDel="005B6459">
          <w:rPr>
            <w:rFonts w:ascii="Arial" w:hAnsi="Arial" w:cs="Arial"/>
          </w:rPr>
          <w:delText>El análisis de sensibilidad se llevó a cabo mediante la implementación de un enfoque sistemático basado en la variación controlada de los parámetros seleccionados en el modelo matemático desarrollado. Para garantizar la precisión y confiabilidad de los resultados, se adoptó un esquema de análisis univariado, en el cual cada parámetro fue modificado de manera independiente, manteniendo constantes los demás factores. Esta estrategia permitió aislar el efecto de cada variable en el desempeño del sistema de extracción y concentración de polifenoles.</w:delText>
        </w:r>
      </w:del>
    </w:p>
    <w:p w14:paraId="60902577" w14:textId="66D215D0" w:rsidR="00233F65" w:rsidRPr="00BB4E0F" w:rsidDel="005B6459" w:rsidRDefault="00233F65">
      <w:pPr>
        <w:spacing w:line="360" w:lineRule="auto"/>
        <w:ind w:left="708"/>
        <w:jc w:val="both"/>
        <w:rPr>
          <w:del w:id="2880" w:author="JAVIERA PAZ LEFORT IBANEZ" w:date="2025-09-19T00:26:00Z" w16du:dateUtc="2025-09-19T03:26:00Z"/>
          <w:rFonts w:ascii="Arial" w:hAnsi="Arial" w:cs="Arial"/>
        </w:rPr>
        <w:pPrChange w:id="2881" w:author="JAVIERA PAZ LEFORT IBANEZ" w:date="2025-09-22T17:12:00Z" w16du:dateUtc="2025-09-22T20:12:00Z">
          <w:pPr>
            <w:jc w:val="both"/>
          </w:pPr>
        </w:pPrChange>
      </w:pPr>
      <w:del w:id="2882" w:author="JAVIERA PAZ LEFORT IBANEZ" w:date="2025-09-19T00:26:00Z" w16du:dateUtc="2025-09-19T03:26:00Z">
        <w:r w:rsidRPr="00BB4E0F" w:rsidDel="005B6459">
          <w:rPr>
            <w:rFonts w:ascii="Arial" w:hAnsi="Arial" w:cs="Arial"/>
          </w:rPr>
          <w:delText>La metodología del análisis se desarrolló siguiendo los siguientes pasos:</w:delText>
        </w:r>
      </w:del>
    </w:p>
    <w:p w14:paraId="14FA3BA5" w14:textId="65F000F6" w:rsidR="00233F65" w:rsidRPr="00BB4E0F" w:rsidDel="005B6459" w:rsidRDefault="00233F65">
      <w:pPr>
        <w:numPr>
          <w:ilvl w:val="0"/>
          <w:numId w:val="16"/>
        </w:numPr>
        <w:spacing w:line="360" w:lineRule="auto"/>
        <w:ind w:left="1428"/>
        <w:jc w:val="both"/>
        <w:rPr>
          <w:del w:id="2883" w:author="JAVIERA PAZ LEFORT IBANEZ" w:date="2025-09-19T00:26:00Z" w16du:dateUtc="2025-09-19T03:26:00Z"/>
          <w:rFonts w:ascii="Arial" w:hAnsi="Arial" w:cs="Arial"/>
        </w:rPr>
        <w:pPrChange w:id="2884" w:author="JAVIERA PAZ LEFORT IBANEZ" w:date="2025-09-22T17:12:00Z" w16du:dateUtc="2025-09-22T20:12:00Z">
          <w:pPr>
            <w:numPr>
              <w:numId w:val="16"/>
            </w:numPr>
            <w:tabs>
              <w:tab w:val="num" w:pos="720"/>
            </w:tabs>
            <w:ind w:left="720" w:hanging="360"/>
            <w:jc w:val="both"/>
          </w:pPr>
        </w:pPrChange>
      </w:pPr>
      <w:del w:id="2885" w:author="JAVIERA PAZ LEFORT IBANEZ" w:date="2025-09-19T00:26:00Z" w16du:dateUtc="2025-09-19T03:26:00Z">
        <w:r w:rsidRPr="00BB4E0F" w:rsidDel="005B6459">
          <w:rPr>
            <w:rFonts w:ascii="Arial" w:hAnsi="Arial" w:cs="Arial"/>
            <w:b/>
            <w:bCs/>
          </w:rPr>
          <w:delText>Definición del Rango de Variación:</w:delText>
        </w:r>
        <w:r w:rsidRPr="00BB4E0F" w:rsidDel="005B6459">
          <w:rPr>
            <w:rFonts w:ascii="Arial" w:hAnsi="Arial" w:cs="Arial"/>
          </w:rPr>
          <w:delText xml:space="preserve"> Para cada parámetro, se estableció un rango de valores realistas basado en las condiciones operativas del sistema y en las propiedades físicas de la membrana. </w:delText>
        </w:r>
      </w:del>
    </w:p>
    <w:p w14:paraId="5ECEF49E" w14:textId="5828FBCD" w:rsidR="00233F65" w:rsidRPr="00BB4E0F" w:rsidDel="005B6459" w:rsidRDefault="00233F65">
      <w:pPr>
        <w:numPr>
          <w:ilvl w:val="0"/>
          <w:numId w:val="16"/>
        </w:numPr>
        <w:spacing w:line="360" w:lineRule="auto"/>
        <w:ind w:left="1428"/>
        <w:jc w:val="both"/>
        <w:rPr>
          <w:del w:id="2886" w:author="JAVIERA PAZ LEFORT IBANEZ" w:date="2025-09-19T00:26:00Z" w16du:dateUtc="2025-09-19T03:26:00Z"/>
          <w:rFonts w:ascii="Arial" w:hAnsi="Arial" w:cs="Arial"/>
        </w:rPr>
        <w:pPrChange w:id="2887" w:author="JAVIERA PAZ LEFORT IBANEZ" w:date="2025-09-22T17:12:00Z" w16du:dateUtc="2025-09-22T20:12:00Z">
          <w:pPr>
            <w:numPr>
              <w:numId w:val="16"/>
            </w:numPr>
            <w:tabs>
              <w:tab w:val="num" w:pos="720"/>
            </w:tabs>
            <w:ind w:left="720" w:hanging="360"/>
            <w:jc w:val="both"/>
          </w:pPr>
        </w:pPrChange>
      </w:pPr>
      <w:del w:id="2888" w:author="JAVIERA PAZ LEFORT IBANEZ" w:date="2025-09-19T00:26:00Z" w16du:dateUtc="2025-09-19T03:26:00Z">
        <w:r w:rsidRPr="00BB4E0F" w:rsidDel="005B6459">
          <w:rPr>
            <w:rFonts w:ascii="Arial" w:hAnsi="Arial" w:cs="Arial"/>
            <w:b/>
            <w:bCs/>
          </w:rPr>
          <w:delText>Simulación Numérica del Modelo:</w:delText>
        </w:r>
        <w:r w:rsidRPr="00BB4E0F" w:rsidDel="005B6459">
          <w:rPr>
            <w:rFonts w:ascii="Arial" w:hAnsi="Arial" w:cs="Arial"/>
          </w:rPr>
          <w:delText xml:space="preserve"> El modelo matemático fue implementado en Python, utilizando técnicas de programación modular que permitieron ajustar fácilmente los valores de los parámetros evaluados</w:delText>
        </w:r>
        <w:r w:rsidR="002342D4" w:rsidRPr="00BB4E0F" w:rsidDel="005B6459">
          <w:rPr>
            <w:rFonts w:ascii="Arial" w:hAnsi="Arial" w:cs="Arial"/>
          </w:rPr>
          <w:delText>.</w:delText>
        </w:r>
      </w:del>
    </w:p>
    <w:p w14:paraId="448B3CC5" w14:textId="11CCC8BA" w:rsidR="00233F65" w:rsidRPr="00BB4E0F" w:rsidDel="005B6459" w:rsidRDefault="00233F65">
      <w:pPr>
        <w:numPr>
          <w:ilvl w:val="0"/>
          <w:numId w:val="16"/>
        </w:numPr>
        <w:spacing w:line="360" w:lineRule="auto"/>
        <w:ind w:left="1428"/>
        <w:jc w:val="both"/>
        <w:rPr>
          <w:del w:id="2889" w:author="JAVIERA PAZ LEFORT IBANEZ" w:date="2025-09-19T00:26:00Z" w16du:dateUtc="2025-09-19T03:26:00Z"/>
          <w:rFonts w:ascii="Arial" w:hAnsi="Arial" w:cs="Arial"/>
        </w:rPr>
        <w:pPrChange w:id="2890" w:author="JAVIERA PAZ LEFORT IBANEZ" w:date="2025-09-22T17:12:00Z" w16du:dateUtc="2025-09-22T20:12:00Z">
          <w:pPr>
            <w:numPr>
              <w:numId w:val="16"/>
            </w:numPr>
            <w:tabs>
              <w:tab w:val="num" w:pos="720"/>
            </w:tabs>
            <w:ind w:left="720" w:hanging="360"/>
            <w:jc w:val="both"/>
          </w:pPr>
        </w:pPrChange>
      </w:pPr>
      <w:del w:id="2891" w:author="JAVIERA PAZ LEFORT IBANEZ" w:date="2025-09-19T00:26:00Z" w16du:dateUtc="2025-09-19T03:26:00Z">
        <w:r w:rsidRPr="00BB4E0F" w:rsidDel="005B6459">
          <w:rPr>
            <w:rFonts w:ascii="Arial" w:hAnsi="Arial" w:cs="Arial"/>
            <w:b/>
            <w:bCs/>
          </w:rPr>
          <w:delText>Cálculo de los Indicadores de Desempeño:</w:delText>
        </w:r>
        <w:r w:rsidRPr="00BB4E0F" w:rsidDel="005B6459">
          <w:rPr>
            <w:rFonts w:ascii="Arial" w:hAnsi="Arial" w:cs="Arial"/>
          </w:rPr>
          <w:delText xml:space="preserve"> Para cada simulación, se registraron los siguientes indicadores:</w:delText>
        </w:r>
      </w:del>
    </w:p>
    <w:p w14:paraId="2CA73692" w14:textId="5FC7D47B" w:rsidR="00233F65" w:rsidRPr="00BB4E0F" w:rsidDel="005B6459" w:rsidRDefault="00233F65">
      <w:pPr>
        <w:numPr>
          <w:ilvl w:val="1"/>
          <w:numId w:val="16"/>
        </w:numPr>
        <w:spacing w:line="360" w:lineRule="auto"/>
        <w:ind w:left="2148"/>
        <w:jc w:val="both"/>
        <w:rPr>
          <w:del w:id="2892" w:author="JAVIERA PAZ LEFORT IBANEZ" w:date="2025-09-19T00:26:00Z" w16du:dateUtc="2025-09-19T03:26:00Z"/>
          <w:rFonts w:ascii="Arial" w:hAnsi="Arial" w:cs="Arial"/>
        </w:rPr>
        <w:pPrChange w:id="2893" w:author="JAVIERA PAZ LEFORT IBANEZ" w:date="2025-09-22T17:12:00Z" w16du:dateUtc="2025-09-22T20:12:00Z">
          <w:pPr>
            <w:numPr>
              <w:ilvl w:val="1"/>
              <w:numId w:val="16"/>
            </w:numPr>
            <w:tabs>
              <w:tab w:val="num" w:pos="1440"/>
            </w:tabs>
            <w:ind w:left="1440" w:hanging="360"/>
            <w:jc w:val="both"/>
          </w:pPr>
        </w:pPrChange>
      </w:pPr>
      <w:del w:id="2894" w:author="JAVIERA PAZ LEFORT IBANEZ" w:date="2025-09-19T00:26:00Z" w16du:dateUtc="2025-09-19T03:26:00Z">
        <w:r w:rsidRPr="00BB4E0F" w:rsidDel="005B6459">
          <w:rPr>
            <w:rFonts w:ascii="Arial" w:hAnsi="Arial" w:cs="Arial"/>
            <w:b/>
            <w:bCs/>
          </w:rPr>
          <w:delText>Concentración final de polifenoles en el vino:</w:delText>
        </w:r>
        <w:r w:rsidRPr="00BB4E0F" w:rsidDel="005B6459">
          <w:rPr>
            <w:rFonts w:ascii="Arial" w:hAnsi="Arial" w:cs="Arial"/>
          </w:rPr>
          <w:delText xml:space="preserve"> Reflejando la eficiencia del proceso de concentración.</w:delText>
        </w:r>
      </w:del>
    </w:p>
    <w:p w14:paraId="25E5532F" w14:textId="2807366D" w:rsidR="00233F65" w:rsidRPr="00BB4E0F" w:rsidDel="005B6459" w:rsidRDefault="00233F65">
      <w:pPr>
        <w:numPr>
          <w:ilvl w:val="1"/>
          <w:numId w:val="16"/>
        </w:numPr>
        <w:spacing w:line="360" w:lineRule="auto"/>
        <w:ind w:left="2148"/>
        <w:jc w:val="both"/>
        <w:rPr>
          <w:del w:id="2895" w:author="JAVIERA PAZ LEFORT IBANEZ" w:date="2025-09-19T00:26:00Z" w16du:dateUtc="2025-09-19T03:26:00Z"/>
          <w:rFonts w:ascii="Arial" w:hAnsi="Arial" w:cs="Arial"/>
        </w:rPr>
        <w:pPrChange w:id="2896" w:author="JAVIERA PAZ LEFORT IBANEZ" w:date="2025-09-22T17:12:00Z" w16du:dateUtc="2025-09-22T20:12:00Z">
          <w:pPr>
            <w:numPr>
              <w:ilvl w:val="1"/>
              <w:numId w:val="16"/>
            </w:numPr>
            <w:tabs>
              <w:tab w:val="num" w:pos="1440"/>
            </w:tabs>
            <w:ind w:left="1440" w:hanging="360"/>
            <w:jc w:val="both"/>
          </w:pPr>
        </w:pPrChange>
      </w:pPr>
      <w:del w:id="2897" w:author="JAVIERA PAZ LEFORT IBANEZ" w:date="2025-09-19T00:26:00Z" w16du:dateUtc="2025-09-19T03:26:00Z">
        <w:r w:rsidRPr="00BB4E0F" w:rsidDel="005B6459">
          <w:rPr>
            <w:rFonts w:ascii="Arial" w:hAnsi="Arial" w:cs="Arial"/>
            <w:b/>
            <w:bCs/>
          </w:rPr>
          <w:delText>Volumen total de agua transferida:</w:delText>
        </w:r>
        <w:r w:rsidRPr="00BB4E0F" w:rsidDel="005B6459">
          <w:rPr>
            <w:rFonts w:ascii="Arial" w:hAnsi="Arial" w:cs="Arial"/>
          </w:rPr>
          <w:delText xml:space="preserve"> Indicando la efectividad de la extracción.</w:delText>
        </w:r>
      </w:del>
    </w:p>
    <w:p w14:paraId="69B50B3D" w14:textId="2B7C5464" w:rsidR="00233F65" w:rsidRPr="00BB4E0F" w:rsidDel="005B6459" w:rsidRDefault="00233F65">
      <w:pPr>
        <w:numPr>
          <w:ilvl w:val="1"/>
          <w:numId w:val="16"/>
        </w:numPr>
        <w:spacing w:line="360" w:lineRule="auto"/>
        <w:ind w:left="2148"/>
        <w:jc w:val="both"/>
        <w:rPr>
          <w:del w:id="2898" w:author="JAVIERA PAZ LEFORT IBANEZ" w:date="2025-09-19T00:26:00Z" w16du:dateUtc="2025-09-19T03:26:00Z"/>
          <w:rFonts w:ascii="Arial" w:hAnsi="Arial" w:cs="Arial"/>
        </w:rPr>
        <w:pPrChange w:id="2899" w:author="JAVIERA PAZ LEFORT IBANEZ" w:date="2025-09-22T17:12:00Z" w16du:dateUtc="2025-09-22T20:12:00Z">
          <w:pPr>
            <w:numPr>
              <w:ilvl w:val="1"/>
              <w:numId w:val="16"/>
            </w:numPr>
            <w:tabs>
              <w:tab w:val="num" w:pos="1440"/>
            </w:tabs>
            <w:ind w:left="1440" w:hanging="360"/>
            <w:jc w:val="both"/>
          </w:pPr>
        </w:pPrChange>
      </w:pPr>
      <w:del w:id="2900" w:author="JAVIERA PAZ LEFORT IBANEZ" w:date="2025-09-19T00:26:00Z" w16du:dateUtc="2025-09-19T03:26:00Z">
        <w:r w:rsidRPr="00BB4E0F" w:rsidDel="005B6459">
          <w:rPr>
            <w:rFonts w:ascii="Arial" w:hAnsi="Arial" w:cs="Arial"/>
            <w:b/>
            <w:bCs/>
          </w:rPr>
          <w:delText>Perfil de concentración de agua a lo largo del módulo:</w:delText>
        </w:r>
        <w:r w:rsidRPr="00BB4E0F" w:rsidDel="005B6459">
          <w:rPr>
            <w:rFonts w:ascii="Arial" w:hAnsi="Arial" w:cs="Arial"/>
          </w:rPr>
          <w:delText xml:space="preserve"> Mostrando la evolución del proceso de transferencia.</w:delText>
        </w:r>
      </w:del>
    </w:p>
    <w:p w14:paraId="617D02D8" w14:textId="4368DAC0" w:rsidR="00233F65" w:rsidRPr="00BB4E0F" w:rsidDel="005B6459" w:rsidRDefault="00233F65">
      <w:pPr>
        <w:numPr>
          <w:ilvl w:val="1"/>
          <w:numId w:val="16"/>
        </w:numPr>
        <w:spacing w:line="360" w:lineRule="auto"/>
        <w:ind w:left="2148"/>
        <w:jc w:val="both"/>
        <w:rPr>
          <w:del w:id="2901" w:author="JAVIERA PAZ LEFORT IBANEZ" w:date="2025-09-19T00:26:00Z" w16du:dateUtc="2025-09-19T03:26:00Z"/>
          <w:rFonts w:ascii="Arial" w:hAnsi="Arial" w:cs="Arial"/>
        </w:rPr>
        <w:pPrChange w:id="2902" w:author="JAVIERA PAZ LEFORT IBANEZ" w:date="2025-09-22T17:12:00Z" w16du:dateUtc="2025-09-22T20:12:00Z">
          <w:pPr>
            <w:numPr>
              <w:ilvl w:val="1"/>
              <w:numId w:val="16"/>
            </w:numPr>
            <w:tabs>
              <w:tab w:val="num" w:pos="1440"/>
            </w:tabs>
            <w:ind w:left="1440" w:hanging="360"/>
            <w:jc w:val="both"/>
          </w:pPr>
        </w:pPrChange>
      </w:pPr>
      <w:del w:id="2903" w:author="JAVIERA PAZ LEFORT IBANEZ" w:date="2025-09-19T00:26:00Z" w16du:dateUtc="2025-09-19T03:26:00Z">
        <w:r w:rsidRPr="00BB4E0F" w:rsidDel="005B6459">
          <w:rPr>
            <w:rFonts w:ascii="Arial" w:hAnsi="Arial" w:cs="Arial"/>
            <w:b/>
            <w:bCs/>
          </w:rPr>
          <w:delText>Coeficiente global de transferencia de masa (</w:delText>
        </w:r>
      </w:del>
      <m:oMath>
        <m:sSub>
          <m:sSubPr>
            <m:ctrlPr>
              <w:del w:id="2904" w:author="JAVIERA PAZ LEFORT IBANEZ" w:date="2025-09-19T00:26:00Z" w16du:dateUtc="2025-09-19T03:26:00Z">
                <w:rPr>
                  <w:rFonts w:ascii="Cambria Math" w:hAnsi="Cambria Math" w:cs="Arial"/>
                  <w:b/>
                  <w:bCs/>
                  <w:i/>
                </w:rPr>
              </w:del>
            </m:ctrlPr>
          </m:sSubPr>
          <m:e>
            <m:r>
              <w:del w:id="2905" w:author="JAVIERA PAZ LEFORT IBANEZ" w:date="2025-09-19T00:26:00Z" w16du:dateUtc="2025-09-19T03:26:00Z">
                <m:rPr>
                  <m:sty m:val="bi"/>
                </m:rPr>
                <w:rPr>
                  <w:rFonts w:ascii="Cambria Math" w:hAnsi="Cambria Math" w:cs="Arial"/>
                </w:rPr>
                <m:t>K</m:t>
              </w:del>
            </m:r>
          </m:e>
          <m:sub>
            <m:r>
              <w:del w:id="2906" w:author="JAVIERA PAZ LEFORT IBANEZ" w:date="2025-09-19T00:26:00Z" w16du:dateUtc="2025-09-19T03:26:00Z">
                <m:rPr>
                  <m:sty m:val="bi"/>
                </m:rPr>
                <w:rPr>
                  <w:rFonts w:ascii="Cambria Math" w:hAnsi="Cambria Math" w:cs="Arial"/>
                </w:rPr>
                <m:t>total</m:t>
              </w:del>
            </m:r>
          </m:sub>
        </m:sSub>
      </m:oMath>
      <w:del w:id="2907" w:author="JAVIERA PAZ LEFORT IBANEZ" w:date="2025-09-19T00:26:00Z" w16du:dateUtc="2025-09-19T03:26:00Z">
        <w:r w:rsidRPr="00BB4E0F" w:rsidDel="005B6459">
          <w:rPr>
            <w:rFonts w:ascii="Arial" w:hAnsi="Arial" w:cs="Arial"/>
            <w:b/>
            <w:bCs/>
          </w:rPr>
          <w:delText>):</w:delText>
        </w:r>
        <w:r w:rsidRPr="00BB4E0F" w:rsidDel="005B6459">
          <w:rPr>
            <w:rFonts w:ascii="Arial" w:hAnsi="Arial" w:cs="Arial"/>
          </w:rPr>
          <w:delText xml:space="preserve"> Calculado como una métrica de eficiencia de transferencia.</w:delText>
        </w:r>
      </w:del>
    </w:p>
    <w:p w14:paraId="13E2F096" w14:textId="22E2814C" w:rsidR="00233F65" w:rsidRPr="00BB4E0F" w:rsidDel="005B6459" w:rsidRDefault="00233F65">
      <w:pPr>
        <w:numPr>
          <w:ilvl w:val="0"/>
          <w:numId w:val="16"/>
        </w:numPr>
        <w:spacing w:line="360" w:lineRule="auto"/>
        <w:ind w:left="1428"/>
        <w:jc w:val="both"/>
        <w:rPr>
          <w:del w:id="2908" w:author="JAVIERA PAZ LEFORT IBANEZ" w:date="2025-09-19T00:26:00Z" w16du:dateUtc="2025-09-19T03:26:00Z"/>
          <w:rFonts w:ascii="Arial" w:hAnsi="Arial" w:cs="Arial"/>
        </w:rPr>
        <w:pPrChange w:id="2909" w:author="JAVIERA PAZ LEFORT IBANEZ" w:date="2025-09-22T17:12:00Z" w16du:dateUtc="2025-09-22T20:12:00Z">
          <w:pPr>
            <w:numPr>
              <w:numId w:val="16"/>
            </w:numPr>
            <w:tabs>
              <w:tab w:val="num" w:pos="720"/>
            </w:tabs>
            <w:ind w:left="720" w:hanging="360"/>
            <w:jc w:val="both"/>
          </w:pPr>
        </w:pPrChange>
      </w:pPr>
      <w:del w:id="2910" w:author="JAVIERA PAZ LEFORT IBANEZ" w:date="2025-09-19T00:26:00Z" w16du:dateUtc="2025-09-19T03:26:00Z">
        <w:r w:rsidRPr="00BB4E0F" w:rsidDel="005B6459">
          <w:rPr>
            <w:rFonts w:ascii="Arial" w:hAnsi="Arial" w:cs="Arial"/>
            <w:b/>
            <w:bCs/>
          </w:rPr>
          <w:delText>Análisis Comparativo:</w:delText>
        </w:r>
        <w:r w:rsidRPr="00BB4E0F" w:rsidDel="005B6459">
          <w:rPr>
            <w:rFonts w:ascii="Arial" w:hAnsi="Arial" w:cs="Arial"/>
          </w:rPr>
          <w:delText xml:space="preserve"> Los resultados obtenidos para cada valor de los parámetros fueron comparados mediante gráficos que muestran la evolución de los indicadores de desempeño, permitiendo visualizar las tendencias y magnitudes de impacto.</w:delText>
        </w:r>
      </w:del>
    </w:p>
    <w:p w14:paraId="04347559" w14:textId="506DE469" w:rsidR="00233F65" w:rsidRPr="00BB4E0F" w:rsidDel="005B6459" w:rsidRDefault="00233F65">
      <w:pPr>
        <w:numPr>
          <w:ilvl w:val="0"/>
          <w:numId w:val="16"/>
        </w:numPr>
        <w:spacing w:line="360" w:lineRule="auto"/>
        <w:ind w:left="1428"/>
        <w:jc w:val="both"/>
        <w:rPr>
          <w:del w:id="2911" w:author="JAVIERA PAZ LEFORT IBANEZ" w:date="2025-09-19T00:26:00Z" w16du:dateUtc="2025-09-19T03:26:00Z"/>
          <w:rFonts w:ascii="Arial" w:hAnsi="Arial" w:cs="Arial"/>
        </w:rPr>
        <w:pPrChange w:id="2912" w:author="JAVIERA PAZ LEFORT IBANEZ" w:date="2025-09-22T17:12:00Z" w16du:dateUtc="2025-09-22T20:12:00Z">
          <w:pPr>
            <w:numPr>
              <w:numId w:val="16"/>
            </w:numPr>
            <w:tabs>
              <w:tab w:val="num" w:pos="720"/>
            </w:tabs>
            <w:ind w:left="720" w:hanging="360"/>
            <w:jc w:val="both"/>
          </w:pPr>
        </w:pPrChange>
      </w:pPr>
      <w:del w:id="2913" w:author="JAVIERA PAZ LEFORT IBANEZ" w:date="2025-09-19T00:26:00Z" w16du:dateUtc="2025-09-19T03:26:00Z">
        <w:r w:rsidRPr="00BB4E0F" w:rsidDel="005B6459">
          <w:rPr>
            <w:rFonts w:ascii="Arial" w:hAnsi="Arial" w:cs="Arial"/>
            <w:b/>
            <w:bCs/>
          </w:rPr>
          <w:delText>Interpretación de Resultados:</w:delText>
        </w:r>
        <w:r w:rsidRPr="00BB4E0F" w:rsidDel="005B6459">
          <w:rPr>
            <w:rFonts w:ascii="Arial" w:hAnsi="Arial" w:cs="Arial"/>
          </w:rPr>
          <w:delText xml:space="preserve"> Los gráficos y valores obtenidos fueron analizados para identificar los parámetros que ejercen una mayor influencia en el proceso. Esto permitió establecer recomendaciones para optimizar el sistema y garantizar su eficiencia bajo distintas condiciones.</w:delText>
        </w:r>
      </w:del>
    </w:p>
    <w:p w14:paraId="40EA2E31" w14:textId="19C6F242" w:rsidR="00611D7D" w:rsidRPr="00BB4E0F" w:rsidDel="005B6459" w:rsidRDefault="00233F65">
      <w:pPr>
        <w:spacing w:line="360" w:lineRule="auto"/>
        <w:ind w:left="708"/>
        <w:jc w:val="both"/>
        <w:rPr>
          <w:del w:id="2914" w:author="JAVIERA PAZ LEFORT IBANEZ" w:date="2025-09-19T00:26:00Z" w16du:dateUtc="2025-09-19T03:26:00Z"/>
          <w:rFonts w:ascii="Arial" w:hAnsi="Arial" w:cs="Arial"/>
        </w:rPr>
        <w:pPrChange w:id="2915" w:author="JAVIERA PAZ LEFORT IBANEZ" w:date="2025-09-22T17:12:00Z" w16du:dateUtc="2025-09-22T20:12:00Z">
          <w:pPr>
            <w:jc w:val="both"/>
          </w:pPr>
        </w:pPrChange>
      </w:pPr>
      <w:del w:id="2916" w:author="JAVIERA PAZ LEFORT IBANEZ" w:date="2025-09-19T00:26:00Z" w16du:dateUtc="2025-09-19T03:26:00Z">
        <w:r w:rsidRPr="00BB4E0F" w:rsidDel="005B6459">
          <w:rPr>
            <w:rFonts w:ascii="Arial" w:hAnsi="Arial" w:cs="Arial"/>
          </w:rPr>
          <w:delText xml:space="preserve">El enfoque univariado adoptado permite una interpretación clara y directa del impacto de cada parámetro, evitando interacciones complejas que dificulten el análisis. </w:delText>
        </w:r>
      </w:del>
    </w:p>
    <w:p w14:paraId="29876B65" w14:textId="77777777" w:rsidR="00F3065D" w:rsidRPr="00BB4E0F" w:rsidRDefault="00F3065D">
      <w:pPr>
        <w:spacing w:line="360" w:lineRule="auto"/>
        <w:ind w:left="708"/>
        <w:jc w:val="both"/>
        <w:rPr>
          <w:rFonts w:ascii="Arial" w:hAnsi="Arial" w:cs="Arial"/>
        </w:rPr>
        <w:pPrChange w:id="2917" w:author="JAVIERA PAZ LEFORT IBANEZ" w:date="2025-09-22T17:12:00Z" w16du:dateUtc="2025-09-22T20:12:00Z">
          <w:pPr>
            <w:jc w:val="both"/>
          </w:pPr>
        </w:pPrChange>
      </w:pPr>
    </w:p>
    <w:p w14:paraId="14EF02E4" w14:textId="17558F3B" w:rsidR="00A7036C" w:rsidRPr="006B4CDA" w:rsidRDefault="00A7036C">
      <w:pPr>
        <w:pStyle w:val="Ttulo2"/>
        <w:spacing w:line="360" w:lineRule="auto"/>
        <w:jc w:val="both"/>
        <w:rPr>
          <w:rFonts w:ascii="Arial" w:hAnsi="Arial" w:cs="Arial"/>
          <w:color w:val="auto"/>
          <w:sz w:val="24"/>
          <w:szCs w:val="24"/>
        </w:rPr>
        <w:pPrChange w:id="2918" w:author="JAVIERA PAZ LEFORT IBANEZ" w:date="2025-09-22T17:12:00Z" w16du:dateUtc="2025-09-22T20:12:00Z">
          <w:pPr>
            <w:pStyle w:val="Ttulo2"/>
            <w:jc w:val="both"/>
          </w:pPr>
        </w:pPrChange>
      </w:pPr>
      <w:bookmarkStart w:id="2919" w:name="_Toc209475921"/>
      <w:r w:rsidRPr="006B4CDA">
        <w:rPr>
          <w:rFonts w:ascii="Arial" w:hAnsi="Arial" w:cs="Arial"/>
          <w:color w:val="auto"/>
          <w:sz w:val="24"/>
          <w:szCs w:val="24"/>
        </w:rPr>
        <w:lastRenderedPageBreak/>
        <w:t>4.</w:t>
      </w:r>
      <w:r w:rsidR="00611D7D" w:rsidRPr="006B4CDA">
        <w:rPr>
          <w:rFonts w:ascii="Arial" w:hAnsi="Arial" w:cs="Arial"/>
          <w:color w:val="auto"/>
          <w:sz w:val="24"/>
          <w:szCs w:val="24"/>
        </w:rPr>
        <w:t>3</w:t>
      </w:r>
      <w:r w:rsidRPr="006B4CDA">
        <w:rPr>
          <w:rFonts w:ascii="Arial" w:hAnsi="Arial" w:cs="Arial"/>
          <w:color w:val="auto"/>
          <w:sz w:val="24"/>
          <w:szCs w:val="24"/>
        </w:rPr>
        <w:t xml:space="preserve"> Modelo Matemático</w:t>
      </w:r>
      <w:bookmarkEnd w:id="2919"/>
    </w:p>
    <w:p w14:paraId="4ECC1915" w14:textId="2F117E2A" w:rsidR="000D1B69" w:rsidRPr="005D59EA" w:rsidRDefault="000D1B69">
      <w:pPr>
        <w:pStyle w:val="Ttulo3"/>
        <w:spacing w:line="360" w:lineRule="auto"/>
        <w:ind w:left="708"/>
        <w:rPr>
          <w:rFonts w:ascii="Arial" w:hAnsi="Arial" w:cs="Arial"/>
          <w:color w:val="auto"/>
          <w:sz w:val="24"/>
          <w:szCs w:val="24"/>
        </w:rPr>
        <w:pPrChange w:id="2920" w:author="JAVIERA PAZ LEFORT IBANEZ" w:date="2025-09-22T17:12:00Z" w16du:dateUtc="2025-09-22T20:12:00Z">
          <w:pPr>
            <w:pStyle w:val="Ttulo3"/>
          </w:pPr>
        </w:pPrChange>
      </w:pPr>
      <w:bookmarkStart w:id="2921" w:name="_Toc209475922"/>
      <w:r w:rsidRPr="005D59EA">
        <w:rPr>
          <w:rFonts w:ascii="Arial" w:hAnsi="Arial" w:cs="Arial"/>
          <w:color w:val="auto"/>
          <w:sz w:val="24"/>
          <w:szCs w:val="24"/>
        </w:rPr>
        <w:t>4.3.1 Planteamiento del Modelo de Transferencia de Ma</w:t>
      </w:r>
      <w:r w:rsidR="002C38B0" w:rsidRPr="005D59EA">
        <w:rPr>
          <w:rFonts w:ascii="Arial" w:hAnsi="Arial" w:cs="Arial"/>
          <w:color w:val="auto"/>
          <w:sz w:val="24"/>
          <w:szCs w:val="24"/>
        </w:rPr>
        <w:t>teria</w:t>
      </w:r>
      <w:r w:rsidRPr="005D59EA">
        <w:rPr>
          <w:rFonts w:ascii="Arial" w:hAnsi="Arial" w:cs="Arial"/>
          <w:color w:val="auto"/>
          <w:sz w:val="24"/>
          <w:szCs w:val="24"/>
        </w:rPr>
        <w:t xml:space="preserve"> y Calor</w:t>
      </w:r>
      <w:bookmarkEnd w:id="2921"/>
    </w:p>
    <w:p w14:paraId="2C9FF06B" w14:textId="77777777" w:rsidR="00582DEB" w:rsidRPr="00BB4E0F" w:rsidRDefault="00582DEB">
      <w:pPr>
        <w:spacing w:line="360" w:lineRule="auto"/>
        <w:ind w:left="708"/>
        <w:jc w:val="both"/>
        <w:rPr>
          <w:ins w:id="2922" w:author="JAVIERA PAZ LEFORT IBANEZ" w:date="2025-09-19T17:08:00Z"/>
          <w:rFonts w:ascii="Arial" w:hAnsi="Arial" w:cs="Arial"/>
        </w:rPr>
        <w:pPrChange w:id="2923" w:author="JAVIERA PAZ LEFORT IBANEZ" w:date="2025-09-22T17:12:00Z" w16du:dateUtc="2025-09-22T20:12:00Z">
          <w:pPr>
            <w:pStyle w:val="Ttulo3"/>
          </w:pPr>
        </w:pPrChange>
      </w:pPr>
      <w:ins w:id="2924" w:author="JAVIERA PAZ LEFORT IBANEZ" w:date="2025-09-19T17:08:00Z">
        <w:r w:rsidRPr="00BB4E0F">
          <w:rPr>
            <w:rFonts w:ascii="Arial" w:hAnsi="Arial" w:cs="Arial"/>
          </w:rPr>
          <w:t xml:space="preserve">Se modela un contactor de membrana de fibra hueca operado en </w:t>
        </w:r>
        <w:r w:rsidRPr="00BB4E0F">
          <w:rPr>
            <w:rFonts w:ascii="Arial" w:hAnsi="Arial" w:cs="Arial"/>
            <w:b/>
            <w:bCs/>
          </w:rPr>
          <w:t>contracorriente</w:t>
        </w:r>
        <w:r w:rsidRPr="00BB4E0F">
          <w:rPr>
            <w:rFonts w:ascii="Arial" w:hAnsi="Arial" w:cs="Arial"/>
          </w:rPr>
          <w:t xml:space="preserve">, con el vino circulando por el lumen y la solución de </w:t>
        </w:r>
        <w:proofErr w:type="spellStart"/>
        <w:r w:rsidRPr="00BB4E0F">
          <w:rPr>
            <w:rFonts w:ascii="Arial" w:hAnsi="Arial" w:cs="Arial"/>
          </w:rPr>
          <w:t>CaCl</w:t>
        </w:r>
        <w:proofErr w:type="spellEnd"/>
        <w:r w:rsidRPr="00BB4E0F">
          <w:rPr>
            <w:rFonts w:ascii="Cambria Math" w:hAnsi="Cambria Math" w:cs="Cambria Math"/>
          </w:rPr>
          <w:t>₂</w:t>
        </w:r>
        <w:r w:rsidRPr="00BB4E0F">
          <w:rPr>
            <w:rFonts w:ascii="Arial" w:hAnsi="Arial" w:cs="Arial"/>
          </w:rPr>
          <w:t xml:space="preserve"> por la carcasa. Se asume membrana </w:t>
        </w:r>
        <w:r w:rsidRPr="006D0CF8">
          <w:rPr>
            <w:rFonts w:ascii="Arial" w:hAnsi="Arial" w:cs="Arial"/>
            <w:rPrChange w:id="2925" w:author="JAVIERA PAZ LEFORT IBANEZ" w:date="2025-09-22T17:42:00Z" w16du:dateUtc="2025-09-22T20:42:00Z">
              <w:rPr>
                <w:rFonts w:ascii="Arial" w:hAnsi="Arial" w:cs="Arial"/>
                <w:b/>
                <w:bCs/>
              </w:rPr>
            </w:rPrChange>
          </w:rPr>
          <w:t>hidrofóbica</w:t>
        </w:r>
        <w:r w:rsidRPr="00BB4E0F">
          <w:rPr>
            <w:rFonts w:ascii="Arial" w:hAnsi="Arial" w:cs="Arial"/>
          </w:rPr>
          <w:t xml:space="preserve"> con poros llenos de gas (sin humectación) y </w:t>
        </w:r>
        <w:r w:rsidRPr="006D0CF8">
          <w:rPr>
            <w:rFonts w:ascii="Arial" w:hAnsi="Arial" w:cs="Arial"/>
            <w:rPrChange w:id="2926" w:author="JAVIERA PAZ LEFORT IBANEZ" w:date="2025-09-22T17:42:00Z" w16du:dateUtc="2025-09-22T20:42:00Z">
              <w:rPr>
                <w:rFonts w:ascii="Arial" w:hAnsi="Arial" w:cs="Arial"/>
                <w:b/>
                <w:bCs/>
              </w:rPr>
            </w:rPrChange>
          </w:rPr>
          <w:t>equilibrio local</w:t>
        </w:r>
        <w:r w:rsidRPr="00BB4E0F">
          <w:rPr>
            <w:rFonts w:ascii="Arial" w:hAnsi="Arial" w:cs="Arial"/>
          </w:rPr>
          <w:t xml:space="preserve"> gas–líquido en la interfase. El transporte considerado es exclusivamente el de </w:t>
        </w:r>
        <w:r w:rsidRPr="006D0CF8">
          <w:rPr>
            <w:rFonts w:ascii="Arial" w:hAnsi="Arial" w:cs="Arial"/>
            <w:rPrChange w:id="2927" w:author="JAVIERA PAZ LEFORT IBANEZ" w:date="2025-09-22T17:42:00Z" w16du:dateUtc="2025-09-22T20:42:00Z">
              <w:rPr>
                <w:rFonts w:ascii="Arial" w:hAnsi="Arial" w:cs="Arial"/>
                <w:b/>
                <w:bCs/>
              </w:rPr>
            </w:rPrChange>
          </w:rPr>
          <w:t>agua</w:t>
        </w:r>
        <w:r w:rsidRPr="00BB4E0F">
          <w:rPr>
            <w:rFonts w:ascii="Arial" w:hAnsi="Arial" w:cs="Arial"/>
          </w:rPr>
          <w:t xml:space="preserve"> (como vapor a través de los poros); los polifenoles permanecen en la fase líquida del vino. El dominio se resuelve en </w:t>
        </w:r>
        <w:r w:rsidRPr="00BB4E0F">
          <w:rPr>
            <w:rFonts w:ascii="Arial" w:hAnsi="Arial" w:cs="Arial"/>
            <w:rPrChange w:id="2928" w:author="JAVIERA PAZ LEFORT IBANEZ" w:date="2025-09-22T17:12:00Z" w16du:dateUtc="2025-09-22T20:12:00Z">
              <w:rPr>
                <w:b/>
                <w:bCs/>
              </w:rPr>
            </w:rPrChange>
          </w:rPr>
          <w:t>1D axial</w:t>
        </w:r>
        <w:r w:rsidRPr="00BB4E0F">
          <w:rPr>
            <w:rFonts w:ascii="Arial" w:hAnsi="Arial" w:cs="Arial"/>
          </w:rPr>
          <w:t xml:space="preserve"> mediante una malla uniforme, actualizando en cada tramo las magnitudes locales por balances de masa y energía.</w:t>
        </w:r>
      </w:ins>
    </w:p>
    <w:p w14:paraId="0ED6F57E" w14:textId="12F20527" w:rsidR="00582DEB" w:rsidRPr="00BB4E0F" w:rsidRDefault="00582DEB">
      <w:pPr>
        <w:spacing w:line="360" w:lineRule="auto"/>
        <w:ind w:left="708"/>
        <w:jc w:val="both"/>
        <w:rPr>
          <w:ins w:id="2929" w:author="JAVIERA PAZ LEFORT IBANEZ" w:date="2025-09-19T17:08:00Z"/>
          <w:rFonts w:ascii="Arial" w:hAnsi="Arial" w:cs="Arial"/>
        </w:rPr>
        <w:pPrChange w:id="2930" w:author="JAVIERA PAZ LEFORT IBANEZ" w:date="2025-09-22T17:12:00Z" w16du:dateUtc="2025-09-22T20:12:00Z">
          <w:pPr>
            <w:pStyle w:val="Ttulo3"/>
          </w:pPr>
        </w:pPrChange>
      </w:pPr>
      <w:ins w:id="2931" w:author="JAVIERA PAZ LEFORT IBANEZ" w:date="2025-09-19T17:08:00Z">
        <w:r w:rsidRPr="00BB4E0F">
          <w:rPr>
            <w:rFonts w:ascii="Arial" w:hAnsi="Arial" w:cs="Arial"/>
          </w:rPr>
          <w:t xml:space="preserve">Para </w:t>
        </w:r>
        <w:r w:rsidRPr="005D59EA">
          <w:rPr>
            <w:rFonts w:ascii="Arial" w:hAnsi="Arial" w:cs="Arial"/>
          </w:rPr>
          <w:t>ma</w:t>
        </w:r>
      </w:ins>
      <w:r w:rsidR="005D59EA">
        <w:rPr>
          <w:rFonts w:ascii="Arial" w:hAnsi="Arial" w:cs="Arial"/>
        </w:rPr>
        <w:t>sa</w:t>
      </w:r>
      <w:ins w:id="2932" w:author="JAVIERA PAZ LEFORT IBANEZ" w:date="2025-09-19T17:08:00Z">
        <w:r w:rsidRPr="00BB4E0F">
          <w:rPr>
            <w:rFonts w:ascii="Arial" w:hAnsi="Arial" w:cs="Arial"/>
          </w:rPr>
          <w:t xml:space="preserve">, el flujo de agua se representa con un esquema de </w:t>
        </w:r>
        <w:r w:rsidRPr="00BB4E0F">
          <w:rPr>
            <w:rFonts w:ascii="Arial" w:hAnsi="Arial" w:cs="Arial"/>
            <w:b/>
            <w:bCs/>
          </w:rPr>
          <w:t>resistencias en serie</w:t>
        </w:r>
        <w:r w:rsidRPr="00BB4E0F">
          <w:rPr>
            <w:rFonts w:ascii="Arial" w:hAnsi="Arial" w:cs="Arial"/>
          </w:rPr>
          <w:t xml:space="preserve">: película del lumen (coeficiente </w:t>
        </w:r>
      </w:ins>
      <m:oMath>
        <m:sSub>
          <m:sSubPr>
            <m:ctrlPr>
              <w:ins w:id="2933" w:author="JAVIERA PAZ LEFORT IBANEZ" w:date="2025-09-19T17:09:00Z" w16du:dateUtc="2025-09-19T20:09:00Z">
                <w:rPr>
                  <w:rFonts w:ascii="Cambria Math" w:eastAsiaTheme="minorEastAsia" w:hAnsi="Cambria Math" w:cs="Arial"/>
                  <w:i/>
                  <w:vertAlign w:val="subscript"/>
                </w:rPr>
              </w:ins>
            </m:ctrlPr>
          </m:sSubPr>
          <m:e>
            <m:r>
              <w:ins w:id="2934" w:author="JAVIERA PAZ LEFORT IBANEZ" w:date="2025-09-19T17:09:00Z" w16du:dateUtc="2025-09-19T20:09:00Z">
                <w:rPr>
                  <w:rFonts w:ascii="Cambria Math" w:eastAsiaTheme="minorEastAsia" w:hAnsi="Cambria Math" w:cs="Arial"/>
                  <w:vertAlign w:val="subscript"/>
                </w:rPr>
                <m:t>K</m:t>
              </w:ins>
            </m:r>
          </m:e>
          <m:sub>
            <m:r>
              <w:ins w:id="2935" w:author="JAVIERA PAZ LEFORT IBANEZ" w:date="2025-09-19T17:09:00Z" w16du:dateUtc="2025-09-19T20:09:00Z">
                <w:rPr>
                  <w:rFonts w:ascii="Cambria Math" w:eastAsiaTheme="minorEastAsia" w:hAnsi="Cambria Math" w:cs="Arial"/>
                  <w:vertAlign w:val="subscript"/>
                </w:rPr>
                <m:t>L</m:t>
              </w:ins>
            </m:r>
          </m:sub>
        </m:sSub>
      </m:oMath>
      <w:ins w:id="2936" w:author="JAVIERA PAZ LEFORT IBANEZ" w:date="2025-09-19T17:08:00Z">
        <w:r w:rsidRPr="00BB4E0F">
          <w:rPr>
            <w:rFonts w:ascii="Arial" w:hAnsi="Arial" w:cs="Arial"/>
          </w:rPr>
          <w:t>​), pared de membrana (</w:t>
        </w:r>
      </w:ins>
      <m:oMath>
        <m:sSub>
          <m:sSubPr>
            <m:ctrlPr>
              <w:ins w:id="2937" w:author="JAVIERA PAZ LEFORT IBANEZ" w:date="2025-09-19T17:09:00Z" w16du:dateUtc="2025-09-19T20:09:00Z">
                <w:rPr>
                  <w:rFonts w:ascii="Cambria Math" w:eastAsiaTheme="minorEastAsia" w:hAnsi="Cambria Math" w:cs="Arial"/>
                  <w:i/>
                  <w:vertAlign w:val="subscript"/>
                </w:rPr>
              </w:ins>
            </m:ctrlPr>
          </m:sSubPr>
          <m:e>
            <m:r>
              <w:ins w:id="2938" w:author="JAVIERA PAZ LEFORT IBANEZ" w:date="2025-09-19T17:09:00Z" w16du:dateUtc="2025-09-19T20:09:00Z">
                <w:rPr>
                  <w:rFonts w:ascii="Cambria Math" w:eastAsiaTheme="minorEastAsia" w:hAnsi="Cambria Math" w:cs="Arial"/>
                  <w:vertAlign w:val="subscript"/>
                </w:rPr>
                <m:t>K</m:t>
              </w:ins>
            </m:r>
          </m:e>
          <m:sub>
            <m:r>
              <w:ins w:id="2939" w:author="JAVIERA PAZ LEFORT IBANEZ" w:date="2025-09-19T17:09:00Z" w16du:dateUtc="2025-09-19T20:09:00Z">
                <w:rPr>
                  <w:rFonts w:ascii="Cambria Math" w:eastAsiaTheme="minorEastAsia" w:hAnsi="Cambria Math" w:cs="Arial"/>
                  <w:vertAlign w:val="subscript"/>
                </w:rPr>
                <m:t>M</m:t>
              </w:ins>
            </m:r>
          </m:sub>
        </m:sSub>
      </m:oMath>
      <w:ins w:id="2940" w:author="JAVIERA PAZ LEFORT IBANEZ" w:date="2025-09-19T17:08:00Z">
        <w:r w:rsidRPr="00BB4E0F">
          <w:rPr>
            <w:rFonts w:ascii="Arial" w:hAnsi="Arial" w:cs="Arial"/>
          </w:rPr>
          <w:t xml:space="preserve">​) y película de carcasa </w:t>
        </w:r>
      </w:ins>
      <m:oMath>
        <m:sSub>
          <m:sSubPr>
            <m:ctrlPr>
              <w:ins w:id="2941" w:author="JAVIERA PAZ LEFORT IBANEZ" w:date="2025-09-19T17:09:00Z" w16du:dateUtc="2025-09-19T20:09:00Z">
                <w:rPr>
                  <w:rFonts w:ascii="Cambria Math" w:eastAsiaTheme="minorEastAsia" w:hAnsi="Cambria Math" w:cs="Arial"/>
                  <w:i/>
                  <w:vertAlign w:val="subscript"/>
                </w:rPr>
              </w:ins>
            </m:ctrlPr>
          </m:sSubPr>
          <m:e>
            <m:r>
              <w:ins w:id="2942" w:author="JAVIERA PAZ LEFORT IBANEZ" w:date="2025-09-19T17:09:00Z" w16du:dateUtc="2025-09-19T20:09:00Z">
                <w:rPr>
                  <w:rFonts w:ascii="Cambria Math" w:eastAsiaTheme="minorEastAsia" w:hAnsi="Cambria Math" w:cs="Arial"/>
                  <w:vertAlign w:val="subscript"/>
                </w:rPr>
                <m:t>K</m:t>
              </w:ins>
            </m:r>
          </m:e>
          <m:sub>
            <m:r>
              <w:ins w:id="2943" w:author="JAVIERA PAZ LEFORT IBANEZ" w:date="2025-09-19T17:09:00Z" w16du:dateUtc="2025-09-19T20:09:00Z">
                <w:rPr>
                  <w:rFonts w:ascii="Cambria Math" w:eastAsiaTheme="minorEastAsia" w:hAnsi="Cambria Math" w:cs="Arial"/>
                  <w:vertAlign w:val="subscript"/>
                </w:rPr>
                <m:t>carcasa</m:t>
              </w:ins>
            </m:r>
          </m:sub>
        </m:sSub>
      </m:oMath>
      <w:ins w:id="2944" w:author="JAVIERA PAZ LEFORT IBANEZ" w:date="2025-09-19T17:09:00Z" w16du:dateUtc="2025-09-19T20:09:00Z">
        <w:r w:rsidR="006C6B8D" w:rsidRPr="00BB4E0F">
          <w:rPr>
            <w:rFonts w:ascii="Arial" w:eastAsiaTheme="minorEastAsia" w:hAnsi="Arial" w:cs="Arial"/>
            <w:vertAlign w:val="subscript"/>
          </w:rPr>
          <w:t xml:space="preserve">. </w:t>
        </w:r>
      </w:ins>
      <w:ins w:id="2945" w:author="JAVIERA PAZ LEFORT IBANEZ" w:date="2025-09-19T17:08:00Z">
        <w:r w:rsidRPr="00BB4E0F">
          <w:rPr>
            <w:rFonts w:ascii="Arial" w:hAnsi="Arial" w:cs="Arial"/>
          </w:rPr>
          <w:t xml:space="preserve">En cada segmento axial se determina primero la </w:t>
        </w:r>
        <w:r w:rsidRPr="00BB4E0F">
          <w:rPr>
            <w:rFonts w:ascii="Arial" w:hAnsi="Arial" w:cs="Arial"/>
            <w:rPrChange w:id="2946" w:author="JAVIERA PAZ LEFORT IBANEZ" w:date="2025-09-22T17:12:00Z" w16du:dateUtc="2025-09-22T20:12:00Z">
              <w:rPr>
                <w:b/>
                <w:bCs/>
              </w:rPr>
            </w:rPrChange>
          </w:rPr>
          <w:t>composición interfacial</w:t>
        </w:r>
        <w:r w:rsidRPr="00BB4E0F">
          <w:rPr>
            <w:rFonts w:ascii="Arial" w:hAnsi="Arial" w:cs="Arial"/>
          </w:rPr>
          <w:t xml:space="preserve"> igualando los flujos de película a ambos lados (resolver una ecuación escalar por </w:t>
        </w:r>
        <w:r w:rsidRPr="006D0CF8">
          <w:rPr>
            <w:rFonts w:ascii="Arial" w:hAnsi="Arial" w:cs="Arial"/>
            <w:rPrChange w:id="2947" w:author="JAVIERA PAZ LEFORT IBANEZ" w:date="2025-09-22T17:43:00Z" w16du:dateUtc="2025-09-22T20:43:00Z">
              <w:rPr>
                <w:rFonts w:ascii="Arial" w:hAnsi="Arial" w:cs="Arial"/>
                <w:b/>
                <w:bCs/>
              </w:rPr>
            </w:rPrChange>
          </w:rPr>
          <w:t xml:space="preserve">Regula </w:t>
        </w:r>
        <w:proofErr w:type="spellStart"/>
        <w:r w:rsidRPr="006D0CF8">
          <w:rPr>
            <w:rFonts w:ascii="Arial" w:hAnsi="Arial" w:cs="Arial"/>
            <w:rPrChange w:id="2948" w:author="JAVIERA PAZ LEFORT IBANEZ" w:date="2025-09-22T17:43:00Z" w16du:dateUtc="2025-09-22T20:43:00Z">
              <w:rPr>
                <w:rFonts w:ascii="Arial" w:hAnsi="Arial" w:cs="Arial"/>
                <w:b/>
                <w:bCs/>
              </w:rPr>
            </w:rPrChange>
          </w:rPr>
          <w:t>Falsi</w:t>
        </w:r>
        <w:proofErr w:type="spellEnd"/>
        <w:r w:rsidRPr="00BB4E0F">
          <w:rPr>
            <w:rFonts w:ascii="Arial" w:hAnsi="Arial" w:cs="Arial"/>
          </w:rPr>
          <w:t xml:space="preserve">). Con esa composición interfacial se evalúa el </w:t>
        </w:r>
        <w:r w:rsidRPr="00BB4E0F">
          <w:rPr>
            <w:rFonts w:ascii="Arial" w:hAnsi="Arial" w:cs="Arial"/>
            <w:rPrChange w:id="2949" w:author="JAVIERA PAZ LEFORT IBANEZ" w:date="2025-09-22T17:12:00Z" w16du:dateUtc="2025-09-22T20:12:00Z">
              <w:rPr>
                <w:b/>
                <w:bCs/>
              </w:rPr>
            </w:rPrChange>
          </w:rPr>
          <w:t>flujo local</w:t>
        </w:r>
        <w:r w:rsidRPr="00BB4E0F">
          <w:rPr>
            <w:rFonts w:ascii="Arial" w:hAnsi="Arial" w:cs="Arial"/>
          </w:rPr>
          <w:t xml:space="preserve"> y se actualizan las fracciones másicas en lumen y carcasa por balance. Los coeficientes de película dependen de los números adimensionales locales (Reynolds, Schmidt, Sherwood) calculados a partir de las </w:t>
        </w:r>
        <w:r w:rsidRPr="00BB4E0F">
          <w:rPr>
            <w:rFonts w:ascii="Arial" w:hAnsi="Arial" w:cs="Arial"/>
            <w:rPrChange w:id="2950" w:author="JAVIERA PAZ LEFORT IBANEZ" w:date="2025-09-22T17:12:00Z" w16du:dateUtc="2025-09-22T20:12:00Z">
              <w:rPr>
                <w:b/>
                <w:bCs/>
              </w:rPr>
            </w:rPrChange>
          </w:rPr>
          <w:t>propiedades</w:t>
        </w:r>
        <w:r w:rsidRPr="00BB4E0F">
          <w:rPr>
            <w:rFonts w:ascii="Arial" w:hAnsi="Arial" w:cs="Arial"/>
          </w:rPr>
          <w:t xml:space="preserve"> del caso (viscosidad, difusividad) y de la </w:t>
        </w:r>
        <w:r w:rsidRPr="00BB4E0F">
          <w:rPr>
            <w:rFonts w:ascii="Arial" w:hAnsi="Arial" w:cs="Arial"/>
            <w:rPrChange w:id="2951" w:author="JAVIERA PAZ LEFORT IBANEZ" w:date="2025-09-22T17:12:00Z" w16du:dateUtc="2025-09-22T20:12:00Z">
              <w:rPr>
                <w:b/>
                <w:bCs/>
              </w:rPr>
            </w:rPrChange>
          </w:rPr>
          <w:t>hidrodinámica</w:t>
        </w:r>
        <w:r w:rsidRPr="00BB4E0F">
          <w:rPr>
            <w:rFonts w:ascii="Arial" w:hAnsi="Arial" w:cs="Arial"/>
          </w:rPr>
          <w:t xml:space="preserve"> definida por los caudales; el aporte de la membrana entra como resistencia adicional en el </w:t>
        </w:r>
        <w:r w:rsidRPr="00BB4E0F">
          <w:rPr>
            <w:rFonts w:ascii="Arial" w:hAnsi="Arial" w:cs="Arial"/>
            <w:b/>
            <w:bCs/>
          </w:rPr>
          <w:t>coeficiente global</w:t>
        </w:r>
        <w:r w:rsidRPr="00BB4E0F">
          <w:rPr>
            <w:rFonts w:ascii="Arial" w:hAnsi="Arial" w:cs="Arial"/>
          </w:rPr>
          <w:t xml:space="preserve"> de transferencia de masa.</w:t>
        </w:r>
      </w:ins>
    </w:p>
    <w:p w14:paraId="67949439" w14:textId="071CCF45" w:rsidR="00582DEB" w:rsidRPr="00BB4E0F" w:rsidRDefault="00582DEB">
      <w:pPr>
        <w:spacing w:line="360" w:lineRule="auto"/>
        <w:ind w:left="708"/>
        <w:jc w:val="both"/>
        <w:rPr>
          <w:ins w:id="2952" w:author="JAVIERA PAZ LEFORT IBANEZ" w:date="2025-09-19T17:08:00Z"/>
          <w:rFonts w:ascii="Arial" w:hAnsi="Arial" w:cs="Arial"/>
        </w:rPr>
        <w:pPrChange w:id="2953" w:author="JAVIERA PAZ LEFORT IBANEZ" w:date="2025-09-22T17:12:00Z" w16du:dateUtc="2025-09-22T20:12:00Z">
          <w:pPr>
            <w:pStyle w:val="Ttulo3"/>
          </w:pPr>
        </w:pPrChange>
      </w:pPr>
      <w:ins w:id="2954" w:author="JAVIERA PAZ LEFORT IBANEZ" w:date="2025-09-19T17:08:00Z">
        <w:r w:rsidRPr="00BB4E0F">
          <w:rPr>
            <w:rFonts w:ascii="Arial" w:hAnsi="Arial" w:cs="Arial"/>
          </w:rPr>
          <w:t xml:space="preserve">Para </w:t>
        </w:r>
        <w:r w:rsidRPr="00BB4E0F">
          <w:rPr>
            <w:rFonts w:ascii="Arial" w:hAnsi="Arial" w:cs="Arial"/>
            <w:rPrChange w:id="2955" w:author="JAVIERA PAZ LEFORT IBANEZ" w:date="2025-09-22T17:12:00Z" w16du:dateUtc="2025-09-22T20:12:00Z">
              <w:rPr>
                <w:b/>
                <w:bCs/>
              </w:rPr>
            </w:rPrChange>
          </w:rPr>
          <w:t>calor</w:t>
        </w:r>
        <w:r w:rsidRPr="00BB4E0F">
          <w:rPr>
            <w:rFonts w:ascii="Arial" w:hAnsi="Arial" w:cs="Arial"/>
          </w:rPr>
          <w:t xml:space="preserve">, el intercambio entre corrientes se modela con un </w:t>
        </w:r>
        <w:r w:rsidRPr="005D59EA">
          <w:rPr>
            <w:rFonts w:ascii="Arial" w:hAnsi="Arial" w:cs="Arial"/>
          </w:rPr>
          <w:t xml:space="preserve">coeficiente global </w:t>
        </w:r>
      </w:ins>
      <m:oMath>
        <m:r>
          <w:ins w:id="2956" w:author="JAVIERA PAZ LEFORT IBANEZ" w:date="2025-09-19T17:08:00Z">
            <w:rPr>
              <w:rFonts w:ascii="Cambria Math" w:hAnsi="Cambria Math" w:cs="Arial"/>
            </w:rPr>
            <m:t>U</m:t>
          </w:ins>
        </m:r>
      </m:oMath>
      <w:ins w:id="2957" w:author="JAVIERA PAZ LEFORT IBANEZ" w:date="2025-09-19T17:08:00Z">
        <w:r w:rsidRPr="00BB4E0F">
          <w:rPr>
            <w:rFonts w:ascii="Arial" w:hAnsi="Arial" w:cs="Arial"/>
          </w:rPr>
          <w:t xml:space="preserve"> construido por </w:t>
        </w:r>
        <w:r w:rsidRPr="006D0CF8">
          <w:rPr>
            <w:rFonts w:ascii="Arial" w:hAnsi="Arial" w:cs="Arial"/>
            <w:rPrChange w:id="2958" w:author="JAVIERA PAZ LEFORT IBANEZ" w:date="2025-09-22T17:43:00Z" w16du:dateUtc="2025-09-22T20:43:00Z">
              <w:rPr>
                <w:rFonts w:ascii="Arial" w:hAnsi="Arial" w:cs="Arial"/>
                <w:b/>
                <w:bCs/>
              </w:rPr>
            </w:rPrChange>
          </w:rPr>
          <w:t>resistencias térmicas en serie</w:t>
        </w:r>
        <w:r w:rsidRPr="00BB4E0F">
          <w:rPr>
            <w:rFonts w:ascii="Arial" w:hAnsi="Arial" w:cs="Arial"/>
          </w:rPr>
          <w:t xml:space="preserve"> (película interna, conducción en la pared y película externa) y un área por unidad de longitud definida a partir del área interfacial total. Los </w:t>
        </w:r>
        <w:r w:rsidRPr="00BB4E0F">
          <w:rPr>
            <w:rFonts w:ascii="Arial" w:hAnsi="Arial" w:cs="Arial"/>
            <w:rPrChange w:id="2959" w:author="JAVIERA PAZ LEFORT IBANEZ" w:date="2025-09-22T17:12:00Z" w16du:dateUtc="2025-09-22T20:12:00Z">
              <w:rPr>
                <w:b/>
                <w:bCs/>
              </w:rPr>
            </w:rPrChange>
          </w:rPr>
          <w:t>perfiles de temperatura</w:t>
        </w:r>
        <w:r w:rsidRPr="00BB4E0F">
          <w:rPr>
            <w:rFonts w:ascii="Arial" w:hAnsi="Arial" w:cs="Arial"/>
          </w:rPr>
          <w:t xml:space="preserve"> se resuelven como un </w:t>
        </w:r>
        <w:r w:rsidRPr="00BB4E0F">
          <w:rPr>
            <w:rFonts w:ascii="Arial" w:hAnsi="Arial" w:cs="Arial"/>
            <w:b/>
            <w:bCs/>
          </w:rPr>
          <w:t xml:space="preserve">problema de </w:t>
        </w:r>
      </w:ins>
      <w:ins w:id="2960" w:author="JAVIERA PAZ LEFORT IBANEZ" w:date="2025-09-19T17:11:00Z" w16du:dateUtc="2025-09-19T20:11:00Z">
        <w:r w:rsidR="00E96722" w:rsidRPr="00BB4E0F">
          <w:rPr>
            <w:rFonts w:ascii="Arial" w:hAnsi="Arial" w:cs="Arial"/>
            <w:b/>
            <w:bCs/>
          </w:rPr>
          <w:t>valor de frontera</w:t>
        </w:r>
      </w:ins>
      <w:ins w:id="2961" w:author="JAVIERA PAZ LEFORT IBANEZ" w:date="2025-09-19T17:08:00Z">
        <w:r w:rsidRPr="00BB4E0F">
          <w:rPr>
            <w:rFonts w:ascii="Arial" w:hAnsi="Arial" w:cs="Arial"/>
            <w:b/>
            <w:bCs/>
          </w:rPr>
          <w:t xml:space="preserve"> </w:t>
        </w:r>
        <w:r w:rsidRPr="00BB4E0F">
          <w:rPr>
            <w:rFonts w:ascii="Arial" w:hAnsi="Arial" w:cs="Arial"/>
            <w:rPrChange w:id="2962" w:author="JAVIERA PAZ LEFORT IBANEZ" w:date="2025-09-22T17:12:00Z" w16du:dateUtc="2025-09-22T20:12:00Z">
              <w:rPr>
                <w:b/>
                <w:bCs/>
              </w:rPr>
            </w:rPrChange>
          </w:rPr>
          <w:t>en contracorriente</w:t>
        </w:r>
        <w:r w:rsidRPr="00BB4E0F">
          <w:rPr>
            <w:rFonts w:ascii="Arial" w:hAnsi="Arial" w:cs="Arial"/>
          </w:rPr>
          <w:t xml:space="preserve">, imponiendo la temperatura de entrada del vino en la entrada del módulo y la de la carcasa en la salida, y utilizando un solucionador de BVP que garantiza la consistencia de las condiciones de borde. Cuando procede, los </w:t>
        </w:r>
        <w:r w:rsidRPr="00BB4E0F">
          <w:rPr>
            <w:rFonts w:ascii="Arial" w:hAnsi="Arial" w:cs="Arial"/>
          </w:rPr>
          <w:lastRenderedPageBreak/>
          <w:t xml:space="preserve">coeficientes de película de calor se actualizan con la </w:t>
        </w:r>
        <w:r w:rsidRPr="00BB4E0F">
          <w:rPr>
            <w:rFonts w:ascii="Arial" w:hAnsi="Arial" w:cs="Arial"/>
            <w:rPrChange w:id="2963" w:author="JAVIERA PAZ LEFORT IBANEZ" w:date="2025-09-22T17:12:00Z" w16du:dateUtc="2025-09-22T20:12:00Z">
              <w:rPr>
                <w:b/>
                <w:bCs/>
              </w:rPr>
            </w:rPrChange>
          </w:rPr>
          <w:t>dependencia en temperatura</w:t>
        </w:r>
        <w:r w:rsidRPr="00BB4E0F">
          <w:rPr>
            <w:rFonts w:ascii="Arial" w:hAnsi="Arial" w:cs="Arial"/>
          </w:rPr>
          <w:t xml:space="preserve"> de la viscosidad y otras propiedades, manteniendo la estructura de resistencias.</w:t>
        </w:r>
      </w:ins>
    </w:p>
    <w:p w14:paraId="6E02424D" w14:textId="151BAE33" w:rsidR="000D1B69" w:rsidRPr="005D59EA" w:rsidDel="00582DEB" w:rsidRDefault="000D1B69">
      <w:pPr>
        <w:spacing w:line="360" w:lineRule="auto"/>
        <w:ind w:left="708"/>
        <w:jc w:val="both"/>
        <w:rPr>
          <w:del w:id="2964" w:author="JAVIERA PAZ LEFORT IBANEZ" w:date="2025-09-19T17:08:00Z" w16du:dateUtc="2025-09-19T20:08:00Z"/>
          <w:rFonts w:ascii="Arial" w:hAnsi="Arial" w:cs="Arial"/>
        </w:rPr>
        <w:pPrChange w:id="2965" w:author="JAVIERA PAZ LEFORT IBANEZ" w:date="2025-09-22T17:12:00Z" w16du:dateUtc="2025-09-22T20:12:00Z">
          <w:pPr>
            <w:jc w:val="both"/>
          </w:pPr>
        </w:pPrChange>
      </w:pPr>
      <w:del w:id="2966" w:author="JAVIERA PAZ LEFORT IBANEZ" w:date="2025-09-19T17:08:00Z" w16du:dateUtc="2025-09-19T20:08:00Z">
        <w:r w:rsidRPr="005D59EA" w:rsidDel="00582DEB">
          <w:rPr>
            <w:rFonts w:ascii="Arial" w:hAnsi="Arial" w:cs="Arial"/>
          </w:rPr>
          <w:delText>El modelo matemático desarrollado describe el fenómeno de transferencia de ma</w:delText>
        </w:r>
        <w:r w:rsidR="005B01B2" w:rsidRPr="005D59EA" w:rsidDel="00582DEB">
          <w:rPr>
            <w:rFonts w:ascii="Arial" w:hAnsi="Arial" w:cs="Arial"/>
          </w:rPr>
          <w:delText>teria</w:delText>
        </w:r>
        <w:r w:rsidRPr="005D59EA" w:rsidDel="00582DEB">
          <w:rPr>
            <w:rFonts w:ascii="Arial" w:hAnsi="Arial" w:cs="Arial"/>
          </w:rPr>
          <w:delText xml:space="preserve"> y calor en un contactor de membrana de fibra hueca, configurado en flujo contracorriente. En este sistema, el vino tinto, que actúa como fase de alimentación, fluye por el lumen de las fibras, mientras que la solución extractora de cloruro de calcio al 20%</w:delText>
        </w:r>
        <w:r w:rsidR="005B01B2" w:rsidRPr="005D59EA" w:rsidDel="00582DEB">
          <w:rPr>
            <w:rFonts w:ascii="Arial" w:hAnsi="Arial" w:cs="Arial"/>
          </w:rPr>
          <w:delText xml:space="preserve"> (p/p)</w:delText>
        </w:r>
        <w:r w:rsidRPr="005D59EA" w:rsidDel="00582DEB">
          <w:rPr>
            <w:rFonts w:ascii="Arial" w:hAnsi="Arial" w:cs="Arial"/>
          </w:rPr>
          <w:delText xml:space="preserve"> circula por la carcasa. La transferencia de agua ocurre desde el vino hacia la solución extractora, atravesando la membrana en estado de vapor, mientras que los polifenoles, debido a su mayor peso molecular, permanecen en la fase interna.</w:delText>
        </w:r>
      </w:del>
    </w:p>
    <w:p w14:paraId="67B6794F" w14:textId="48ED4934" w:rsidR="000D1B69" w:rsidRPr="005D59EA" w:rsidDel="00582DEB" w:rsidRDefault="000D1B69">
      <w:pPr>
        <w:spacing w:line="360" w:lineRule="auto"/>
        <w:ind w:left="708"/>
        <w:jc w:val="both"/>
        <w:rPr>
          <w:del w:id="2967" w:author="JAVIERA PAZ LEFORT IBANEZ" w:date="2025-09-19T17:08:00Z" w16du:dateUtc="2025-09-19T20:08:00Z"/>
          <w:rFonts w:ascii="Arial" w:hAnsi="Arial" w:cs="Arial"/>
        </w:rPr>
        <w:pPrChange w:id="2968" w:author="JAVIERA PAZ LEFORT IBANEZ" w:date="2025-09-22T17:12:00Z" w16du:dateUtc="2025-09-22T20:12:00Z">
          <w:pPr>
            <w:jc w:val="both"/>
          </w:pPr>
        </w:pPrChange>
      </w:pPr>
      <w:del w:id="2969" w:author="JAVIERA PAZ LEFORT IBANEZ" w:date="2025-09-19T17:08:00Z" w16du:dateUtc="2025-09-19T20:08:00Z">
        <w:r w:rsidRPr="005D59EA" w:rsidDel="00582DEB">
          <w:rPr>
            <w:rFonts w:ascii="Arial" w:hAnsi="Arial" w:cs="Arial"/>
          </w:rPr>
          <w:delText xml:space="preserve">El modelo se basa en un enfoque de </w:delText>
        </w:r>
        <w:r w:rsidRPr="005D59EA" w:rsidDel="00582DEB">
          <w:rPr>
            <w:rFonts w:ascii="Arial" w:hAnsi="Arial" w:cs="Arial"/>
            <w:b/>
            <w:bCs/>
          </w:rPr>
          <w:delText>resistencias en serie</w:delText>
        </w:r>
        <w:r w:rsidRPr="005D59EA" w:rsidDel="00582DEB">
          <w:rPr>
            <w:rFonts w:ascii="Arial" w:hAnsi="Arial" w:cs="Arial"/>
          </w:rPr>
          <w:delText>, el cual permite representar de manera simplificada las barreras a la transferencia de ma</w:delText>
        </w:r>
        <w:r w:rsidR="00363CBD" w:rsidRPr="005D59EA" w:rsidDel="00582DEB">
          <w:rPr>
            <w:rFonts w:ascii="Arial" w:hAnsi="Arial" w:cs="Arial"/>
          </w:rPr>
          <w:delText>teria</w:delText>
        </w:r>
        <w:r w:rsidRPr="005D59EA" w:rsidDel="00582DEB">
          <w:rPr>
            <w:rFonts w:ascii="Arial" w:hAnsi="Arial" w:cs="Arial"/>
          </w:rPr>
          <w:delText xml:space="preserve"> y </w:delText>
        </w:r>
        <w:r w:rsidR="00363CBD" w:rsidRPr="005D59EA" w:rsidDel="00582DEB">
          <w:rPr>
            <w:rFonts w:ascii="Arial" w:hAnsi="Arial" w:cs="Arial"/>
          </w:rPr>
          <w:delText>calores presentes</w:delText>
        </w:r>
        <w:r w:rsidRPr="005D59EA" w:rsidDel="00582DEB">
          <w:rPr>
            <w:rFonts w:ascii="Arial" w:hAnsi="Arial" w:cs="Arial"/>
          </w:rPr>
          <w:delText xml:space="preserve"> en el sistema. Este enfoque considera que la resistencia total al flujo de </w:delText>
        </w:r>
        <w:r w:rsidR="00363CBD" w:rsidRPr="005D59EA" w:rsidDel="00582DEB">
          <w:rPr>
            <w:rFonts w:ascii="Arial" w:hAnsi="Arial" w:cs="Arial"/>
          </w:rPr>
          <w:delText xml:space="preserve">vapor de </w:delText>
        </w:r>
        <w:r w:rsidRPr="005D59EA" w:rsidDel="00582DEB">
          <w:rPr>
            <w:rFonts w:ascii="Arial" w:hAnsi="Arial" w:cs="Arial"/>
          </w:rPr>
          <w:delText>agua se distribuye entre tres componentes principales: la resistencia en la fase interna (vino), la resistencia a través de la membrana</w:delText>
        </w:r>
        <w:r w:rsidR="005575FB" w:rsidRPr="005D59EA" w:rsidDel="00582DEB">
          <w:rPr>
            <w:rFonts w:ascii="Arial" w:hAnsi="Arial" w:cs="Arial"/>
          </w:rPr>
          <w:delText xml:space="preserve"> (poros)</w:delText>
        </w:r>
        <w:r w:rsidRPr="005D59EA" w:rsidDel="00582DEB">
          <w:rPr>
            <w:rFonts w:ascii="Arial" w:hAnsi="Arial" w:cs="Arial"/>
          </w:rPr>
          <w:delText xml:space="preserve"> y la resistencia en la fase externa (solución extractora). Cada una de estas resistencias está relacionada con un coeficiente de transferencia específico</w:delText>
        </w:r>
        <w:r w:rsidR="005575FB" w:rsidRPr="005D59EA" w:rsidDel="00582DEB">
          <w:rPr>
            <w:rFonts w:ascii="Arial" w:hAnsi="Arial" w:cs="Arial"/>
          </w:rPr>
          <w:delText>.</w:delText>
        </w:r>
      </w:del>
    </w:p>
    <w:p w14:paraId="5E58B6EC" w14:textId="074CE954" w:rsidR="000D1B69" w:rsidRPr="005D59EA" w:rsidDel="00582DEB" w:rsidRDefault="000D1B69">
      <w:pPr>
        <w:spacing w:line="360" w:lineRule="auto"/>
        <w:ind w:left="708"/>
        <w:jc w:val="both"/>
        <w:rPr>
          <w:del w:id="2970" w:author="JAVIERA PAZ LEFORT IBANEZ" w:date="2025-09-19T17:08:00Z" w16du:dateUtc="2025-09-19T20:08:00Z"/>
          <w:rFonts w:ascii="Arial" w:hAnsi="Arial" w:cs="Arial"/>
        </w:rPr>
        <w:pPrChange w:id="2971" w:author="JAVIERA PAZ LEFORT IBANEZ" w:date="2025-09-22T17:12:00Z" w16du:dateUtc="2025-09-22T20:12:00Z">
          <w:pPr>
            <w:jc w:val="both"/>
          </w:pPr>
        </w:pPrChange>
      </w:pPr>
      <w:del w:id="2972" w:author="JAVIERA PAZ LEFORT IBANEZ" w:date="2025-09-19T17:08:00Z" w16du:dateUtc="2025-09-19T20:08:00Z">
        <w:r w:rsidRPr="005D59EA" w:rsidDel="00582DEB">
          <w:rPr>
            <w:rFonts w:ascii="Arial" w:hAnsi="Arial" w:cs="Arial"/>
          </w:rPr>
          <w:delText xml:space="preserve">Para garantizar que el modelo refleje adecuadamente las condiciones del sistema físico, se establecieron condiciones de frontera que definen las concentraciones iniciales de agua en el vino y en la solución extractora. </w:delText>
        </w:r>
        <w:r w:rsidR="00D42CB9" w:rsidRPr="005D59EA" w:rsidDel="00582DEB">
          <w:rPr>
            <w:rFonts w:ascii="Arial" w:hAnsi="Arial" w:cs="Arial"/>
          </w:rPr>
          <w:delText xml:space="preserve"> </w:delText>
        </w:r>
        <w:r w:rsidRPr="005D59EA" w:rsidDel="00582DEB">
          <w:rPr>
            <w:rFonts w:ascii="Arial" w:hAnsi="Arial" w:cs="Arial"/>
          </w:rPr>
          <w:delText>Adicionalmente, se considera un equilibrio local inmediato en la interfase membrana-líquido, lo que permite simplificar el cálculo del flujo de agua sin necesidad de modelar efectos osmóticos complejos.</w:delText>
        </w:r>
      </w:del>
    </w:p>
    <w:p w14:paraId="3B5BEF05" w14:textId="20C50F03" w:rsidR="000D1B69" w:rsidRPr="005D59EA" w:rsidRDefault="000D1B69">
      <w:pPr>
        <w:pStyle w:val="Ttulo3"/>
        <w:spacing w:line="360" w:lineRule="auto"/>
        <w:ind w:left="708"/>
        <w:jc w:val="both"/>
        <w:rPr>
          <w:ins w:id="2973" w:author="JAVIERA PAZ LEFORT IBANEZ" w:date="2025-09-19T18:05:00Z" w16du:dateUtc="2025-09-19T21:05:00Z"/>
          <w:rFonts w:ascii="Arial" w:hAnsi="Arial" w:cs="Arial"/>
          <w:color w:val="auto"/>
          <w:sz w:val="24"/>
          <w:szCs w:val="24"/>
        </w:rPr>
        <w:pPrChange w:id="2974" w:author="JAVIERA PAZ LEFORT IBANEZ" w:date="2025-09-22T17:12:00Z" w16du:dateUtc="2025-09-22T20:12:00Z">
          <w:pPr>
            <w:pStyle w:val="Ttulo3"/>
            <w:jc w:val="both"/>
          </w:pPr>
        </w:pPrChange>
      </w:pPr>
      <w:bookmarkStart w:id="2975" w:name="_Toc209475923"/>
      <w:r w:rsidRPr="005D59EA">
        <w:rPr>
          <w:rFonts w:ascii="Arial" w:hAnsi="Arial" w:cs="Arial"/>
          <w:color w:val="auto"/>
          <w:sz w:val="24"/>
          <w:szCs w:val="24"/>
        </w:rPr>
        <w:t>4.3.2 Propiedades Termodinámicas y Físicas del Sistema</w:t>
      </w:r>
      <w:bookmarkEnd w:id="2975"/>
    </w:p>
    <w:p w14:paraId="1F5A906E" w14:textId="4CC1BE91" w:rsidR="00A85205" w:rsidRPr="00BB4E0F" w:rsidDel="005D7790" w:rsidRDefault="005D7790">
      <w:pPr>
        <w:spacing w:line="360" w:lineRule="auto"/>
        <w:ind w:left="708"/>
        <w:rPr>
          <w:del w:id="2976" w:author="JAVIERA PAZ LEFORT IBANEZ" w:date="2025-09-19T19:10:00Z" w16du:dateUtc="2025-09-19T22:10:00Z"/>
          <w:rFonts w:ascii="Arial" w:hAnsi="Arial" w:cs="Arial"/>
        </w:rPr>
        <w:pPrChange w:id="2977" w:author="JAVIERA PAZ LEFORT IBANEZ" w:date="2025-09-22T17:12:00Z" w16du:dateUtc="2025-09-22T20:12:00Z">
          <w:pPr/>
        </w:pPrChange>
      </w:pPr>
      <w:ins w:id="2978" w:author="JAVIERA PAZ LEFORT IBANEZ" w:date="2025-09-19T19:10:00Z">
        <w:r w:rsidRPr="00BB4E0F">
          <w:rPr>
            <w:rFonts w:ascii="Arial" w:hAnsi="Arial" w:cs="Arial"/>
          </w:rPr>
          <w:t xml:space="preserve">En cada corrida, las propiedades se actualizan antes de calcular </w:t>
        </w:r>
      </w:ins>
      <w:ins w:id="2979" w:author="JAVIERA PAZ LEFORT IBANEZ" w:date="2025-09-19T19:12:00Z" w16du:dateUtc="2025-09-19T22:12:00Z">
        <w:r w:rsidR="007040EE" w:rsidRPr="00BB4E0F">
          <w:rPr>
            <w:rFonts w:ascii="Arial" w:eastAsiaTheme="minorEastAsia" w:hAnsi="Arial" w:cs="Arial"/>
            <w:i/>
          </w:rPr>
          <w:br/>
        </w:r>
      </w:ins>
      <m:oMath>
        <m:r>
          <w:ins w:id="2980" w:author="JAVIERA PAZ LEFORT IBANEZ" w:date="2025-09-19T19:12:00Z" w16du:dateUtc="2025-09-19T22:12:00Z">
            <w:rPr>
              <w:rFonts w:ascii="Cambria Math" w:eastAsiaTheme="minorEastAsia" w:hAnsi="Cambria Math" w:cs="Arial"/>
            </w:rPr>
            <m:t>Re, Sc, Sh, Nu, K</m:t>
          </w:ins>
        </m:r>
      </m:oMath>
      <w:ins w:id="2981" w:author="JAVIERA PAZ LEFORT IBANEZ" w:date="2025-09-19T19:12:00Z" w16du:dateUtc="2025-09-19T22:12:00Z">
        <w:r w:rsidR="007040EE" w:rsidRPr="00BB4E0F">
          <w:rPr>
            <w:rFonts w:ascii="Arial" w:eastAsiaTheme="minorEastAsia" w:hAnsi="Arial" w:cs="Arial"/>
            <w:i/>
          </w:rPr>
          <w:t xml:space="preserve"> </w:t>
        </w:r>
        <w:r w:rsidR="007040EE" w:rsidRPr="00BB4E0F">
          <w:rPr>
            <w:rFonts w:ascii="Arial" w:eastAsiaTheme="minorEastAsia" w:hAnsi="Arial" w:cs="Arial"/>
            <w:iCs/>
          </w:rPr>
          <w:t xml:space="preserve">y </w:t>
        </w:r>
      </w:ins>
      <m:oMath>
        <m:r>
          <w:ins w:id="2982" w:author="JAVIERA PAZ LEFORT IBANEZ" w:date="2025-09-19T19:12:00Z" w16du:dateUtc="2025-09-19T22:12:00Z">
            <w:rPr>
              <w:rFonts w:ascii="Cambria Math" w:hAnsi="Cambria Math" w:cs="Arial"/>
            </w:rPr>
            <m:t>U</m:t>
          </w:ins>
        </m:r>
      </m:oMath>
      <w:ins w:id="2983" w:author="JAVIERA PAZ LEFORT IBANEZ" w:date="2025-09-19T19:10:00Z">
        <w:r w:rsidRPr="00BB4E0F">
          <w:rPr>
            <w:rFonts w:ascii="Arial" w:hAnsi="Arial" w:cs="Arial"/>
          </w:rPr>
          <w:t xml:space="preserve">. Todo se maneja en </w:t>
        </w:r>
        <w:r w:rsidRPr="00BB4E0F">
          <w:rPr>
            <w:rFonts w:ascii="Arial" w:hAnsi="Arial" w:cs="Arial"/>
            <w:b/>
            <w:bCs/>
          </w:rPr>
          <w:t>SI</w:t>
        </w:r>
        <w:r w:rsidRPr="00BB4E0F">
          <w:rPr>
            <w:rFonts w:ascii="Arial" w:hAnsi="Arial" w:cs="Arial"/>
          </w:rPr>
          <w:t xml:space="preserve">: </w:t>
        </w:r>
      </w:ins>
      <m:oMath>
        <m:r>
          <w:ins w:id="2984" w:author="JAVIERA PAZ LEFORT IBANEZ" w:date="2025-09-19T19:10:00Z">
            <w:rPr>
              <w:rFonts w:ascii="Cambria Math" w:hAnsi="Cambria Math" w:cs="Arial"/>
            </w:rPr>
            <m:t>T</m:t>
          </w:ins>
        </m:r>
      </m:oMath>
      <w:ins w:id="2985" w:author="JAVIERA PAZ LEFORT IBANEZ" w:date="2025-09-19T19:10:00Z">
        <w:r w:rsidRPr="00BB4E0F">
          <w:rPr>
            <w:rFonts w:ascii="Arial" w:hAnsi="Arial" w:cs="Arial"/>
          </w:rPr>
          <w:t xml:space="preserve"> en K; longitudes en m; </w:t>
        </w:r>
      </w:ins>
      <m:oMath>
        <m:r>
          <w:ins w:id="2986" w:author="JAVIERA PAZ LEFORT IBANEZ" w:date="2025-09-19T19:10:00Z">
            <w:rPr>
              <w:rFonts w:ascii="Cambria Math" w:hAnsi="Cambria Math" w:cs="Arial"/>
            </w:rPr>
            <m:t>μ</m:t>
          </w:ins>
        </m:r>
      </m:oMath>
      <w:ins w:id="2987" w:author="JAVIERA PAZ LEFORT IBANEZ" w:date="2025-09-19T19:10:00Z">
        <w:r w:rsidRPr="00BB4E0F">
          <w:rPr>
            <w:rFonts w:ascii="Arial" w:hAnsi="Arial" w:cs="Arial"/>
          </w:rPr>
          <w:t xml:space="preserve"> en Pa·s; </w:t>
        </w:r>
      </w:ins>
      <m:oMath>
        <m:r>
          <w:ins w:id="2988" w:author="JAVIERA PAZ LEFORT IBANEZ" w:date="2025-09-19T19:10:00Z">
            <w:rPr>
              <w:rFonts w:ascii="Cambria Math" w:hAnsi="Cambria Math" w:cs="Arial"/>
            </w:rPr>
            <m:t>D</m:t>
          </w:ins>
        </m:r>
      </m:oMath>
      <w:ins w:id="2989" w:author="JAVIERA PAZ LEFORT IBANEZ" w:date="2025-09-19T19:10:00Z">
        <w:r w:rsidRPr="00BB4E0F">
          <w:rPr>
            <w:rFonts w:ascii="Arial" w:hAnsi="Arial" w:cs="Arial"/>
          </w:rPr>
          <w:t xml:space="preserve"> en </w:t>
        </w:r>
      </w:ins>
      <w:ins w:id="2990" w:author="JAVIERA PAZ LEFORT IBANEZ" w:date="2025-09-19T19:14:00Z" w16du:dateUtc="2025-09-19T22:14:00Z">
        <w:r w:rsidR="00C6332F" w:rsidRPr="00BB4E0F">
          <w:rPr>
            <w:rFonts w:ascii="Arial" w:eastAsiaTheme="minorEastAsia" w:hAnsi="Arial" w:cs="Arial"/>
          </w:rPr>
          <w:t>m²·s</w:t>
        </w:r>
        <w:r w:rsidR="00C6332F" w:rsidRPr="00BB4E0F">
          <w:rPr>
            <w:rFonts w:ascii="Cambria Math" w:eastAsiaTheme="minorEastAsia" w:hAnsi="Cambria Math" w:cs="Cambria Math"/>
          </w:rPr>
          <w:t>⁻</w:t>
        </w:r>
        <w:r w:rsidR="00C6332F" w:rsidRPr="00BB4E0F">
          <w:rPr>
            <w:rFonts w:ascii="Arial" w:eastAsiaTheme="minorEastAsia" w:hAnsi="Arial" w:cs="Arial"/>
          </w:rPr>
          <w:t>¹</w:t>
        </w:r>
      </w:ins>
      <w:ins w:id="2991" w:author="JAVIERA PAZ LEFORT IBANEZ" w:date="2025-09-19T19:10:00Z">
        <w:r w:rsidRPr="00BB4E0F">
          <w:rPr>
            <w:rFonts w:ascii="Arial" w:hAnsi="Arial" w:cs="Arial"/>
          </w:rPr>
          <w:t xml:space="preserve">; </w:t>
        </w:r>
      </w:ins>
      <m:oMath>
        <m:r>
          <w:ins w:id="2992" w:author="JAVIERA PAZ LEFORT IBANEZ" w:date="2025-09-19T19:10:00Z">
            <w:rPr>
              <w:rFonts w:ascii="Cambria Math" w:hAnsi="Cambria Math" w:cs="Arial"/>
            </w:rPr>
            <m:t>k</m:t>
          </w:ins>
        </m:r>
      </m:oMath>
      <w:ins w:id="2993" w:author="JAVIERA PAZ LEFORT IBANEZ" w:date="2025-09-19T19:10:00Z">
        <w:r w:rsidRPr="00BB4E0F">
          <w:rPr>
            <w:rFonts w:ascii="Arial" w:hAnsi="Arial" w:cs="Arial"/>
          </w:rPr>
          <w:t xml:space="preserve"> en </w:t>
        </w:r>
      </w:ins>
      <w:ins w:id="2994" w:author="JAVIERA PAZ LEFORT IBANEZ" w:date="2025-09-19T19:14:00Z" w16du:dateUtc="2025-09-19T22:14:00Z">
        <w:r w:rsidR="003C7179" w:rsidRPr="00BB4E0F">
          <w:rPr>
            <w:rFonts w:ascii="Arial" w:eastAsiaTheme="minorEastAsia" w:hAnsi="Arial" w:cs="Arial"/>
          </w:rPr>
          <w:t>W·m</w:t>
        </w:r>
        <w:r w:rsidR="003C7179" w:rsidRPr="00BB4E0F">
          <w:rPr>
            <w:rFonts w:ascii="Cambria Math" w:eastAsiaTheme="minorEastAsia" w:hAnsi="Cambria Math" w:cs="Cambria Math"/>
          </w:rPr>
          <w:t>⁻</w:t>
        </w:r>
        <w:r w:rsidR="003C7179" w:rsidRPr="00BB4E0F">
          <w:rPr>
            <w:rFonts w:ascii="Arial" w:eastAsiaTheme="minorEastAsia" w:hAnsi="Arial" w:cs="Arial"/>
          </w:rPr>
          <w:t>¹·K</w:t>
        </w:r>
        <w:r w:rsidR="003C7179" w:rsidRPr="00BB4E0F">
          <w:rPr>
            <w:rFonts w:ascii="Cambria Math" w:eastAsiaTheme="minorEastAsia" w:hAnsi="Cambria Math" w:cs="Cambria Math"/>
          </w:rPr>
          <w:t>⁻</w:t>
        </w:r>
        <w:r w:rsidR="003C7179" w:rsidRPr="00BB4E0F">
          <w:rPr>
            <w:rFonts w:ascii="Arial" w:eastAsiaTheme="minorEastAsia" w:hAnsi="Arial" w:cs="Arial"/>
          </w:rPr>
          <w:t>¹</w:t>
        </w:r>
      </w:ins>
      <w:ins w:id="2995" w:author="JAVIERA PAZ LEFORT IBANEZ" w:date="2025-09-19T19:10:00Z">
        <w:r w:rsidRPr="00BB4E0F">
          <w:rPr>
            <w:rFonts w:ascii="Arial" w:hAnsi="Arial" w:cs="Arial"/>
          </w:rPr>
          <w:t>.</w:t>
        </w:r>
      </w:ins>
    </w:p>
    <w:p w14:paraId="2A85106C" w14:textId="77777777" w:rsidR="005D7790" w:rsidRPr="00BB4E0F" w:rsidRDefault="005D7790">
      <w:pPr>
        <w:spacing w:line="360" w:lineRule="auto"/>
        <w:ind w:left="708"/>
        <w:jc w:val="both"/>
        <w:rPr>
          <w:ins w:id="2996" w:author="JAVIERA PAZ LEFORT IBANEZ" w:date="2025-09-19T19:11:00Z" w16du:dateUtc="2025-09-19T22:11:00Z"/>
          <w:rFonts w:ascii="Arial" w:hAnsi="Arial" w:cs="Arial"/>
        </w:rPr>
        <w:pPrChange w:id="2997" w:author="JAVIERA PAZ LEFORT IBANEZ" w:date="2025-09-22T17:12:00Z" w16du:dateUtc="2025-09-22T20:12:00Z">
          <w:pPr>
            <w:jc w:val="both"/>
          </w:pPr>
        </w:pPrChange>
      </w:pPr>
    </w:p>
    <w:p w14:paraId="3E3486FF" w14:textId="24BBD627" w:rsidR="005D7790" w:rsidRPr="00BB4E0F" w:rsidRDefault="005D7790">
      <w:pPr>
        <w:spacing w:line="360" w:lineRule="auto"/>
        <w:ind w:left="708"/>
        <w:jc w:val="both"/>
        <w:rPr>
          <w:ins w:id="2998" w:author="JAVIERA PAZ LEFORT IBANEZ" w:date="2025-09-19T19:11:00Z"/>
          <w:rStyle w:val="nfasissutil"/>
          <w:rFonts w:ascii="Arial" w:hAnsi="Arial" w:cs="Arial"/>
          <w:rPrChange w:id="2999" w:author="JAVIERA PAZ LEFORT IBANEZ" w:date="2025-09-22T17:12:00Z" w16du:dateUtc="2025-09-22T20:12:00Z">
            <w:rPr>
              <w:ins w:id="3000" w:author="JAVIERA PAZ LEFORT IBANEZ" w:date="2025-09-19T19:11:00Z"/>
              <w:b/>
              <w:bCs/>
            </w:rPr>
          </w:rPrChange>
        </w:rPr>
        <w:pPrChange w:id="3001" w:author="JAVIERA PAZ LEFORT IBANEZ" w:date="2025-09-22T17:12:00Z" w16du:dateUtc="2025-09-22T20:12:00Z">
          <w:pPr>
            <w:jc w:val="both"/>
          </w:pPr>
        </w:pPrChange>
      </w:pPr>
      <w:ins w:id="3002" w:author="JAVIERA PAZ LEFORT IBANEZ" w:date="2025-09-19T19:11:00Z">
        <w:r w:rsidRPr="00BB4E0F">
          <w:rPr>
            <w:rStyle w:val="nfasissutil"/>
            <w:rFonts w:ascii="Arial" w:hAnsi="Arial" w:cs="Arial"/>
            <w:rPrChange w:id="3003" w:author="JAVIERA PAZ LEFORT IBANEZ" w:date="2025-09-22T17:12:00Z" w16du:dateUtc="2025-09-22T20:12:00Z">
              <w:rPr>
                <w:b/>
                <w:bCs/>
              </w:rPr>
            </w:rPrChange>
          </w:rPr>
          <w:t>Criterio de viscosidades</w:t>
        </w:r>
      </w:ins>
    </w:p>
    <w:p w14:paraId="02CA12A1" w14:textId="77777777" w:rsidR="002754C3" w:rsidRPr="00BB4E0F" w:rsidRDefault="005D7790">
      <w:pPr>
        <w:pStyle w:val="Prrafodelista"/>
        <w:numPr>
          <w:ilvl w:val="0"/>
          <w:numId w:val="59"/>
        </w:numPr>
        <w:spacing w:line="360" w:lineRule="auto"/>
        <w:ind w:left="1428"/>
        <w:jc w:val="both"/>
        <w:rPr>
          <w:ins w:id="3004" w:author="JAVIERA PAZ LEFORT IBANEZ" w:date="2025-09-19T19:22:00Z" w16du:dateUtc="2025-09-19T22:22:00Z"/>
          <w:rFonts w:ascii="Arial" w:hAnsi="Arial" w:cs="Arial"/>
        </w:rPr>
        <w:pPrChange w:id="3005" w:author="JAVIERA PAZ LEFORT IBANEZ" w:date="2025-09-22T17:12:00Z" w16du:dateUtc="2025-09-22T20:12:00Z">
          <w:pPr>
            <w:pStyle w:val="Prrafodelista"/>
            <w:numPr>
              <w:numId w:val="59"/>
            </w:numPr>
            <w:ind w:hanging="360"/>
            <w:jc w:val="both"/>
          </w:pPr>
        </w:pPrChange>
      </w:pPr>
      <w:ins w:id="3006" w:author="JAVIERA PAZ LEFORT IBANEZ" w:date="2025-09-19T19:11:00Z">
        <w:r w:rsidRPr="00BB4E0F">
          <w:rPr>
            <w:rFonts w:ascii="Arial" w:hAnsi="Arial" w:cs="Arial"/>
            <w:rPrChange w:id="3007" w:author="JAVIERA PAZ LEFORT IBANEZ" w:date="2025-09-22T17:12:00Z" w16du:dateUtc="2025-09-22T20:12:00Z">
              <w:rPr>
                <w:b/>
                <w:bCs/>
              </w:rPr>
            </w:rPrChange>
          </w:rPr>
          <w:t>Para hidrodinámica y masa</w:t>
        </w:r>
        <w:r w:rsidRPr="00BB4E0F">
          <w:rPr>
            <w:rFonts w:ascii="Arial" w:hAnsi="Arial" w:cs="Arial"/>
            <w:rPrChange w:id="3008" w:author="JAVIERA PAZ LEFORT IBANEZ" w:date="2025-09-22T17:12:00Z" w16du:dateUtc="2025-09-22T20:12:00Z">
              <w:rPr/>
            </w:rPrChange>
          </w:rPr>
          <w:t xml:space="preserve"> </w:t>
        </w:r>
      </w:ins>
      <w:ins w:id="3009" w:author="JAVIERA PAZ LEFORT IBANEZ" w:date="2025-09-19T19:19:00Z" w16du:dateUtc="2025-09-19T22:19:00Z">
        <w:r w:rsidR="00921B99" w:rsidRPr="00BB4E0F">
          <w:rPr>
            <w:rFonts w:ascii="Arial" w:hAnsi="Arial" w:cs="Arial"/>
            <w:rPrChange w:id="3010" w:author="JAVIERA PAZ LEFORT IBANEZ" w:date="2025-09-22T17:12:00Z" w16du:dateUtc="2025-09-22T20:12:00Z">
              <w:rPr/>
            </w:rPrChange>
          </w:rPr>
          <w:t>(</w:t>
        </w:r>
      </w:ins>
      <m:oMath>
        <m:r>
          <w:ins w:id="3011" w:author="JAVIERA PAZ LEFORT IBANEZ" w:date="2025-09-19T19:19:00Z" w16du:dateUtc="2025-09-19T22:19:00Z">
            <w:rPr>
              <w:rFonts w:ascii="Cambria Math" w:eastAsiaTheme="minorEastAsia" w:hAnsi="Cambria Math" w:cs="Arial"/>
            </w:rPr>
            <m:t>Re, Sc, Sh,</m:t>
          </w:ins>
        </m:r>
        <m:sSub>
          <m:sSubPr>
            <m:ctrlPr>
              <w:ins w:id="3012" w:author="JAVIERA PAZ LEFORT IBANEZ" w:date="2025-09-19T19:19:00Z" w16du:dateUtc="2025-09-19T22:19:00Z">
                <w:rPr>
                  <w:rFonts w:ascii="Cambria Math" w:eastAsiaTheme="minorEastAsia" w:hAnsi="Cambria Math" w:cs="Arial"/>
                  <w:i/>
                </w:rPr>
              </w:ins>
            </m:ctrlPr>
          </m:sSubPr>
          <m:e>
            <m:r>
              <w:ins w:id="3013" w:author="JAVIERA PAZ LEFORT IBANEZ" w:date="2025-09-19T19:19:00Z" w16du:dateUtc="2025-09-19T22:19:00Z">
                <w:rPr>
                  <w:rFonts w:ascii="Cambria Math" w:eastAsiaTheme="minorEastAsia" w:hAnsi="Cambria Math" w:cs="Arial"/>
                </w:rPr>
                <m:t>K</m:t>
              </w:ins>
            </m:r>
          </m:e>
          <m:sub>
            <m:r>
              <w:ins w:id="3014" w:author="JAVIERA PAZ LEFORT IBANEZ" w:date="2025-09-19T19:19:00Z" w16du:dateUtc="2025-09-19T22:19:00Z">
                <w:rPr>
                  <w:rFonts w:ascii="Cambria Math" w:eastAsiaTheme="minorEastAsia" w:hAnsi="Cambria Math" w:cs="Arial"/>
                </w:rPr>
                <m:t>L</m:t>
              </w:ins>
            </m:r>
          </m:sub>
        </m:sSub>
        <m:r>
          <w:ins w:id="3015" w:author="JAVIERA PAZ LEFORT IBANEZ" w:date="2025-09-19T19:19:00Z" w16du:dateUtc="2025-09-19T22:19:00Z">
            <w:rPr>
              <w:rFonts w:ascii="Cambria Math" w:eastAsiaTheme="minorEastAsia" w:hAnsi="Cambria Math" w:cs="Arial"/>
            </w:rPr>
            <m:t xml:space="preserve">, </m:t>
          </w:ins>
        </m:r>
        <m:sSub>
          <m:sSubPr>
            <m:ctrlPr>
              <w:ins w:id="3016" w:author="JAVIERA PAZ LEFORT IBANEZ" w:date="2025-09-19T19:19:00Z" w16du:dateUtc="2025-09-19T22:19:00Z">
                <w:rPr>
                  <w:rFonts w:ascii="Cambria Math" w:eastAsiaTheme="minorEastAsia" w:hAnsi="Cambria Math" w:cs="Arial"/>
                  <w:i/>
                </w:rPr>
              </w:ins>
            </m:ctrlPr>
          </m:sSubPr>
          <m:e>
            <m:r>
              <w:ins w:id="3017" w:author="JAVIERA PAZ LEFORT IBANEZ" w:date="2025-09-19T19:19:00Z" w16du:dateUtc="2025-09-19T22:19:00Z">
                <w:rPr>
                  <w:rFonts w:ascii="Cambria Math" w:eastAsiaTheme="minorEastAsia" w:hAnsi="Cambria Math" w:cs="Arial"/>
                </w:rPr>
                <m:t>K</m:t>
              </w:ins>
            </m:r>
          </m:e>
          <m:sub>
            <m:r>
              <w:ins w:id="3018" w:author="JAVIERA PAZ LEFORT IBANEZ" w:date="2025-09-19T19:19:00Z" w16du:dateUtc="2025-09-19T22:19:00Z">
                <w:rPr>
                  <w:rFonts w:ascii="Cambria Math" w:eastAsiaTheme="minorEastAsia" w:hAnsi="Cambria Math" w:cs="Arial"/>
                </w:rPr>
                <m:t>carcasa</m:t>
              </w:ins>
            </m:r>
          </m:sub>
        </m:sSub>
      </m:oMath>
      <w:ins w:id="3019" w:author="JAVIERA PAZ LEFORT IBANEZ" w:date="2025-09-19T19:20:00Z" w16du:dateUtc="2025-09-19T22:20:00Z">
        <w:r w:rsidR="005249C4" w:rsidRPr="00BB4E0F">
          <w:rPr>
            <w:rFonts w:ascii="Arial" w:eastAsiaTheme="minorEastAsia" w:hAnsi="Arial" w:cs="Arial"/>
            <w:iCs/>
            <w:rPrChange w:id="3020" w:author="JAVIERA PAZ LEFORT IBANEZ" w:date="2025-09-22T17:12:00Z" w16du:dateUtc="2025-09-22T20:12:00Z">
              <w:rPr>
                <w:rFonts w:ascii="Cambria Math" w:eastAsiaTheme="minorEastAsia" w:hAnsi="Cambria Math"/>
                <w:i/>
              </w:rPr>
            </w:rPrChange>
          </w:rPr>
          <w:t>)</w:t>
        </w:r>
      </w:ins>
      <w:ins w:id="3021" w:author="JAVIERA PAZ LEFORT IBANEZ" w:date="2025-09-19T19:18:00Z" w16du:dateUtc="2025-09-19T22:18:00Z">
        <w:r w:rsidR="00921B99" w:rsidRPr="00BB4E0F">
          <w:rPr>
            <w:rFonts w:ascii="Arial" w:eastAsiaTheme="minorEastAsia" w:hAnsi="Arial" w:cs="Arial"/>
            <w:iCs/>
            <w:rPrChange w:id="3022" w:author="JAVIERA PAZ LEFORT IBANEZ" w:date="2025-09-22T17:12:00Z" w16du:dateUtc="2025-09-22T20:12:00Z">
              <w:rPr>
                <w:rFonts w:ascii="Cambria Math" w:eastAsiaTheme="minorEastAsia" w:hAnsi="Cambria Math"/>
                <w:i/>
              </w:rPr>
            </w:rPrChange>
          </w:rPr>
          <w:t>:</w:t>
        </w:r>
      </w:ins>
      <w:ins w:id="3023" w:author="JAVIERA PAZ LEFORT IBANEZ" w:date="2025-09-19T19:19:00Z" w16du:dateUtc="2025-09-19T22:19:00Z">
        <w:r w:rsidR="005249C4" w:rsidRPr="00BB4E0F">
          <w:rPr>
            <w:rFonts w:ascii="Arial" w:eastAsiaTheme="minorEastAsia" w:hAnsi="Arial" w:cs="Arial"/>
            <w:iCs/>
            <w:rPrChange w:id="3024" w:author="JAVIERA PAZ LEFORT IBANEZ" w:date="2025-09-22T17:12:00Z" w16du:dateUtc="2025-09-22T20:12:00Z">
              <w:rPr>
                <w:rFonts w:asciiTheme="majorHAnsi" w:eastAsiaTheme="minorEastAsia" w:hAnsiTheme="majorHAnsi"/>
                <w:i/>
              </w:rPr>
            </w:rPrChange>
          </w:rPr>
          <w:t xml:space="preserve"> </w:t>
        </w:r>
      </w:ins>
      <m:oMath>
        <m:r>
          <w:ins w:id="3025" w:author="JAVIERA PAZ LEFORT IBANEZ" w:date="2025-09-19T19:11:00Z">
            <w:rPr>
              <w:rFonts w:ascii="Cambria Math" w:hAnsi="Cambria Math" w:cs="Arial"/>
            </w:rPr>
            <m:t>μ(T)</m:t>
          </w:ins>
        </m:r>
      </m:oMath>
      <w:ins w:id="3026" w:author="JAVIERA PAZ LEFORT IBANEZ" w:date="2025-09-19T19:11:00Z">
        <w:r w:rsidRPr="00BB4E0F">
          <w:rPr>
            <w:rFonts w:ascii="Arial" w:hAnsi="Arial" w:cs="Arial"/>
            <w:rPrChange w:id="3027" w:author="JAVIERA PAZ LEFORT IBANEZ" w:date="2025-09-22T17:12:00Z" w16du:dateUtc="2025-09-22T20:12:00Z">
              <w:rPr/>
            </w:rPrChange>
          </w:rPr>
          <w:t xml:space="preserve"> por </w:t>
        </w:r>
        <w:r w:rsidRPr="00BB4E0F">
          <w:rPr>
            <w:rFonts w:ascii="Arial" w:hAnsi="Arial" w:cs="Arial"/>
            <w:b/>
            <w:bCs/>
            <w:rPrChange w:id="3028" w:author="JAVIERA PAZ LEFORT IBANEZ" w:date="2025-09-22T17:12:00Z" w16du:dateUtc="2025-09-22T20:12:00Z">
              <w:rPr>
                <w:b/>
                <w:bCs/>
              </w:rPr>
            </w:rPrChange>
          </w:rPr>
          <w:t xml:space="preserve">interpolación </w:t>
        </w:r>
        <w:r w:rsidRPr="00BB4E0F">
          <w:rPr>
            <w:rFonts w:ascii="Arial" w:hAnsi="Arial" w:cs="Arial"/>
            <w:rPrChange w:id="3029" w:author="JAVIERA PAZ LEFORT IBANEZ" w:date="2025-09-22T17:12:00Z" w16du:dateUtc="2025-09-22T20:12:00Z">
              <w:rPr>
                <w:b/>
                <w:bCs/>
              </w:rPr>
            </w:rPrChange>
          </w:rPr>
          <w:t>tabulada</w:t>
        </w:r>
        <w:r w:rsidRPr="00BB4E0F">
          <w:rPr>
            <w:rFonts w:ascii="Arial" w:hAnsi="Arial" w:cs="Arial"/>
            <w:rPrChange w:id="3030" w:author="JAVIERA PAZ LEFORT IBANEZ" w:date="2025-09-22T17:12:00Z" w16du:dateUtc="2025-09-22T20:12:00Z">
              <w:rPr/>
            </w:rPrChange>
          </w:rPr>
          <w:t xml:space="preserve"> coherente con la </w:t>
        </w:r>
        <w:r w:rsidRPr="00BB4E0F">
          <w:rPr>
            <w:rFonts w:ascii="Arial" w:hAnsi="Arial" w:cs="Arial"/>
            <w:rPrChange w:id="3031" w:author="JAVIERA PAZ LEFORT IBANEZ" w:date="2025-09-22T17:12:00Z" w16du:dateUtc="2025-09-22T20:12:00Z">
              <w:rPr>
                <w:b/>
                <w:bCs/>
              </w:rPr>
            </w:rPrChange>
          </w:rPr>
          <w:t>composición</w:t>
        </w:r>
        <w:r w:rsidRPr="00BB4E0F">
          <w:rPr>
            <w:rFonts w:ascii="Arial" w:hAnsi="Arial" w:cs="Arial"/>
            <w:rPrChange w:id="3032" w:author="JAVIERA PAZ LEFORT IBANEZ" w:date="2025-09-22T17:12:00Z" w16du:dateUtc="2025-09-22T20:12:00Z">
              <w:rPr/>
            </w:rPrChange>
          </w:rPr>
          <w:t xml:space="preserve"> de cada</w:t>
        </w:r>
        <w:r w:rsidRPr="00BB4E0F">
          <w:rPr>
            <w:rFonts w:ascii="Arial" w:hAnsi="Arial" w:cs="Arial"/>
          </w:rPr>
          <w:t xml:space="preserve"> corriente.</w:t>
        </w:r>
      </w:ins>
    </w:p>
    <w:p w14:paraId="1640C254" w14:textId="77777777" w:rsidR="002754C3" w:rsidRPr="00BB4E0F" w:rsidRDefault="005D7790">
      <w:pPr>
        <w:pStyle w:val="Prrafodelista"/>
        <w:numPr>
          <w:ilvl w:val="1"/>
          <w:numId w:val="59"/>
        </w:numPr>
        <w:spacing w:line="360" w:lineRule="auto"/>
        <w:ind w:left="2148"/>
        <w:jc w:val="both"/>
        <w:rPr>
          <w:ins w:id="3033" w:author="JAVIERA PAZ LEFORT IBANEZ" w:date="2025-09-19T19:23:00Z" w16du:dateUtc="2025-09-19T22:23:00Z"/>
          <w:rFonts w:ascii="Arial" w:hAnsi="Arial" w:cs="Arial"/>
        </w:rPr>
        <w:pPrChange w:id="3034" w:author="JAVIERA PAZ LEFORT IBANEZ" w:date="2025-09-22T17:12:00Z" w16du:dateUtc="2025-09-22T20:12:00Z">
          <w:pPr>
            <w:pStyle w:val="Prrafodelista"/>
            <w:numPr>
              <w:ilvl w:val="1"/>
              <w:numId w:val="59"/>
            </w:numPr>
            <w:ind w:left="1440" w:hanging="360"/>
            <w:jc w:val="both"/>
          </w:pPr>
        </w:pPrChange>
      </w:pPr>
      <w:ins w:id="3035" w:author="JAVIERA PAZ LEFORT IBANEZ" w:date="2025-09-19T19:11:00Z">
        <w:r w:rsidRPr="00BB4E0F">
          <w:rPr>
            <w:rFonts w:ascii="Arial" w:hAnsi="Arial" w:cs="Arial"/>
            <w:b/>
            <w:bCs/>
          </w:rPr>
          <w:t>Vino (lumen):</w:t>
        </w:r>
        <w:r w:rsidRPr="00BB4E0F">
          <w:rPr>
            <w:rFonts w:ascii="Arial" w:hAnsi="Arial" w:cs="Arial"/>
          </w:rPr>
          <w:t xml:space="preserve"> mezcla agua–etanol (12 % v/v).</w:t>
        </w:r>
      </w:ins>
    </w:p>
    <w:p w14:paraId="002BC992" w14:textId="617B1181" w:rsidR="005D7790" w:rsidRPr="00BB4E0F" w:rsidRDefault="005D7790">
      <w:pPr>
        <w:pStyle w:val="Prrafodelista"/>
        <w:numPr>
          <w:ilvl w:val="1"/>
          <w:numId w:val="59"/>
        </w:numPr>
        <w:spacing w:line="360" w:lineRule="auto"/>
        <w:ind w:left="2148"/>
        <w:jc w:val="both"/>
        <w:rPr>
          <w:ins w:id="3036" w:author="JAVIERA PAZ LEFORT IBANEZ" w:date="2025-09-19T19:11:00Z"/>
          <w:rFonts w:ascii="Arial" w:hAnsi="Arial" w:cs="Arial"/>
        </w:rPr>
        <w:pPrChange w:id="3037" w:author="JAVIERA PAZ LEFORT IBANEZ" w:date="2025-09-22T17:12:00Z" w16du:dateUtc="2025-09-22T20:12:00Z">
          <w:pPr>
            <w:numPr>
              <w:numId w:val="56"/>
            </w:numPr>
            <w:tabs>
              <w:tab w:val="num" w:pos="720"/>
            </w:tabs>
            <w:ind w:left="720" w:hanging="360"/>
            <w:jc w:val="both"/>
          </w:pPr>
        </w:pPrChange>
      </w:pPr>
      <w:ins w:id="3038" w:author="JAVIERA PAZ LEFORT IBANEZ" w:date="2025-09-19T19:11:00Z">
        <w:r w:rsidRPr="00BB4E0F">
          <w:rPr>
            <w:rFonts w:ascii="Arial" w:hAnsi="Arial" w:cs="Arial"/>
            <w:b/>
            <w:bCs/>
          </w:rPr>
          <w:t>CaCl</w:t>
        </w:r>
        <w:r w:rsidRPr="00BB4E0F">
          <w:rPr>
            <w:rFonts w:ascii="Arial" w:hAnsi="Arial" w:cs="Arial"/>
            <w:b/>
            <w:bCs/>
            <w:vertAlign w:val="subscript"/>
            <w:rPrChange w:id="3039" w:author="JAVIERA PAZ LEFORT IBANEZ" w:date="2025-09-22T17:12:00Z" w16du:dateUtc="2025-09-22T20:12:00Z">
              <w:rPr>
                <w:b/>
                <w:bCs/>
              </w:rPr>
            </w:rPrChange>
          </w:rPr>
          <w:t>2</w:t>
        </w:r>
        <w:r w:rsidRPr="00BB4E0F">
          <w:rPr>
            <w:rFonts w:ascii="Arial" w:hAnsi="Arial" w:cs="Arial"/>
            <w:b/>
            <w:bCs/>
            <w:vertAlign w:val="subscript"/>
            <w:rPrChange w:id="3040" w:author="JAVIERA PAZ LEFORT IBANEZ" w:date="2025-09-22T17:12:00Z" w16du:dateUtc="2025-09-22T20:12:00Z">
              <w:rPr>
                <w:rFonts w:ascii="Arial" w:hAnsi="Arial" w:cs="Arial"/>
                <w:b/>
                <w:bCs/>
              </w:rPr>
            </w:rPrChange>
          </w:rPr>
          <w:t>​</w:t>
        </w:r>
        <w:r w:rsidRPr="00BB4E0F">
          <w:rPr>
            <w:rFonts w:ascii="Arial" w:hAnsi="Arial" w:cs="Arial"/>
            <w:b/>
            <w:bCs/>
          </w:rPr>
          <w:t xml:space="preserve"> 20 % m/m (carcasa):</w:t>
        </w:r>
        <w:r w:rsidRPr="00BB4E0F">
          <w:rPr>
            <w:rFonts w:ascii="Arial" w:hAnsi="Arial" w:cs="Arial"/>
          </w:rPr>
          <w:t xml:space="preserve"> </w:t>
        </w:r>
      </w:ins>
      <m:oMath>
        <m:sSub>
          <m:sSubPr>
            <m:ctrlPr>
              <w:ins w:id="3041" w:author="JAVIERA PAZ LEFORT IBANEZ" w:date="2025-09-19T19:23:00Z" w16du:dateUtc="2025-09-19T22:23:00Z">
                <w:rPr>
                  <w:rFonts w:ascii="Cambria Math" w:eastAsiaTheme="minorEastAsia" w:hAnsi="Cambria Math" w:cs="Arial"/>
                  <w:i/>
                </w:rPr>
              </w:ins>
            </m:ctrlPr>
          </m:sSubPr>
          <m:e>
            <m:r>
              <w:ins w:id="3042" w:author="JAVIERA PAZ LEFORT IBANEZ" w:date="2025-09-19T19:23:00Z" w16du:dateUtc="2025-09-19T22:23:00Z">
                <w:rPr>
                  <w:rFonts w:ascii="Cambria Math" w:eastAsiaTheme="minorEastAsia" w:hAnsi="Cambria Math" w:cs="Arial"/>
                </w:rPr>
                <m:t>μ</m:t>
              </w:ins>
            </m:r>
          </m:e>
          <m:sub>
            <m:r>
              <w:ins w:id="3043" w:author="JAVIERA PAZ LEFORT IBANEZ" w:date="2025-09-19T19:23:00Z" w16du:dateUtc="2025-09-19T22:23:00Z">
                <w:rPr>
                  <w:rFonts w:ascii="Cambria Math" w:eastAsiaTheme="minorEastAsia" w:hAnsi="Cambria Math" w:cs="Arial"/>
                </w:rPr>
                <m:t>s</m:t>
              </w:ins>
            </m:r>
          </m:sub>
        </m:sSub>
        <m:r>
          <w:ins w:id="3044" w:author="JAVIERA PAZ LEFORT IBANEZ" w:date="2025-09-19T19:23:00Z" w16du:dateUtc="2025-09-19T22:23:00Z">
            <w:rPr>
              <w:rFonts w:ascii="Cambria Math" w:eastAsiaTheme="minorEastAsia" w:hAnsi="Cambria Math" w:cs="Arial"/>
              <w:rPrChange w:id="3045" w:author="JAVIERA PAZ LEFORT IBANEZ" w:date="2025-09-22T17:12:00Z" w16du:dateUtc="2025-09-22T20:12:00Z">
                <w:rPr>
                  <w:rFonts w:ascii="Cambria Math" w:eastAsiaTheme="minorEastAsia" w:hAnsi="Cambria Math"/>
                  <w:lang w:val="de-DE"/>
                </w:rPr>
              </w:rPrChange>
            </w:rPr>
            <m:t>(</m:t>
          </w:ins>
        </m:r>
        <m:r>
          <w:ins w:id="3046" w:author="JAVIERA PAZ LEFORT IBANEZ" w:date="2025-09-19T19:23:00Z" w16du:dateUtc="2025-09-19T22:23:00Z">
            <w:rPr>
              <w:rFonts w:ascii="Cambria Math" w:eastAsiaTheme="minorEastAsia" w:hAnsi="Cambria Math" w:cs="Arial"/>
            </w:rPr>
            <m:t>T</m:t>
          </w:ins>
        </m:r>
        <m:r>
          <w:ins w:id="3047" w:author="JAVIERA PAZ LEFORT IBANEZ" w:date="2025-09-19T19:23:00Z" w16du:dateUtc="2025-09-19T22:23:00Z">
            <w:rPr>
              <w:rFonts w:ascii="Cambria Math" w:eastAsiaTheme="minorEastAsia" w:hAnsi="Cambria Math" w:cs="Arial"/>
              <w:rPrChange w:id="3048" w:author="JAVIERA PAZ LEFORT IBANEZ" w:date="2025-09-22T17:12:00Z" w16du:dateUtc="2025-09-22T20:12:00Z">
                <w:rPr>
                  <w:rFonts w:ascii="Cambria Math" w:eastAsiaTheme="minorEastAsia" w:hAnsi="Cambria Math"/>
                  <w:lang w:val="de-DE"/>
                </w:rPr>
              </w:rPrChange>
            </w:rPr>
            <m:t>)</m:t>
          </w:ins>
        </m:r>
      </m:oMath>
      <w:ins w:id="3049" w:author="JAVIERA PAZ LEFORT IBANEZ" w:date="2025-09-19T19:11:00Z">
        <w:r w:rsidRPr="00BB4E0F">
          <w:rPr>
            <w:rFonts w:ascii="Arial" w:hAnsi="Arial" w:cs="Arial"/>
          </w:rPr>
          <w:t xml:space="preserve"> tabulada.</w:t>
        </w:r>
      </w:ins>
    </w:p>
    <w:p w14:paraId="2AE08CDB" w14:textId="6780838B" w:rsidR="005D7790" w:rsidRPr="00BB4E0F" w:rsidRDefault="005D7790">
      <w:pPr>
        <w:pStyle w:val="Prrafodelista"/>
        <w:numPr>
          <w:ilvl w:val="0"/>
          <w:numId w:val="59"/>
        </w:numPr>
        <w:spacing w:line="360" w:lineRule="auto"/>
        <w:ind w:left="1428"/>
        <w:jc w:val="both"/>
        <w:rPr>
          <w:ins w:id="3050" w:author="JAVIERA PAZ LEFORT IBANEZ" w:date="2025-09-19T19:11:00Z"/>
          <w:rFonts w:ascii="Arial" w:hAnsi="Arial" w:cs="Arial"/>
        </w:rPr>
        <w:pPrChange w:id="3051" w:author="JAVIERA PAZ LEFORT IBANEZ" w:date="2025-09-22T17:12:00Z" w16du:dateUtc="2025-09-22T20:12:00Z">
          <w:pPr>
            <w:numPr>
              <w:numId w:val="56"/>
            </w:numPr>
            <w:tabs>
              <w:tab w:val="num" w:pos="720"/>
            </w:tabs>
            <w:ind w:left="720" w:hanging="360"/>
            <w:jc w:val="both"/>
          </w:pPr>
        </w:pPrChange>
      </w:pPr>
      <w:ins w:id="3052" w:author="JAVIERA PAZ LEFORT IBANEZ" w:date="2025-09-19T19:11:00Z">
        <w:r w:rsidRPr="00BB4E0F">
          <w:rPr>
            <w:rFonts w:ascii="Arial" w:hAnsi="Arial" w:cs="Arial"/>
            <w:rPrChange w:id="3053" w:author="JAVIERA PAZ LEFORT IBANEZ" w:date="2025-09-22T17:12:00Z" w16du:dateUtc="2025-09-22T20:12:00Z">
              <w:rPr>
                <w:b/>
                <w:bCs/>
              </w:rPr>
            </w:rPrChange>
          </w:rPr>
          <w:t xml:space="preserve">Para el módulo térmico (perfil con </w:t>
        </w:r>
        <w:proofErr w:type="spellStart"/>
        <w:r w:rsidRPr="00BB4E0F">
          <w:rPr>
            <w:rFonts w:ascii="Arial" w:hAnsi="Arial" w:cs="Arial"/>
            <w:rPrChange w:id="3054" w:author="JAVIERA PAZ LEFORT IBANEZ" w:date="2025-09-22T17:12:00Z" w16du:dateUtc="2025-09-22T20:12:00Z">
              <w:rPr>
                <w:b/>
                <w:bCs/>
              </w:rPr>
            </w:rPrChange>
          </w:rPr>
          <w:t>solve_bvp</w:t>
        </w:r>
        <w:proofErr w:type="spellEnd"/>
        <w:r w:rsidRPr="00BB4E0F">
          <w:rPr>
            <w:rFonts w:ascii="Arial" w:hAnsi="Arial" w:cs="Arial"/>
            <w:rPrChange w:id="3055" w:author="JAVIERA PAZ LEFORT IBANEZ" w:date="2025-09-22T17:12:00Z" w16du:dateUtc="2025-09-22T20:12:00Z">
              <w:rPr>
                <w:b/>
                <w:bCs/>
              </w:rPr>
            </w:rPrChange>
          </w:rPr>
          <w:t>)</w:t>
        </w:r>
        <w:r w:rsidRPr="00BB4E0F">
          <w:rPr>
            <w:rFonts w:ascii="Arial" w:hAnsi="Arial" w:cs="Arial"/>
          </w:rPr>
          <w:t>:</w:t>
        </w:r>
        <w:r w:rsidRPr="00BB4E0F">
          <w:rPr>
            <w:rFonts w:ascii="Arial" w:hAnsi="Arial" w:cs="Arial"/>
          </w:rPr>
          <w:br/>
          <w:t xml:space="preserve">la variación </w:t>
        </w:r>
        <w:r w:rsidRPr="00BB4E0F">
          <w:rPr>
            <w:rFonts w:ascii="Arial" w:hAnsi="Arial" w:cs="Arial"/>
            <w:rPrChange w:id="3056" w:author="JAVIERA PAZ LEFORT IBANEZ" w:date="2025-09-22T17:12:00Z" w16du:dateUtc="2025-09-22T20:12:00Z">
              <w:rPr>
                <w:b/>
                <w:bCs/>
              </w:rPr>
            </w:rPrChange>
          </w:rPr>
          <w:t>local</w:t>
        </w:r>
        <w:r w:rsidRPr="00BB4E0F">
          <w:rPr>
            <w:rFonts w:ascii="Arial" w:hAnsi="Arial" w:cs="Arial"/>
          </w:rPr>
          <w:t xml:space="preserve"> de </w:t>
        </w:r>
      </w:ins>
      <m:oMath>
        <m:sSub>
          <m:sSubPr>
            <m:ctrlPr>
              <w:ins w:id="3057" w:author="JAVIERA PAZ LEFORT IBANEZ" w:date="2025-09-19T19:24:00Z" w16du:dateUtc="2025-09-19T22:24:00Z">
                <w:rPr>
                  <w:rFonts w:ascii="Cambria Math" w:hAnsi="Cambria Math" w:cs="Arial"/>
                  <w:i/>
                </w:rPr>
              </w:ins>
            </m:ctrlPr>
          </m:sSubPr>
          <m:e>
            <m:r>
              <w:ins w:id="3058" w:author="JAVIERA PAZ LEFORT IBANEZ" w:date="2025-09-19T19:24:00Z" w16du:dateUtc="2025-09-19T22:24:00Z">
                <w:rPr>
                  <w:rFonts w:ascii="Cambria Math" w:hAnsi="Cambria Math" w:cs="Arial"/>
                </w:rPr>
                <m:t>h</m:t>
              </w:ins>
            </m:r>
          </m:e>
          <m:sub>
            <m:r>
              <w:ins w:id="3059" w:author="JAVIERA PAZ LEFORT IBANEZ" w:date="2025-09-19T19:24:00Z" w16du:dateUtc="2025-09-19T22:24:00Z">
                <w:rPr>
                  <w:rFonts w:ascii="Cambria Math" w:hAnsi="Cambria Math" w:cs="Arial"/>
                </w:rPr>
                <m:t>f</m:t>
              </w:ins>
            </m:r>
          </m:sub>
        </m:sSub>
      </m:oMath>
      <w:ins w:id="3060" w:author="JAVIERA PAZ LEFORT IBANEZ" w:date="2025-09-19T19:11:00Z">
        <w:r w:rsidRPr="00BB4E0F">
          <w:rPr>
            <w:rFonts w:ascii="Arial" w:hAnsi="Arial" w:cs="Arial"/>
          </w:rPr>
          <w:t xml:space="preserve"> y </w:t>
        </w:r>
      </w:ins>
      <m:oMath>
        <m:sSub>
          <m:sSubPr>
            <m:ctrlPr>
              <w:ins w:id="3061" w:author="JAVIERA PAZ LEFORT IBANEZ" w:date="2025-09-19T19:24:00Z" w16du:dateUtc="2025-09-19T22:24:00Z">
                <w:rPr>
                  <w:rFonts w:ascii="Cambria Math" w:hAnsi="Cambria Math" w:cs="Arial"/>
                  <w:i/>
                </w:rPr>
              </w:ins>
            </m:ctrlPr>
          </m:sSubPr>
          <m:e>
            <m:r>
              <w:ins w:id="3062" w:author="JAVIERA PAZ LEFORT IBANEZ" w:date="2025-09-19T19:24:00Z" w16du:dateUtc="2025-09-19T22:24:00Z">
                <w:rPr>
                  <w:rFonts w:ascii="Cambria Math" w:hAnsi="Cambria Math" w:cs="Arial"/>
                </w:rPr>
                <m:t>h</m:t>
              </w:ins>
            </m:r>
          </m:e>
          <m:sub>
            <m:r>
              <w:ins w:id="3063" w:author="JAVIERA PAZ LEFORT IBANEZ" w:date="2025-09-19T19:24:00Z" w16du:dateUtc="2025-09-19T22:24:00Z">
                <w:rPr>
                  <w:rFonts w:ascii="Cambria Math" w:hAnsi="Cambria Math" w:cs="Arial"/>
                </w:rPr>
                <m:t>s</m:t>
              </w:ins>
            </m:r>
          </m:sub>
        </m:sSub>
      </m:oMath>
      <w:ins w:id="3064" w:author="JAVIERA PAZ LEFORT IBANEZ" w:date="2025-09-19T19:11:00Z">
        <w:r w:rsidRPr="00BB4E0F">
          <w:rPr>
            <w:rFonts w:ascii="Arial" w:hAnsi="Arial" w:cs="Arial"/>
          </w:rPr>
          <w:t xml:space="preserve">​ con la temperatura se introduce con una </w:t>
        </w:r>
        <w:r w:rsidRPr="00BB4E0F">
          <w:rPr>
            <w:rFonts w:ascii="Arial" w:hAnsi="Arial" w:cs="Arial"/>
            <w:rPrChange w:id="3065" w:author="JAVIERA PAZ LEFORT IBANEZ" w:date="2025-09-22T17:12:00Z" w16du:dateUtc="2025-09-22T20:12:00Z">
              <w:rPr>
                <w:b/>
                <w:bCs/>
              </w:rPr>
            </w:rPrChange>
          </w:rPr>
          <w:t>ley tipo Andrade</w:t>
        </w:r>
        <w:r w:rsidRPr="00BB4E0F">
          <w:rPr>
            <w:rFonts w:ascii="Arial" w:hAnsi="Arial" w:cs="Arial"/>
          </w:rPr>
          <w:t xml:space="preserve"> para agua como </w:t>
        </w:r>
        <w:r w:rsidRPr="00BB4E0F">
          <w:rPr>
            <w:rFonts w:ascii="Arial" w:hAnsi="Arial" w:cs="Arial"/>
            <w:rPrChange w:id="3066" w:author="JAVIERA PAZ LEFORT IBANEZ" w:date="2025-09-22T17:12:00Z" w16du:dateUtc="2025-09-22T20:12:00Z">
              <w:rPr>
                <w:b/>
                <w:bCs/>
              </w:rPr>
            </w:rPrChange>
          </w:rPr>
          <w:t>factor de escala</w:t>
        </w:r>
        <w:r w:rsidRPr="00BB4E0F">
          <w:rPr>
            <w:rFonts w:ascii="Arial" w:hAnsi="Arial" w:cs="Arial"/>
          </w:rPr>
          <w:t xml:space="preserve"> alrededor del valor de referencia</w:t>
        </w:r>
      </w:ins>
      <w:ins w:id="3067" w:author="JAVIERA PAZ LEFORT IBANEZ" w:date="2025-09-19T19:24:00Z" w16du:dateUtc="2025-09-19T22:24:00Z">
        <w:r w:rsidR="0035388C" w:rsidRPr="00BB4E0F">
          <w:rPr>
            <w:rFonts w:ascii="Arial" w:hAnsi="Arial" w:cs="Arial"/>
          </w:rPr>
          <w:t>.</w:t>
        </w:r>
      </w:ins>
    </w:p>
    <w:p w14:paraId="42089D49" w14:textId="77777777" w:rsidR="00EA209F" w:rsidRPr="00BB4E0F" w:rsidRDefault="00EA209F">
      <w:pPr>
        <w:ind w:firstLine="708"/>
        <w:rPr>
          <w:ins w:id="3068" w:author="JAVIERA PAZ LEFORT IBANEZ" w:date="2025-09-19T19:11:00Z" w16du:dateUtc="2025-09-19T22:11:00Z"/>
          <w:rStyle w:val="nfasissutil"/>
          <w:rFonts w:ascii="Arial" w:hAnsi="Arial" w:cs="Arial"/>
          <w:rPrChange w:id="3069" w:author="JAVIERA PAZ LEFORT IBANEZ" w:date="2025-09-22T17:12:00Z" w16du:dateUtc="2025-09-22T20:12:00Z">
            <w:rPr>
              <w:ins w:id="3070" w:author="JAVIERA PAZ LEFORT IBANEZ" w:date="2025-09-19T19:11:00Z" w16du:dateUtc="2025-09-19T22:11:00Z"/>
            </w:rPr>
          </w:rPrChange>
        </w:rPr>
        <w:pPrChange w:id="3071" w:author="JAVIERA PAZ LEFORT IBANEZ" w:date="2025-09-22T17:12:00Z" w16du:dateUtc="2025-09-22T20:12:00Z">
          <w:pPr>
            <w:pStyle w:val="Ttulo3"/>
          </w:pPr>
        </w:pPrChange>
      </w:pPr>
      <w:ins w:id="3072" w:author="JAVIERA PAZ LEFORT IBANEZ" w:date="2025-09-19T19:11:00Z" w16du:dateUtc="2025-09-19T22:11:00Z">
        <w:r w:rsidRPr="00BB4E0F">
          <w:rPr>
            <w:rStyle w:val="nfasissutil"/>
            <w:rFonts w:ascii="Arial" w:hAnsi="Arial" w:cs="Arial"/>
            <w:rPrChange w:id="3073" w:author="JAVIERA PAZ LEFORT IBANEZ" w:date="2025-09-22T17:12:00Z" w16du:dateUtc="2025-09-22T20:12:00Z">
              <w:rPr/>
            </w:rPrChange>
          </w:rPr>
          <w:t>Fase interna (vino, lado lumen)</w:t>
        </w:r>
      </w:ins>
    </w:p>
    <w:p w14:paraId="04DA05F7" w14:textId="119315DF" w:rsidR="00886A4E" w:rsidRPr="00BB4E0F" w:rsidRDefault="00EA209F">
      <w:pPr>
        <w:spacing w:line="360" w:lineRule="auto"/>
        <w:ind w:left="708"/>
        <w:rPr>
          <w:ins w:id="3074" w:author="JAVIERA PAZ LEFORT IBANEZ" w:date="2025-09-19T19:26:00Z" w16du:dateUtc="2025-09-19T22:26:00Z"/>
          <w:rFonts w:ascii="Arial" w:hAnsi="Arial" w:cs="Arial"/>
          <w:rPrChange w:id="3075" w:author="JAVIERA PAZ LEFORT IBANEZ" w:date="2025-09-22T17:12:00Z" w16du:dateUtc="2025-09-22T20:12:00Z">
            <w:rPr>
              <w:ins w:id="3076" w:author="JAVIERA PAZ LEFORT IBANEZ" w:date="2025-09-19T19:26:00Z" w16du:dateUtc="2025-09-19T22:26:00Z"/>
              <w:rFonts w:ascii="Cambria Math" w:eastAsiaTheme="minorEastAsia" w:hAnsi="Cambria Math"/>
              <w:i/>
            </w:rPr>
          </w:rPrChange>
        </w:rPr>
        <w:pPrChange w:id="3077" w:author="JAVIERA PAZ LEFORT IBANEZ" w:date="2025-09-22T17:12:00Z" w16du:dateUtc="2025-09-22T20:12:00Z">
          <w:pPr/>
        </w:pPrChange>
      </w:pPr>
      <w:ins w:id="3078" w:author="JAVIERA PAZ LEFORT IBANEZ" w:date="2025-09-19T19:11:00Z" w16du:dateUtc="2025-09-19T22:11:00Z">
        <w:r w:rsidRPr="00BB4E0F">
          <w:rPr>
            <w:rStyle w:val="Textoennegrita"/>
            <w:rFonts w:ascii="Arial" w:hAnsi="Arial" w:cs="Arial"/>
            <w:b w:val="0"/>
            <w:bCs w:val="0"/>
            <w:rPrChange w:id="3079" w:author="JAVIERA PAZ LEFORT IBANEZ" w:date="2025-09-22T17:12:00Z" w16du:dateUtc="2025-09-22T20:12:00Z">
              <w:rPr>
                <w:rStyle w:val="Textoennegrita"/>
                <w:rFonts w:ascii="Times New Roman" w:eastAsiaTheme="majorEastAsia" w:hAnsi="Times New Roman" w:cs="Times New Roman"/>
                <w:kern w:val="0"/>
                <w:lang w:eastAsia="es-CL"/>
                <w14:ligatures w14:val="none"/>
              </w:rPr>
            </w:rPrChange>
          </w:rPr>
          <w:t xml:space="preserve">Propiedades térmicas base (aprox. agua a la </w:t>
        </w:r>
      </w:ins>
      <m:oMath>
        <m:r>
          <w:ins w:id="3080" w:author="JAVIERA PAZ LEFORT IBANEZ" w:date="2025-09-19T19:11:00Z" w16du:dateUtc="2025-09-19T22:11:00Z">
            <w:rPr>
              <w:rStyle w:val="mord"/>
              <w:rFonts w:ascii="Cambria Math" w:hAnsi="Cambria Math" w:cs="Arial"/>
            </w:rPr>
            <m:t>T</m:t>
          </w:ins>
        </m:r>
      </m:oMath>
      <w:ins w:id="3081" w:author="JAVIERA PAZ LEFORT IBANEZ" w:date="2025-09-19T19:11:00Z" w16du:dateUtc="2025-09-19T22:11:00Z">
        <w:r w:rsidRPr="00BB4E0F">
          <w:rPr>
            <w:rStyle w:val="Textoennegrita"/>
            <w:rFonts w:ascii="Arial" w:hAnsi="Arial" w:cs="Arial"/>
            <w:b w:val="0"/>
            <w:bCs w:val="0"/>
            <w:rPrChange w:id="3082" w:author="JAVIERA PAZ LEFORT IBANEZ" w:date="2025-09-22T17:12:00Z" w16du:dateUtc="2025-09-22T20:12:00Z">
              <w:rPr>
                <w:rStyle w:val="Textoennegrita"/>
                <w:rFonts w:ascii="Times New Roman" w:eastAsiaTheme="majorEastAsia" w:hAnsi="Times New Roman" w:cs="Times New Roman"/>
                <w:kern w:val="0"/>
                <w:lang w:eastAsia="es-CL"/>
                <w14:ligatures w14:val="none"/>
              </w:rPr>
            </w:rPrChange>
          </w:rPr>
          <w:t xml:space="preserve"> de trabajo)</w:t>
        </w:r>
      </w:ins>
      <w:r w:rsidR="003D473A" w:rsidRPr="00BB4E0F">
        <w:rPr>
          <w:rStyle w:val="Textoennegrita"/>
          <w:rFonts w:ascii="Arial" w:hAnsi="Arial" w:cs="Arial"/>
          <w:b w:val="0"/>
          <w:bCs w:val="0"/>
        </w:rPr>
        <w:t xml:space="preserve"> </w:t>
      </w:r>
      <w:r w:rsidR="003D473A" w:rsidRPr="00BB4E0F">
        <w:rPr>
          <w:rFonts w:ascii="Arial" w:hAnsi="Arial" w:cs="Arial"/>
        </w:rPr>
        <w:t>(</w:t>
      </w:r>
      <w:proofErr w:type="spellStart"/>
      <w:r w:rsidR="003D473A" w:rsidRPr="00BB4E0F">
        <w:rPr>
          <w:rFonts w:ascii="Arial" w:hAnsi="Arial" w:cs="Arial"/>
          <w:b/>
          <w:bCs/>
        </w:rPr>
        <w:t>Cengel</w:t>
      </w:r>
      <w:proofErr w:type="spellEnd"/>
      <w:r w:rsidR="003D473A" w:rsidRPr="00BB4E0F">
        <w:rPr>
          <w:rFonts w:ascii="Arial" w:hAnsi="Arial" w:cs="Arial"/>
          <w:b/>
          <w:bCs/>
        </w:rPr>
        <w:t>, 2007</w:t>
      </w:r>
      <w:r w:rsidR="003D473A" w:rsidRPr="00BB4E0F">
        <w:rPr>
          <w:rFonts w:ascii="Arial" w:hAnsi="Arial" w:cs="Arial"/>
        </w:rPr>
        <w:t>)</w:t>
      </w:r>
      <w:ins w:id="3083" w:author="JAVIERA PAZ LEFORT IBANEZ" w:date="2025-09-19T19:11:00Z" w16du:dateUtc="2025-09-19T22:11:00Z">
        <w:r w:rsidRPr="00BB4E0F">
          <w:rPr>
            <w:rStyle w:val="Textoennegrita"/>
            <w:rFonts w:ascii="Arial" w:hAnsi="Arial" w:cs="Arial"/>
            <w:b w:val="0"/>
            <w:bCs w:val="0"/>
            <w:rPrChange w:id="3084" w:author="JAVIERA PAZ LEFORT IBANEZ" w:date="2025-09-22T17:12:00Z" w16du:dateUtc="2025-09-22T20:12:00Z">
              <w:rPr>
                <w:rStyle w:val="Textoennegrita"/>
                <w:rFonts w:ascii="Times New Roman" w:eastAsiaTheme="majorEastAsia" w:hAnsi="Times New Roman" w:cs="Times New Roman"/>
                <w:kern w:val="0"/>
                <w:lang w:eastAsia="es-CL"/>
                <w14:ligatures w14:val="none"/>
              </w:rPr>
            </w:rPrChange>
          </w:rPr>
          <w:t>:</w:t>
        </w:r>
      </w:ins>
      <w:r w:rsidR="00E95312" w:rsidRPr="00BB4E0F">
        <w:rPr>
          <w:rFonts w:ascii="Arial" w:hAnsi="Arial" w:cs="Arial"/>
        </w:rPr>
        <w:t xml:space="preserve"> </w:t>
      </w:r>
      <m:oMath>
        <m:sSub>
          <m:sSubPr>
            <m:ctrlPr>
              <w:ins w:id="3085" w:author="JAVIERA PAZ LEFORT IBANEZ" w:date="2025-09-19T19:26:00Z" w16du:dateUtc="2025-09-19T22:26:00Z">
                <w:rPr>
                  <w:rFonts w:ascii="Cambria Math" w:eastAsiaTheme="minorEastAsia" w:hAnsi="Cambria Math" w:cs="Arial"/>
                  <w:i/>
                </w:rPr>
              </w:ins>
            </m:ctrlPr>
          </m:sSubPr>
          <m:e>
            <m:r>
              <w:ins w:id="3086" w:author="JAVIERA PAZ LEFORT IBANEZ" w:date="2025-09-19T19:26:00Z" w16du:dateUtc="2025-09-19T22:26:00Z">
                <w:rPr>
                  <w:rFonts w:ascii="Cambria Math" w:eastAsiaTheme="minorEastAsia" w:hAnsi="Cambria Math" w:cs="Arial"/>
                </w:rPr>
                <m:t>ρ</m:t>
              </w:ins>
            </m:r>
          </m:e>
          <m:sub>
            <m:r>
              <w:ins w:id="3087" w:author="JAVIERA PAZ LEFORT IBANEZ" w:date="2025-09-19T19:26:00Z" w16du:dateUtc="2025-09-19T22:26:00Z">
                <w:rPr>
                  <w:rFonts w:ascii="Cambria Math" w:eastAsiaTheme="minorEastAsia" w:hAnsi="Cambria Math" w:cs="Arial"/>
                </w:rPr>
                <m:t>f</m:t>
              </w:ins>
            </m:r>
          </m:sub>
        </m:sSub>
        <m:r>
          <w:ins w:id="3088" w:author="JAVIERA PAZ LEFORT IBANEZ" w:date="2025-09-19T19:26:00Z" w16du:dateUtc="2025-09-19T22:26:00Z">
            <w:rPr>
              <w:rFonts w:ascii="Cambria Math" w:eastAsiaTheme="minorEastAsia" w:hAnsi="Cambria Math" w:cs="Arial"/>
            </w:rPr>
            <m:t xml:space="preserve">≃1000 </m:t>
          </w:ins>
        </m:r>
        <m:r>
          <w:ins w:id="3089" w:author="JAVIERA PAZ LEFORT IBANEZ" w:date="2025-09-19T19:26:00Z" w16du:dateUtc="2025-09-19T22:26:00Z">
            <m:rPr>
              <m:nor/>
            </m:rPr>
            <w:rPr>
              <w:rFonts w:ascii="Arial" w:eastAsiaTheme="minorEastAsia" w:hAnsi="Arial" w:cs="Arial"/>
            </w:rPr>
            <m:t xml:space="preserve">kg </m:t>
          </w:ins>
        </m:r>
        <m:sSup>
          <m:sSupPr>
            <m:ctrlPr>
              <w:ins w:id="3090" w:author="JAVIERA PAZ LEFORT IBANEZ" w:date="2025-09-19T19:26:00Z" w16du:dateUtc="2025-09-19T22:26:00Z">
                <w:rPr>
                  <w:rFonts w:ascii="Cambria Math" w:eastAsiaTheme="minorEastAsia" w:hAnsi="Cambria Math" w:cs="Arial"/>
                  <w:i/>
                </w:rPr>
              </w:ins>
            </m:ctrlPr>
          </m:sSupPr>
          <m:e>
            <m:r>
              <w:ins w:id="3091" w:author="JAVIERA PAZ LEFORT IBANEZ" w:date="2025-09-19T19:26:00Z" w16du:dateUtc="2025-09-19T22:26:00Z">
                <m:rPr>
                  <m:nor/>
                </m:rPr>
                <w:rPr>
                  <w:rFonts w:ascii="Arial" w:eastAsiaTheme="minorEastAsia" w:hAnsi="Arial" w:cs="Arial"/>
                </w:rPr>
                <m:t>m</m:t>
              </w:ins>
            </m:r>
          </m:e>
          <m:sup>
            <m:r>
              <w:ins w:id="3092" w:author="JAVIERA PAZ LEFORT IBANEZ" w:date="2025-09-19T19:26:00Z" w16du:dateUtc="2025-09-19T22:26:00Z">
                <m:rPr>
                  <m:nor/>
                </m:rPr>
                <w:rPr>
                  <w:rFonts w:ascii="Arial" w:eastAsiaTheme="minorEastAsia" w:hAnsi="Arial" w:cs="Arial"/>
                </w:rPr>
                <m:t>-3</m:t>
              </w:ins>
            </m:r>
          </m:sup>
        </m:sSup>
      </m:oMath>
      <w:ins w:id="3093" w:author="JAVIERA PAZ LEFORT IBANEZ" w:date="2025-09-19T19:27:00Z" w16du:dateUtc="2025-09-19T22:27:00Z">
        <w:r w:rsidR="00886A4E" w:rsidRPr="00BB4E0F">
          <w:rPr>
            <w:rFonts w:ascii="Arial" w:eastAsiaTheme="minorEastAsia" w:hAnsi="Arial" w:cs="Arial"/>
            <w:rPrChange w:id="3094" w:author="JAVIERA PAZ LEFORT IBANEZ" w:date="2025-09-22T17:12:00Z" w16du:dateUtc="2025-09-22T20:12:00Z">
              <w:rPr>
                <w:rFonts w:eastAsiaTheme="minorEastAsia"/>
              </w:rPr>
            </w:rPrChange>
          </w:rPr>
          <w:t xml:space="preserve">, </w:t>
        </w:r>
      </w:ins>
      <m:oMath>
        <m:sSub>
          <m:sSubPr>
            <m:ctrlPr>
              <w:ins w:id="3095" w:author="JAVIERA PAZ LEFORT IBANEZ" w:date="2025-09-19T19:27:00Z" w16du:dateUtc="2025-09-19T22:27:00Z">
                <w:rPr>
                  <w:rFonts w:ascii="Cambria Math" w:eastAsiaTheme="minorEastAsia" w:hAnsi="Cambria Math" w:cs="Arial"/>
                  <w:i/>
                </w:rPr>
              </w:ins>
            </m:ctrlPr>
          </m:sSubPr>
          <m:e>
            <m:r>
              <w:ins w:id="3096" w:author="JAVIERA PAZ LEFORT IBANEZ" w:date="2025-09-19T19:27:00Z" w16du:dateUtc="2025-09-19T22:27:00Z">
                <w:rPr>
                  <w:rFonts w:ascii="Cambria Math" w:eastAsiaTheme="minorEastAsia" w:hAnsi="Cambria Math" w:cs="Arial"/>
                </w:rPr>
                <m:t>c</m:t>
              </w:ins>
            </m:r>
          </m:e>
          <m:sub>
            <m:r>
              <w:ins w:id="3097" w:author="JAVIERA PAZ LEFORT IBANEZ" w:date="2025-09-19T19:27:00Z" w16du:dateUtc="2025-09-19T22:27:00Z">
                <w:rPr>
                  <w:rFonts w:ascii="Cambria Math" w:eastAsiaTheme="minorEastAsia" w:hAnsi="Cambria Math" w:cs="Arial"/>
                </w:rPr>
                <m:t>p,f</m:t>
              </w:ins>
            </m:r>
          </m:sub>
        </m:sSub>
        <m:r>
          <w:ins w:id="3098" w:author="JAVIERA PAZ LEFORT IBANEZ" w:date="2025-09-19T19:27:00Z" w16du:dateUtc="2025-09-19T22:27:00Z">
            <w:rPr>
              <w:rFonts w:ascii="Cambria Math" w:eastAsiaTheme="minorEastAsia" w:hAnsi="Cambria Math" w:cs="Arial"/>
            </w:rPr>
            <m:t xml:space="preserve">≃4184 </m:t>
          </w:ins>
        </m:r>
        <m:r>
          <w:ins w:id="3099" w:author="JAVIERA PAZ LEFORT IBANEZ" w:date="2025-09-19T19:27:00Z" w16du:dateUtc="2025-09-19T22:27:00Z">
            <m:rPr>
              <m:nor/>
            </m:rPr>
            <w:rPr>
              <w:rFonts w:ascii="Arial" w:eastAsiaTheme="minorEastAsia" w:hAnsi="Arial" w:cs="Arial"/>
            </w:rPr>
            <m:t xml:space="preserve">J </m:t>
          </w:ins>
        </m:r>
        <m:sSup>
          <m:sSupPr>
            <m:ctrlPr>
              <w:ins w:id="3100" w:author="JAVIERA PAZ LEFORT IBANEZ" w:date="2025-09-19T19:27:00Z" w16du:dateUtc="2025-09-19T22:27:00Z">
                <w:rPr>
                  <w:rFonts w:ascii="Cambria Math" w:eastAsiaTheme="minorEastAsia" w:hAnsi="Cambria Math" w:cs="Arial"/>
                  <w:i/>
                </w:rPr>
              </w:ins>
            </m:ctrlPr>
          </m:sSupPr>
          <m:e>
            <m:r>
              <w:ins w:id="3101" w:author="JAVIERA PAZ LEFORT IBANEZ" w:date="2025-09-19T19:27:00Z" w16du:dateUtc="2025-09-19T22:27:00Z">
                <m:rPr>
                  <m:nor/>
                </m:rPr>
                <w:rPr>
                  <w:rFonts w:ascii="Arial" w:eastAsiaTheme="minorEastAsia" w:hAnsi="Arial" w:cs="Arial"/>
                </w:rPr>
                <m:t>kg</m:t>
              </w:ins>
            </m:r>
          </m:e>
          <m:sup>
            <m:r>
              <w:ins w:id="3102" w:author="JAVIERA PAZ LEFORT IBANEZ" w:date="2025-09-19T19:27:00Z" w16du:dateUtc="2025-09-19T22:27:00Z">
                <m:rPr>
                  <m:nor/>
                </m:rPr>
                <w:rPr>
                  <w:rFonts w:ascii="Arial" w:eastAsiaTheme="minorEastAsia" w:hAnsi="Arial" w:cs="Arial"/>
                </w:rPr>
                <m:t>-1</m:t>
              </w:ins>
            </m:r>
          </m:sup>
        </m:sSup>
        <m:sSup>
          <m:sSupPr>
            <m:ctrlPr>
              <w:ins w:id="3103" w:author="JAVIERA PAZ LEFORT IBANEZ" w:date="2025-09-19T19:27:00Z" w16du:dateUtc="2025-09-19T22:27:00Z">
                <w:rPr>
                  <w:rFonts w:ascii="Cambria Math" w:eastAsiaTheme="minorEastAsia" w:hAnsi="Cambria Math" w:cs="Arial"/>
                  <w:i/>
                </w:rPr>
              </w:ins>
            </m:ctrlPr>
          </m:sSupPr>
          <m:e>
            <m:r>
              <w:ins w:id="3104" w:author="JAVIERA PAZ LEFORT IBANEZ" w:date="2025-09-19T19:27:00Z" w16du:dateUtc="2025-09-19T22:27:00Z">
                <m:rPr>
                  <m:nor/>
                </m:rPr>
                <w:rPr>
                  <w:rFonts w:ascii="Arial" w:eastAsiaTheme="minorEastAsia" w:hAnsi="Arial" w:cs="Arial"/>
                </w:rPr>
                <m:t>K</m:t>
              </w:ins>
            </m:r>
          </m:e>
          <m:sup>
            <m:r>
              <w:ins w:id="3105" w:author="JAVIERA PAZ LEFORT IBANEZ" w:date="2025-09-19T19:27:00Z" w16du:dateUtc="2025-09-19T22:27:00Z">
                <m:rPr>
                  <m:nor/>
                </m:rPr>
                <w:rPr>
                  <w:rFonts w:ascii="Arial" w:eastAsiaTheme="minorEastAsia" w:hAnsi="Arial" w:cs="Arial"/>
                </w:rPr>
                <m:t>-1</m:t>
              </w:ins>
            </m:r>
          </m:sup>
        </m:sSup>
      </m:oMath>
      <w:ins w:id="3106" w:author="JAVIERA PAZ LEFORT IBANEZ" w:date="2025-09-19T19:27:00Z" w16du:dateUtc="2025-09-19T22:27:00Z">
        <w:r w:rsidR="009A2832" w:rsidRPr="00BB4E0F">
          <w:rPr>
            <w:rFonts w:ascii="Arial" w:eastAsiaTheme="minorEastAsia" w:hAnsi="Arial" w:cs="Arial"/>
          </w:rPr>
          <w:t xml:space="preserve"> </w:t>
        </w:r>
      </w:ins>
    </w:p>
    <w:p w14:paraId="661A1978" w14:textId="64B62724" w:rsidR="00EA209F" w:rsidRPr="00BB4E0F" w:rsidRDefault="00EA209F">
      <w:pPr>
        <w:spacing w:line="360" w:lineRule="auto"/>
        <w:ind w:left="708"/>
        <w:rPr>
          <w:rFonts w:ascii="Arial" w:hAnsi="Arial" w:cs="Arial"/>
        </w:rPr>
        <w:pPrChange w:id="3107" w:author="JAVIERA PAZ LEFORT IBANEZ" w:date="2025-09-22T17:12:00Z" w16du:dateUtc="2025-09-22T20:12:00Z">
          <w:pPr/>
        </w:pPrChange>
      </w:pPr>
      <w:ins w:id="3108" w:author="JAVIERA PAZ LEFORT IBANEZ" w:date="2025-09-19T19:11:00Z" w16du:dateUtc="2025-09-19T22:11:00Z">
        <w:r w:rsidRPr="00BB4E0F">
          <w:rPr>
            <w:rStyle w:val="Textoennegrita"/>
            <w:rFonts w:ascii="Arial" w:hAnsi="Arial" w:cs="Arial"/>
            <w:b w:val="0"/>
            <w:bCs w:val="0"/>
            <w:rPrChange w:id="3109" w:author="JAVIERA PAZ LEFORT IBANEZ" w:date="2025-09-22T17:12:00Z" w16du:dateUtc="2025-09-22T20:12:00Z">
              <w:rPr>
                <w:rStyle w:val="Textoennegrita"/>
                <w:rFonts w:ascii="Times New Roman" w:eastAsiaTheme="majorEastAsia" w:hAnsi="Times New Roman" w:cs="Times New Roman"/>
                <w:kern w:val="0"/>
                <w:lang w:eastAsia="es-CL"/>
                <w14:ligatures w14:val="none"/>
              </w:rPr>
            </w:rPrChange>
          </w:rPr>
          <w:t>Viscosidad</w:t>
        </w:r>
      </w:ins>
      <w:ins w:id="3110" w:author="JAVIERA PAZ LEFORT IBANEZ" w:date="2025-09-19T19:30:00Z" w16du:dateUtc="2025-09-19T22:30:00Z">
        <w:r w:rsidR="001B4021" w:rsidRPr="00BB4E0F">
          <w:rPr>
            <w:rStyle w:val="Textoennegrita"/>
            <w:rFonts w:ascii="Arial" w:hAnsi="Arial" w:cs="Arial"/>
            <w:b w:val="0"/>
            <w:bCs w:val="0"/>
          </w:rPr>
          <w:t>:</w:t>
        </w:r>
      </w:ins>
      <w:ins w:id="3111" w:author="JAVIERA PAZ LEFORT IBANEZ" w:date="2025-09-19T19:11:00Z" w16du:dateUtc="2025-09-19T22:11:00Z">
        <w:r w:rsidRPr="00BB4E0F">
          <w:rPr>
            <w:rFonts w:ascii="Arial" w:hAnsi="Arial" w:cs="Arial"/>
          </w:rPr>
          <w:t xml:space="preserve"> Para </w:t>
        </w:r>
      </w:ins>
      <m:oMath>
        <m:r>
          <w:ins w:id="3112" w:author="JAVIERA PAZ LEFORT IBANEZ" w:date="2025-09-19T19:27:00Z" w16du:dateUtc="2025-09-19T22:27:00Z">
            <w:rPr>
              <w:rFonts w:ascii="Cambria Math" w:eastAsiaTheme="minorEastAsia" w:hAnsi="Cambria Math" w:cs="Arial"/>
            </w:rPr>
            <m:t>Re, Sc, Sh</m:t>
          </w:ins>
        </m:r>
      </m:oMath>
      <w:ins w:id="3113" w:author="JAVIERA PAZ LEFORT IBANEZ" w:date="2025-09-19T19:11:00Z" w16du:dateUtc="2025-09-19T22:11:00Z">
        <w:r w:rsidRPr="00BB4E0F">
          <w:rPr>
            <w:rFonts w:ascii="Arial" w:hAnsi="Arial" w:cs="Arial"/>
          </w:rPr>
          <w:t xml:space="preserve"> se usa</w:t>
        </w:r>
      </w:ins>
      <w:ins w:id="3114" w:author="JAVIERA PAZ LEFORT IBANEZ" w:date="2025-09-19T19:28:00Z" w16du:dateUtc="2025-09-19T22:28:00Z">
        <w:r w:rsidR="00EF43D7" w:rsidRPr="00BB4E0F">
          <w:rPr>
            <w:rFonts w:ascii="Arial" w:eastAsiaTheme="minorEastAsia" w:hAnsi="Arial" w:cs="Arial"/>
          </w:rPr>
          <w:t xml:space="preserve"> </w:t>
        </w:r>
      </w:ins>
      <m:oMath>
        <m:sSub>
          <m:sSubPr>
            <m:ctrlPr>
              <w:ins w:id="3115" w:author="JAVIERA PAZ LEFORT IBANEZ" w:date="2025-09-19T19:27:00Z" w16du:dateUtc="2025-09-19T22:27:00Z">
                <w:rPr>
                  <w:rFonts w:ascii="Cambria Math" w:eastAsiaTheme="minorEastAsia" w:hAnsi="Cambria Math" w:cs="Arial"/>
                  <w:i/>
                </w:rPr>
              </w:ins>
            </m:ctrlPr>
          </m:sSubPr>
          <m:e>
            <m:r>
              <w:ins w:id="3116" w:author="JAVIERA PAZ LEFORT IBANEZ" w:date="2025-09-19T19:27:00Z" w16du:dateUtc="2025-09-19T22:27:00Z">
                <w:rPr>
                  <w:rFonts w:ascii="Cambria Math" w:eastAsiaTheme="minorEastAsia" w:hAnsi="Cambria Math" w:cs="Arial"/>
                </w:rPr>
                <m:t>μ</m:t>
              </w:ins>
            </m:r>
          </m:e>
          <m:sub>
            <m:r>
              <w:ins w:id="3117" w:author="JAVIERA PAZ LEFORT IBANEZ" w:date="2025-09-19T19:27:00Z" w16du:dateUtc="2025-09-19T22:27:00Z">
                <w:rPr>
                  <w:rFonts w:ascii="Cambria Math" w:eastAsiaTheme="minorEastAsia" w:hAnsi="Cambria Math" w:cs="Arial"/>
                </w:rPr>
                <m:t>f</m:t>
              </w:ins>
            </m:r>
          </m:sub>
        </m:sSub>
        <m:r>
          <w:ins w:id="3118" w:author="JAVIERA PAZ LEFORT IBANEZ" w:date="2025-09-19T19:27:00Z" w16du:dateUtc="2025-09-19T22:27:00Z">
            <w:rPr>
              <w:rFonts w:ascii="Cambria Math" w:eastAsiaTheme="minorEastAsia" w:hAnsi="Cambria Math" w:cs="Arial"/>
              <w:rPrChange w:id="3119" w:author="JAVIERA PAZ LEFORT IBANEZ" w:date="2025-09-22T17:12:00Z" w16du:dateUtc="2025-09-22T20:12:00Z">
                <w:rPr>
                  <w:rFonts w:ascii="Cambria Math" w:eastAsiaTheme="minorEastAsia" w:hAnsi="Cambria Math" w:cs="Times New Roman"/>
                  <w:kern w:val="0"/>
                  <w:lang w:val="de-DE" w:eastAsia="es-CL"/>
                  <w14:ligatures w14:val="none"/>
                </w:rPr>
              </w:rPrChange>
            </w:rPr>
            <m:t>(</m:t>
          </w:ins>
        </m:r>
        <m:r>
          <w:ins w:id="3120" w:author="JAVIERA PAZ LEFORT IBANEZ" w:date="2025-09-19T19:27:00Z" w16du:dateUtc="2025-09-19T22:27:00Z">
            <w:rPr>
              <w:rFonts w:ascii="Cambria Math" w:eastAsiaTheme="minorEastAsia" w:hAnsi="Cambria Math" w:cs="Arial"/>
            </w:rPr>
            <m:t>T</m:t>
          </w:ins>
        </m:r>
        <m:r>
          <w:ins w:id="3121" w:author="JAVIERA PAZ LEFORT IBANEZ" w:date="2025-09-19T19:27:00Z" w16du:dateUtc="2025-09-19T22:27:00Z">
            <w:rPr>
              <w:rFonts w:ascii="Cambria Math" w:eastAsiaTheme="minorEastAsia" w:hAnsi="Cambria Math" w:cs="Arial"/>
              <w:rPrChange w:id="3122" w:author="JAVIERA PAZ LEFORT IBANEZ" w:date="2025-09-22T17:12:00Z" w16du:dateUtc="2025-09-22T20:12:00Z">
                <w:rPr>
                  <w:rFonts w:ascii="Cambria Math" w:eastAsiaTheme="minorEastAsia" w:hAnsi="Cambria Math" w:cs="Times New Roman"/>
                  <w:kern w:val="0"/>
                  <w:lang w:val="de-DE" w:eastAsia="es-CL"/>
                  <w14:ligatures w14:val="none"/>
                </w:rPr>
              </w:rPrChange>
            </w:rPr>
            <m:t>)</m:t>
          </w:ins>
        </m:r>
      </m:oMath>
      <w:ins w:id="3123" w:author="JAVIERA PAZ LEFORT IBANEZ" w:date="2025-09-19T19:27:00Z" w16du:dateUtc="2025-09-19T22:27:00Z">
        <w:r w:rsidR="00EF43D7" w:rsidRPr="00BB4E0F">
          <w:rPr>
            <w:rFonts w:ascii="Arial" w:eastAsiaTheme="minorEastAsia" w:hAnsi="Arial" w:cs="Arial"/>
            <w:rPrChange w:id="3124" w:author="JAVIERA PAZ LEFORT IBANEZ" w:date="2025-09-22T17:12:00Z" w16du:dateUtc="2025-09-22T20:12:00Z">
              <w:rPr>
                <w:rFonts w:ascii="Times New Roman" w:eastAsiaTheme="minorEastAsia" w:hAnsi="Times New Roman" w:cs="Times New Roman"/>
                <w:kern w:val="0"/>
                <w:lang w:val="de-DE" w:eastAsia="es-CL"/>
                <w14:ligatures w14:val="none"/>
              </w:rPr>
            </w:rPrChange>
          </w:rPr>
          <w:t xml:space="preserve"> </w:t>
        </w:r>
      </w:ins>
      <w:ins w:id="3125" w:author="JAVIERA PAZ LEFORT IBANEZ" w:date="2025-09-19T19:11:00Z" w16du:dateUtc="2025-09-19T22:11:00Z">
        <w:r w:rsidRPr="00BB4E0F">
          <w:rPr>
            <w:rStyle w:val="Textoennegrita"/>
            <w:rFonts w:ascii="Arial" w:hAnsi="Arial" w:cs="Arial"/>
            <w:b w:val="0"/>
            <w:bCs w:val="0"/>
            <w:rPrChange w:id="3126" w:author="JAVIERA PAZ LEFORT IBANEZ" w:date="2025-09-22T17:12:00Z" w16du:dateUtc="2025-09-22T20:12:00Z">
              <w:rPr>
                <w:rStyle w:val="Textoennegrita"/>
                <w:rFonts w:ascii="Times New Roman" w:eastAsiaTheme="majorEastAsia" w:hAnsi="Times New Roman" w:cs="Times New Roman"/>
                <w:kern w:val="0"/>
                <w:lang w:eastAsia="es-CL"/>
                <w14:ligatures w14:val="none"/>
              </w:rPr>
            </w:rPrChange>
          </w:rPr>
          <w:t>tabulada</w:t>
        </w:r>
        <w:r w:rsidRPr="00BB4E0F">
          <w:rPr>
            <w:rFonts w:ascii="Arial" w:hAnsi="Arial" w:cs="Arial"/>
          </w:rPr>
          <w:t xml:space="preserve"> (mezcla agua–etanol). En el BVP térmico, cuando solo se requiere un </w:t>
        </w:r>
        <w:r w:rsidRPr="00BB4E0F">
          <w:rPr>
            <w:rStyle w:val="Textoennegrita"/>
            <w:rFonts w:ascii="Arial" w:hAnsi="Arial" w:cs="Arial"/>
            <w:b w:val="0"/>
            <w:bCs w:val="0"/>
            <w:rPrChange w:id="3127" w:author="JAVIERA PAZ LEFORT IBANEZ" w:date="2025-09-22T17:12:00Z" w16du:dateUtc="2025-09-22T20:12:00Z">
              <w:rPr>
                <w:rStyle w:val="Textoennegrita"/>
                <w:rFonts w:ascii="Times New Roman" w:eastAsiaTheme="majorEastAsia" w:hAnsi="Times New Roman" w:cs="Times New Roman"/>
                <w:kern w:val="0"/>
                <w:lang w:eastAsia="es-CL"/>
                <w14:ligatures w14:val="none"/>
              </w:rPr>
            </w:rPrChange>
          </w:rPr>
          <w:t>factor de escala</w:t>
        </w:r>
        <w:r w:rsidRPr="00BB4E0F">
          <w:rPr>
            <w:rFonts w:ascii="Arial" w:hAnsi="Arial" w:cs="Arial"/>
          </w:rPr>
          <w:t xml:space="preserve"> con </w:t>
        </w:r>
      </w:ins>
      <m:oMath>
        <m:r>
          <w:ins w:id="3128" w:author="JAVIERA PAZ LEFORT IBANEZ" w:date="2025-09-19T19:11:00Z" w16du:dateUtc="2025-09-19T22:11:00Z">
            <w:rPr>
              <w:rStyle w:val="mord"/>
              <w:rFonts w:ascii="Cambria Math" w:hAnsi="Cambria Math" w:cs="Arial"/>
            </w:rPr>
            <m:t>T</m:t>
          </w:ins>
        </m:r>
      </m:oMath>
      <w:ins w:id="3129" w:author="JAVIERA PAZ LEFORT IBANEZ" w:date="2025-09-19T19:11:00Z" w16du:dateUtc="2025-09-19T22:11:00Z">
        <w:r w:rsidRPr="00BB4E0F">
          <w:rPr>
            <w:rFonts w:ascii="Arial" w:hAnsi="Arial" w:cs="Arial"/>
          </w:rPr>
          <w:t xml:space="preserve">, se utiliza </w:t>
        </w:r>
        <w:r w:rsidRPr="00BB4E0F">
          <w:rPr>
            <w:rStyle w:val="Textoennegrita"/>
            <w:rFonts w:ascii="Arial" w:hAnsi="Arial" w:cs="Arial"/>
            <w:b w:val="0"/>
            <w:bCs w:val="0"/>
            <w:rPrChange w:id="3130" w:author="JAVIERA PAZ LEFORT IBANEZ" w:date="2025-09-22T17:12:00Z" w16du:dateUtc="2025-09-22T20:12:00Z">
              <w:rPr>
                <w:rStyle w:val="Textoennegrita"/>
                <w:rFonts w:ascii="Times New Roman" w:eastAsiaTheme="majorEastAsia" w:hAnsi="Times New Roman" w:cs="Times New Roman"/>
                <w:kern w:val="0"/>
                <w:lang w:eastAsia="es-CL"/>
                <w14:ligatures w14:val="none"/>
              </w:rPr>
            </w:rPrChange>
          </w:rPr>
          <w:t>Andrade</w:t>
        </w:r>
        <w:r w:rsidRPr="00BB4E0F">
          <w:rPr>
            <w:rFonts w:ascii="Arial" w:hAnsi="Arial" w:cs="Arial"/>
          </w:rPr>
          <w:t xml:space="preserve"> (con </w:t>
        </w:r>
      </w:ins>
      <m:oMath>
        <m:r>
          <w:ins w:id="3131" w:author="JAVIERA PAZ LEFORT IBANEZ" w:date="2025-09-19T19:11:00Z" w16du:dateUtc="2025-09-19T22:11:00Z">
            <w:rPr>
              <w:rStyle w:val="katex-mathml"/>
              <w:rFonts w:ascii="Cambria Math" w:hAnsi="Cambria Math" w:cs="Arial"/>
            </w:rPr>
            <m:t>T</m:t>
          </w:ins>
        </m:r>
      </m:oMath>
      <w:ins w:id="3132" w:author="JAVIERA PAZ LEFORT IBANEZ" w:date="2025-09-19T19:11:00Z" w16du:dateUtc="2025-09-19T22:11:00Z">
        <w:r w:rsidRPr="00BB4E0F">
          <w:rPr>
            <w:rFonts w:ascii="Arial" w:hAnsi="Arial" w:cs="Arial"/>
          </w:rPr>
          <w:t xml:space="preserve"> en K y </w:t>
        </w:r>
      </w:ins>
      <m:oMath>
        <m:sSub>
          <m:sSubPr>
            <m:ctrlPr>
              <w:ins w:id="3133" w:author="JAVIERA PAZ LEFORT IBANEZ" w:date="2025-09-19T19:29:00Z" w16du:dateUtc="2025-09-19T22:29:00Z">
                <w:rPr>
                  <w:rStyle w:val="katex-mathml"/>
                  <w:rFonts w:ascii="Cambria Math" w:hAnsi="Cambria Math" w:cs="Arial"/>
                  <w:i/>
                </w:rPr>
              </w:ins>
            </m:ctrlPr>
          </m:sSubPr>
          <m:e>
            <m:r>
              <w:ins w:id="3134" w:author="JAVIERA PAZ LEFORT IBANEZ" w:date="2025-09-19T19:29:00Z" w16du:dateUtc="2025-09-19T22:29:00Z">
                <w:rPr>
                  <w:rStyle w:val="katex-mathml"/>
                  <w:rFonts w:ascii="Cambria Math" w:hAnsi="Cambria Math" w:cs="Arial"/>
                </w:rPr>
                <m:t>T</m:t>
              </w:ins>
            </m:r>
          </m:e>
          <m:sub>
            <m:r>
              <w:ins w:id="3135" w:author="JAVIERA PAZ LEFORT IBANEZ" w:date="2025-09-19T19:29:00Z" w16du:dateUtc="2025-09-19T22:29:00Z">
                <w:rPr>
                  <w:rStyle w:val="katex-mathml"/>
                  <w:rFonts w:ascii="Cambria Math" w:hAnsi="Cambria Math" w:cs="Arial"/>
                </w:rPr>
                <m:t>C</m:t>
              </w:ins>
            </m:r>
          </m:sub>
        </m:sSub>
        <m:r>
          <w:ins w:id="3136" w:author="JAVIERA PAZ LEFORT IBANEZ" w:date="2025-09-19T19:11:00Z" w16du:dateUtc="2025-09-19T22:11:00Z">
            <w:rPr>
              <w:rStyle w:val="katex-mathml"/>
              <w:rFonts w:ascii="Cambria Math" w:hAnsi="Cambria Math" w:cs="Arial"/>
            </w:rPr>
            <m:t>=T-273.15</m:t>
          </w:ins>
        </m:r>
      </m:oMath>
      <w:ins w:id="3137" w:author="JAVIERA PAZ LEFORT IBANEZ" w:date="2025-09-19T19:11:00Z" w16du:dateUtc="2025-09-19T22:11:00Z">
        <w:r w:rsidRPr="00BB4E0F">
          <w:rPr>
            <w:rFonts w:ascii="Arial" w:hAnsi="Arial" w:cs="Arial"/>
          </w:rPr>
          <w:t>):</w:t>
        </w:r>
      </w:ins>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1"/>
      </w:tblGrid>
      <w:tr w:rsidR="00E95312" w14:paraId="402CD553" w14:textId="77777777" w:rsidTr="00D26ADE">
        <w:tc>
          <w:tcPr>
            <w:tcW w:w="8217" w:type="dxa"/>
          </w:tcPr>
          <w:p w14:paraId="0CB1E965" w14:textId="41CF102D" w:rsidR="00E95312" w:rsidRDefault="00000000" w:rsidP="00E95312">
            <w:pPr>
              <w:rPr>
                <w:rFonts w:ascii="Arial" w:eastAsiaTheme="minorEastAsia" w:hAnsi="Arial" w:cs="Arial"/>
              </w:rPr>
            </w:pPr>
            <m:oMathPara>
              <m:oMath>
                <m:sSub>
                  <m:sSubPr>
                    <m:ctrlPr>
                      <w:ins w:id="3138" w:author="JAVIERA PAZ LEFORT IBANEZ" w:date="2025-09-19T19:30:00Z" w16du:dateUtc="2025-09-19T22:30:00Z">
                        <w:rPr>
                          <w:rFonts w:ascii="Cambria Math" w:eastAsiaTheme="minorEastAsia" w:hAnsi="Cambria Math" w:cs="Arial"/>
                          <w:i/>
                        </w:rPr>
                      </w:ins>
                    </m:ctrlPr>
                  </m:sSubPr>
                  <m:e>
                    <m:r>
                      <w:ins w:id="3139" w:author="JAVIERA PAZ LEFORT IBANEZ" w:date="2025-09-19T19:30:00Z" w16du:dateUtc="2025-09-19T22:30:00Z">
                        <w:rPr>
                          <w:rFonts w:ascii="Cambria Math" w:eastAsiaTheme="minorEastAsia" w:hAnsi="Cambria Math" w:cs="Arial"/>
                        </w:rPr>
                        <m:t>μ</m:t>
                      </w:ins>
                    </m:r>
                  </m:e>
                  <m:sub>
                    <m:r>
                      <w:ins w:id="3140" w:author="JAVIERA PAZ LEFORT IBANEZ" w:date="2025-09-19T19:30:00Z" w16du:dateUtc="2025-09-19T22:30:00Z">
                        <w:rPr>
                          <w:rFonts w:ascii="Cambria Math" w:eastAsiaTheme="minorEastAsia" w:hAnsi="Cambria Math" w:cs="Arial"/>
                        </w:rPr>
                        <m:t>f</m:t>
                      </w:ins>
                    </m:r>
                  </m:sub>
                </m:sSub>
                <m:d>
                  <m:dPr>
                    <m:ctrlPr>
                      <w:ins w:id="3141" w:author="JAVIERA PAZ LEFORT IBANEZ" w:date="2025-09-19T19:30:00Z" w16du:dateUtc="2025-09-19T22:30:00Z">
                        <w:rPr>
                          <w:rFonts w:ascii="Cambria Math" w:eastAsiaTheme="minorEastAsia" w:hAnsi="Cambria Math" w:cs="Arial"/>
                          <w:i/>
                        </w:rPr>
                      </w:ins>
                    </m:ctrlPr>
                  </m:dPr>
                  <m:e>
                    <m:r>
                      <w:ins w:id="3142" w:author="JAVIERA PAZ LEFORT IBANEZ" w:date="2025-09-19T19:30:00Z" w16du:dateUtc="2025-09-19T22:30:00Z">
                        <w:rPr>
                          <w:rFonts w:ascii="Cambria Math" w:eastAsiaTheme="minorEastAsia" w:hAnsi="Cambria Math" w:cs="Arial"/>
                        </w:rPr>
                        <m:t>T</m:t>
                      </w:ins>
                    </m:r>
                  </m:e>
                </m:d>
                <m:r>
                  <w:ins w:id="3143" w:author="JAVIERA PAZ LEFORT IBANEZ" w:date="2025-09-19T19:30:00Z" w16du:dateUtc="2025-09-19T22:30:00Z">
                    <w:rPr>
                      <w:rFonts w:ascii="Cambria Math" w:eastAsiaTheme="minorEastAsia" w:hAnsi="Cambria Math" w:cs="Arial"/>
                      <w:rPrChange w:id="3144" w:author="JAVIERA PAZ LEFORT IBANEZ" w:date="2025-09-19T19:30:00Z" w16du:dateUtc="2025-09-19T22:30:00Z">
                        <w:rPr>
                          <w:rFonts w:ascii="Cambria Math" w:eastAsiaTheme="minorEastAsia" w:hAnsi="Cambria Math"/>
                          <w:lang w:val="en-US"/>
                        </w:rPr>
                      </w:rPrChange>
                    </w:rPr>
                    <m:t>=2.414×</m:t>
                  </w:ins>
                </m:r>
                <m:sSup>
                  <m:sSupPr>
                    <m:ctrlPr>
                      <w:ins w:id="3145" w:author="JAVIERA PAZ LEFORT IBANEZ" w:date="2025-09-19T19:30:00Z" w16du:dateUtc="2025-09-19T22:30:00Z">
                        <w:rPr>
                          <w:rFonts w:ascii="Cambria Math" w:eastAsiaTheme="minorEastAsia" w:hAnsi="Cambria Math" w:cs="Arial"/>
                          <w:i/>
                        </w:rPr>
                      </w:ins>
                    </m:ctrlPr>
                  </m:sSupPr>
                  <m:e>
                    <m:r>
                      <w:ins w:id="3146" w:author="JAVIERA PAZ LEFORT IBANEZ" w:date="2025-09-19T19:30:00Z" w16du:dateUtc="2025-09-19T22:30:00Z">
                        <w:rPr>
                          <w:rFonts w:ascii="Cambria Math" w:eastAsiaTheme="minorEastAsia" w:hAnsi="Cambria Math" w:cs="Arial"/>
                          <w:rPrChange w:id="3147" w:author="JAVIERA PAZ LEFORT IBANEZ" w:date="2025-09-19T19:30:00Z" w16du:dateUtc="2025-09-19T22:30:00Z">
                            <w:rPr>
                              <w:rFonts w:ascii="Cambria Math" w:eastAsiaTheme="minorEastAsia" w:hAnsi="Cambria Math"/>
                              <w:lang w:val="en-US"/>
                            </w:rPr>
                          </w:rPrChange>
                        </w:rPr>
                        <m:t>10</m:t>
                      </w:ins>
                    </m:r>
                  </m:e>
                  <m:sup>
                    <m:r>
                      <w:ins w:id="3148" w:author="JAVIERA PAZ LEFORT IBANEZ" w:date="2025-09-19T19:30:00Z" w16du:dateUtc="2025-09-19T22:30:00Z">
                        <w:rPr>
                          <w:rFonts w:ascii="Cambria Math" w:eastAsiaTheme="minorEastAsia" w:hAnsi="Cambria Math" w:cs="Arial"/>
                          <w:rPrChange w:id="3149" w:author="JAVIERA PAZ LEFORT IBANEZ" w:date="2025-09-19T19:30:00Z" w16du:dateUtc="2025-09-19T22:30:00Z">
                            <w:rPr>
                              <w:rFonts w:ascii="Cambria Math" w:eastAsiaTheme="minorEastAsia" w:hAnsi="Cambria Math"/>
                              <w:lang w:val="en-US"/>
                            </w:rPr>
                          </w:rPrChange>
                        </w:rPr>
                        <m:t>-5</m:t>
                      </w:ins>
                    </m:r>
                  </m:sup>
                </m:sSup>
                <m:sSup>
                  <m:sSupPr>
                    <m:ctrlPr>
                      <w:ins w:id="3150" w:author="JAVIERA PAZ LEFORT IBANEZ" w:date="2025-09-19T19:30:00Z" w16du:dateUtc="2025-09-19T22:30:00Z">
                        <w:rPr>
                          <w:rFonts w:ascii="Cambria Math" w:eastAsiaTheme="minorEastAsia" w:hAnsi="Cambria Math" w:cs="Arial"/>
                          <w:i/>
                        </w:rPr>
                      </w:ins>
                    </m:ctrlPr>
                  </m:sSupPr>
                  <m:e>
                    <m:r>
                      <w:ins w:id="3151" w:author="JAVIERA PAZ LEFORT IBANEZ" w:date="2025-09-19T19:30:00Z" w16du:dateUtc="2025-09-19T22:30:00Z">
                        <w:rPr>
                          <w:rFonts w:ascii="Cambria Math" w:eastAsiaTheme="minorEastAsia" w:hAnsi="Cambria Math" w:cs="Arial"/>
                          <w:rPrChange w:id="3152" w:author="JAVIERA PAZ LEFORT IBANEZ" w:date="2025-09-19T19:30:00Z" w16du:dateUtc="2025-09-19T22:30:00Z">
                            <w:rPr>
                              <w:rFonts w:ascii="Cambria Math" w:eastAsiaTheme="minorEastAsia" w:hAnsi="Cambria Math"/>
                              <w:lang w:val="en-US"/>
                            </w:rPr>
                          </w:rPrChange>
                        </w:rPr>
                        <m:t>10</m:t>
                      </w:ins>
                    </m:r>
                  </m:e>
                  <m:sup>
                    <m:f>
                      <m:fPr>
                        <m:ctrlPr>
                          <w:ins w:id="3153" w:author="JAVIERA PAZ LEFORT IBANEZ" w:date="2025-09-19T19:30:00Z" w16du:dateUtc="2025-09-19T22:30:00Z">
                            <w:rPr>
                              <w:rFonts w:ascii="Cambria Math" w:eastAsiaTheme="minorEastAsia" w:hAnsi="Cambria Math" w:cs="Arial"/>
                              <w:i/>
                            </w:rPr>
                          </w:ins>
                        </m:ctrlPr>
                      </m:fPr>
                      <m:num>
                        <m:r>
                          <w:ins w:id="3154" w:author="JAVIERA PAZ LEFORT IBANEZ" w:date="2025-09-19T19:30:00Z" w16du:dateUtc="2025-09-19T22:30:00Z">
                            <w:rPr>
                              <w:rFonts w:ascii="Cambria Math" w:eastAsiaTheme="minorEastAsia" w:hAnsi="Cambria Math" w:cs="Arial"/>
                              <w:rPrChange w:id="3155" w:author="JAVIERA PAZ LEFORT IBANEZ" w:date="2025-09-19T19:30:00Z" w16du:dateUtc="2025-09-19T22:30:00Z">
                                <w:rPr>
                                  <w:rFonts w:ascii="Cambria Math" w:eastAsiaTheme="minorEastAsia" w:hAnsi="Cambria Math"/>
                                  <w:lang w:val="en-US"/>
                                </w:rPr>
                              </w:rPrChange>
                            </w:rPr>
                            <m:t>247.8</m:t>
                          </w:ins>
                        </m:r>
                      </m:num>
                      <m:den>
                        <m:sSub>
                          <m:sSubPr>
                            <m:ctrlPr>
                              <w:ins w:id="3156" w:author="JAVIERA PAZ LEFORT IBANEZ" w:date="2025-09-19T19:30:00Z" w16du:dateUtc="2025-09-19T22:30:00Z">
                                <w:rPr>
                                  <w:rFonts w:ascii="Cambria Math" w:eastAsiaTheme="minorEastAsia" w:hAnsi="Cambria Math" w:cs="Arial"/>
                                  <w:i/>
                                </w:rPr>
                              </w:ins>
                            </m:ctrlPr>
                          </m:sSubPr>
                          <m:e>
                            <m:r>
                              <w:ins w:id="3157" w:author="JAVIERA PAZ LEFORT IBANEZ" w:date="2025-09-19T19:30:00Z" w16du:dateUtc="2025-09-19T22:30:00Z">
                                <w:rPr>
                                  <w:rFonts w:ascii="Cambria Math" w:eastAsiaTheme="minorEastAsia" w:hAnsi="Cambria Math" w:cs="Arial"/>
                                </w:rPr>
                                <m:t>T</m:t>
                              </w:ins>
                            </m:r>
                          </m:e>
                          <m:sub>
                            <m:r>
                              <w:ins w:id="3158" w:author="JAVIERA PAZ LEFORT IBANEZ" w:date="2025-09-19T19:30:00Z" w16du:dateUtc="2025-09-19T22:30:00Z">
                                <w:rPr>
                                  <w:rFonts w:ascii="Cambria Math" w:eastAsiaTheme="minorEastAsia" w:hAnsi="Cambria Math" w:cs="Arial"/>
                                </w:rPr>
                                <m:t>C</m:t>
                              </w:ins>
                            </m:r>
                          </m:sub>
                        </m:sSub>
                        <m:r>
                          <w:ins w:id="3159" w:author="JAVIERA PAZ LEFORT IBANEZ" w:date="2025-09-19T19:30:00Z" w16du:dateUtc="2025-09-19T22:30:00Z">
                            <w:rPr>
                              <w:rFonts w:ascii="Cambria Math" w:eastAsiaTheme="minorEastAsia" w:hAnsi="Cambria Math" w:cs="Arial"/>
                              <w:rPrChange w:id="3160" w:author="JAVIERA PAZ LEFORT IBANEZ" w:date="2025-09-19T19:30:00Z" w16du:dateUtc="2025-09-19T22:30:00Z">
                                <w:rPr>
                                  <w:rFonts w:ascii="Cambria Math" w:eastAsiaTheme="minorEastAsia" w:hAnsi="Cambria Math"/>
                                  <w:lang w:val="en-US"/>
                                </w:rPr>
                              </w:rPrChange>
                            </w:rPr>
                            <m:t>+133.15</m:t>
                          </w:ins>
                        </m:r>
                      </m:den>
                    </m:f>
                    <m:r>
                      <m:rPr>
                        <m:nor/>
                      </m:rPr>
                      <w:rPr>
                        <w:rFonts w:ascii="Cambria Math" w:eastAsiaTheme="minorEastAsia" w:hAnsi="Arial" w:cs="Arial"/>
                      </w:rPr>
                      <m:t xml:space="preserve"> </m:t>
                    </m:r>
                    <m:r>
                      <w:ins w:id="3161" w:author="JAVIERA PAZ LEFORT IBANEZ" w:date="2025-09-19T19:30:00Z" w16du:dateUtc="2025-09-19T22:30:00Z">
                        <m:rPr>
                          <m:nor/>
                        </m:rPr>
                        <w:rPr>
                          <w:rFonts w:ascii="Arial" w:eastAsiaTheme="minorEastAsia" w:hAnsi="Arial" w:cs="Arial"/>
                          <w:rPrChange w:id="3162" w:author="JAVIERA PAZ LEFORT IBANEZ" w:date="2025-09-19T19:30:00Z" w16du:dateUtc="2025-09-19T22:30:00Z">
                            <w:rPr>
                              <w:rFonts w:ascii="Cambria Math" w:eastAsiaTheme="minorEastAsia" w:hAnsi="Cambria Math"/>
                              <w:lang w:val="en-US"/>
                            </w:rPr>
                          </w:rPrChange>
                        </w:rPr>
                        <m:t>[Pa∙s]</m:t>
                      </w:ins>
                    </m:r>
                  </m:sup>
                </m:sSup>
              </m:oMath>
            </m:oMathPara>
          </w:p>
        </w:tc>
        <w:tc>
          <w:tcPr>
            <w:tcW w:w="611" w:type="dxa"/>
          </w:tcPr>
          <w:p w14:paraId="20538BF4" w14:textId="78E55714" w:rsidR="00E95312" w:rsidRDefault="00490E2B" w:rsidP="001972CA">
            <w:pPr>
              <w:jc w:val="right"/>
              <w:rPr>
                <w:rFonts w:ascii="Arial" w:eastAsiaTheme="minorEastAsia" w:hAnsi="Arial" w:cs="Arial"/>
              </w:rPr>
            </w:pPr>
            <w:r>
              <w:rPr>
                <w:rFonts w:ascii="Arial" w:eastAsiaTheme="minorEastAsia" w:hAnsi="Arial" w:cs="Arial"/>
              </w:rPr>
              <w:t>(1)</w:t>
            </w:r>
          </w:p>
        </w:tc>
      </w:tr>
    </w:tbl>
    <w:p w14:paraId="624B04D4" w14:textId="77777777" w:rsidR="00E95312" w:rsidRPr="00B355AB" w:rsidRDefault="00E95312" w:rsidP="00D26ADE">
      <w:pPr>
        <w:ind w:left="708"/>
        <w:rPr>
          <w:ins w:id="3163" w:author="JAVIERA PAZ LEFORT IBANEZ" w:date="2025-09-19T19:11:00Z" w16du:dateUtc="2025-09-19T22:11:00Z"/>
          <w:rFonts w:ascii="Arial" w:eastAsiaTheme="minorEastAsia" w:hAnsi="Arial" w:cs="Arial"/>
          <w:rPrChange w:id="3164" w:author="JAVIERA PAZ LEFORT IBANEZ" w:date="2025-09-19T19:26:00Z" w16du:dateUtc="2025-09-19T22:26:00Z">
            <w:rPr>
              <w:ins w:id="3165" w:author="JAVIERA PAZ LEFORT IBANEZ" w:date="2025-09-19T19:11:00Z" w16du:dateUtc="2025-09-19T22:11:00Z"/>
            </w:rPr>
          </w:rPrChange>
        </w:rPr>
      </w:pPr>
    </w:p>
    <w:p w14:paraId="22D5CDBF" w14:textId="308ECAD4" w:rsidR="00A6351B" w:rsidRPr="00490E2B" w:rsidRDefault="00EA209F" w:rsidP="00D26ADE">
      <w:pPr>
        <w:ind w:left="708"/>
        <w:rPr>
          <w:rFonts w:ascii="Arial" w:hAnsi="Arial" w:cs="Arial"/>
        </w:rPr>
      </w:pPr>
      <w:ins w:id="3166" w:author="JAVIERA PAZ LEFORT IBANEZ" w:date="2025-09-19T19:11:00Z" w16du:dateUtc="2025-09-19T22:11:00Z">
        <w:r w:rsidRPr="00B355AB">
          <w:rPr>
            <w:rStyle w:val="Textoennegrita"/>
            <w:rFonts w:ascii="Arial" w:hAnsi="Arial" w:cs="Arial"/>
            <w:b w:val="0"/>
            <w:bCs w:val="0"/>
            <w:rPrChange w:id="3167" w:author="JAVIERA PAZ LEFORT IBANEZ" w:date="2025-09-19T19:30:00Z" w16du:dateUtc="2025-09-19T22:30:00Z">
              <w:rPr>
                <w:rStyle w:val="Textoennegrita"/>
              </w:rPr>
            </w:rPrChange>
          </w:rPr>
          <w:t>Difusividad en líquido (</w:t>
        </w:r>
        <w:proofErr w:type="spellStart"/>
        <w:r w:rsidRPr="00B355AB">
          <w:rPr>
            <w:rStyle w:val="Textoennegrita"/>
            <w:rFonts w:ascii="Arial" w:hAnsi="Arial" w:cs="Arial"/>
            <w:b w:val="0"/>
            <w:bCs w:val="0"/>
            <w:rPrChange w:id="3168" w:author="JAVIERA PAZ LEFORT IBANEZ" w:date="2025-09-19T19:30:00Z" w16du:dateUtc="2025-09-19T22:30:00Z">
              <w:rPr>
                <w:rStyle w:val="Textoennegrita"/>
              </w:rPr>
            </w:rPrChange>
          </w:rPr>
          <w:t>Wilke</w:t>
        </w:r>
        <w:proofErr w:type="spellEnd"/>
        <w:r w:rsidRPr="00B355AB">
          <w:rPr>
            <w:rStyle w:val="Textoennegrita"/>
            <w:rFonts w:ascii="Arial" w:hAnsi="Arial" w:cs="Arial"/>
            <w:b w:val="0"/>
            <w:bCs w:val="0"/>
            <w:rPrChange w:id="3169" w:author="JAVIERA PAZ LEFORT IBANEZ" w:date="2025-09-19T19:30:00Z" w16du:dateUtc="2025-09-19T22:30:00Z">
              <w:rPr>
                <w:rStyle w:val="Textoennegrita"/>
              </w:rPr>
            </w:rPrChange>
          </w:rPr>
          <w:t>–Chang; conversión a SI):</w:t>
        </w:r>
      </w:ins>
      <w:ins w:id="3170" w:author="JAVIERA PAZ LEFORT IBANEZ" w:date="2025-09-19T19:39:00Z" w16du:dateUtc="2025-09-19T22:39:00Z">
        <w:r w:rsidR="0061334A" w:rsidRPr="00B355AB">
          <w:rPr>
            <w:rFonts w:ascii="Arial" w:hAnsi="Arial" w:cs="Arial"/>
            <w:noProof/>
          </w:rPr>
          <w:t xml:space="preserve"> </w:t>
        </w:r>
      </w:ins>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1"/>
      </w:tblGrid>
      <w:tr w:rsidR="00490E2B" w14:paraId="21F07092" w14:textId="77777777" w:rsidTr="00D26ADE">
        <w:tc>
          <w:tcPr>
            <w:tcW w:w="8217" w:type="dxa"/>
          </w:tcPr>
          <w:p w14:paraId="0245844F" w14:textId="77777777" w:rsidR="00490E2B" w:rsidRPr="00490E2B" w:rsidRDefault="00000000" w:rsidP="00490E2B">
            <w:pPr>
              <w:rPr>
                <w:rFonts w:ascii="Arial" w:eastAsiaTheme="minorEastAsia" w:hAnsi="Arial" w:cs="Arial"/>
                <w:lang w:val="en-US"/>
              </w:rPr>
            </w:pPr>
            <m:oMathPara>
              <m:oMath>
                <m:sSubSup>
                  <m:sSubSupPr>
                    <m:ctrlPr>
                      <w:ins w:id="3171" w:author="JAVIERA PAZ LEFORT IBANEZ" w:date="2025-09-19T19:38:00Z" w16du:dateUtc="2025-09-19T22:38:00Z">
                        <w:rPr>
                          <w:rFonts w:ascii="Cambria Math" w:eastAsiaTheme="minorEastAsia" w:hAnsi="Cambria Math" w:cs="Arial"/>
                          <w:i/>
                        </w:rPr>
                      </w:ins>
                    </m:ctrlPr>
                  </m:sSubSupPr>
                  <m:e>
                    <m:r>
                      <w:ins w:id="3172" w:author="JAVIERA PAZ LEFORT IBANEZ" w:date="2025-09-19T19:38:00Z" w16du:dateUtc="2025-09-19T22:38:00Z">
                        <w:rPr>
                          <w:rFonts w:ascii="Cambria Math" w:eastAsiaTheme="minorEastAsia" w:hAnsi="Cambria Math" w:cs="Arial"/>
                        </w:rPr>
                        <m:t>D</m:t>
                      </w:ins>
                    </m:r>
                  </m:e>
                  <m:sub>
                    <m:r>
                      <w:ins w:id="3173" w:author="JAVIERA PAZ LEFORT IBANEZ" w:date="2025-09-19T19:38:00Z" w16du:dateUtc="2025-09-19T22:38:00Z">
                        <w:rPr>
                          <w:rFonts w:ascii="Cambria Math" w:eastAsiaTheme="minorEastAsia" w:hAnsi="Cambria Math" w:cs="Arial"/>
                        </w:rPr>
                        <m:t>AB</m:t>
                      </w:ins>
                    </m:r>
                  </m:sub>
                  <m:sup>
                    <m:r>
                      <w:ins w:id="3174" w:author="JAVIERA PAZ LEFORT IBANEZ" w:date="2025-09-19T19:38:00Z" w16du:dateUtc="2025-09-19T22:38:00Z">
                        <w:rPr>
                          <w:rFonts w:ascii="Cambria Math" w:eastAsiaTheme="minorEastAsia" w:hAnsi="Cambria Math" w:cs="Arial"/>
                          <w:lang w:val="en-US"/>
                        </w:rPr>
                        <m:t>(</m:t>
                      </w:ins>
                    </m:r>
                    <m:r>
                      <w:ins w:id="3175" w:author="JAVIERA PAZ LEFORT IBANEZ" w:date="2025-09-19T19:39:00Z" w16du:dateUtc="2025-09-19T22:39:00Z">
                        <m:rPr>
                          <m:scr m:val="script"/>
                        </m:rPr>
                        <w:rPr>
                          <w:rFonts w:ascii="Cambria Math" w:eastAsiaTheme="minorEastAsia" w:hAnsi="Cambria Math" w:cs="Arial"/>
                          <w:lang w:val="en-US"/>
                        </w:rPr>
                        <m:t>l</m:t>
                      </w:ins>
                    </m:r>
                    <m:r>
                      <w:ins w:id="3176" w:author="JAVIERA PAZ LEFORT IBANEZ" w:date="2025-09-19T19:38:00Z" w16du:dateUtc="2025-09-19T22:38:00Z">
                        <w:rPr>
                          <w:rFonts w:ascii="Cambria Math" w:eastAsiaTheme="minorEastAsia" w:hAnsi="Cambria Math" w:cs="Arial"/>
                          <w:lang w:val="en-US"/>
                        </w:rPr>
                        <m:t>)</m:t>
                      </w:ins>
                    </m:r>
                  </m:sup>
                </m:sSubSup>
                <m:d>
                  <m:dPr>
                    <m:begChr m:val="["/>
                    <m:endChr m:val="]"/>
                    <m:ctrlPr>
                      <w:ins w:id="3177" w:author="JAVIERA PAZ LEFORT IBANEZ" w:date="2025-09-19T19:38:00Z" w16du:dateUtc="2025-09-19T22:38:00Z">
                        <w:rPr>
                          <w:rFonts w:ascii="Cambria Math" w:eastAsiaTheme="minorEastAsia" w:hAnsi="Cambria Math" w:cs="Arial"/>
                          <w:i/>
                        </w:rPr>
                      </w:ins>
                    </m:ctrlPr>
                  </m:dPr>
                  <m:e>
                    <m:f>
                      <m:fPr>
                        <m:type m:val="lin"/>
                        <m:ctrlPr>
                          <w:ins w:id="3178" w:author="JAVIERA PAZ LEFORT IBANEZ" w:date="2025-09-19T19:38:00Z" w16du:dateUtc="2025-09-19T22:38:00Z">
                            <w:rPr>
                              <w:rFonts w:ascii="Cambria Math" w:eastAsiaTheme="minorEastAsia" w:hAnsi="Cambria Math" w:cs="Arial"/>
                              <w:i/>
                            </w:rPr>
                          </w:ins>
                        </m:ctrlPr>
                      </m:fPr>
                      <m:num>
                        <m:sSup>
                          <m:sSupPr>
                            <m:ctrlPr>
                              <w:ins w:id="3179" w:author="JAVIERA PAZ LEFORT IBANEZ" w:date="2025-09-19T19:38:00Z" w16du:dateUtc="2025-09-19T22:38:00Z">
                                <w:rPr>
                                  <w:rFonts w:ascii="Cambria Math" w:eastAsiaTheme="minorEastAsia" w:hAnsi="Cambria Math" w:cs="Arial"/>
                                  <w:i/>
                                </w:rPr>
                              </w:ins>
                            </m:ctrlPr>
                          </m:sSupPr>
                          <m:e>
                            <m:r>
                              <w:ins w:id="3180" w:author="JAVIERA PAZ LEFORT IBANEZ" w:date="2025-09-19T19:38:00Z" w16du:dateUtc="2025-09-19T22:38:00Z">
                                <m:rPr>
                                  <m:nor/>
                                </m:rPr>
                                <w:rPr>
                                  <w:rFonts w:ascii="Arial" w:eastAsiaTheme="minorEastAsia" w:hAnsi="Arial" w:cs="Arial"/>
                                  <w:lang w:val="en-US"/>
                                  <w:rPrChange w:id="3181" w:author="JAVIERA PAZ LEFORT IBANEZ" w:date="2025-09-19T19:38:00Z" w16du:dateUtc="2025-09-19T22:38:00Z">
                                    <w:rPr>
                                      <w:rFonts w:ascii="Cambria Math" w:eastAsiaTheme="minorEastAsia" w:hAnsi="Cambria Math" w:cs="Times New Roman"/>
                                      <w:kern w:val="0"/>
                                      <w:lang w:eastAsia="es-CL"/>
                                      <w14:ligatures w14:val="none"/>
                                    </w:rPr>
                                  </w:rPrChange>
                                </w:rPr>
                                <m:t>cm</m:t>
                              </w:ins>
                            </m:r>
                          </m:e>
                          <m:sup>
                            <m:r>
                              <w:ins w:id="3182" w:author="JAVIERA PAZ LEFORT IBANEZ" w:date="2025-09-19T19:38:00Z" w16du:dateUtc="2025-09-19T22:38:00Z">
                                <m:rPr>
                                  <m:nor/>
                                </m:rPr>
                                <w:rPr>
                                  <w:rFonts w:ascii="Arial" w:eastAsiaTheme="minorEastAsia" w:hAnsi="Arial" w:cs="Arial"/>
                                  <w:lang w:val="en-US"/>
                                  <w:rPrChange w:id="3183" w:author="JAVIERA PAZ LEFORT IBANEZ" w:date="2025-09-19T19:38:00Z" w16du:dateUtc="2025-09-19T22:38:00Z">
                                    <w:rPr>
                                      <w:rFonts w:ascii="Cambria Math" w:eastAsiaTheme="minorEastAsia" w:hAnsi="Cambria Math" w:cs="Times New Roman"/>
                                      <w:kern w:val="0"/>
                                      <w:lang w:eastAsia="es-CL"/>
                                      <w14:ligatures w14:val="none"/>
                                    </w:rPr>
                                  </w:rPrChange>
                                </w:rPr>
                                <m:t>2</m:t>
                              </w:ins>
                            </m:r>
                          </m:sup>
                        </m:sSup>
                      </m:num>
                      <m:den>
                        <m:r>
                          <w:ins w:id="3184" w:author="JAVIERA PAZ LEFORT IBANEZ" w:date="2025-09-19T19:38:00Z" w16du:dateUtc="2025-09-19T22:38:00Z">
                            <m:rPr>
                              <m:nor/>
                            </m:rPr>
                            <w:rPr>
                              <w:rFonts w:ascii="Arial" w:eastAsiaTheme="minorEastAsia" w:hAnsi="Arial" w:cs="Arial"/>
                              <w:lang w:val="en-US"/>
                              <w:rPrChange w:id="3185" w:author="JAVIERA PAZ LEFORT IBANEZ" w:date="2025-09-19T19:38:00Z" w16du:dateUtc="2025-09-19T22:38:00Z">
                                <w:rPr>
                                  <w:rFonts w:ascii="Cambria Math" w:eastAsiaTheme="minorEastAsia" w:hAnsi="Cambria Math" w:cs="Times New Roman"/>
                                  <w:kern w:val="0"/>
                                  <w:lang w:eastAsia="es-CL"/>
                                  <w14:ligatures w14:val="none"/>
                                </w:rPr>
                              </w:rPrChange>
                            </w:rPr>
                            <m:t>s</m:t>
                          </w:ins>
                        </m:r>
                      </m:den>
                    </m:f>
                  </m:e>
                </m:d>
                <m:r>
                  <w:ins w:id="3186" w:author="JAVIERA PAZ LEFORT IBANEZ" w:date="2025-09-19T19:38:00Z" w16du:dateUtc="2025-09-19T22:38:00Z">
                    <w:rPr>
                      <w:rFonts w:ascii="Cambria Math" w:eastAsiaTheme="minorEastAsia" w:hAnsi="Cambria Math" w:cs="Arial"/>
                      <w:lang w:val="en-US"/>
                      <w:rPrChange w:id="3187" w:author="JAVIERA PAZ LEFORT IBANEZ" w:date="2025-09-19T19:38:00Z" w16du:dateUtc="2025-09-19T22:38:00Z">
                        <w:rPr>
                          <w:rFonts w:ascii="Cambria Math" w:eastAsiaTheme="minorEastAsia" w:hAnsi="Cambria Math" w:cs="Times New Roman"/>
                          <w:kern w:val="0"/>
                          <w:lang w:eastAsia="es-CL"/>
                          <w14:ligatures w14:val="none"/>
                        </w:rPr>
                      </w:rPrChange>
                    </w:rPr>
                    <m:t xml:space="preserve">= </m:t>
                  </w:ins>
                </m:r>
                <m:r>
                  <w:ins w:id="3188" w:author="JAVIERA PAZ LEFORT IBANEZ" w:date="2025-09-19T19:39:00Z" w16du:dateUtc="2025-09-19T22:39:00Z">
                    <w:rPr>
                      <w:rFonts w:ascii="Cambria Math" w:eastAsiaTheme="minorEastAsia" w:hAnsi="Cambria Math" w:cs="Arial"/>
                      <w:lang w:val="en-US"/>
                    </w:rPr>
                    <m:t>7.4×</m:t>
                  </w:ins>
                </m:r>
                <m:sSup>
                  <m:sSupPr>
                    <m:ctrlPr>
                      <w:ins w:id="3189" w:author="JAVIERA PAZ LEFORT IBANEZ" w:date="2025-09-19T19:39:00Z" w16du:dateUtc="2025-09-19T22:39:00Z">
                        <w:rPr>
                          <w:rFonts w:ascii="Cambria Math" w:eastAsiaTheme="minorEastAsia" w:hAnsi="Cambria Math" w:cs="Arial"/>
                          <w:i/>
                        </w:rPr>
                      </w:ins>
                    </m:ctrlPr>
                  </m:sSupPr>
                  <m:e>
                    <m:r>
                      <w:ins w:id="3190" w:author="JAVIERA PAZ LEFORT IBANEZ" w:date="2025-09-19T19:39:00Z" w16du:dateUtc="2025-09-19T22:39:00Z">
                        <w:rPr>
                          <w:rFonts w:ascii="Cambria Math" w:eastAsiaTheme="minorEastAsia" w:hAnsi="Cambria Math" w:cs="Arial"/>
                          <w:lang w:val="en-US"/>
                        </w:rPr>
                        <m:t>10</m:t>
                      </w:ins>
                    </m:r>
                  </m:e>
                  <m:sup>
                    <m:r>
                      <w:ins w:id="3191" w:author="JAVIERA PAZ LEFORT IBANEZ" w:date="2025-09-19T19:39:00Z" w16du:dateUtc="2025-09-19T22:39:00Z">
                        <w:rPr>
                          <w:rFonts w:ascii="Cambria Math" w:eastAsiaTheme="minorEastAsia" w:hAnsi="Cambria Math" w:cs="Arial"/>
                          <w:lang w:val="en-US"/>
                        </w:rPr>
                        <m:t>-8</m:t>
                      </w:ins>
                    </m:r>
                  </m:sup>
                </m:sSup>
                <m:f>
                  <m:fPr>
                    <m:ctrlPr>
                      <w:ins w:id="3192" w:author="JAVIERA PAZ LEFORT IBANEZ" w:date="2025-09-19T19:38:00Z" w16du:dateUtc="2025-09-19T22:38:00Z">
                        <w:rPr>
                          <w:rFonts w:ascii="Cambria Math" w:eastAsiaTheme="minorEastAsia" w:hAnsi="Cambria Math" w:cs="Arial"/>
                          <w:i/>
                        </w:rPr>
                      </w:ins>
                    </m:ctrlPr>
                  </m:fPr>
                  <m:num>
                    <m:sSup>
                      <m:sSupPr>
                        <m:ctrlPr>
                          <w:ins w:id="3193" w:author="JAVIERA PAZ LEFORT IBANEZ" w:date="2025-09-19T19:40:00Z" w16du:dateUtc="2025-09-19T22:40:00Z">
                            <w:rPr>
                              <w:rFonts w:ascii="Cambria Math" w:eastAsiaTheme="minorEastAsia" w:hAnsi="Cambria Math" w:cs="Arial"/>
                              <w:i/>
                              <w:lang w:val="en-US"/>
                            </w:rPr>
                          </w:ins>
                        </m:ctrlPr>
                      </m:sSupPr>
                      <m:e>
                        <m:r>
                          <w:ins w:id="3194" w:author="JAVIERA PAZ LEFORT IBANEZ" w:date="2025-09-19T19:40:00Z" w16du:dateUtc="2025-09-19T22:40:00Z">
                            <w:rPr>
                              <w:rFonts w:ascii="Cambria Math" w:eastAsiaTheme="minorEastAsia" w:hAnsi="Cambria Math" w:cs="Arial"/>
                              <w:lang w:val="en-US"/>
                            </w:rPr>
                            <m:t>(</m:t>
                          </w:ins>
                        </m:r>
                        <m:sSub>
                          <m:sSubPr>
                            <m:ctrlPr>
                              <w:ins w:id="3195" w:author="JAVIERA PAZ LEFORT IBANEZ" w:date="2025-09-19T19:40:00Z" w16du:dateUtc="2025-09-19T22:40:00Z">
                                <w:rPr>
                                  <w:rFonts w:ascii="Cambria Math" w:eastAsiaTheme="minorEastAsia" w:hAnsi="Cambria Math" w:cs="Arial"/>
                                  <w:i/>
                                  <w:lang w:val="en-US"/>
                                </w:rPr>
                              </w:ins>
                            </m:ctrlPr>
                          </m:sSubPr>
                          <m:e>
                            <m:r>
                              <w:ins w:id="3196" w:author="JAVIERA PAZ LEFORT IBANEZ" w:date="2025-09-19T19:40:00Z" w16du:dateUtc="2025-09-19T22:40:00Z">
                                <w:rPr>
                                  <w:rFonts w:ascii="Cambria Math" w:eastAsiaTheme="minorEastAsia" w:hAnsi="Cambria Math" w:cs="Arial"/>
                                  <w:lang w:val="en-US"/>
                                </w:rPr>
                                <m:t>ϕ</m:t>
                              </w:ins>
                            </m:r>
                          </m:e>
                          <m:sub>
                            <m:r>
                              <w:ins w:id="3197" w:author="JAVIERA PAZ LEFORT IBANEZ" w:date="2025-09-19T19:40:00Z" w16du:dateUtc="2025-09-19T22:40:00Z">
                                <w:rPr>
                                  <w:rFonts w:ascii="Cambria Math" w:eastAsiaTheme="minorEastAsia" w:hAnsi="Cambria Math" w:cs="Arial"/>
                                  <w:lang w:val="en-US"/>
                                </w:rPr>
                                <m:t>B</m:t>
                              </w:ins>
                            </m:r>
                          </m:sub>
                        </m:sSub>
                        <m:sSub>
                          <m:sSubPr>
                            <m:ctrlPr>
                              <w:ins w:id="3198" w:author="JAVIERA PAZ LEFORT IBANEZ" w:date="2025-09-19T19:40:00Z" w16du:dateUtc="2025-09-19T22:40:00Z">
                                <w:rPr>
                                  <w:rFonts w:ascii="Cambria Math" w:eastAsiaTheme="minorEastAsia" w:hAnsi="Cambria Math" w:cs="Arial"/>
                                  <w:i/>
                                  <w:lang w:val="en-US"/>
                                </w:rPr>
                              </w:ins>
                            </m:ctrlPr>
                          </m:sSubPr>
                          <m:e>
                            <m:r>
                              <w:ins w:id="3199" w:author="JAVIERA PAZ LEFORT IBANEZ" w:date="2025-09-19T19:40:00Z" w16du:dateUtc="2025-09-19T22:40:00Z">
                                <w:rPr>
                                  <w:rFonts w:ascii="Cambria Math" w:eastAsiaTheme="minorEastAsia" w:hAnsi="Cambria Math" w:cs="Arial"/>
                                  <w:lang w:val="en-US"/>
                                </w:rPr>
                                <m:t>M</m:t>
                              </w:ins>
                            </m:r>
                          </m:e>
                          <m:sub>
                            <m:r>
                              <w:ins w:id="3200" w:author="JAVIERA PAZ LEFORT IBANEZ" w:date="2025-09-19T19:40:00Z" w16du:dateUtc="2025-09-19T22:40:00Z">
                                <w:rPr>
                                  <w:rFonts w:ascii="Cambria Math" w:eastAsiaTheme="minorEastAsia" w:hAnsi="Cambria Math" w:cs="Arial"/>
                                  <w:lang w:val="en-US"/>
                                </w:rPr>
                                <m:t>B</m:t>
                              </w:ins>
                            </m:r>
                          </m:sub>
                        </m:sSub>
                        <m:r>
                          <w:ins w:id="3201" w:author="JAVIERA PAZ LEFORT IBANEZ" w:date="2025-09-19T19:40:00Z" w16du:dateUtc="2025-09-19T22:40:00Z">
                            <w:rPr>
                              <w:rFonts w:ascii="Cambria Math" w:eastAsiaTheme="minorEastAsia" w:hAnsi="Cambria Math" w:cs="Arial"/>
                              <w:lang w:val="en-US"/>
                            </w:rPr>
                            <m:t>)</m:t>
                          </w:ins>
                        </m:r>
                      </m:e>
                      <m:sup>
                        <m:r>
                          <w:ins w:id="3202" w:author="JAVIERA PAZ LEFORT IBANEZ" w:date="2025-09-19T19:40:00Z" w16du:dateUtc="2025-09-19T22:40:00Z">
                            <w:rPr>
                              <w:rFonts w:ascii="Cambria Math" w:eastAsiaTheme="minorEastAsia" w:hAnsi="Cambria Math" w:cs="Arial"/>
                              <w:lang w:val="en-US"/>
                            </w:rPr>
                            <m:t>1/2</m:t>
                          </w:ins>
                        </m:r>
                      </m:sup>
                    </m:sSup>
                    <m:r>
                      <w:ins w:id="3203" w:author="JAVIERA PAZ LEFORT IBANEZ" w:date="2025-09-19T19:40:00Z" w16du:dateUtc="2025-09-19T22:40:00Z">
                        <w:rPr>
                          <w:rFonts w:ascii="Cambria Math" w:eastAsiaTheme="minorEastAsia" w:hAnsi="Cambria Math" w:cs="Arial"/>
                          <w:lang w:val="en-US"/>
                        </w:rPr>
                        <m:t>T</m:t>
                      </w:ins>
                    </m:r>
                  </m:num>
                  <m:den>
                    <m:sSub>
                      <m:sSubPr>
                        <m:ctrlPr>
                          <w:ins w:id="3204" w:author="JAVIERA PAZ LEFORT IBANEZ" w:date="2025-09-19T19:40:00Z" w16du:dateUtc="2025-09-19T22:40:00Z">
                            <w:rPr>
                              <w:rFonts w:ascii="Cambria Math" w:eastAsiaTheme="minorEastAsia" w:hAnsi="Cambria Math" w:cs="Arial"/>
                              <w:i/>
                            </w:rPr>
                          </w:ins>
                        </m:ctrlPr>
                      </m:sSubPr>
                      <m:e>
                        <m:r>
                          <w:ins w:id="3205" w:author="JAVIERA PAZ LEFORT IBANEZ" w:date="2025-09-19T19:40:00Z" w16du:dateUtc="2025-09-19T22:40:00Z">
                            <w:rPr>
                              <w:rFonts w:ascii="Cambria Math" w:eastAsiaTheme="minorEastAsia" w:hAnsi="Cambria Math" w:cs="Arial"/>
                            </w:rPr>
                            <m:t>μ</m:t>
                          </w:ins>
                        </m:r>
                      </m:e>
                      <m:sub>
                        <m:r>
                          <w:ins w:id="3206" w:author="JAVIERA PAZ LEFORT IBANEZ" w:date="2025-09-19T19:41:00Z" w16du:dateUtc="2025-09-19T22:41:00Z">
                            <w:rPr>
                              <w:rFonts w:ascii="Cambria Math" w:eastAsiaTheme="minorEastAsia" w:hAnsi="Cambria Math" w:cs="Arial"/>
                            </w:rPr>
                            <m:t>B</m:t>
                          </w:ins>
                        </m:r>
                      </m:sub>
                    </m:sSub>
                    <m:sSubSup>
                      <m:sSubSupPr>
                        <m:ctrlPr>
                          <w:ins w:id="3207" w:author="JAVIERA PAZ LEFORT IBANEZ" w:date="2025-09-19T19:41:00Z" w16du:dateUtc="2025-09-19T22:41:00Z">
                            <w:rPr>
                              <w:rFonts w:ascii="Cambria Math" w:eastAsiaTheme="minorEastAsia" w:hAnsi="Cambria Math" w:cs="Arial"/>
                              <w:i/>
                            </w:rPr>
                          </w:ins>
                        </m:ctrlPr>
                      </m:sSubSupPr>
                      <m:e>
                        <m:r>
                          <w:ins w:id="3208" w:author="JAVIERA PAZ LEFORT IBANEZ" w:date="2025-09-19T19:41:00Z" w16du:dateUtc="2025-09-19T22:41:00Z">
                            <w:rPr>
                              <w:rFonts w:ascii="Cambria Math" w:eastAsiaTheme="minorEastAsia" w:hAnsi="Cambria Math" w:cs="Arial"/>
                            </w:rPr>
                            <m:t>V</m:t>
                          </w:ins>
                        </m:r>
                      </m:e>
                      <m:sub>
                        <m:r>
                          <w:ins w:id="3209" w:author="JAVIERA PAZ LEFORT IBANEZ" w:date="2025-09-19T19:41:00Z" w16du:dateUtc="2025-09-19T22:41:00Z">
                            <w:rPr>
                              <w:rFonts w:ascii="Cambria Math" w:eastAsiaTheme="minorEastAsia" w:hAnsi="Cambria Math" w:cs="Arial"/>
                            </w:rPr>
                            <m:t>A</m:t>
                          </w:ins>
                        </m:r>
                      </m:sub>
                      <m:sup>
                        <m:r>
                          <w:ins w:id="3210" w:author="JAVIERA PAZ LEFORT IBANEZ" w:date="2025-09-19T19:41:00Z" w16du:dateUtc="2025-09-19T22:41:00Z">
                            <w:rPr>
                              <w:rFonts w:ascii="Cambria Math" w:eastAsiaTheme="minorEastAsia" w:hAnsi="Cambria Math" w:cs="Arial"/>
                              <w:lang w:val="en-US"/>
                              <w:rPrChange w:id="3211" w:author="JAVIERA PAZ LEFORT IBANEZ" w:date="2025-09-20T01:07:00Z" w16du:dateUtc="2025-09-20T04:07:00Z">
                                <w:rPr>
                                  <w:rFonts w:ascii="Cambria Math" w:eastAsiaTheme="minorEastAsia" w:hAnsi="Cambria Math" w:cs="Times New Roman"/>
                                  <w:kern w:val="0"/>
                                  <w:lang w:eastAsia="es-CL"/>
                                  <w14:ligatures w14:val="none"/>
                                </w:rPr>
                              </w:rPrChange>
                            </w:rPr>
                            <m:t>0.6</m:t>
                          </w:ins>
                        </m:r>
                      </m:sup>
                    </m:sSubSup>
                  </m:den>
                </m:f>
              </m:oMath>
            </m:oMathPara>
          </w:p>
          <w:p w14:paraId="3EAB0268" w14:textId="5405EC42" w:rsidR="00490E2B" w:rsidRPr="00490E2B" w:rsidRDefault="00490E2B" w:rsidP="00E83F78">
            <w:pPr>
              <w:rPr>
                <w:rFonts w:ascii="Arial" w:eastAsiaTheme="minorEastAsia" w:hAnsi="Arial" w:cs="Arial"/>
                <w:lang w:val="en-US"/>
              </w:rPr>
            </w:pPr>
          </w:p>
        </w:tc>
        <w:tc>
          <w:tcPr>
            <w:tcW w:w="611" w:type="dxa"/>
          </w:tcPr>
          <w:p w14:paraId="4188389B" w14:textId="5B2F8211" w:rsidR="00490E2B" w:rsidRDefault="00490E2B" w:rsidP="00E83F78">
            <w:pPr>
              <w:jc w:val="right"/>
              <w:rPr>
                <w:rFonts w:ascii="Arial" w:eastAsiaTheme="minorEastAsia" w:hAnsi="Arial" w:cs="Arial"/>
              </w:rPr>
            </w:pPr>
            <w:r>
              <w:rPr>
                <w:rFonts w:ascii="Arial" w:eastAsiaTheme="minorEastAsia" w:hAnsi="Arial" w:cs="Arial"/>
              </w:rPr>
              <w:lastRenderedPageBreak/>
              <w:t>(2)</w:t>
            </w:r>
          </w:p>
        </w:tc>
      </w:tr>
    </w:tbl>
    <w:p w14:paraId="52E3782F" w14:textId="33E2463B" w:rsidR="00425BBF" w:rsidRPr="00B355AB" w:rsidRDefault="00000000" w:rsidP="00D26ADE">
      <w:pPr>
        <w:ind w:left="708"/>
        <w:rPr>
          <w:ins w:id="3212" w:author="JAVIERA PAZ LEFORT IBANEZ" w:date="2025-09-19T19:33:00Z" w16du:dateUtc="2025-09-19T22:33:00Z"/>
          <w:rStyle w:val="Textoennegrita"/>
          <w:rFonts w:ascii="Arial" w:hAnsi="Arial" w:cs="Arial"/>
          <w:lang w:val="en-US"/>
          <w:rPrChange w:id="3213" w:author="JAVIERA PAZ LEFORT IBANEZ" w:date="2025-09-19T19:41:00Z" w16du:dateUtc="2025-09-19T22:41:00Z">
            <w:rPr>
              <w:ins w:id="3214" w:author="JAVIERA PAZ LEFORT IBANEZ" w:date="2025-09-19T19:33:00Z" w16du:dateUtc="2025-09-19T22:33:00Z"/>
              <w:rStyle w:val="Textoennegrita"/>
            </w:rPr>
          </w:rPrChange>
        </w:rPr>
      </w:pPr>
      <m:oMathPara>
        <m:oMath>
          <m:sSubSup>
            <m:sSubSupPr>
              <m:ctrlPr>
                <w:ins w:id="3215" w:author="JAVIERA PAZ LEFORT IBANEZ" w:date="2025-09-19T19:41:00Z" w16du:dateUtc="2025-09-19T22:41:00Z">
                  <w:rPr>
                    <w:rFonts w:ascii="Cambria Math" w:eastAsiaTheme="minorEastAsia" w:hAnsi="Cambria Math" w:cs="Arial"/>
                    <w:i/>
                  </w:rPr>
                </w:ins>
              </m:ctrlPr>
            </m:sSubSupPr>
            <m:e>
              <m:r>
                <w:ins w:id="3216" w:author="JAVIERA PAZ LEFORT IBANEZ" w:date="2025-09-19T19:41:00Z" w16du:dateUtc="2025-09-19T22:41:00Z">
                  <w:rPr>
                    <w:rFonts w:ascii="Cambria Math" w:eastAsiaTheme="minorEastAsia" w:hAnsi="Cambria Math" w:cs="Arial"/>
                  </w:rPr>
                  <m:t>D</m:t>
                </w:ins>
              </m:r>
            </m:e>
            <m:sub>
              <m:r>
                <w:ins w:id="3217" w:author="JAVIERA PAZ LEFORT IBANEZ" w:date="2025-09-19T19:41:00Z" w16du:dateUtc="2025-09-19T22:41:00Z">
                  <w:rPr>
                    <w:rFonts w:ascii="Cambria Math" w:eastAsiaTheme="minorEastAsia" w:hAnsi="Cambria Math" w:cs="Arial"/>
                  </w:rPr>
                  <m:t>AB</m:t>
                </w:ins>
              </m:r>
            </m:sub>
            <m:sup>
              <m:r>
                <w:ins w:id="3218" w:author="JAVIERA PAZ LEFORT IBANEZ" w:date="2025-09-19T19:41:00Z" w16du:dateUtc="2025-09-19T22:41:00Z">
                  <m:rPr>
                    <m:scr m:val="script"/>
                  </m:rPr>
                  <w:rPr>
                    <w:rFonts w:ascii="Cambria Math" w:eastAsiaTheme="minorEastAsia" w:hAnsi="Cambria Math" w:cs="Arial"/>
                    <w:lang w:val="en-US"/>
                  </w:rPr>
                  <m:t>(l)</m:t>
                </w:ins>
              </m:r>
            </m:sup>
          </m:sSubSup>
          <m:d>
            <m:dPr>
              <m:begChr m:val="["/>
              <m:endChr m:val="]"/>
              <m:ctrlPr>
                <w:ins w:id="3219" w:author="JAVIERA PAZ LEFORT IBANEZ" w:date="2025-09-19T19:41:00Z" w16du:dateUtc="2025-09-19T22:41:00Z">
                  <w:rPr>
                    <w:rFonts w:ascii="Cambria Math" w:eastAsiaTheme="minorEastAsia" w:hAnsi="Cambria Math" w:cs="Arial"/>
                    <w:i/>
                  </w:rPr>
                </w:ins>
              </m:ctrlPr>
            </m:dPr>
            <m:e>
              <m:f>
                <m:fPr>
                  <m:type m:val="lin"/>
                  <m:ctrlPr>
                    <w:ins w:id="3220" w:author="JAVIERA PAZ LEFORT IBANEZ" w:date="2025-09-19T19:41:00Z" w16du:dateUtc="2025-09-19T22:41:00Z">
                      <w:rPr>
                        <w:rFonts w:ascii="Cambria Math" w:eastAsiaTheme="minorEastAsia" w:hAnsi="Cambria Math" w:cs="Arial"/>
                        <w:i/>
                      </w:rPr>
                    </w:ins>
                  </m:ctrlPr>
                </m:fPr>
                <m:num>
                  <m:sSup>
                    <m:sSupPr>
                      <m:ctrlPr>
                        <w:ins w:id="3221" w:author="JAVIERA PAZ LEFORT IBANEZ" w:date="2025-09-19T19:41:00Z" w16du:dateUtc="2025-09-19T22:41:00Z">
                          <w:rPr>
                            <w:rFonts w:ascii="Cambria Math" w:eastAsiaTheme="minorEastAsia" w:hAnsi="Cambria Math" w:cs="Arial"/>
                            <w:i/>
                          </w:rPr>
                        </w:ins>
                      </m:ctrlPr>
                    </m:sSupPr>
                    <m:e>
                      <m:r>
                        <w:ins w:id="3222" w:author="JAVIERA PAZ LEFORT IBANEZ" w:date="2025-09-19T19:41:00Z" w16du:dateUtc="2025-09-19T22:41:00Z">
                          <m:rPr>
                            <m:nor/>
                          </m:rPr>
                          <w:rPr>
                            <w:rFonts w:ascii="Arial" w:eastAsiaTheme="minorEastAsia" w:hAnsi="Arial" w:cs="Arial"/>
                            <w:lang w:val="en-US"/>
                          </w:rPr>
                          <m:t>m</m:t>
                        </w:ins>
                      </m:r>
                    </m:e>
                    <m:sup>
                      <m:r>
                        <w:ins w:id="3223" w:author="JAVIERA PAZ LEFORT IBANEZ" w:date="2025-09-19T19:41:00Z" w16du:dateUtc="2025-09-19T22:41:00Z">
                          <m:rPr>
                            <m:nor/>
                          </m:rPr>
                          <w:rPr>
                            <w:rFonts w:ascii="Arial" w:eastAsiaTheme="minorEastAsia" w:hAnsi="Arial" w:cs="Arial"/>
                            <w:lang w:val="en-US"/>
                          </w:rPr>
                          <m:t>2</m:t>
                        </w:ins>
                      </m:r>
                    </m:sup>
                  </m:sSup>
                </m:num>
                <m:den>
                  <m:r>
                    <w:ins w:id="3224" w:author="JAVIERA PAZ LEFORT IBANEZ" w:date="2025-09-19T19:41:00Z" w16du:dateUtc="2025-09-19T22:41:00Z">
                      <m:rPr>
                        <m:nor/>
                      </m:rPr>
                      <w:rPr>
                        <w:rFonts w:ascii="Arial" w:eastAsiaTheme="minorEastAsia" w:hAnsi="Arial" w:cs="Arial"/>
                        <w:lang w:val="en-US"/>
                      </w:rPr>
                      <m:t>s</m:t>
                    </w:ins>
                  </m:r>
                </m:den>
              </m:f>
            </m:e>
          </m:d>
          <m:r>
            <w:ins w:id="3225" w:author="JAVIERA PAZ LEFORT IBANEZ" w:date="2025-09-19T19:41:00Z" w16du:dateUtc="2025-09-19T22:41:00Z">
              <w:rPr>
                <w:rFonts w:ascii="Cambria Math" w:eastAsiaTheme="minorEastAsia" w:hAnsi="Cambria Math" w:cs="Arial"/>
                <w:lang w:val="en-US"/>
              </w:rPr>
              <m:t>=</m:t>
            </w:ins>
          </m:r>
          <m:sSup>
            <m:sSupPr>
              <m:ctrlPr>
                <w:ins w:id="3226" w:author="JAVIERA PAZ LEFORT IBANEZ" w:date="2025-09-19T19:41:00Z" w16du:dateUtc="2025-09-19T22:41:00Z">
                  <w:rPr>
                    <w:rFonts w:ascii="Cambria Math" w:eastAsiaTheme="minorEastAsia" w:hAnsi="Cambria Math" w:cs="Arial"/>
                    <w:i/>
                  </w:rPr>
                </w:ins>
              </m:ctrlPr>
            </m:sSupPr>
            <m:e>
              <m:r>
                <w:ins w:id="3227" w:author="JAVIERA PAZ LEFORT IBANEZ" w:date="2025-09-19T19:41:00Z" w16du:dateUtc="2025-09-19T22:41:00Z">
                  <w:rPr>
                    <w:rFonts w:ascii="Cambria Math" w:eastAsiaTheme="minorEastAsia" w:hAnsi="Cambria Math" w:cs="Arial"/>
                    <w:lang w:val="en-US"/>
                  </w:rPr>
                  <m:t>10</m:t>
                </w:ins>
              </m:r>
            </m:e>
            <m:sup>
              <m:r>
                <w:ins w:id="3228" w:author="JAVIERA PAZ LEFORT IBANEZ" w:date="2025-09-19T19:41:00Z" w16du:dateUtc="2025-09-19T22:41:00Z">
                  <w:rPr>
                    <w:rFonts w:ascii="Cambria Math" w:eastAsiaTheme="minorEastAsia" w:hAnsi="Cambria Math" w:cs="Arial"/>
                    <w:lang w:val="en-US"/>
                  </w:rPr>
                  <m:t>-4</m:t>
                </w:ins>
              </m:r>
            </m:sup>
          </m:sSup>
          <m:r>
            <w:ins w:id="3229" w:author="JAVIERA PAZ LEFORT IBANEZ" w:date="2025-09-19T19:41:00Z" w16du:dateUtc="2025-09-19T22:41:00Z">
              <w:rPr>
                <w:rFonts w:ascii="Cambria Math" w:eastAsiaTheme="minorEastAsia" w:hAnsi="Cambria Math" w:cs="Arial"/>
                <w:lang w:val="en-US"/>
                <w:rPrChange w:id="3230" w:author="JAVIERA PAZ LEFORT IBANEZ" w:date="2025-09-20T01:07:00Z" w16du:dateUtc="2025-09-20T04:07:00Z">
                  <w:rPr>
                    <w:rFonts w:ascii="Cambria Math" w:eastAsiaTheme="minorEastAsia" w:hAnsi="Cambria Math"/>
                  </w:rPr>
                </w:rPrChange>
              </w:rPr>
              <m:t>×</m:t>
            </w:ins>
          </m:r>
          <m:sSubSup>
            <m:sSubSupPr>
              <m:ctrlPr>
                <w:ins w:id="3231" w:author="JAVIERA PAZ LEFORT IBANEZ" w:date="2025-09-19T19:41:00Z" w16du:dateUtc="2025-09-19T22:41:00Z">
                  <w:rPr>
                    <w:rFonts w:ascii="Cambria Math" w:eastAsiaTheme="minorEastAsia" w:hAnsi="Cambria Math" w:cs="Arial"/>
                    <w:i/>
                  </w:rPr>
                </w:ins>
              </m:ctrlPr>
            </m:sSubSupPr>
            <m:e>
              <m:r>
                <w:ins w:id="3232" w:author="JAVIERA PAZ LEFORT IBANEZ" w:date="2025-09-19T19:41:00Z" w16du:dateUtc="2025-09-19T22:41:00Z">
                  <w:rPr>
                    <w:rFonts w:ascii="Cambria Math" w:eastAsiaTheme="minorEastAsia" w:hAnsi="Cambria Math" w:cs="Arial"/>
                  </w:rPr>
                  <m:t>D</m:t>
                </w:ins>
              </m:r>
            </m:e>
            <m:sub>
              <m:r>
                <w:ins w:id="3233" w:author="JAVIERA PAZ LEFORT IBANEZ" w:date="2025-09-19T19:41:00Z" w16du:dateUtc="2025-09-19T22:41:00Z">
                  <w:rPr>
                    <w:rFonts w:ascii="Cambria Math" w:eastAsiaTheme="minorEastAsia" w:hAnsi="Cambria Math" w:cs="Arial"/>
                  </w:rPr>
                  <m:t>AB</m:t>
                </w:ins>
              </m:r>
            </m:sub>
            <m:sup>
              <m:r>
                <w:ins w:id="3234" w:author="JAVIERA PAZ LEFORT IBANEZ" w:date="2025-09-19T19:41:00Z" w16du:dateUtc="2025-09-19T22:41:00Z">
                  <m:rPr>
                    <m:scr m:val="script"/>
                  </m:rPr>
                  <w:rPr>
                    <w:rFonts w:ascii="Cambria Math" w:eastAsiaTheme="minorEastAsia" w:hAnsi="Cambria Math" w:cs="Arial"/>
                    <w:lang w:val="en-US"/>
                  </w:rPr>
                  <m:t>(l)</m:t>
                </w:ins>
              </m:r>
            </m:sup>
          </m:sSubSup>
          <m:d>
            <m:dPr>
              <m:begChr m:val="["/>
              <m:endChr m:val="]"/>
              <m:ctrlPr>
                <w:ins w:id="3235" w:author="JAVIERA PAZ LEFORT IBANEZ" w:date="2025-09-19T19:41:00Z" w16du:dateUtc="2025-09-19T22:41:00Z">
                  <w:rPr>
                    <w:rFonts w:ascii="Cambria Math" w:eastAsiaTheme="minorEastAsia" w:hAnsi="Cambria Math" w:cs="Arial"/>
                    <w:i/>
                  </w:rPr>
                </w:ins>
              </m:ctrlPr>
            </m:dPr>
            <m:e>
              <m:f>
                <m:fPr>
                  <m:type m:val="lin"/>
                  <m:ctrlPr>
                    <w:ins w:id="3236" w:author="JAVIERA PAZ LEFORT IBANEZ" w:date="2025-09-19T19:41:00Z" w16du:dateUtc="2025-09-19T22:41:00Z">
                      <w:rPr>
                        <w:rFonts w:ascii="Cambria Math" w:eastAsiaTheme="minorEastAsia" w:hAnsi="Cambria Math" w:cs="Arial"/>
                        <w:i/>
                      </w:rPr>
                    </w:ins>
                  </m:ctrlPr>
                </m:fPr>
                <m:num>
                  <m:sSup>
                    <m:sSupPr>
                      <m:ctrlPr>
                        <w:ins w:id="3237" w:author="JAVIERA PAZ LEFORT IBANEZ" w:date="2025-09-19T19:41:00Z" w16du:dateUtc="2025-09-19T22:41:00Z">
                          <w:rPr>
                            <w:rFonts w:ascii="Cambria Math" w:eastAsiaTheme="minorEastAsia" w:hAnsi="Cambria Math" w:cs="Arial"/>
                            <w:i/>
                          </w:rPr>
                        </w:ins>
                      </m:ctrlPr>
                    </m:sSupPr>
                    <m:e>
                      <m:r>
                        <w:ins w:id="3238" w:author="JAVIERA PAZ LEFORT IBANEZ" w:date="2025-09-19T19:41:00Z" w16du:dateUtc="2025-09-19T22:41:00Z">
                          <m:rPr>
                            <m:nor/>
                          </m:rPr>
                          <w:rPr>
                            <w:rFonts w:ascii="Arial" w:eastAsiaTheme="minorEastAsia" w:hAnsi="Arial" w:cs="Arial"/>
                            <w:lang w:val="en-US"/>
                          </w:rPr>
                          <m:t>cm</m:t>
                        </w:ins>
                      </m:r>
                    </m:e>
                    <m:sup>
                      <m:r>
                        <w:ins w:id="3239" w:author="JAVIERA PAZ LEFORT IBANEZ" w:date="2025-09-19T19:41:00Z" w16du:dateUtc="2025-09-19T22:41:00Z">
                          <m:rPr>
                            <m:nor/>
                          </m:rPr>
                          <w:rPr>
                            <w:rFonts w:ascii="Arial" w:eastAsiaTheme="minorEastAsia" w:hAnsi="Arial" w:cs="Arial"/>
                            <w:lang w:val="en-US"/>
                          </w:rPr>
                          <m:t>2</m:t>
                        </w:ins>
                      </m:r>
                    </m:sup>
                  </m:sSup>
                </m:num>
                <m:den>
                  <m:r>
                    <w:ins w:id="3240" w:author="JAVIERA PAZ LEFORT IBANEZ" w:date="2025-09-19T19:41:00Z" w16du:dateUtc="2025-09-19T22:41:00Z">
                      <m:rPr>
                        <m:nor/>
                      </m:rPr>
                      <w:rPr>
                        <w:rFonts w:ascii="Arial" w:eastAsiaTheme="minorEastAsia" w:hAnsi="Arial" w:cs="Arial"/>
                        <w:lang w:val="en-US"/>
                      </w:rPr>
                      <m:t>s</m:t>
                    </w:ins>
                  </m:r>
                </m:den>
              </m:f>
            </m:e>
          </m:d>
        </m:oMath>
      </m:oMathPara>
    </w:p>
    <w:p w14:paraId="1E946D43" w14:textId="7454FA7B" w:rsidR="005D7790" w:rsidRPr="00BB4E0F" w:rsidRDefault="00EA209F" w:rsidP="00D26ADE">
      <w:pPr>
        <w:ind w:left="708"/>
        <w:rPr>
          <w:rStyle w:val="Textoennegrita"/>
          <w:rFonts w:ascii="Arial" w:hAnsi="Arial" w:cs="Arial"/>
          <w:b w:val="0"/>
          <w:bCs w:val="0"/>
          <w:rPrChange w:id="3241" w:author="JAVIERA PAZ LEFORT IBANEZ" w:date="2025-09-22T17:12:00Z" w16du:dateUtc="2025-09-22T20:12:00Z">
            <w:rPr>
              <w:rStyle w:val="Textoennegrita"/>
              <w:rFonts w:ascii="Arial" w:hAnsi="Arial" w:cs="Arial"/>
            </w:rPr>
          </w:rPrChange>
        </w:rPr>
      </w:pPr>
      <w:ins w:id="3242" w:author="JAVIERA PAZ LEFORT IBANEZ" w:date="2025-09-19T19:11:00Z" w16du:dateUtc="2025-09-19T22:11:00Z">
        <w:r w:rsidRPr="00BB4E0F">
          <w:rPr>
            <w:rStyle w:val="Textoennegrita"/>
            <w:rFonts w:ascii="Arial" w:hAnsi="Arial" w:cs="Arial"/>
            <w:b w:val="0"/>
            <w:bCs w:val="0"/>
            <w:rPrChange w:id="3243" w:author="JAVIERA PAZ LEFORT IBANEZ" w:date="2025-09-22T17:12:00Z" w16du:dateUtc="2025-09-22T20:12:00Z">
              <w:rPr>
                <w:rStyle w:val="Textoennegrita"/>
                <w:rFonts w:ascii="Arial" w:hAnsi="Arial" w:cs="Arial"/>
              </w:rPr>
            </w:rPrChange>
          </w:rPr>
          <w:t>Adimensionales y película (fibra):</w:t>
        </w:r>
      </w:ins>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462"/>
      </w:tblGrid>
      <w:tr w:rsidR="006907E4" w14:paraId="13E158B4" w14:textId="77777777" w:rsidTr="00D26ADE">
        <w:tc>
          <w:tcPr>
            <w:tcW w:w="7366" w:type="dxa"/>
          </w:tcPr>
          <w:p w14:paraId="2726E257" w14:textId="263EC6E1" w:rsidR="006907E4" w:rsidRPr="00B355AB" w:rsidRDefault="00000000" w:rsidP="006907E4">
            <w:pPr>
              <w:jc w:val="center"/>
              <w:rPr>
                <w:ins w:id="3244" w:author="JAVIERA PAZ LEFORT IBANEZ" w:date="2025-09-19T20:33:00Z" w16du:dateUtc="2025-09-19T23:33:00Z"/>
                <w:rFonts w:ascii="Arial" w:eastAsiaTheme="minorEastAsia" w:hAnsi="Arial" w:cs="Arial"/>
                <w:rPrChange w:id="3245" w:author="JAVIERA PAZ LEFORT IBANEZ" w:date="2025-09-19T20:33:00Z" w16du:dateUtc="2025-09-19T23:33:00Z">
                  <w:rPr>
                    <w:ins w:id="3246" w:author="JAVIERA PAZ LEFORT IBANEZ" w:date="2025-09-19T20:33:00Z" w16du:dateUtc="2025-09-19T23:33:00Z"/>
                    <w:rFonts w:eastAsiaTheme="minorEastAsia"/>
                    <w:lang w:val="en-US"/>
                  </w:rPr>
                </w:rPrChange>
              </w:rPr>
            </w:pPr>
            <m:oMath>
              <m:sSub>
                <m:sSubPr>
                  <m:ctrlPr>
                    <w:ins w:id="3247" w:author="JAVIERA PAZ LEFORT IBANEZ" w:date="2025-09-19T20:31:00Z" w16du:dateUtc="2025-09-19T23:31:00Z">
                      <w:rPr>
                        <w:rFonts w:ascii="Cambria Math" w:eastAsiaTheme="minorEastAsia" w:hAnsi="Cambria Math" w:cs="Arial"/>
                        <w:i/>
                      </w:rPr>
                    </w:ins>
                  </m:ctrlPr>
                </m:sSubPr>
                <m:e>
                  <m:r>
                    <w:ins w:id="3248" w:author="JAVIERA PAZ LEFORT IBANEZ" w:date="2025-09-19T20:31:00Z" w16du:dateUtc="2025-09-19T23:31:00Z">
                      <w:rPr>
                        <w:rFonts w:ascii="Cambria Math" w:eastAsiaTheme="minorEastAsia" w:hAnsi="Cambria Math" w:cs="Arial"/>
                      </w:rPr>
                      <m:t>Re</m:t>
                    </w:ins>
                  </m:r>
                </m:e>
                <m:sub>
                  <m:r>
                    <w:ins w:id="3249" w:author="JAVIERA PAZ LEFORT IBANEZ" w:date="2025-09-19T20:31:00Z" w16du:dateUtc="2025-09-19T23:31:00Z">
                      <w:rPr>
                        <w:rFonts w:ascii="Cambria Math" w:eastAsiaTheme="minorEastAsia" w:hAnsi="Cambria Math" w:cs="Arial"/>
                      </w:rPr>
                      <m:t>f</m:t>
                    </w:ins>
                  </m:r>
                </m:sub>
              </m:sSub>
              <m:r>
                <w:ins w:id="3250" w:author="JAVIERA PAZ LEFORT IBANEZ" w:date="2025-09-19T20:31:00Z" w16du:dateUtc="2025-09-19T23:31:00Z">
                  <w:rPr>
                    <w:rFonts w:ascii="Cambria Math" w:eastAsiaTheme="minorEastAsia" w:hAnsi="Cambria Math" w:cs="Arial"/>
                    <w:rPrChange w:id="3251" w:author="JAVIERA PAZ LEFORT IBANEZ" w:date="2025-09-19T20:31:00Z" w16du:dateUtc="2025-09-19T23:31:00Z">
                      <w:rPr>
                        <w:rFonts w:ascii="Cambria Math" w:eastAsiaTheme="minorEastAsia" w:hAnsi="Cambria Math"/>
                        <w:lang w:val="en-US"/>
                      </w:rPr>
                    </w:rPrChange>
                  </w:rPr>
                  <m:t>=</m:t>
                </w:ins>
              </m:r>
              <m:f>
                <m:fPr>
                  <m:ctrlPr>
                    <w:ins w:id="3252" w:author="JAVIERA PAZ LEFORT IBANEZ" w:date="2025-09-19T20:31:00Z" w16du:dateUtc="2025-09-19T23:31:00Z">
                      <w:rPr>
                        <w:rFonts w:ascii="Cambria Math" w:eastAsiaTheme="minorEastAsia" w:hAnsi="Cambria Math" w:cs="Arial"/>
                        <w:i/>
                      </w:rPr>
                    </w:ins>
                  </m:ctrlPr>
                </m:fPr>
                <m:num>
                  <m:sSub>
                    <m:sSubPr>
                      <m:ctrlPr>
                        <w:ins w:id="3253" w:author="JAVIERA PAZ LEFORT IBANEZ" w:date="2025-09-19T20:31:00Z" w16du:dateUtc="2025-09-19T23:31:00Z">
                          <w:rPr>
                            <w:rFonts w:ascii="Cambria Math" w:eastAsiaTheme="minorEastAsia" w:hAnsi="Cambria Math" w:cs="Arial"/>
                            <w:i/>
                          </w:rPr>
                        </w:ins>
                      </m:ctrlPr>
                    </m:sSubPr>
                    <m:e>
                      <m:r>
                        <w:ins w:id="3254" w:author="JAVIERA PAZ LEFORT IBANEZ" w:date="2025-09-19T20:31:00Z" w16du:dateUtc="2025-09-19T23:31:00Z">
                          <w:rPr>
                            <w:rFonts w:ascii="Cambria Math" w:eastAsiaTheme="minorEastAsia" w:hAnsi="Cambria Math" w:cs="Arial"/>
                          </w:rPr>
                          <m:t>ρ</m:t>
                        </w:ins>
                      </m:r>
                    </m:e>
                    <m:sub>
                      <m:r>
                        <w:ins w:id="3255" w:author="JAVIERA PAZ LEFORT IBANEZ" w:date="2025-09-19T20:31:00Z" w16du:dateUtc="2025-09-19T23:31:00Z">
                          <w:rPr>
                            <w:rFonts w:ascii="Cambria Math" w:eastAsiaTheme="minorEastAsia" w:hAnsi="Cambria Math" w:cs="Arial"/>
                          </w:rPr>
                          <m:t>f</m:t>
                        </w:ins>
                      </m:r>
                    </m:sub>
                  </m:sSub>
                  <m:sSub>
                    <m:sSubPr>
                      <m:ctrlPr>
                        <w:ins w:id="3256" w:author="JAVIERA PAZ LEFORT IBANEZ" w:date="2025-09-19T20:31:00Z" w16du:dateUtc="2025-09-19T23:31:00Z">
                          <w:rPr>
                            <w:rFonts w:ascii="Cambria Math" w:eastAsiaTheme="minorEastAsia" w:hAnsi="Cambria Math" w:cs="Arial"/>
                            <w:i/>
                          </w:rPr>
                        </w:ins>
                      </m:ctrlPr>
                    </m:sSubPr>
                    <m:e>
                      <m:r>
                        <w:ins w:id="3257" w:author="JAVIERA PAZ LEFORT IBANEZ" w:date="2025-09-19T20:31:00Z" w16du:dateUtc="2025-09-19T23:31:00Z">
                          <w:rPr>
                            <w:rFonts w:ascii="Cambria Math" w:eastAsiaTheme="minorEastAsia" w:hAnsi="Cambria Math" w:cs="Arial"/>
                          </w:rPr>
                          <m:t>u</m:t>
                        </w:ins>
                      </m:r>
                    </m:e>
                    <m:sub>
                      <m:r>
                        <w:ins w:id="3258" w:author="JAVIERA PAZ LEFORT IBANEZ" w:date="2025-09-19T20:31:00Z" w16du:dateUtc="2025-09-19T23:31:00Z">
                          <w:rPr>
                            <w:rFonts w:ascii="Cambria Math" w:eastAsiaTheme="minorEastAsia" w:hAnsi="Cambria Math" w:cs="Arial"/>
                          </w:rPr>
                          <m:t>f</m:t>
                        </w:ins>
                      </m:r>
                    </m:sub>
                  </m:sSub>
                  <m:sSub>
                    <m:sSubPr>
                      <m:ctrlPr>
                        <w:ins w:id="3259" w:author="JAVIERA PAZ LEFORT IBANEZ" w:date="2025-09-19T20:31:00Z" w16du:dateUtc="2025-09-19T23:31:00Z">
                          <w:rPr>
                            <w:rFonts w:ascii="Cambria Math" w:eastAsiaTheme="minorEastAsia" w:hAnsi="Cambria Math" w:cs="Arial"/>
                            <w:i/>
                          </w:rPr>
                        </w:ins>
                      </m:ctrlPr>
                    </m:sSubPr>
                    <m:e>
                      <m:r>
                        <w:ins w:id="3260" w:author="JAVIERA PAZ LEFORT IBANEZ" w:date="2025-09-19T20:31:00Z" w16du:dateUtc="2025-09-19T23:31:00Z">
                          <w:rPr>
                            <w:rFonts w:ascii="Cambria Math" w:eastAsiaTheme="minorEastAsia" w:hAnsi="Cambria Math" w:cs="Arial"/>
                          </w:rPr>
                          <m:t>d</m:t>
                        </w:ins>
                      </m:r>
                    </m:e>
                    <m:sub>
                      <m:r>
                        <w:ins w:id="3261" w:author="JAVIERA PAZ LEFORT IBANEZ" w:date="2025-09-19T20:31:00Z" w16du:dateUtc="2025-09-19T23:31:00Z">
                          <w:rPr>
                            <w:rFonts w:ascii="Cambria Math" w:eastAsiaTheme="minorEastAsia" w:hAnsi="Cambria Math" w:cs="Arial"/>
                            <w:rPrChange w:id="3262" w:author="JAVIERA PAZ LEFORT IBANEZ" w:date="2025-09-19T20:31:00Z" w16du:dateUtc="2025-09-19T23:31:00Z">
                              <w:rPr>
                                <w:rFonts w:ascii="Cambria Math" w:eastAsiaTheme="minorEastAsia" w:hAnsi="Cambria Math"/>
                                <w:lang w:val="en-US"/>
                              </w:rPr>
                            </w:rPrChange>
                          </w:rPr>
                          <m:t>h,</m:t>
                        </w:ins>
                      </m:r>
                      <m:r>
                        <w:ins w:id="3263" w:author="JAVIERA PAZ LEFORT IBANEZ" w:date="2025-09-19T20:31:00Z" w16du:dateUtc="2025-09-19T23:31:00Z">
                          <w:rPr>
                            <w:rFonts w:ascii="Cambria Math" w:eastAsiaTheme="minorEastAsia" w:hAnsi="Cambria Math" w:cs="Arial"/>
                          </w:rPr>
                          <m:t>f</m:t>
                        </w:ins>
                      </m:r>
                    </m:sub>
                  </m:sSub>
                </m:num>
                <m:den>
                  <m:sSub>
                    <m:sSubPr>
                      <m:ctrlPr>
                        <w:ins w:id="3264" w:author="JAVIERA PAZ LEFORT IBANEZ" w:date="2025-09-19T20:31:00Z" w16du:dateUtc="2025-09-19T23:31:00Z">
                          <w:rPr>
                            <w:rFonts w:ascii="Cambria Math" w:eastAsiaTheme="minorEastAsia" w:hAnsi="Cambria Math" w:cs="Arial"/>
                            <w:i/>
                          </w:rPr>
                        </w:ins>
                      </m:ctrlPr>
                    </m:sSubPr>
                    <m:e>
                      <m:r>
                        <w:ins w:id="3265" w:author="JAVIERA PAZ LEFORT IBANEZ" w:date="2025-09-19T20:31:00Z" w16du:dateUtc="2025-09-19T23:31:00Z">
                          <w:rPr>
                            <w:rFonts w:ascii="Cambria Math" w:eastAsiaTheme="minorEastAsia" w:hAnsi="Cambria Math" w:cs="Arial"/>
                          </w:rPr>
                          <m:t>μ</m:t>
                        </w:ins>
                      </m:r>
                    </m:e>
                    <m:sub>
                      <m:r>
                        <w:ins w:id="3266" w:author="JAVIERA PAZ LEFORT IBANEZ" w:date="2025-09-19T20:31:00Z" w16du:dateUtc="2025-09-19T23:31:00Z">
                          <w:rPr>
                            <w:rFonts w:ascii="Cambria Math" w:eastAsiaTheme="minorEastAsia" w:hAnsi="Cambria Math" w:cs="Arial"/>
                          </w:rPr>
                          <m:t>f</m:t>
                        </w:ins>
                      </m:r>
                    </m:sub>
                  </m:sSub>
                </m:den>
              </m:f>
            </m:oMath>
            <w:ins w:id="3267" w:author="JAVIERA PAZ LEFORT IBANEZ" w:date="2025-09-19T20:31:00Z" w16du:dateUtc="2025-09-19T23:31:00Z">
              <w:r w:rsidR="006907E4" w:rsidRPr="00B355AB">
                <w:rPr>
                  <w:rFonts w:ascii="Arial" w:eastAsiaTheme="minorEastAsia" w:hAnsi="Arial" w:cs="Arial"/>
                  <w:rPrChange w:id="3268" w:author="JAVIERA PAZ LEFORT IBANEZ" w:date="2025-09-19T20:31:00Z" w16du:dateUtc="2025-09-19T23:31:00Z">
                    <w:rPr>
                      <w:rFonts w:eastAsiaTheme="minorEastAsia"/>
                      <w:lang w:val="en-US"/>
                    </w:rPr>
                  </w:rPrChange>
                </w:rPr>
                <w:t xml:space="preserve"> </w:t>
              </w:r>
            </w:ins>
            <w:ins w:id="3269" w:author="JAVIERA PAZ LEFORT IBANEZ" w:date="2025-09-19T20:33:00Z" w16du:dateUtc="2025-09-19T23:33:00Z">
              <w:r w:rsidR="006907E4" w:rsidRPr="00B355AB">
                <w:rPr>
                  <w:rFonts w:ascii="Arial" w:eastAsiaTheme="minorEastAsia" w:hAnsi="Arial" w:cs="Arial"/>
                </w:rPr>
                <w:t xml:space="preserve">, </w:t>
              </w:r>
            </w:ins>
            <m:oMath>
              <m:sSub>
                <m:sSubPr>
                  <m:ctrlPr>
                    <w:ins w:id="3270" w:author="JAVIERA PAZ LEFORT IBANEZ" w:date="2025-09-19T20:31:00Z" w16du:dateUtc="2025-09-19T23:31:00Z">
                      <w:rPr>
                        <w:rFonts w:ascii="Cambria Math" w:eastAsiaTheme="minorEastAsia" w:hAnsi="Cambria Math" w:cs="Arial"/>
                        <w:i/>
                      </w:rPr>
                    </w:ins>
                  </m:ctrlPr>
                </m:sSubPr>
                <m:e>
                  <m:r>
                    <w:ins w:id="3271" w:author="JAVIERA PAZ LEFORT IBANEZ" w:date="2025-09-19T20:32:00Z" w16du:dateUtc="2025-09-19T23:32:00Z">
                      <w:rPr>
                        <w:rFonts w:ascii="Cambria Math" w:eastAsiaTheme="minorEastAsia" w:hAnsi="Cambria Math" w:cs="Arial"/>
                      </w:rPr>
                      <m:t>Sc</m:t>
                    </w:ins>
                  </m:r>
                </m:e>
                <m:sub>
                  <m:r>
                    <w:ins w:id="3272" w:author="JAVIERA PAZ LEFORT IBANEZ" w:date="2025-09-19T20:31:00Z" w16du:dateUtc="2025-09-19T23:31:00Z">
                      <w:rPr>
                        <w:rFonts w:ascii="Cambria Math" w:eastAsiaTheme="minorEastAsia" w:hAnsi="Cambria Math" w:cs="Arial"/>
                      </w:rPr>
                      <m:t>f</m:t>
                    </w:ins>
                  </m:r>
                </m:sub>
              </m:sSub>
              <m:r>
                <w:ins w:id="3273" w:author="JAVIERA PAZ LEFORT IBANEZ" w:date="2025-09-19T20:31:00Z" w16du:dateUtc="2025-09-19T23:31:00Z">
                  <w:rPr>
                    <w:rFonts w:ascii="Cambria Math" w:eastAsiaTheme="minorEastAsia" w:hAnsi="Cambria Math" w:cs="Arial"/>
                    <w:rPrChange w:id="3274" w:author="JAVIERA PAZ LEFORT IBANEZ" w:date="2025-09-19T20:31:00Z" w16du:dateUtc="2025-09-19T23:31:00Z">
                      <w:rPr>
                        <w:rFonts w:ascii="Cambria Math" w:eastAsiaTheme="minorEastAsia" w:hAnsi="Cambria Math"/>
                        <w:lang w:val="en-US"/>
                      </w:rPr>
                    </w:rPrChange>
                  </w:rPr>
                  <m:t>=</m:t>
                </w:ins>
              </m:r>
              <m:f>
                <m:fPr>
                  <m:ctrlPr>
                    <w:ins w:id="3275" w:author="JAVIERA PAZ LEFORT IBANEZ" w:date="2025-09-19T20:31:00Z" w16du:dateUtc="2025-09-19T23:31:00Z">
                      <w:rPr>
                        <w:rFonts w:ascii="Cambria Math" w:eastAsiaTheme="minorEastAsia" w:hAnsi="Cambria Math" w:cs="Arial"/>
                        <w:i/>
                      </w:rPr>
                    </w:ins>
                  </m:ctrlPr>
                </m:fPr>
                <m:num>
                  <m:sSub>
                    <m:sSubPr>
                      <m:ctrlPr>
                        <w:ins w:id="3276" w:author="JAVIERA PAZ LEFORT IBANEZ" w:date="2025-09-19T20:31:00Z" w16du:dateUtc="2025-09-19T23:31:00Z">
                          <w:rPr>
                            <w:rFonts w:ascii="Cambria Math" w:eastAsiaTheme="minorEastAsia" w:hAnsi="Cambria Math" w:cs="Arial"/>
                            <w:i/>
                          </w:rPr>
                        </w:ins>
                      </m:ctrlPr>
                    </m:sSubPr>
                    <m:e>
                      <m:r>
                        <w:ins w:id="3277" w:author="JAVIERA PAZ LEFORT IBANEZ" w:date="2025-09-19T20:31:00Z" w16du:dateUtc="2025-09-19T23:31:00Z">
                          <w:rPr>
                            <w:rFonts w:ascii="Cambria Math" w:eastAsiaTheme="minorEastAsia" w:hAnsi="Cambria Math" w:cs="Arial"/>
                          </w:rPr>
                          <m:t>μ</m:t>
                        </w:ins>
                      </m:r>
                    </m:e>
                    <m:sub>
                      <m:r>
                        <w:ins w:id="3278" w:author="JAVIERA PAZ LEFORT IBANEZ" w:date="2025-09-19T20:31:00Z" w16du:dateUtc="2025-09-19T23:31:00Z">
                          <w:rPr>
                            <w:rFonts w:ascii="Cambria Math" w:eastAsiaTheme="minorEastAsia" w:hAnsi="Cambria Math" w:cs="Arial"/>
                          </w:rPr>
                          <m:t>f</m:t>
                        </w:ins>
                      </m:r>
                    </m:sub>
                  </m:sSub>
                  <m:sSub>
                    <m:sSubPr>
                      <m:ctrlPr>
                        <w:ins w:id="3279" w:author="JAVIERA PAZ LEFORT IBANEZ" w:date="2025-09-19T20:31:00Z" w16du:dateUtc="2025-09-19T23:31:00Z">
                          <w:rPr>
                            <w:rFonts w:ascii="Cambria Math" w:eastAsiaTheme="minorEastAsia" w:hAnsi="Cambria Math" w:cs="Arial"/>
                            <w:i/>
                          </w:rPr>
                        </w:ins>
                      </m:ctrlPr>
                    </m:sSubPr>
                    <m:e>
                      <m:r>
                        <w:ins w:id="3280" w:author="JAVIERA PAZ LEFORT IBANEZ" w:date="2025-09-19T20:31:00Z" w16du:dateUtc="2025-09-19T23:31:00Z">
                          <w:rPr>
                            <w:rFonts w:ascii="Cambria Math" w:eastAsiaTheme="minorEastAsia" w:hAnsi="Cambria Math" w:cs="Arial"/>
                          </w:rPr>
                          <m:t>u</m:t>
                        </w:ins>
                      </m:r>
                    </m:e>
                    <m:sub>
                      <m:r>
                        <w:ins w:id="3281" w:author="JAVIERA PAZ LEFORT IBANEZ" w:date="2025-09-19T20:31:00Z" w16du:dateUtc="2025-09-19T23:31:00Z">
                          <w:rPr>
                            <w:rFonts w:ascii="Cambria Math" w:eastAsiaTheme="minorEastAsia" w:hAnsi="Cambria Math" w:cs="Arial"/>
                          </w:rPr>
                          <m:t>f</m:t>
                        </w:ins>
                      </m:r>
                    </m:sub>
                  </m:sSub>
                </m:num>
                <m:den>
                  <m:sSub>
                    <m:sSubPr>
                      <m:ctrlPr>
                        <w:ins w:id="3282" w:author="JAVIERA PAZ LEFORT IBANEZ" w:date="2025-09-19T20:31:00Z" w16du:dateUtc="2025-09-19T23:31:00Z">
                          <w:rPr>
                            <w:rFonts w:ascii="Cambria Math" w:eastAsiaTheme="minorEastAsia" w:hAnsi="Cambria Math" w:cs="Arial"/>
                            <w:i/>
                          </w:rPr>
                        </w:ins>
                      </m:ctrlPr>
                    </m:sSubPr>
                    <m:e>
                      <m:r>
                        <w:ins w:id="3283" w:author="JAVIERA PAZ LEFORT IBANEZ" w:date="2025-09-19T20:31:00Z" w16du:dateUtc="2025-09-19T23:31:00Z">
                          <w:rPr>
                            <w:rFonts w:ascii="Cambria Math" w:eastAsiaTheme="minorEastAsia" w:hAnsi="Cambria Math" w:cs="Arial"/>
                          </w:rPr>
                          <m:t>ρ</m:t>
                        </w:ins>
                      </m:r>
                    </m:e>
                    <m:sub>
                      <m:r>
                        <w:ins w:id="3284" w:author="JAVIERA PAZ LEFORT IBANEZ" w:date="2025-09-19T20:31:00Z" w16du:dateUtc="2025-09-19T23:31:00Z">
                          <w:rPr>
                            <w:rFonts w:ascii="Cambria Math" w:eastAsiaTheme="minorEastAsia" w:hAnsi="Cambria Math" w:cs="Arial"/>
                          </w:rPr>
                          <m:t>f</m:t>
                        </w:ins>
                      </m:r>
                    </m:sub>
                  </m:sSub>
                  <m:sSubSup>
                    <m:sSubSupPr>
                      <m:ctrlPr>
                        <w:ins w:id="3285" w:author="JAVIERA PAZ LEFORT IBANEZ" w:date="2025-09-19T20:31:00Z" w16du:dateUtc="2025-09-19T23:31:00Z">
                          <w:rPr>
                            <w:rFonts w:ascii="Cambria Math" w:eastAsiaTheme="minorEastAsia" w:hAnsi="Cambria Math" w:cs="Arial"/>
                            <w:i/>
                          </w:rPr>
                        </w:ins>
                      </m:ctrlPr>
                    </m:sSubSupPr>
                    <m:e>
                      <m:r>
                        <w:ins w:id="3286" w:author="JAVIERA PAZ LEFORT IBANEZ" w:date="2025-09-19T20:31:00Z" w16du:dateUtc="2025-09-19T23:31:00Z">
                          <w:rPr>
                            <w:rFonts w:ascii="Cambria Math" w:eastAsiaTheme="minorEastAsia" w:hAnsi="Cambria Math" w:cs="Arial"/>
                          </w:rPr>
                          <m:t>D</m:t>
                        </w:ins>
                      </m:r>
                    </m:e>
                    <m:sub>
                      <m:r>
                        <w:ins w:id="3287" w:author="JAVIERA PAZ LEFORT IBANEZ" w:date="2025-09-19T20:31:00Z" w16du:dateUtc="2025-09-19T23:31:00Z">
                          <w:rPr>
                            <w:rFonts w:ascii="Cambria Math" w:eastAsiaTheme="minorEastAsia" w:hAnsi="Cambria Math" w:cs="Arial"/>
                          </w:rPr>
                          <m:t>AB</m:t>
                        </w:ins>
                      </m:r>
                    </m:sub>
                    <m:sup>
                      <m:r>
                        <w:ins w:id="3288" w:author="JAVIERA PAZ LEFORT IBANEZ" w:date="2025-09-19T20:31:00Z" w16du:dateUtc="2025-09-19T23:31:00Z">
                          <m:rPr>
                            <m:scr m:val="script"/>
                          </m:rPr>
                          <w:rPr>
                            <w:rFonts w:ascii="Cambria Math" w:eastAsiaTheme="minorEastAsia" w:hAnsi="Cambria Math" w:cs="Arial"/>
                            <w:rPrChange w:id="3289" w:author="JAVIERA PAZ LEFORT IBANEZ" w:date="2025-09-19T20:33:00Z" w16du:dateUtc="2025-09-19T23:33:00Z">
                              <w:rPr>
                                <w:rFonts w:ascii="Cambria Math" w:eastAsiaTheme="minorEastAsia" w:hAnsi="Cambria Math"/>
                                <w:lang w:val="en-US"/>
                              </w:rPr>
                            </w:rPrChange>
                          </w:rPr>
                          <m:t>(l)</m:t>
                        </w:ins>
                      </m:r>
                    </m:sup>
                  </m:sSubSup>
                </m:den>
              </m:f>
            </m:oMath>
            <w:ins w:id="3290" w:author="JAVIERA PAZ LEFORT IBANEZ" w:date="2025-09-19T20:31:00Z" w16du:dateUtc="2025-09-19T23:31:00Z">
              <w:r w:rsidR="006907E4" w:rsidRPr="00B355AB">
                <w:rPr>
                  <w:rFonts w:ascii="Arial" w:eastAsiaTheme="minorEastAsia" w:hAnsi="Arial" w:cs="Arial"/>
                  <w:rPrChange w:id="3291" w:author="JAVIERA PAZ LEFORT IBANEZ" w:date="2025-09-19T20:31:00Z" w16du:dateUtc="2025-09-19T23:31:00Z">
                    <w:rPr>
                      <w:rFonts w:eastAsiaTheme="minorEastAsia"/>
                      <w:lang w:val="en-US"/>
                    </w:rPr>
                  </w:rPrChange>
                </w:rPr>
                <w:t xml:space="preserve"> </w:t>
              </w:r>
            </w:ins>
            <w:ins w:id="3292" w:author="JAVIERA PAZ LEFORT IBANEZ" w:date="2025-09-19T20:33:00Z" w16du:dateUtc="2025-09-19T23:33:00Z">
              <w:r w:rsidR="006907E4" w:rsidRPr="00B355AB">
                <w:rPr>
                  <w:rFonts w:ascii="Arial" w:eastAsiaTheme="minorEastAsia" w:hAnsi="Arial" w:cs="Arial"/>
                </w:rPr>
                <w:t>,</w:t>
              </w:r>
            </w:ins>
            <m:oMath>
              <m:sSub>
                <m:sSubPr>
                  <m:ctrlPr>
                    <w:ins w:id="3293" w:author="JAVIERA PAZ LEFORT IBANEZ" w:date="2025-09-19T20:32:00Z" w16du:dateUtc="2025-09-19T23:32:00Z">
                      <w:rPr>
                        <w:rFonts w:ascii="Cambria Math" w:eastAsiaTheme="minorEastAsia" w:hAnsi="Cambria Math" w:cs="Arial"/>
                        <w:i/>
                      </w:rPr>
                    </w:ins>
                  </m:ctrlPr>
                </m:sSubPr>
                <m:e>
                  <m:r>
                    <w:ins w:id="3294" w:author="JAVIERA PAZ LEFORT IBANEZ" w:date="2025-09-19T20:32:00Z" w16du:dateUtc="2025-09-19T23:32:00Z">
                      <w:rPr>
                        <w:rFonts w:ascii="Cambria Math" w:eastAsiaTheme="minorEastAsia" w:hAnsi="Cambria Math" w:cs="Arial"/>
                      </w:rPr>
                      <m:t>Sh</m:t>
                    </w:ins>
                  </m:r>
                </m:e>
                <m:sub>
                  <m:r>
                    <w:ins w:id="3295" w:author="JAVIERA PAZ LEFORT IBANEZ" w:date="2025-09-19T20:32:00Z" w16du:dateUtc="2025-09-19T23:32:00Z">
                      <w:rPr>
                        <w:rFonts w:ascii="Cambria Math" w:eastAsiaTheme="minorEastAsia" w:hAnsi="Cambria Math" w:cs="Arial"/>
                      </w:rPr>
                      <m:t>f</m:t>
                    </w:ins>
                  </m:r>
                </m:sub>
              </m:sSub>
              <m:r>
                <w:ins w:id="3296" w:author="JAVIERA PAZ LEFORT IBANEZ" w:date="2025-09-19T20:32:00Z" w16du:dateUtc="2025-09-19T23:32:00Z">
                  <w:rPr>
                    <w:rFonts w:ascii="Cambria Math" w:eastAsiaTheme="minorEastAsia" w:hAnsi="Cambria Math" w:cs="Arial"/>
                  </w:rPr>
                  <m:t>=</m:t>
                </w:ins>
              </m:r>
              <m:sSub>
                <m:sSubPr>
                  <m:ctrlPr>
                    <w:ins w:id="3297" w:author="JAVIERA PAZ LEFORT IBANEZ" w:date="2025-09-19T20:32:00Z" w16du:dateUtc="2025-09-19T23:32:00Z">
                      <w:rPr>
                        <w:rFonts w:ascii="Cambria Math" w:eastAsiaTheme="minorEastAsia" w:hAnsi="Cambria Math" w:cs="Arial"/>
                        <w:i/>
                      </w:rPr>
                    </w:ins>
                  </m:ctrlPr>
                </m:sSubPr>
                <m:e>
                  <m:r>
                    <w:ins w:id="3298" w:author="JAVIERA PAZ LEFORT IBANEZ" w:date="2025-09-19T20:32:00Z" w16du:dateUtc="2025-09-19T23:32:00Z">
                      <w:rPr>
                        <w:rFonts w:ascii="Cambria Math" w:eastAsiaTheme="minorEastAsia" w:hAnsi="Cambria Math" w:cs="Arial"/>
                      </w:rPr>
                      <m:t>a</m:t>
                    </w:ins>
                  </m:r>
                </m:e>
                <m:sub>
                  <m:r>
                    <w:ins w:id="3299" w:author="JAVIERA PAZ LEFORT IBANEZ" w:date="2025-09-19T20:32:00Z" w16du:dateUtc="2025-09-19T23:32:00Z">
                      <w:rPr>
                        <w:rFonts w:ascii="Cambria Math" w:eastAsiaTheme="minorEastAsia" w:hAnsi="Cambria Math" w:cs="Arial"/>
                      </w:rPr>
                      <m:t>f</m:t>
                    </w:ins>
                  </m:r>
                </m:sub>
              </m:sSub>
              <m:sSubSup>
                <m:sSubSupPr>
                  <m:ctrlPr>
                    <w:ins w:id="3300" w:author="JAVIERA PAZ LEFORT IBANEZ" w:date="2025-09-19T20:32:00Z" w16du:dateUtc="2025-09-19T23:32:00Z">
                      <w:rPr>
                        <w:rFonts w:ascii="Cambria Math" w:eastAsiaTheme="minorEastAsia" w:hAnsi="Cambria Math" w:cs="Arial"/>
                        <w:i/>
                      </w:rPr>
                    </w:ins>
                  </m:ctrlPr>
                </m:sSubSupPr>
                <m:e>
                  <m:r>
                    <w:ins w:id="3301" w:author="JAVIERA PAZ LEFORT IBANEZ" w:date="2025-09-19T20:32:00Z" w16du:dateUtc="2025-09-19T23:32:00Z">
                      <w:rPr>
                        <w:rFonts w:ascii="Cambria Math" w:eastAsiaTheme="minorEastAsia" w:hAnsi="Cambria Math" w:cs="Arial"/>
                      </w:rPr>
                      <m:t>Re</m:t>
                    </w:ins>
                  </m:r>
                </m:e>
                <m:sub>
                  <m:r>
                    <w:ins w:id="3302" w:author="JAVIERA PAZ LEFORT IBANEZ" w:date="2025-09-19T20:32:00Z" w16du:dateUtc="2025-09-19T23:32:00Z">
                      <w:rPr>
                        <w:rFonts w:ascii="Cambria Math" w:eastAsiaTheme="minorEastAsia" w:hAnsi="Cambria Math" w:cs="Arial"/>
                      </w:rPr>
                      <m:t>f</m:t>
                    </w:ins>
                  </m:r>
                </m:sub>
                <m:sup>
                  <m:sSub>
                    <m:sSubPr>
                      <m:ctrlPr>
                        <w:ins w:id="3303" w:author="JAVIERA PAZ LEFORT IBANEZ" w:date="2025-09-19T20:32:00Z" w16du:dateUtc="2025-09-19T23:32:00Z">
                          <w:rPr>
                            <w:rFonts w:ascii="Cambria Math" w:eastAsiaTheme="minorEastAsia" w:hAnsi="Cambria Math" w:cs="Arial"/>
                            <w:i/>
                          </w:rPr>
                        </w:ins>
                      </m:ctrlPr>
                    </m:sSubPr>
                    <m:e>
                      <m:r>
                        <w:ins w:id="3304" w:author="JAVIERA PAZ LEFORT IBANEZ" w:date="2025-09-19T20:32:00Z" w16du:dateUtc="2025-09-19T23:32:00Z">
                          <w:rPr>
                            <w:rFonts w:ascii="Cambria Math" w:eastAsiaTheme="minorEastAsia" w:hAnsi="Cambria Math" w:cs="Arial"/>
                          </w:rPr>
                          <m:t>b</m:t>
                        </w:ins>
                      </m:r>
                    </m:e>
                    <m:sub>
                      <m:r>
                        <w:ins w:id="3305" w:author="JAVIERA PAZ LEFORT IBANEZ" w:date="2025-09-19T20:32:00Z" w16du:dateUtc="2025-09-19T23:32:00Z">
                          <w:rPr>
                            <w:rFonts w:ascii="Cambria Math" w:eastAsiaTheme="minorEastAsia" w:hAnsi="Cambria Math" w:cs="Arial"/>
                          </w:rPr>
                          <m:t>f</m:t>
                        </w:ins>
                      </m:r>
                    </m:sub>
                  </m:sSub>
                </m:sup>
              </m:sSubSup>
              <m:sSubSup>
                <m:sSubSupPr>
                  <m:ctrlPr>
                    <w:ins w:id="3306" w:author="JAVIERA PAZ LEFORT IBANEZ" w:date="2025-09-19T20:32:00Z" w16du:dateUtc="2025-09-19T23:32:00Z">
                      <w:rPr>
                        <w:rFonts w:ascii="Cambria Math" w:eastAsiaTheme="minorEastAsia" w:hAnsi="Cambria Math" w:cs="Arial"/>
                        <w:i/>
                      </w:rPr>
                    </w:ins>
                  </m:ctrlPr>
                </m:sSubSupPr>
                <m:e>
                  <m:r>
                    <w:ins w:id="3307" w:author="JAVIERA PAZ LEFORT IBANEZ" w:date="2025-09-19T20:32:00Z" w16du:dateUtc="2025-09-19T23:32:00Z">
                      <w:rPr>
                        <w:rFonts w:ascii="Cambria Math" w:eastAsiaTheme="minorEastAsia" w:hAnsi="Cambria Math" w:cs="Arial"/>
                      </w:rPr>
                      <m:t>Sc</m:t>
                    </w:ins>
                  </m:r>
                </m:e>
                <m:sub>
                  <m:r>
                    <w:ins w:id="3308" w:author="JAVIERA PAZ LEFORT IBANEZ" w:date="2025-09-19T20:33:00Z" w16du:dateUtc="2025-09-19T23:33:00Z">
                      <w:rPr>
                        <w:rFonts w:ascii="Cambria Math" w:eastAsiaTheme="minorEastAsia" w:hAnsi="Cambria Math" w:cs="Arial"/>
                      </w:rPr>
                      <m:t>f</m:t>
                    </w:ins>
                  </m:r>
                </m:sub>
                <m:sup>
                  <m:r>
                    <w:ins w:id="3309" w:author="JAVIERA PAZ LEFORT IBANEZ" w:date="2025-09-19T20:33:00Z" w16du:dateUtc="2025-09-19T23:33:00Z">
                      <w:rPr>
                        <w:rFonts w:ascii="Cambria Math" w:eastAsiaTheme="minorEastAsia" w:hAnsi="Cambria Math" w:cs="Arial"/>
                      </w:rPr>
                      <m:t>1/3</m:t>
                    </w:ins>
                  </m:r>
                </m:sup>
              </m:sSubSup>
            </m:oMath>
          </w:p>
          <w:p w14:paraId="42D19327" w14:textId="77777777" w:rsidR="006907E4" w:rsidRPr="006907E4" w:rsidRDefault="006907E4" w:rsidP="00E83F78">
            <w:pPr>
              <w:rPr>
                <w:rFonts w:ascii="Arial" w:eastAsiaTheme="minorEastAsia" w:hAnsi="Arial" w:cs="Arial"/>
              </w:rPr>
            </w:pPr>
          </w:p>
        </w:tc>
        <w:tc>
          <w:tcPr>
            <w:tcW w:w="1462" w:type="dxa"/>
          </w:tcPr>
          <w:p w14:paraId="7D0715EE" w14:textId="3AE327B8" w:rsidR="006907E4" w:rsidRDefault="006907E4" w:rsidP="00E83F78">
            <w:pPr>
              <w:jc w:val="right"/>
              <w:rPr>
                <w:rFonts w:ascii="Arial" w:eastAsiaTheme="minorEastAsia" w:hAnsi="Arial" w:cs="Arial"/>
              </w:rPr>
            </w:pPr>
            <w:r>
              <w:rPr>
                <w:rFonts w:ascii="Arial" w:eastAsiaTheme="minorEastAsia" w:hAnsi="Arial" w:cs="Arial"/>
              </w:rPr>
              <w:t>(3), (4), (5)</w:t>
            </w:r>
          </w:p>
        </w:tc>
      </w:tr>
    </w:tbl>
    <w:p w14:paraId="75EC6A35" w14:textId="77777777" w:rsidR="006907E4" w:rsidRPr="00B355AB" w:rsidRDefault="006907E4" w:rsidP="00D26ADE">
      <w:pPr>
        <w:ind w:left="708"/>
        <w:rPr>
          <w:ins w:id="3310" w:author="JAVIERA PAZ LEFORT IBANEZ" w:date="2025-09-19T20:31:00Z" w16du:dateUtc="2025-09-19T23:31:00Z"/>
          <w:rFonts w:ascii="Arial" w:hAnsi="Arial" w:cs="Arial"/>
        </w:rPr>
      </w:pPr>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1"/>
      </w:tblGrid>
      <w:tr w:rsidR="006907E4" w14:paraId="54484014" w14:textId="77777777" w:rsidTr="00D26ADE">
        <w:tc>
          <w:tcPr>
            <w:tcW w:w="8217" w:type="dxa"/>
          </w:tcPr>
          <w:p w14:paraId="578086DB" w14:textId="73C91AE9" w:rsidR="006907E4" w:rsidRPr="006907E4" w:rsidRDefault="00000000" w:rsidP="006907E4">
            <w:pPr>
              <w:jc w:val="center"/>
              <w:rPr>
                <w:rFonts w:ascii="Arial" w:eastAsiaTheme="minorEastAsia" w:hAnsi="Arial" w:cs="Arial"/>
              </w:rPr>
            </w:pPr>
            <m:oMathPara>
              <m:oMath>
                <m:sSub>
                  <m:sSubPr>
                    <m:ctrlPr>
                      <w:ins w:id="3311" w:author="JAVIERA PAZ LEFORT IBANEZ" w:date="2025-09-19T20:33:00Z" w16du:dateUtc="2025-09-19T23:33:00Z">
                        <w:rPr>
                          <w:rFonts w:ascii="Cambria Math" w:eastAsiaTheme="minorEastAsia" w:hAnsi="Cambria Math" w:cs="Arial"/>
                          <w:i/>
                        </w:rPr>
                      </w:ins>
                    </m:ctrlPr>
                  </m:sSubPr>
                  <m:e>
                    <m:r>
                      <w:ins w:id="3312" w:author="JAVIERA PAZ LEFORT IBANEZ" w:date="2025-09-19T20:33:00Z" w16du:dateUtc="2025-09-19T23:33:00Z">
                        <w:rPr>
                          <w:rFonts w:ascii="Cambria Math" w:eastAsiaTheme="minorEastAsia" w:hAnsi="Cambria Math" w:cs="Arial"/>
                        </w:rPr>
                        <m:t>K</m:t>
                      </w:ins>
                    </m:r>
                  </m:e>
                  <m:sub>
                    <m:r>
                      <w:ins w:id="3313" w:author="JAVIERA PAZ LEFORT IBANEZ" w:date="2025-09-19T20:33:00Z" w16du:dateUtc="2025-09-19T23:33:00Z">
                        <w:rPr>
                          <w:rFonts w:ascii="Cambria Math" w:eastAsiaTheme="minorEastAsia" w:hAnsi="Cambria Math" w:cs="Arial"/>
                        </w:rPr>
                        <m:t>L</m:t>
                      </w:ins>
                    </m:r>
                  </m:sub>
                </m:sSub>
                <m:r>
                  <w:ins w:id="3314" w:author="JAVIERA PAZ LEFORT IBANEZ" w:date="2025-09-19T20:33:00Z" w16du:dateUtc="2025-09-19T23:33:00Z">
                    <w:rPr>
                      <w:rFonts w:ascii="Cambria Math" w:eastAsiaTheme="minorEastAsia" w:hAnsi="Cambria Math" w:cs="Arial"/>
                      <w:rPrChange w:id="3315" w:author="JAVIERA PAZ LEFORT IBANEZ" w:date="2025-09-19T20:33:00Z" w16du:dateUtc="2025-09-19T23:33:00Z">
                        <w:rPr>
                          <w:rFonts w:ascii="Cambria Math" w:eastAsiaTheme="minorEastAsia" w:hAnsi="Cambria Math"/>
                          <w:lang w:val="en-US"/>
                        </w:rPr>
                      </w:rPrChange>
                    </w:rPr>
                    <m:t>=</m:t>
                  </w:ins>
                </m:r>
                <m:f>
                  <m:fPr>
                    <m:ctrlPr>
                      <w:ins w:id="3316" w:author="JAVIERA PAZ LEFORT IBANEZ" w:date="2025-09-19T20:33:00Z" w16du:dateUtc="2025-09-19T23:33:00Z">
                        <w:rPr>
                          <w:rFonts w:ascii="Cambria Math" w:eastAsiaTheme="minorEastAsia" w:hAnsi="Cambria Math" w:cs="Arial"/>
                          <w:i/>
                        </w:rPr>
                      </w:ins>
                    </m:ctrlPr>
                  </m:fPr>
                  <m:num>
                    <m:sSub>
                      <m:sSubPr>
                        <m:ctrlPr>
                          <w:ins w:id="3317" w:author="JAVIERA PAZ LEFORT IBANEZ" w:date="2025-09-19T20:33:00Z" w16du:dateUtc="2025-09-19T23:33:00Z">
                            <w:rPr>
                              <w:rFonts w:ascii="Cambria Math" w:eastAsiaTheme="minorEastAsia" w:hAnsi="Cambria Math" w:cs="Arial"/>
                              <w:i/>
                            </w:rPr>
                          </w:ins>
                        </m:ctrlPr>
                      </m:sSubPr>
                      <m:e>
                        <m:r>
                          <w:ins w:id="3318" w:author="JAVIERA PAZ LEFORT IBANEZ" w:date="2025-09-19T20:33:00Z" w16du:dateUtc="2025-09-19T23:33:00Z">
                            <w:rPr>
                              <w:rFonts w:ascii="Cambria Math" w:eastAsiaTheme="minorEastAsia" w:hAnsi="Cambria Math" w:cs="Arial"/>
                            </w:rPr>
                            <m:t>S</m:t>
                          </w:ins>
                        </m:r>
                        <m:r>
                          <w:ins w:id="3319" w:author="JAVIERA PAZ LEFORT IBANEZ" w:date="2025-09-19T20:33:00Z" w16du:dateUtc="2025-09-19T23:33:00Z">
                            <w:rPr>
                              <w:rFonts w:ascii="Cambria Math" w:eastAsiaTheme="minorEastAsia" w:hAnsi="Cambria Math" w:cs="Arial"/>
                              <w:rPrChange w:id="3320" w:author="JAVIERA PAZ LEFORT IBANEZ" w:date="2025-09-19T20:33:00Z" w16du:dateUtc="2025-09-19T23:33:00Z">
                                <w:rPr>
                                  <w:rFonts w:ascii="Cambria Math" w:eastAsiaTheme="minorEastAsia" w:hAnsi="Cambria Math"/>
                                  <w:lang w:val="en-US"/>
                                </w:rPr>
                              </w:rPrChange>
                            </w:rPr>
                            <m:t>h</m:t>
                          </w:ins>
                        </m:r>
                      </m:e>
                      <m:sub>
                        <m:r>
                          <w:ins w:id="3321" w:author="JAVIERA PAZ LEFORT IBANEZ" w:date="2025-09-19T20:33:00Z" w16du:dateUtc="2025-09-19T23:33:00Z">
                            <w:rPr>
                              <w:rFonts w:ascii="Cambria Math" w:eastAsiaTheme="minorEastAsia" w:hAnsi="Cambria Math" w:cs="Arial"/>
                            </w:rPr>
                            <m:t>f</m:t>
                          </w:ins>
                        </m:r>
                      </m:sub>
                    </m:sSub>
                    <m:sSubSup>
                      <m:sSubSupPr>
                        <m:ctrlPr>
                          <w:ins w:id="3322" w:author="JAVIERA PAZ LEFORT IBANEZ" w:date="2025-09-19T20:33:00Z" w16du:dateUtc="2025-09-19T23:33:00Z">
                            <w:rPr>
                              <w:rFonts w:ascii="Cambria Math" w:eastAsiaTheme="minorEastAsia" w:hAnsi="Cambria Math" w:cs="Arial"/>
                              <w:i/>
                            </w:rPr>
                          </w:ins>
                        </m:ctrlPr>
                      </m:sSubSupPr>
                      <m:e>
                        <m:r>
                          <w:ins w:id="3323" w:author="JAVIERA PAZ LEFORT IBANEZ" w:date="2025-09-19T20:33:00Z" w16du:dateUtc="2025-09-19T23:33:00Z">
                            <w:rPr>
                              <w:rFonts w:ascii="Cambria Math" w:eastAsiaTheme="minorEastAsia" w:hAnsi="Cambria Math" w:cs="Arial"/>
                            </w:rPr>
                            <m:t>D</m:t>
                          </w:ins>
                        </m:r>
                      </m:e>
                      <m:sub>
                        <m:r>
                          <w:ins w:id="3324" w:author="JAVIERA PAZ LEFORT IBANEZ" w:date="2025-09-19T20:33:00Z" w16du:dateUtc="2025-09-19T23:33:00Z">
                            <w:rPr>
                              <w:rFonts w:ascii="Cambria Math" w:eastAsiaTheme="minorEastAsia" w:hAnsi="Cambria Math" w:cs="Arial"/>
                            </w:rPr>
                            <m:t>AB</m:t>
                          </w:ins>
                        </m:r>
                      </m:sub>
                      <m:sup>
                        <m:r>
                          <w:ins w:id="3325" w:author="JAVIERA PAZ LEFORT IBANEZ" w:date="2025-09-19T20:33:00Z" w16du:dateUtc="2025-09-19T23:33:00Z">
                            <m:rPr>
                              <m:scr m:val="script"/>
                            </m:rPr>
                            <w:rPr>
                              <w:rFonts w:ascii="Cambria Math" w:eastAsiaTheme="minorEastAsia" w:hAnsi="Cambria Math" w:cs="Arial"/>
                              <w:rPrChange w:id="3326" w:author="JAVIERA PAZ LEFORT IBANEZ" w:date="2025-09-19T20:33:00Z" w16du:dateUtc="2025-09-19T23:33:00Z">
                                <w:rPr>
                                  <w:rFonts w:ascii="Cambria Math" w:eastAsiaTheme="minorEastAsia" w:hAnsi="Cambria Math"/>
                                  <w:lang w:val="en-US"/>
                                </w:rPr>
                              </w:rPrChange>
                            </w:rPr>
                            <m:t>(l)</m:t>
                          </w:ins>
                        </m:r>
                      </m:sup>
                    </m:sSubSup>
                  </m:num>
                  <m:den>
                    <m:sSub>
                      <m:sSubPr>
                        <m:ctrlPr>
                          <w:ins w:id="3327" w:author="JAVIERA PAZ LEFORT IBANEZ" w:date="2025-09-19T20:33:00Z" w16du:dateUtc="2025-09-19T23:33:00Z">
                            <w:rPr>
                              <w:rFonts w:ascii="Cambria Math" w:eastAsiaTheme="minorEastAsia" w:hAnsi="Cambria Math" w:cs="Arial"/>
                              <w:i/>
                            </w:rPr>
                          </w:ins>
                        </m:ctrlPr>
                      </m:sSubPr>
                      <m:e>
                        <m:r>
                          <w:ins w:id="3328" w:author="JAVIERA PAZ LEFORT IBANEZ" w:date="2025-09-19T20:33:00Z" w16du:dateUtc="2025-09-19T23:33:00Z">
                            <w:rPr>
                              <w:rFonts w:ascii="Cambria Math" w:eastAsiaTheme="minorEastAsia" w:hAnsi="Cambria Math" w:cs="Arial"/>
                            </w:rPr>
                            <m:t>d</m:t>
                          </w:ins>
                        </m:r>
                      </m:e>
                      <m:sub>
                        <m:r>
                          <w:ins w:id="3329" w:author="JAVIERA PAZ LEFORT IBANEZ" w:date="2025-09-19T20:33:00Z" w16du:dateUtc="2025-09-19T23:33:00Z">
                            <w:rPr>
                              <w:rFonts w:ascii="Cambria Math" w:eastAsiaTheme="minorEastAsia" w:hAnsi="Cambria Math" w:cs="Arial"/>
                              <w:rPrChange w:id="3330" w:author="JAVIERA PAZ LEFORT IBANEZ" w:date="2025-09-19T20:33:00Z" w16du:dateUtc="2025-09-19T23:33:00Z">
                                <w:rPr>
                                  <w:rFonts w:ascii="Cambria Math" w:eastAsiaTheme="minorEastAsia" w:hAnsi="Cambria Math"/>
                                  <w:lang w:val="en-US"/>
                                </w:rPr>
                              </w:rPrChange>
                            </w:rPr>
                            <m:t>h,</m:t>
                          </w:ins>
                        </m:r>
                        <m:r>
                          <w:ins w:id="3331" w:author="JAVIERA PAZ LEFORT IBANEZ" w:date="2025-09-19T20:33:00Z" w16du:dateUtc="2025-09-19T23:33:00Z">
                            <w:rPr>
                              <w:rFonts w:ascii="Cambria Math" w:eastAsiaTheme="minorEastAsia" w:hAnsi="Cambria Math" w:cs="Arial"/>
                            </w:rPr>
                            <m:t>f</m:t>
                          </w:ins>
                        </m:r>
                      </m:sub>
                    </m:sSub>
                  </m:den>
                </m:f>
              </m:oMath>
            </m:oMathPara>
          </w:p>
        </w:tc>
        <w:tc>
          <w:tcPr>
            <w:tcW w:w="611" w:type="dxa"/>
          </w:tcPr>
          <w:p w14:paraId="78C26276" w14:textId="5E7FED21" w:rsidR="006907E4" w:rsidRDefault="006907E4" w:rsidP="00E83F78">
            <w:pPr>
              <w:jc w:val="right"/>
              <w:rPr>
                <w:rFonts w:ascii="Arial" w:eastAsiaTheme="minorEastAsia" w:hAnsi="Arial" w:cs="Arial"/>
              </w:rPr>
            </w:pPr>
            <w:r>
              <w:rPr>
                <w:rFonts w:ascii="Arial" w:eastAsiaTheme="minorEastAsia" w:hAnsi="Arial" w:cs="Arial"/>
              </w:rPr>
              <w:t>(6)</w:t>
            </w:r>
          </w:p>
        </w:tc>
      </w:tr>
    </w:tbl>
    <w:p w14:paraId="7D651E2C" w14:textId="77777777" w:rsidR="006907E4" w:rsidRDefault="006907E4" w:rsidP="00D26ADE">
      <w:pPr>
        <w:ind w:left="708"/>
        <w:rPr>
          <w:rFonts w:ascii="Arial" w:eastAsiaTheme="minorEastAsia" w:hAnsi="Arial" w:cs="Arial"/>
        </w:rPr>
      </w:pPr>
    </w:p>
    <w:p w14:paraId="617FC939" w14:textId="4689A87E" w:rsidR="00AD326F" w:rsidRPr="006907E4" w:rsidRDefault="005835C5">
      <w:pPr>
        <w:spacing w:line="360" w:lineRule="auto"/>
        <w:ind w:left="708"/>
        <w:rPr>
          <w:ins w:id="3332" w:author="JAVIERA PAZ LEFORT IBANEZ" w:date="2025-09-19T19:11:00Z" w16du:dateUtc="2025-09-19T22:11:00Z"/>
          <w:rFonts w:ascii="Arial" w:eastAsiaTheme="minorEastAsia" w:hAnsi="Arial" w:cs="Arial"/>
        </w:rPr>
        <w:pPrChange w:id="3333" w:author="JAVIERA PAZ LEFORT IBANEZ" w:date="2025-09-22T17:13:00Z" w16du:dateUtc="2025-09-22T20:13:00Z">
          <w:pPr/>
        </w:pPrChange>
      </w:pPr>
      <w:ins w:id="3334" w:author="JAVIERA PAZ LEFORT IBANEZ" w:date="2025-09-19T20:34:00Z" w16du:dateUtc="2025-09-19T23:34:00Z">
        <w:r w:rsidRPr="00B355AB">
          <w:rPr>
            <w:rFonts w:ascii="Arial" w:eastAsiaTheme="minorEastAsia" w:hAnsi="Arial" w:cs="Arial"/>
          </w:rPr>
          <w:t xml:space="preserve">Las constantes </w:t>
        </w:r>
      </w:ins>
      <m:oMath>
        <m:sSub>
          <m:sSubPr>
            <m:ctrlPr>
              <w:ins w:id="3335" w:author="JAVIERA PAZ LEFORT IBANEZ" w:date="2025-09-19T20:34:00Z" w16du:dateUtc="2025-09-19T23:34:00Z">
                <w:rPr>
                  <w:rFonts w:ascii="Cambria Math" w:eastAsiaTheme="minorEastAsia" w:hAnsi="Cambria Math" w:cs="Arial"/>
                  <w:i/>
                </w:rPr>
              </w:ins>
            </m:ctrlPr>
          </m:sSubPr>
          <m:e>
            <m:r>
              <w:ins w:id="3336" w:author="JAVIERA PAZ LEFORT IBANEZ" w:date="2025-09-19T20:34:00Z" w16du:dateUtc="2025-09-19T23:34:00Z">
                <w:rPr>
                  <w:rFonts w:ascii="Cambria Math" w:eastAsiaTheme="minorEastAsia" w:hAnsi="Cambria Math" w:cs="Arial"/>
                </w:rPr>
                <m:t>a</m:t>
              </w:ins>
            </m:r>
          </m:e>
          <m:sub>
            <m:r>
              <w:ins w:id="3337" w:author="JAVIERA PAZ LEFORT IBANEZ" w:date="2025-09-19T20:34:00Z" w16du:dateUtc="2025-09-19T23:34:00Z">
                <w:rPr>
                  <w:rFonts w:ascii="Cambria Math" w:eastAsiaTheme="minorEastAsia" w:hAnsi="Cambria Math" w:cs="Arial"/>
                </w:rPr>
                <m:t>f</m:t>
              </w:ins>
            </m:r>
          </m:sub>
        </m:sSub>
      </m:oMath>
      <w:ins w:id="3338" w:author="JAVIERA PAZ LEFORT IBANEZ" w:date="2025-09-19T20:34:00Z" w16du:dateUtc="2025-09-19T23:34:00Z">
        <w:r w:rsidRPr="00B355AB">
          <w:rPr>
            <w:rFonts w:ascii="Arial" w:eastAsiaTheme="minorEastAsia" w:hAnsi="Arial" w:cs="Arial"/>
          </w:rPr>
          <w:t xml:space="preserve"> y </w:t>
        </w:r>
      </w:ins>
      <m:oMath>
        <m:sSub>
          <m:sSubPr>
            <m:ctrlPr>
              <w:ins w:id="3339" w:author="JAVIERA PAZ LEFORT IBANEZ" w:date="2025-09-19T20:34:00Z" w16du:dateUtc="2025-09-19T23:34:00Z">
                <w:rPr>
                  <w:rFonts w:ascii="Cambria Math" w:eastAsiaTheme="minorEastAsia" w:hAnsi="Cambria Math" w:cs="Arial"/>
                  <w:i/>
                </w:rPr>
              </w:ins>
            </m:ctrlPr>
          </m:sSubPr>
          <m:e>
            <m:r>
              <w:ins w:id="3340" w:author="JAVIERA PAZ LEFORT IBANEZ" w:date="2025-09-19T20:34:00Z" w16du:dateUtc="2025-09-19T23:34:00Z">
                <w:rPr>
                  <w:rFonts w:ascii="Cambria Math" w:eastAsiaTheme="minorEastAsia" w:hAnsi="Cambria Math" w:cs="Arial"/>
                </w:rPr>
                <m:t>b</m:t>
              </w:ins>
            </m:r>
          </m:e>
          <m:sub>
            <m:r>
              <w:ins w:id="3341" w:author="JAVIERA PAZ LEFORT IBANEZ" w:date="2025-09-19T20:34:00Z" w16du:dateUtc="2025-09-19T23:34:00Z">
                <w:rPr>
                  <w:rFonts w:ascii="Cambria Math" w:eastAsiaTheme="minorEastAsia" w:hAnsi="Cambria Math" w:cs="Arial"/>
                </w:rPr>
                <m:t>f</m:t>
              </w:ins>
            </m:r>
          </m:sub>
        </m:sSub>
      </m:oMath>
      <w:ins w:id="3342" w:author="JAVIERA PAZ LEFORT IBANEZ" w:date="2025-09-19T20:34:00Z" w16du:dateUtc="2025-09-19T23:34:00Z">
        <w:r w:rsidRPr="00B355AB">
          <w:rPr>
            <w:rFonts w:ascii="Arial" w:eastAsiaTheme="minorEastAsia" w:hAnsi="Arial" w:cs="Arial"/>
          </w:rPr>
          <w:t xml:space="preserve"> utilizadas </w:t>
        </w:r>
      </w:ins>
      <w:r w:rsidR="005B4521">
        <w:rPr>
          <w:rFonts w:ascii="Arial" w:eastAsiaTheme="minorEastAsia" w:hAnsi="Arial" w:cs="Arial"/>
        </w:rPr>
        <w:t>se detallan en la siguiente sección</w:t>
      </w:r>
      <w:ins w:id="3343" w:author="JAVIERA PAZ LEFORT IBANEZ" w:date="2025-09-19T20:34:00Z" w16du:dateUtc="2025-09-19T23:34:00Z">
        <w:r w:rsidRPr="00B355AB">
          <w:rPr>
            <w:rFonts w:ascii="Arial" w:eastAsiaTheme="minorEastAsia" w:hAnsi="Arial" w:cs="Arial"/>
          </w:rPr>
          <w:t xml:space="preserve">. </w:t>
        </w:r>
      </w:ins>
    </w:p>
    <w:p w14:paraId="269AA593" w14:textId="77777777" w:rsidR="00305097" w:rsidRPr="00B355AB" w:rsidRDefault="00305097">
      <w:pPr>
        <w:spacing w:line="360" w:lineRule="auto"/>
        <w:ind w:left="708"/>
        <w:rPr>
          <w:ins w:id="3344" w:author="JAVIERA PAZ LEFORT IBANEZ" w:date="2025-09-19T20:35:00Z"/>
          <w:rStyle w:val="nfasissutil"/>
          <w:rFonts w:ascii="Arial" w:hAnsi="Arial" w:cs="Arial"/>
          <w:rPrChange w:id="3345" w:author="JAVIERA PAZ LEFORT IBANEZ" w:date="2025-09-19T20:35:00Z" w16du:dateUtc="2025-09-19T23:35:00Z">
            <w:rPr>
              <w:ins w:id="3346" w:author="JAVIERA PAZ LEFORT IBANEZ" w:date="2025-09-19T20:35:00Z"/>
              <w:b/>
              <w:bCs/>
            </w:rPr>
          </w:rPrChange>
        </w:rPr>
        <w:pPrChange w:id="3347" w:author="JAVIERA PAZ LEFORT IBANEZ" w:date="2025-09-22T17:13:00Z" w16du:dateUtc="2025-09-22T20:13:00Z">
          <w:pPr/>
        </w:pPrChange>
      </w:pPr>
      <w:ins w:id="3348" w:author="JAVIERA PAZ LEFORT IBANEZ" w:date="2025-09-19T20:35:00Z">
        <w:r w:rsidRPr="00B355AB">
          <w:rPr>
            <w:rStyle w:val="nfasissutil"/>
            <w:rFonts w:ascii="Arial" w:hAnsi="Arial" w:cs="Arial"/>
            <w:rPrChange w:id="3349" w:author="JAVIERA PAZ LEFORT IBANEZ" w:date="2025-09-19T20:35:00Z" w16du:dateUtc="2025-09-19T23:35:00Z">
              <w:rPr>
                <w:b/>
                <w:bCs/>
              </w:rPr>
            </w:rPrChange>
          </w:rPr>
          <w:t>Fase externa (solución CaCl2_22</w:t>
        </w:r>
        <w:r w:rsidRPr="00B355AB">
          <w:rPr>
            <w:rStyle w:val="nfasissutil"/>
            <w:rPrChange w:id="3350" w:author="JAVIERA PAZ LEFORT IBANEZ" w:date="2025-09-19T20:35:00Z" w16du:dateUtc="2025-09-19T23:35:00Z">
              <w:rPr>
                <w:rFonts w:ascii="Arial" w:hAnsi="Arial" w:cs="Arial"/>
                <w:b/>
                <w:bCs/>
              </w:rPr>
            </w:rPrChange>
          </w:rPr>
          <w:t>​</w:t>
        </w:r>
        <w:r w:rsidRPr="00B355AB">
          <w:rPr>
            <w:rStyle w:val="nfasissutil"/>
            <w:rFonts w:ascii="Arial" w:hAnsi="Arial" w:cs="Arial"/>
            <w:rPrChange w:id="3351" w:author="JAVIERA PAZ LEFORT IBANEZ" w:date="2025-09-19T20:35:00Z" w16du:dateUtc="2025-09-19T23:35:00Z">
              <w:rPr>
                <w:b/>
                <w:bCs/>
              </w:rPr>
            </w:rPrChange>
          </w:rPr>
          <w:t xml:space="preserve"> 20 % m/m, carcasa)</w:t>
        </w:r>
      </w:ins>
    </w:p>
    <w:p w14:paraId="15CEBFBD" w14:textId="77777777" w:rsidR="00305097" w:rsidRPr="00B355AB" w:rsidRDefault="00305097">
      <w:pPr>
        <w:spacing w:line="360" w:lineRule="auto"/>
        <w:ind w:left="708"/>
        <w:rPr>
          <w:ins w:id="3352" w:author="JAVIERA PAZ LEFORT IBANEZ" w:date="2025-09-19T20:35:00Z"/>
          <w:rFonts w:ascii="Arial" w:hAnsi="Arial" w:cs="Arial"/>
        </w:rPr>
        <w:pPrChange w:id="3353" w:author="JAVIERA PAZ LEFORT IBANEZ" w:date="2025-09-22T17:13:00Z" w16du:dateUtc="2025-09-22T20:13:00Z">
          <w:pPr/>
        </w:pPrChange>
      </w:pPr>
      <w:ins w:id="3354" w:author="JAVIERA PAZ LEFORT IBANEZ" w:date="2025-09-19T20:35:00Z">
        <w:r w:rsidRPr="00B355AB">
          <w:rPr>
            <w:rFonts w:ascii="Arial" w:hAnsi="Arial" w:cs="Arial"/>
            <w:rPrChange w:id="3355" w:author="JAVIERA PAZ LEFORT IBANEZ" w:date="2025-09-19T20:35:00Z" w16du:dateUtc="2025-09-19T23:35:00Z">
              <w:rPr>
                <w:b/>
                <w:bCs/>
              </w:rPr>
            </w:rPrChange>
          </w:rPr>
          <w:t>Propiedades base representativas:</w:t>
        </w:r>
      </w:ins>
    </w:p>
    <w:p w14:paraId="6941B1D1" w14:textId="43F71189" w:rsidR="00305097" w:rsidRPr="004C50E2" w:rsidRDefault="00000000">
      <w:pPr>
        <w:spacing w:line="360" w:lineRule="auto"/>
        <w:ind w:left="708"/>
        <w:jc w:val="center"/>
        <w:rPr>
          <w:ins w:id="3356" w:author="JAVIERA PAZ LEFORT IBANEZ" w:date="2025-09-19T20:36:00Z" w16du:dateUtc="2025-09-19T23:36:00Z"/>
          <w:rFonts w:ascii="Arial" w:eastAsiaTheme="minorEastAsia" w:hAnsi="Arial" w:cs="Arial"/>
        </w:rPr>
        <w:pPrChange w:id="3357" w:author="JAVIERA PAZ LEFORT IBANEZ" w:date="2025-09-22T17:13:00Z" w16du:dateUtc="2025-09-22T20:13:00Z">
          <w:pPr/>
        </w:pPrChange>
      </w:pPr>
      <m:oMath>
        <m:sSub>
          <m:sSubPr>
            <m:ctrlPr>
              <w:ins w:id="3358" w:author="JAVIERA PAZ LEFORT IBANEZ" w:date="2025-09-19T20:36:00Z" w16du:dateUtc="2025-09-19T23:36:00Z">
                <w:rPr>
                  <w:rFonts w:ascii="Cambria Math" w:eastAsiaTheme="minorEastAsia" w:hAnsi="Cambria Math" w:cs="Arial"/>
                  <w:i/>
                </w:rPr>
              </w:ins>
            </m:ctrlPr>
          </m:sSubPr>
          <m:e>
            <m:r>
              <w:ins w:id="3359" w:author="JAVIERA PAZ LEFORT IBANEZ" w:date="2025-09-19T20:36:00Z" w16du:dateUtc="2025-09-19T23:36:00Z">
                <w:rPr>
                  <w:rFonts w:ascii="Cambria Math" w:eastAsiaTheme="minorEastAsia" w:hAnsi="Cambria Math" w:cs="Arial"/>
                </w:rPr>
                <m:t>ρ</m:t>
              </w:ins>
            </m:r>
          </m:e>
          <m:sub>
            <m:r>
              <w:ins w:id="3360" w:author="JAVIERA PAZ LEFORT IBANEZ" w:date="2025-09-19T20:36:00Z" w16du:dateUtc="2025-09-19T23:36:00Z">
                <w:rPr>
                  <w:rFonts w:ascii="Cambria Math" w:eastAsiaTheme="minorEastAsia" w:hAnsi="Cambria Math" w:cs="Arial"/>
                </w:rPr>
                <m:t>s</m:t>
              </w:ins>
            </m:r>
          </m:sub>
        </m:sSub>
        <m:r>
          <w:ins w:id="3361" w:author="JAVIERA PAZ LEFORT IBANEZ" w:date="2025-09-19T20:36:00Z" w16du:dateUtc="2025-09-19T23:36:00Z">
            <w:rPr>
              <w:rFonts w:ascii="Cambria Math" w:eastAsiaTheme="minorEastAsia" w:hAnsi="Cambria Math" w:cs="Arial"/>
            </w:rPr>
            <m:t xml:space="preserve">≃1150 </m:t>
          </w:ins>
        </m:r>
        <m:r>
          <w:ins w:id="3362" w:author="JAVIERA PAZ LEFORT IBANEZ" w:date="2025-09-19T20:36:00Z" w16du:dateUtc="2025-09-19T23:36:00Z">
            <m:rPr>
              <m:nor/>
            </m:rPr>
            <w:rPr>
              <w:rFonts w:ascii="Arial" w:eastAsiaTheme="minorEastAsia" w:hAnsi="Arial" w:cs="Arial"/>
            </w:rPr>
            <m:t xml:space="preserve">kg </m:t>
          </w:ins>
        </m:r>
        <m:sSup>
          <m:sSupPr>
            <m:ctrlPr>
              <w:ins w:id="3363" w:author="JAVIERA PAZ LEFORT IBANEZ" w:date="2025-09-19T20:36:00Z" w16du:dateUtc="2025-09-19T23:36:00Z">
                <w:rPr>
                  <w:rFonts w:ascii="Cambria Math" w:eastAsiaTheme="minorEastAsia" w:hAnsi="Cambria Math" w:cs="Arial"/>
                  <w:i/>
                </w:rPr>
              </w:ins>
            </m:ctrlPr>
          </m:sSupPr>
          <m:e>
            <m:r>
              <w:ins w:id="3364" w:author="JAVIERA PAZ LEFORT IBANEZ" w:date="2025-09-19T20:36:00Z" w16du:dateUtc="2025-09-19T23:36:00Z">
                <m:rPr>
                  <m:nor/>
                </m:rPr>
                <w:rPr>
                  <w:rFonts w:ascii="Arial" w:eastAsiaTheme="minorEastAsia" w:hAnsi="Arial" w:cs="Arial"/>
                </w:rPr>
                <m:t>m</m:t>
              </w:ins>
            </m:r>
          </m:e>
          <m:sup>
            <m:r>
              <w:ins w:id="3365" w:author="JAVIERA PAZ LEFORT IBANEZ" w:date="2025-09-19T20:36:00Z" w16du:dateUtc="2025-09-19T23:36:00Z">
                <m:rPr>
                  <m:nor/>
                </m:rPr>
                <w:rPr>
                  <w:rFonts w:ascii="Arial" w:eastAsiaTheme="minorEastAsia" w:hAnsi="Arial" w:cs="Arial"/>
                </w:rPr>
                <m:t>-3</m:t>
              </w:ins>
            </m:r>
          </m:sup>
        </m:sSup>
      </m:oMath>
      <w:r w:rsidR="005D59EA" w:rsidRPr="004C50E2">
        <w:rPr>
          <w:rFonts w:ascii="Arial" w:eastAsiaTheme="minorEastAsia" w:hAnsi="Arial" w:cs="Arial"/>
        </w:rPr>
        <w:t>,</w:t>
      </w:r>
      <w:ins w:id="3366" w:author="JAVIERA PAZ LEFORT IBANEZ" w:date="2025-09-19T20:36:00Z" w16du:dateUtc="2025-09-19T23:36:00Z">
        <w:r w:rsidR="00305097" w:rsidRPr="004C50E2">
          <w:rPr>
            <w:rFonts w:ascii="Arial" w:eastAsiaTheme="minorEastAsia" w:hAnsi="Arial" w:cs="Arial"/>
          </w:rPr>
          <w:t xml:space="preserve"> </w:t>
        </w:r>
      </w:ins>
      <m:oMath>
        <m:sSub>
          <m:sSubPr>
            <m:ctrlPr>
              <w:ins w:id="3367" w:author="JAVIERA PAZ LEFORT IBANEZ" w:date="2025-09-19T20:36:00Z" w16du:dateUtc="2025-09-19T23:36:00Z">
                <w:rPr>
                  <w:rFonts w:ascii="Cambria Math" w:eastAsiaTheme="minorEastAsia" w:hAnsi="Cambria Math" w:cs="Arial"/>
                  <w:i/>
                </w:rPr>
              </w:ins>
            </m:ctrlPr>
          </m:sSubPr>
          <m:e>
            <m:r>
              <w:ins w:id="3368" w:author="JAVIERA PAZ LEFORT IBANEZ" w:date="2025-09-19T20:36:00Z" w16du:dateUtc="2025-09-19T23:36:00Z">
                <w:rPr>
                  <w:rFonts w:ascii="Cambria Math" w:eastAsiaTheme="minorEastAsia" w:hAnsi="Cambria Math" w:cs="Arial"/>
                </w:rPr>
                <m:t>c</m:t>
              </w:ins>
            </m:r>
          </m:e>
          <m:sub>
            <m:r>
              <w:ins w:id="3369" w:author="JAVIERA PAZ LEFORT IBANEZ" w:date="2025-09-19T20:36:00Z" w16du:dateUtc="2025-09-19T23:36:00Z">
                <w:rPr>
                  <w:rFonts w:ascii="Cambria Math" w:eastAsiaTheme="minorEastAsia" w:hAnsi="Cambria Math" w:cs="Arial"/>
                </w:rPr>
                <m:t>p,s</m:t>
              </w:ins>
            </m:r>
          </m:sub>
        </m:sSub>
        <m:r>
          <w:ins w:id="3370" w:author="JAVIERA PAZ LEFORT IBANEZ" w:date="2025-09-19T20:36:00Z" w16du:dateUtc="2025-09-19T23:36:00Z">
            <w:rPr>
              <w:rFonts w:ascii="Cambria Math" w:eastAsiaTheme="minorEastAsia" w:hAnsi="Cambria Math" w:cs="Arial"/>
            </w:rPr>
            <m:t xml:space="preserve">≃3400 </m:t>
          </w:ins>
        </m:r>
        <m:r>
          <w:ins w:id="3371" w:author="JAVIERA PAZ LEFORT IBANEZ" w:date="2025-09-19T20:36:00Z" w16du:dateUtc="2025-09-19T23:36:00Z">
            <m:rPr>
              <m:nor/>
            </m:rPr>
            <w:rPr>
              <w:rFonts w:ascii="Arial" w:eastAsiaTheme="minorEastAsia" w:hAnsi="Arial" w:cs="Arial"/>
            </w:rPr>
            <m:t xml:space="preserve">J </m:t>
          </w:ins>
        </m:r>
        <m:sSup>
          <m:sSupPr>
            <m:ctrlPr>
              <w:ins w:id="3372" w:author="JAVIERA PAZ LEFORT IBANEZ" w:date="2025-09-19T20:36:00Z" w16du:dateUtc="2025-09-19T23:36:00Z">
                <w:rPr>
                  <w:rFonts w:ascii="Cambria Math" w:eastAsiaTheme="minorEastAsia" w:hAnsi="Cambria Math" w:cs="Arial"/>
                  <w:i/>
                </w:rPr>
              </w:ins>
            </m:ctrlPr>
          </m:sSupPr>
          <m:e>
            <m:r>
              <w:ins w:id="3373" w:author="JAVIERA PAZ LEFORT IBANEZ" w:date="2025-09-19T20:36:00Z" w16du:dateUtc="2025-09-19T23:36:00Z">
                <m:rPr>
                  <m:nor/>
                </m:rPr>
                <w:rPr>
                  <w:rFonts w:ascii="Arial" w:eastAsiaTheme="minorEastAsia" w:hAnsi="Arial" w:cs="Arial"/>
                </w:rPr>
                <m:t>kg</m:t>
              </w:ins>
            </m:r>
          </m:e>
          <m:sup>
            <m:r>
              <w:ins w:id="3374" w:author="JAVIERA PAZ LEFORT IBANEZ" w:date="2025-09-19T20:36:00Z" w16du:dateUtc="2025-09-19T23:36:00Z">
                <m:rPr>
                  <m:nor/>
                </m:rPr>
                <w:rPr>
                  <w:rFonts w:ascii="Arial" w:eastAsiaTheme="minorEastAsia" w:hAnsi="Arial" w:cs="Arial"/>
                </w:rPr>
                <m:t>-1</m:t>
              </w:ins>
            </m:r>
          </m:sup>
        </m:sSup>
        <m:sSup>
          <m:sSupPr>
            <m:ctrlPr>
              <w:ins w:id="3375" w:author="JAVIERA PAZ LEFORT IBANEZ" w:date="2025-09-19T20:36:00Z" w16du:dateUtc="2025-09-19T23:36:00Z">
                <w:rPr>
                  <w:rFonts w:ascii="Cambria Math" w:eastAsiaTheme="minorEastAsia" w:hAnsi="Cambria Math" w:cs="Arial"/>
                  <w:i/>
                </w:rPr>
              </w:ins>
            </m:ctrlPr>
          </m:sSupPr>
          <m:e>
            <m:r>
              <w:ins w:id="3376" w:author="JAVIERA PAZ LEFORT IBANEZ" w:date="2025-09-19T20:36:00Z" w16du:dateUtc="2025-09-19T23:36:00Z">
                <m:rPr>
                  <m:nor/>
                </m:rPr>
                <w:rPr>
                  <w:rFonts w:ascii="Arial" w:eastAsiaTheme="minorEastAsia" w:hAnsi="Arial" w:cs="Arial"/>
                </w:rPr>
                <m:t>K</m:t>
              </w:ins>
            </m:r>
          </m:e>
          <m:sup>
            <m:r>
              <w:ins w:id="3377" w:author="JAVIERA PAZ LEFORT IBANEZ" w:date="2025-09-19T20:36:00Z" w16du:dateUtc="2025-09-19T23:36:00Z">
                <m:rPr>
                  <m:nor/>
                </m:rPr>
                <w:rPr>
                  <w:rFonts w:ascii="Arial" w:eastAsiaTheme="minorEastAsia" w:hAnsi="Arial" w:cs="Arial"/>
                </w:rPr>
                <m:t>-1</m:t>
              </w:ins>
            </m:r>
          </m:sup>
        </m:sSup>
      </m:oMath>
    </w:p>
    <w:p w14:paraId="300180E6" w14:textId="42527E44" w:rsidR="00D32DC0" w:rsidRPr="00B355AB" w:rsidRDefault="00000000">
      <w:pPr>
        <w:spacing w:line="360" w:lineRule="auto"/>
        <w:ind w:left="708"/>
        <w:jc w:val="both"/>
        <w:rPr>
          <w:ins w:id="3378" w:author="JAVIERA PAZ LEFORT IBANEZ" w:date="2025-09-19T20:40:00Z" w16du:dateUtc="2025-09-19T23:40:00Z"/>
          <w:rFonts w:ascii="Arial" w:hAnsi="Arial" w:cs="Arial"/>
        </w:rPr>
        <w:pPrChange w:id="3379" w:author="JAVIERA PAZ LEFORT IBANEZ" w:date="2025-09-22T17:13:00Z" w16du:dateUtc="2025-09-22T20:13:00Z">
          <w:pPr>
            <w:jc w:val="both"/>
          </w:pPr>
        </w:pPrChange>
      </w:pPr>
      <m:oMath>
        <m:sSub>
          <m:sSubPr>
            <m:ctrlPr>
              <w:ins w:id="3380" w:author="JAVIERA PAZ LEFORT IBANEZ" w:date="2025-09-19T20:37:00Z" w16du:dateUtc="2025-09-19T23:37:00Z">
                <w:rPr>
                  <w:rFonts w:ascii="Cambria Math" w:eastAsiaTheme="minorEastAsia" w:hAnsi="Cambria Math" w:cs="Arial"/>
                  <w:i/>
                </w:rPr>
              </w:ins>
            </m:ctrlPr>
          </m:sSubPr>
          <m:e>
            <m:r>
              <w:ins w:id="3381" w:author="JAVIERA PAZ LEFORT IBANEZ" w:date="2025-09-19T20:37:00Z" w16du:dateUtc="2025-09-19T23:37:00Z">
                <w:rPr>
                  <w:rFonts w:ascii="Cambria Math" w:eastAsiaTheme="minorEastAsia" w:hAnsi="Cambria Math" w:cs="Arial"/>
                </w:rPr>
                <m:t>μ</m:t>
              </w:ins>
            </m:r>
          </m:e>
          <m:sub>
            <m:r>
              <w:ins w:id="3382" w:author="JAVIERA PAZ LEFORT IBANEZ" w:date="2025-09-19T20:37:00Z" w16du:dateUtc="2025-09-19T23:37:00Z">
                <w:rPr>
                  <w:rFonts w:ascii="Cambria Math" w:eastAsiaTheme="minorEastAsia" w:hAnsi="Cambria Math" w:cs="Arial"/>
                </w:rPr>
                <m:t>s</m:t>
              </w:ins>
            </m:r>
          </m:sub>
        </m:sSub>
        <m:r>
          <w:ins w:id="3383" w:author="JAVIERA PAZ LEFORT IBANEZ" w:date="2025-09-19T20:37:00Z" w16du:dateUtc="2025-09-19T23:37:00Z">
            <w:rPr>
              <w:rFonts w:ascii="Cambria Math" w:eastAsiaTheme="minorEastAsia" w:hAnsi="Cambria Math" w:cs="Arial"/>
            </w:rPr>
            <m:t>(T)</m:t>
          </w:ins>
        </m:r>
      </m:oMath>
      <w:ins w:id="3384" w:author="JAVIERA PAZ LEFORT IBANEZ" w:date="2025-09-19T20:37:00Z" w16du:dateUtc="2025-09-19T23:37:00Z">
        <w:r w:rsidR="00CC7E88" w:rsidRPr="00B355AB">
          <w:rPr>
            <w:rFonts w:ascii="Arial" w:eastAsiaTheme="minorEastAsia" w:hAnsi="Arial" w:cs="Arial"/>
          </w:rPr>
          <w:t xml:space="preserve"> </w:t>
        </w:r>
      </w:ins>
      <w:ins w:id="3385" w:author="JAVIERA PAZ LEFORT IBANEZ" w:date="2025-09-19T20:36:00Z">
        <w:r w:rsidR="00CC7E88" w:rsidRPr="00B355AB">
          <w:rPr>
            <w:rFonts w:ascii="Arial" w:hAnsi="Arial" w:cs="Arial"/>
          </w:rPr>
          <w:t xml:space="preserve">tabulada para </w:t>
        </w:r>
      </w:ins>
      <m:oMath>
        <m:r>
          <w:ins w:id="3386" w:author="JAVIERA PAZ LEFORT IBANEZ" w:date="2025-09-19T20:37:00Z" w16du:dateUtc="2025-09-19T23:37:00Z">
            <w:rPr>
              <w:rFonts w:ascii="Cambria Math" w:eastAsiaTheme="minorEastAsia" w:hAnsi="Cambria Math" w:cs="Arial"/>
            </w:rPr>
            <m:t>Re, Sc, Sh</m:t>
          </w:ins>
        </m:r>
      </m:oMath>
      <w:r w:rsidR="00132B73">
        <w:rPr>
          <w:rFonts w:ascii="Arial" w:eastAsiaTheme="minorEastAsia" w:hAnsi="Arial" w:cs="Arial"/>
        </w:rPr>
        <w:t xml:space="preserve"> </w:t>
      </w:r>
      <w:r w:rsidR="00132B73" w:rsidRPr="003D473A">
        <w:rPr>
          <w:rFonts w:ascii="Arial" w:hAnsi="Arial" w:cs="Arial"/>
        </w:rPr>
        <w:t>(</w:t>
      </w:r>
      <w:proofErr w:type="spellStart"/>
      <w:r w:rsidR="00132B73" w:rsidRPr="003D473A">
        <w:rPr>
          <w:rFonts w:ascii="Arial" w:hAnsi="Arial" w:cs="Arial"/>
          <w:b/>
          <w:bCs/>
        </w:rPr>
        <w:t>Cengel</w:t>
      </w:r>
      <w:proofErr w:type="spellEnd"/>
      <w:r w:rsidR="00132B73" w:rsidRPr="003D473A">
        <w:rPr>
          <w:rFonts w:ascii="Arial" w:hAnsi="Arial" w:cs="Arial"/>
          <w:b/>
          <w:bCs/>
        </w:rPr>
        <w:t>, 2007</w:t>
      </w:r>
      <w:r w:rsidR="00132B73" w:rsidRPr="003D473A">
        <w:rPr>
          <w:rFonts w:ascii="Arial" w:hAnsi="Arial" w:cs="Arial"/>
        </w:rPr>
        <w:t>)</w:t>
      </w:r>
      <w:ins w:id="3387" w:author="JAVIERA PAZ LEFORT IBANEZ" w:date="2025-09-19T20:36:00Z">
        <w:r w:rsidR="00CC7E88" w:rsidRPr="00B355AB">
          <w:rPr>
            <w:rFonts w:ascii="Arial" w:hAnsi="Arial" w:cs="Arial"/>
          </w:rPr>
          <w:t xml:space="preserve">; en el BVP térmico se usa </w:t>
        </w:r>
      </w:ins>
      <m:oMath>
        <m:sSub>
          <m:sSubPr>
            <m:ctrlPr>
              <w:ins w:id="3388" w:author="JAVIERA PAZ LEFORT IBANEZ" w:date="2025-09-19T20:38:00Z" w16du:dateUtc="2025-09-19T23:38:00Z">
                <w:rPr>
                  <w:rFonts w:ascii="Cambria Math" w:eastAsiaTheme="minorEastAsia" w:hAnsi="Cambria Math" w:cs="Arial"/>
                  <w:i/>
                </w:rPr>
              </w:ins>
            </m:ctrlPr>
          </m:sSubPr>
          <m:e>
            <m:r>
              <w:ins w:id="3389" w:author="JAVIERA PAZ LEFORT IBANEZ" w:date="2025-09-19T20:38:00Z" w16du:dateUtc="2025-09-19T23:38:00Z">
                <w:rPr>
                  <w:rFonts w:ascii="Cambria Math" w:eastAsiaTheme="minorEastAsia" w:hAnsi="Cambria Math" w:cs="Arial"/>
                </w:rPr>
                <m:t>μ</m:t>
              </w:ins>
            </m:r>
          </m:e>
          <m:sub>
            <m:r>
              <w:ins w:id="3390" w:author="JAVIERA PAZ LEFORT IBANEZ" w:date="2025-09-19T20:38:00Z" w16du:dateUtc="2025-09-19T23:38:00Z">
                <w:rPr>
                  <w:rFonts w:ascii="Cambria Math" w:eastAsiaTheme="minorEastAsia" w:hAnsi="Cambria Math" w:cs="Arial"/>
                </w:rPr>
                <m:t>water</m:t>
              </w:ins>
            </m:r>
          </m:sub>
        </m:sSub>
        <m:d>
          <m:dPr>
            <m:ctrlPr>
              <w:ins w:id="3391" w:author="JAVIERA PAZ LEFORT IBANEZ" w:date="2025-09-19T20:38:00Z" w16du:dateUtc="2025-09-19T23:38:00Z">
                <w:rPr>
                  <w:rFonts w:ascii="Cambria Math" w:eastAsiaTheme="minorEastAsia" w:hAnsi="Cambria Math" w:cs="Arial"/>
                  <w:i/>
                </w:rPr>
              </w:ins>
            </m:ctrlPr>
          </m:dPr>
          <m:e>
            <m:r>
              <w:ins w:id="3392" w:author="JAVIERA PAZ LEFORT IBANEZ" w:date="2025-09-19T20:38:00Z" w16du:dateUtc="2025-09-19T23:38:00Z">
                <w:rPr>
                  <w:rFonts w:ascii="Cambria Math" w:eastAsiaTheme="minorEastAsia" w:hAnsi="Cambria Math" w:cs="Arial"/>
                </w:rPr>
                <m:t>T</m:t>
              </w:ins>
            </m:r>
          </m:e>
        </m:d>
      </m:oMath>
      <w:ins w:id="3393" w:author="JAVIERA PAZ LEFORT IBANEZ" w:date="2025-09-19T20:36:00Z">
        <w:r w:rsidR="00CC7E88" w:rsidRPr="00B355AB">
          <w:rPr>
            <w:rFonts w:ascii="Arial" w:hAnsi="Arial" w:cs="Arial"/>
          </w:rPr>
          <w:t xml:space="preserve"> tipo Andrade </w:t>
        </w:r>
        <w:r w:rsidR="00CC7E88" w:rsidRPr="00B355AB">
          <w:rPr>
            <w:rFonts w:ascii="Arial" w:hAnsi="Arial" w:cs="Arial"/>
            <w:rPrChange w:id="3394" w:author="JAVIERA PAZ LEFORT IBANEZ" w:date="2025-09-19T20:38:00Z" w16du:dateUtc="2025-09-19T23:38:00Z">
              <w:rPr>
                <w:b/>
                <w:bCs/>
              </w:rPr>
            </w:rPrChange>
          </w:rPr>
          <w:t>solo como escala</w:t>
        </w:r>
        <w:r w:rsidR="00CC7E88" w:rsidRPr="00B355AB">
          <w:rPr>
            <w:rFonts w:ascii="Arial" w:hAnsi="Arial" w:cs="Arial"/>
          </w:rPr>
          <w:t xml:space="preserve"> de </w:t>
        </w:r>
      </w:ins>
      <m:oMath>
        <m:sSub>
          <m:sSubPr>
            <m:ctrlPr>
              <w:ins w:id="3395" w:author="JAVIERA PAZ LEFORT IBANEZ" w:date="2025-09-19T20:38:00Z" w16du:dateUtc="2025-09-19T23:38:00Z">
                <w:rPr>
                  <w:rFonts w:ascii="Cambria Math" w:hAnsi="Cambria Math" w:cs="Arial"/>
                  <w:i/>
                </w:rPr>
              </w:ins>
            </m:ctrlPr>
          </m:sSubPr>
          <m:e>
            <m:r>
              <w:ins w:id="3396" w:author="JAVIERA PAZ LEFORT IBANEZ" w:date="2025-09-19T20:38:00Z" w16du:dateUtc="2025-09-19T23:38:00Z">
                <w:rPr>
                  <w:rFonts w:ascii="Cambria Math" w:hAnsi="Cambria Math" w:cs="Arial"/>
                </w:rPr>
                <m:t>h</m:t>
              </w:ins>
            </m:r>
          </m:e>
          <m:sub>
            <m:r>
              <w:ins w:id="3397" w:author="JAVIERA PAZ LEFORT IBANEZ" w:date="2025-09-19T20:38:00Z" w16du:dateUtc="2025-09-19T23:38:00Z">
                <w:rPr>
                  <w:rFonts w:ascii="Cambria Math" w:hAnsi="Cambria Math" w:cs="Arial"/>
                </w:rPr>
                <m:t>s</m:t>
              </w:ins>
            </m:r>
          </m:sub>
        </m:sSub>
      </m:oMath>
      <w:ins w:id="3398" w:author="JAVIERA PAZ LEFORT IBANEZ" w:date="2025-09-19T20:38:00Z" w16du:dateUtc="2025-09-19T23:38:00Z">
        <w:r w:rsidR="0029261F" w:rsidRPr="00B355AB">
          <w:rPr>
            <w:rFonts w:ascii="Arial" w:hAnsi="Arial" w:cs="Arial"/>
          </w:rPr>
          <w:t xml:space="preserve"> </w:t>
        </w:r>
      </w:ins>
      <w:ins w:id="3399" w:author="JAVIERA PAZ LEFORT IBANEZ" w:date="2025-09-19T20:36:00Z">
        <w:r w:rsidR="00CC7E88" w:rsidRPr="00B355AB">
          <w:rPr>
            <w:rFonts w:ascii="Arial" w:hAnsi="Arial" w:cs="Arial"/>
          </w:rPr>
          <w:t xml:space="preserve">(opcionalmente, </w:t>
        </w:r>
      </w:ins>
      <w:ins w:id="3400" w:author="JAVIERA PAZ LEFORT IBANEZ" w:date="2025-09-19T20:39:00Z" w16du:dateUtc="2025-09-19T23:39:00Z">
        <w:r w:rsidR="001B53E5" w:rsidRPr="00B355AB">
          <w:rPr>
            <w:rFonts w:ascii="Arial" w:hAnsi="Arial" w:cs="Arial"/>
          </w:rPr>
          <w:t xml:space="preserve">se utiliza </w:t>
        </w:r>
      </w:ins>
      <w:ins w:id="3401" w:author="JAVIERA PAZ LEFORT IBANEZ" w:date="2025-09-19T20:36:00Z">
        <w:r w:rsidR="00CC7E88" w:rsidRPr="00B355AB">
          <w:rPr>
            <w:rFonts w:ascii="Arial" w:hAnsi="Arial" w:cs="Arial"/>
          </w:rPr>
          <w:t xml:space="preserve">la propia </w:t>
        </w:r>
      </w:ins>
      <m:oMath>
        <m:sSub>
          <m:sSubPr>
            <m:ctrlPr>
              <w:ins w:id="3402" w:author="JAVIERA PAZ LEFORT IBANEZ" w:date="2025-09-19T20:38:00Z" w16du:dateUtc="2025-09-19T23:38:00Z">
                <w:rPr>
                  <w:rFonts w:ascii="Cambria Math" w:eastAsiaTheme="minorEastAsia" w:hAnsi="Cambria Math" w:cs="Arial"/>
                  <w:i/>
                </w:rPr>
              </w:ins>
            </m:ctrlPr>
          </m:sSubPr>
          <m:e>
            <m:r>
              <w:ins w:id="3403" w:author="JAVIERA PAZ LEFORT IBANEZ" w:date="2025-09-19T20:38:00Z" w16du:dateUtc="2025-09-19T23:38:00Z">
                <w:rPr>
                  <w:rFonts w:ascii="Cambria Math" w:eastAsiaTheme="minorEastAsia" w:hAnsi="Cambria Math" w:cs="Arial"/>
                </w:rPr>
                <m:t>μ</m:t>
              </w:ins>
            </m:r>
          </m:e>
          <m:sub>
            <m:r>
              <w:ins w:id="3404" w:author="JAVIERA PAZ LEFORT IBANEZ" w:date="2025-09-19T20:38:00Z" w16du:dateUtc="2025-09-19T23:38:00Z">
                <w:rPr>
                  <w:rFonts w:ascii="Cambria Math" w:eastAsiaTheme="minorEastAsia" w:hAnsi="Cambria Math" w:cs="Arial"/>
                </w:rPr>
                <m:t>s</m:t>
              </w:ins>
            </m:r>
          </m:sub>
        </m:sSub>
        <m:r>
          <w:ins w:id="3405" w:author="JAVIERA PAZ LEFORT IBANEZ" w:date="2025-09-19T20:38:00Z" w16du:dateUtc="2025-09-19T23:38:00Z">
            <w:rPr>
              <w:rFonts w:ascii="Cambria Math" w:eastAsiaTheme="minorEastAsia" w:hAnsi="Cambria Math" w:cs="Arial"/>
              <w:rPrChange w:id="3406" w:author="JAVIERA PAZ LEFORT IBANEZ" w:date="2025-09-19T20:38:00Z" w16du:dateUtc="2025-09-19T23:38:00Z">
                <w:rPr>
                  <w:rFonts w:ascii="Cambria Math" w:eastAsiaTheme="minorEastAsia" w:hAnsi="Cambria Math"/>
                  <w:lang w:val="de-DE"/>
                </w:rPr>
              </w:rPrChange>
            </w:rPr>
            <m:t>(</m:t>
          </w:ins>
        </m:r>
        <m:r>
          <w:ins w:id="3407" w:author="JAVIERA PAZ LEFORT IBANEZ" w:date="2025-09-19T20:38:00Z" w16du:dateUtc="2025-09-19T23:38:00Z">
            <w:rPr>
              <w:rFonts w:ascii="Cambria Math" w:eastAsiaTheme="minorEastAsia" w:hAnsi="Cambria Math" w:cs="Arial"/>
            </w:rPr>
            <m:t>T</m:t>
          </w:ins>
        </m:r>
        <m:r>
          <w:ins w:id="3408" w:author="JAVIERA PAZ LEFORT IBANEZ" w:date="2025-09-19T20:38:00Z" w16du:dateUtc="2025-09-19T23:38:00Z">
            <w:rPr>
              <w:rFonts w:ascii="Cambria Math" w:eastAsiaTheme="minorEastAsia" w:hAnsi="Cambria Math" w:cs="Arial"/>
              <w:rPrChange w:id="3409" w:author="JAVIERA PAZ LEFORT IBANEZ" w:date="2025-09-19T20:38:00Z" w16du:dateUtc="2025-09-19T23:38:00Z">
                <w:rPr>
                  <w:rFonts w:ascii="Cambria Math" w:eastAsiaTheme="minorEastAsia" w:hAnsi="Cambria Math"/>
                  <w:lang w:val="de-DE"/>
                </w:rPr>
              </w:rPrChange>
            </w:rPr>
            <m:t>)</m:t>
          </w:ins>
        </m:r>
      </m:oMath>
      <w:ins w:id="3410" w:author="JAVIERA PAZ LEFORT IBANEZ" w:date="2025-09-19T20:38:00Z" w16du:dateUtc="2025-09-19T23:38:00Z">
        <w:r w:rsidR="001B53E5" w:rsidRPr="00B355AB">
          <w:rPr>
            <w:rFonts w:ascii="Arial" w:eastAsiaTheme="minorEastAsia" w:hAnsi="Arial" w:cs="Arial"/>
            <w:i/>
          </w:rPr>
          <w:t xml:space="preserve"> </w:t>
        </w:r>
      </w:ins>
      <w:ins w:id="3411" w:author="JAVIERA PAZ LEFORT IBANEZ" w:date="2025-09-19T20:36:00Z">
        <w:r w:rsidR="00CC7E88" w:rsidRPr="00B355AB">
          <w:rPr>
            <w:rFonts w:ascii="Arial" w:hAnsi="Arial" w:cs="Arial"/>
          </w:rPr>
          <w:t>tabulada).</w:t>
        </w:r>
      </w:ins>
    </w:p>
    <w:p w14:paraId="0CA67C0B" w14:textId="7482C4C4" w:rsidR="00203F42" w:rsidRPr="00B355AB" w:rsidRDefault="00032BA2">
      <w:pPr>
        <w:spacing w:line="360" w:lineRule="auto"/>
        <w:ind w:left="708"/>
        <w:jc w:val="both"/>
        <w:rPr>
          <w:ins w:id="3412" w:author="JAVIERA PAZ LEFORT IBANEZ" w:date="2025-09-19T20:41:00Z" w16du:dateUtc="2025-09-19T23:41:00Z"/>
          <w:rStyle w:val="nfasissutil"/>
          <w:rFonts w:ascii="Arial" w:hAnsi="Arial" w:cs="Arial"/>
        </w:rPr>
        <w:pPrChange w:id="3413" w:author="JAVIERA PAZ LEFORT IBANEZ" w:date="2025-09-22T17:13:00Z" w16du:dateUtc="2025-09-22T20:13:00Z">
          <w:pPr>
            <w:jc w:val="both"/>
          </w:pPr>
        </w:pPrChange>
      </w:pPr>
      <w:r>
        <w:rPr>
          <w:rStyle w:val="nfasissutil"/>
          <w:rFonts w:ascii="Arial" w:hAnsi="Arial" w:cs="Arial"/>
        </w:rPr>
        <w:t>C</w:t>
      </w:r>
      <w:ins w:id="3414" w:author="JAVIERA PAZ LEFORT IBANEZ" w:date="2025-09-19T20:40:00Z">
        <w:r w:rsidR="00203F42" w:rsidRPr="00B355AB">
          <w:rPr>
            <w:rStyle w:val="nfasissutil"/>
            <w:rFonts w:ascii="Arial" w:hAnsi="Arial" w:cs="Arial"/>
            <w:rPrChange w:id="3415" w:author="JAVIERA PAZ LEFORT IBANEZ" w:date="2025-09-19T20:40:00Z" w16du:dateUtc="2025-09-19T23:40:00Z">
              <w:rPr>
                <w:b/>
                <w:bCs/>
              </w:rPr>
            </w:rPrChange>
          </w:rPr>
          <w:t>orrelaciones de Sherwood</w:t>
        </w:r>
      </w:ins>
    </w:p>
    <w:p w14:paraId="7BF0920F" w14:textId="72E25ACB" w:rsidR="00B37712" w:rsidRDefault="00203F42">
      <w:pPr>
        <w:spacing w:line="360" w:lineRule="auto"/>
        <w:ind w:left="708"/>
        <w:jc w:val="both"/>
        <w:rPr>
          <w:rFonts w:ascii="Arial" w:hAnsi="Arial" w:cs="Arial"/>
        </w:rPr>
        <w:pPrChange w:id="3416" w:author="JAVIERA PAZ LEFORT IBANEZ" w:date="2025-09-22T17:13:00Z" w16du:dateUtc="2025-09-22T20:13:00Z">
          <w:pPr>
            <w:jc w:val="both"/>
          </w:pPr>
        </w:pPrChange>
      </w:pPr>
      <w:ins w:id="3417" w:author="JAVIERA PAZ LEFORT IBANEZ" w:date="2025-09-19T20:40:00Z">
        <w:r w:rsidRPr="00B355AB">
          <w:rPr>
            <w:rFonts w:ascii="Arial" w:hAnsi="Arial" w:cs="Arial"/>
          </w:rPr>
          <w:t xml:space="preserve">El código implementa un </w:t>
        </w:r>
        <w:r w:rsidRPr="00B355AB">
          <w:rPr>
            <w:rFonts w:ascii="Arial" w:hAnsi="Arial" w:cs="Arial"/>
            <w:rPrChange w:id="3418" w:author="JAVIERA PAZ LEFORT IBANEZ" w:date="2025-09-19T20:40:00Z" w16du:dateUtc="2025-09-19T23:40:00Z">
              <w:rPr>
                <w:b/>
                <w:bCs/>
              </w:rPr>
            </w:rPrChange>
          </w:rPr>
          <w:t>selector</w:t>
        </w:r>
        <w:r w:rsidRPr="00B355AB">
          <w:rPr>
            <w:rFonts w:ascii="Arial" w:hAnsi="Arial" w:cs="Arial"/>
          </w:rPr>
          <w:t xml:space="preserve"> de varias correlaciones </w:t>
        </w:r>
      </w:ins>
      <m:oMath>
        <m:sSub>
          <m:sSubPr>
            <m:ctrlPr>
              <w:ins w:id="3419" w:author="JAVIERA PAZ LEFORT IBANEZ" w:date="2025-09-19T20:41:00Z" w16du:dateUtc="2025-09-19T23:41:00Z">
                <w:rPr>
                  <w:rFonts w:ascii="Cambria Math" w:hAnsi="Cambria Math" w:cs="Arial"/>
                  <w:i/>
                </w:rPr>
              </w:ins>
            </m:ctrlPr>
          </m:sSubPr>
          <m:e>
            <m:r>
              <w:ins w:id="3420" w:author="JAVIERA PAZ LEFORT IBANEZ" w:date="2025-09-19T20:41:00Z" w16du:dateUtc="2025-09-19T23:41:00Z">
                <w:rPr>
                  <w:rFonts w:ascii="Cambria Math" w:hAnsi="Cambria Math" w:cs="Arial"/>
                </w:rPr>
                <m:t>Sh</m:t>
              </w:ins>
            </m:r>
          </m:e>
          <m:sub>
            <m:r>
              <w:ins w:id="3421" w:author="JAVIERA PAZ LEFORT IBANEZ" w:date="2025-09-19T20:41:00Z" w16du:dateUtc="2025-09-19T23:41:00Z">
                <w:rPr>
                  <w:rFonts w:ascii="Cambria Math" w:hAnsi="Cambria Math" w:cs="Arial"/>
                </w:rPr>
                <m:t>s</m:t>
              </w:ins>
            </m:r>
          </m:sub>
        </m:sSub>
        <m:r>
          <w:ins w:id="3422" w:author="JAVIERA PAZ LEFORT IBANEZ" w:date="2025-09-19T20:41:00Z" w16du:dateUtc="2025-09-19T23:41:00Z">
            <w:rPr>
              <w:rFonts w:ascii="Cambria Math" w:hAnsi="Cambria Math" w:cs="Arial"/>
            </w:rPr>
            <m:t>=</m:t>
          </w:ins>
        </m:r>
        <m:r>
          <w:ins w:id="3423" w:author="JAVIERA PAZ LEFORT IBANEZ" w:date="2025-09-19T20:42:00Z" w16du:dateUtc="2025-09-19T23:42:00Z">
            <w:rPr>
              <w:rFonts w:ascii="Cambria Math" w:hAnsi="Cambria Math" w:cs="Arial"/>
            </w:rPr>
            <m:t>f(</m:t>
          </w:ins>
        </m:r>
        <m:sSub>
          <m:sSubPr>
            <m:ctrlPr>
              <w:ins w:id="3424" w:author="JAVIERA PAZ LEFORT IBANEZ" w:date="2025-09-19T20:42:00Z" w16du:dateUtc="2025-09-19T23:42:00Z">
                <w:rPr>
                  <w:rFonts w:ascii="Cambria Math" w:hAnsi="Cambria Math" w:cs="Arial"/>
                  <w:i/>
                </w:rPr>
              </w:ins>
            </m:ctrlPr>
          </m:sSubPr>
          <m:e>
            <m:r>
              <w:ins w:id="3425" w:author="JAVIERA PAZ LEFORT IBANEZ" w:date="2025-09-19T20:42:00Z" w16du:dateUtc="2025-09-19T23:42:00Z">
                <w:rPr>
                  <w:rFonts w:ascii="Cambria Math" w:hAnsi="Cambria Math" w:cs="Arial"/>
                </w:rPr>
                <m:t>Re</m:t>
              </w:ins>
            </m:r>
          </m:e>
          <m:sub>
            <m:r>
              <w:ins w:id="3426" w:author="JAVIERA PAZ LEFORT IBANEZ" w:date="2025-09-19T20:42:00Z" w16du:dateUtc="2025-09-19T23:42:00Z">
                <w:rPr>
                  <w:rFonts w:ascii="Cambria Math" w:hAnsi="Cambria Math" w:cs="Arial"/>
                </w:rPr>
                <m:t>s</m:t>
              </w:ins>
            </m:r>
          </m:sub>
        </m:sSub>
        <m:r>
          <w:ins w:id="3427" w:author="JAVIERA PAZ LEFORT IBANEZ" w:date="2025-09-19T20:42:00Z" w16du:dateUtc="2025-09-19T23:42:00Z">
            <w:rPr>
              <w:rFonts w:ascii="Cambria Math" w:hAnsi="Cambria Math" w:cs="Arial"/>
            </w:rPr>
            <m:t>,</m:t>
          </w:ins>
        </m:r>
        <m:sSub>
          <m:sSubPr>
            <m:ctrlPr>
              <w:ins w:id="3428" w:author="JAVIERA PAZ LEFORT IBANEZ" w:date="2025-09-19T20:42:00Z" w16du:dateUtc="2025-09-19T23:42:00Z">
                <w:rPr>
                  <w:rFonts w:ascii="Cambria Math" w:hAnsi="Cambria Math" w:cs="Arial"/>
                  <w:i/>
                </w:rPr>
              </w:ins>
            </m:ctrlPr>
          </m:sSubPr>
          <m:e>
            <m:r>
              <w:ins w:id="3429" w:author="JAVIERA PAZ LEFORT IBANEZ" w:date="2025-09-19T20:42:00Z" w16du:dateUtc="2025-09-19T23:42:00Z">
                <w:rPr>
                  <w:rFonts w:ascii="Cambria Math" w:hAnsi="Cambria Math" w:cs="Arial"/>
                </w:rPr>
                <m:t>Sc</m:t>
              </w:ins>
            </m:r>
          </m:e>
          <m:sub>
            <m:r>
              <w:ins w:id="3430" w:author="JAVIERA PAZ LEFORT IBANEZ" w:date="2025-09-19T20:42:00Z" w16du:dateUtc="2025-09-19T23:42:00Z">
                <w:rPr>
                  <w:rFonts w:ascii="Cambria Math" w:hAnsi="Cambria Math" w:cs="Arial"/>
                </w:rPr>
                <m:t>s</m:t>
              </w:ins>
            </m:r>
          </m:sub>
        </m:sSub>
        <m:r>
          <w:ins w:id="3431" w:author="JAVIERA PAZ LEFORT IBANEZ" w:date="2025-09-19T20:42:00Z" w16du:dateUtc="2025-09-19T23:42:00Z">
            <w:rPr>
              <w:rFonts w:ascii="Cambria Math" w:hAnsi="Cambria Math" w:cs="Arial"/>
            </w:rPr>
            <m:t>,</m:t>
          </w:ins>
        </m:r>
        <m:r>
          <w:ins w:id="3432" w:author="JAVIERA PAZ LEFORT IBANEZ" w:date="2025-09-19T20:42:00Z" w16du:dateUtc="2025-09-19T23:42:00Z">
            <m:rPr>
              <m:nor/>
            </m:rPr>
            <w:rPr>
              <w:rFonts w:ascii="Arial" w:hAnsi="Arial" w:cs="Arial"/>
              <w:rPrChange w:id="3433" w:author="JAVIERA PAZ LEFORT IBANEZ" w:date="2025-09-19T20:42:00Z" w16du:dateUtc="2025-09-19T23:42:00Z">
                <w:rPr>
                  <w:rFonts w:ascii="Cambria Math" w:hAnsi="Cambria Math"/>
                  <w:i/>
                </w:rPr>
              </w:rPrChange>
            </w:rPr>
            <m:t xml:space="preserve"> geometría</m:t>
          </w:ins>
        </m:r>
        <m:r>
          <w:ins w:id="3434" w:author="JAVIERA PAZ LEFORT IBANEZ" w:date="2025-09-19T20:42:00Z" w16du:dateUtc="2025-09-19T23:42:00Z">
            <w:rPr>
              <w:rFonts w:ascii="Cambria Math" w:hAnsi="Cambria Math" w:cs="Arial"/>
            </w:rPr>
            <m:t>)</m:t>
          </w:ins>
        </m:r>
      </m:oMath>
      <w:ins w:id="3435" w:author="JAVIERA PAZ LEFORT IBANEZ" w:date="2025-09-19T20:41:00Z" w16du:dateUtc="2025-09-19T23:41:00Z">
        <w:r w:rsidR="00283F27" w:rsidRPr="00B355AB">
          <w:rPr>
            <w:rFonts w:ascii="Arial" w:hAnsi="Arial" w:cs="Arial"/>
          </w:rPr>
          <w:t xml:space="preserve"> </w:t>
        </w:r>
      </w:ins>
      <w:ins w:id="3436" w:author="JAVIERA PAZ LEFORT IBANEZ" w:date="2025-09-19T20:40:00Z">
        <w:r w:rsidRPr="00B355AB">
          <w:rPr>
            <w:rFonts w:ascii="Arial" w:hAnsi="Arial" w:cs="Arial"/>
          </w:rPr>
          <w:t xml:space="preserve">para el lado carcasa (haz de fibras). Finalmente se usa la </w:t>
        </w:r>
        <w:r w:rsidRPr="00B355AB">
          <w:rPr>
            <w:rFonts w:ascii="Arial" w:hAnsi="Arial" w:cs="Arial"/>
            <w:rPrChange w:id="3437" w:author="JAVIERA PAZ LEFORT IBANEZ" w:date="2025-09-19T20:40:00Z" w16du:dateUtc="2025-09-19T23:40:00Z">
              <w:rPr>
                <w:b/>
                <w:bCs/>
              </w:rPr>
            </w:rPrChange>
          </w:rPr>
          <w:t xml:space="preserve">correlación </w:t>
        </w:r>
      </w:ins>
      <w:proofErr w:type="spellStart"/>
      <w:ins w:id="3438" w:author="JAVIERA PAZ LEFORT IBANEZ" w:date="2025-09-19T20:42:00Z" w16du:dateUtc="2025-09-19T23:42:00Z">
        <w:r w:rsidR="00283F27" w:rsidRPr="00B355AB">
          <w:rPr>
            <w:rFonts w:ascii="Arial" w:hAnsi="Arial" w:cs="Arial"/>
          </w:rPr>
          <w:t>n°</w:t>
        </w:r>
        <w:proofErr w:type="spellEnd"/>
        <w:r w:rsidR="00283F27" w:rsidRPr="00B355AB">
          <w:rPr>
            <w:rFonts w:ascii="Arial" w:hAnsi="Arial" w:cs="Arial"/>
          </w:rPr>
          <w:t xml:space="preserve"> </w:t>
        </w:r>
      </w:ins>
      <w:ins w:id="3439" w:author="JAVIERA PAZ LEFORT IBANEZ" w:date="2025-09-19T20:40:00Z">
        <w:r w:rsidRPr="00B355AB">
          <w:rPr>
            <w:rFonts w:ascii="Arial" w:hAnsi="Arial" w:cs="Arial"/>
            <w:rPrChange w:id="3440" w:author="JAVIERA PAZ LEFORT IBANEZ" w:date="2025-09-19T20:40:00Z" w16du:dateUtc="2025-09-19T23:40:00Z">
              <w:rPr>
                <w:b/>
                <w:bCs/>
              </w:rPr>
            </w:rPrChange>
          </w:rPr>
          <w:t>1</w:t>
        </w:r>
      </w:ins>
      <w:r w:rsidR="006653CE">
        <w:rPr>
          <w:rFonts w:ascii="Arial" w:hAnsi="Arial" w:cs="Arial"/>
        </w:rPr>
        <w:t>8</w:t>
      </w:r>
      <w:ins w:id="3441" w:author="JAVIERA PAZ LEFORT IBANEZ" w:date="2025-09-19T20:43:00Z" w16du:dateUtc="2025-09-19T23:43:00Z">
        <w:r w:rsidR="008D383C" w:rsidRPr="00B355AB">
          <w:rPr>
            <w:rFonts w:ascii="Arial" w:hAnsi="Arial" w:cs="Arial"/>
          </w:rPr>
          <w:t>,</w:t>
        </w:r>
      </w:ins>
      <w:r w:rsidR="00A040B2">
        <w:rPr>
          <w:rFonts w:ascii="Arial" w:hAnsi="Arial" w:cs="Arial"/>
        </w:rPr>
        <w:t xml:space="preserve"> en la que</w:t>
      </w:r>
      <w:ins w:id="3442" w:author="JAVIERA PAZ LEFORT IBANEZ" w:date="2025-09-19T20:43:00Z" w16du:dateUtc="2025-09-19T23:43:00Z">
        <w:r w:rsidR="008D383C" w:rsidRPr="00B355AB">
          <w:rPr>
            <w:rFonts w:ascii="Arial" w:hAnsi="Arial" w:cs="Arial"/>
          </w:rPr>
          <w:t xml:space="preserve"> </w:t>
        </w:r>
      </w:ins>
      <w:r w:rsidR="00A040B2" w:rsidRPr="00A040B2">
        <w:rPr>
          <w:rFonts w:ascii="Arial" w:hAnsi="Arial" w:cs="Arial"/>
        </w:rPr>
        <w:t xml:space="preserve">se usó una ley de potencia del tipo </w:t>
      </w:r>
      <m:oMath>
        <m:sSub>
          <m:sSubPr>
            <m:ctrlPr>
              <w:rPr>
                <w:rFonts w:ascii="Cambria Math" w:hAnsi="Cambria Math" w:cs="Arial"/>
                <w:i/>
              </w:rPr>
            </m:ctrlPr>
          </m:sSubPr>
          <m:e>
            <m:r>
              <w:rPr>
                <w:rFonts w:ascii="Cambria Math" w:hAnsi="Cambria Math" w:cs="Arial"/>
              </w:rPr>
              <m:t>Sh</m:t>
            </m:r>
          </m:e>
          <m:sub>
            <m:r>
              <w:rPr>
                <w:rFonts w:ascii="Cambria Math" w:hAnsi="Cambria Math" w:cs="Arial"/>
              </w:rPr>
              <m:t>f</m:t>
            </m:r>
          </m:sub>
        </m:sSub>
        <m:r>
          <w:rPr>
            <w:rFonts w:ascii="Cambria Math" w:hAnsi="Cambria Math" w:cs="Arial"/>
          </w:rPr>
          <m:t>=</m:t>
        </m:r>
        <m:sSub>
          <m:sSubPr>
            <m:ctrlPr>
              <w:rPr>
                <w:rFonts w:ascii="Cambria Math" w:hAnsi="Cambria Math" w:cs="Arial"/>
                <w:i/>
              </w:rPr>
            </m:ctrlPr>
          </m:sSubPr>
          <m:e>
            <m:r>
              <w:rPr>
                <w:rFonts w:ascii="Cambria Math" w:hAnsi="Cambria Math" w:cs="Arial"/>
              </w:rPr>
              <m:t>α</m:t>
            </m:r>
          </m:e>
          <m:sub>
            <m:r>
              <w:rPr>
                <w:rFonts w:ascii="Cambria Math" w:hAnsi="Cambria Math" w:cs="Arial"/>
              </w:rPr>
              <m:t>f</m:t>
            </m:r>
          </m:sub>
        </m:sSub>
        <m:sSubSup>
          <m:sSubSupPr>
            <m:ctrlPr>
              <w:rPr>
                <w:rFonts w:ascii="Cambria Math" w:hAnsi="Cambria Math" w:cs="Arial"/>
                <w:i/>
              </w:rPr>
            </m:ctrlPr>
          </m:sSubSupPr>
          <m:e>
            <m:r>
              <w:rPr>
                <w:rFonts w:ascii="Cambria Math" w:hAnsi="Cambria Math" w:cs="Arial"/>
              </w:rPr>
              <m:t>Re</m:t>
            </m:r>
          </m:e>
          <m:sub>
            <m:r>
              <w:rPr>
                <w:rFonts w:ascii="Cambria Math" w:hAnsi="Cambria Math" w:cs="Arial"/>
              </w:rPr>
              <m:t>f</m:t>
            </m:r>
          </m:sub>
          <m:sup>
            <m:sSub>
              <m:sSubPr>
                <m:ctrlPr>
                  <w:rPr>
                    <w:rFonts w:ascii="Cambria Math" w:hAnsi="Cambria Math" w:cs="Arial"/>
                    <w:i/>
                  </w:rPr>
                </m:ctrlPr>
              </m:sSubPr>
              <m:e>
                <m:r>
                  <w:rPr>
                    <w:rFonts w:ascii="Cambria Math" w:hAnsi="Cambria Math" w:cs="Arial"/>
                  </w:rPr>
                  <m:t>β</m:t>
                </m:r>
              </m:e>
              <m:sub>
                <m:r>
                  <w:rPr>
                    <w:rFonts w:ascii="Cambria Math" w:hAnsi="Cambria Math" w:cs="Arial"/>
                  </w:rPr>
                  <m:t>f</m:t>
                </m:r>
              </m:sub>
            </m:sSub>
          </m:sup>
        </m:sSubSup>
        <m:sSup>
          <m:sSupPr>
            <m:ctrlPr>
              <w:rPr>
                <w:rFonts w:ascii="Cambria Math" w:hAnsi="Cambria Math" w:cs="Arial"/>
                <w:i/>
              </w:rPr>
            </m:ctrlPr>
          </m:sSupPr>
          <m:e>
            <m:r>
              <w:rPr>
                <w:rFonts w:ascii="Cambria Math" w:hAnsi="Cambria Math" w:cs="Arial"/>
              </w:rPr>
              <m:t>Sc</m:t>
            </m:r>
          </m:e>
          <m:sup>
            <m:r>
              <w:rPr>
                <w:rFonts w:ascii="Cambria Math" w:hAnsi="Cambria Math" w:cs="Arial"/>
              </w:rPr>
              <m:t>1/3</m:t>
            </m:r>
          </m:sup>
        </m:sSup>
      </m:oMath>
      <w:r w:rsidR="0068680C">
        <w:rPr>
          <w:rFonts w:ascii="Arial" w:eastAsiaTheme="minorEastAsia" w:hAnsi="Arial" w:cs="Arial"/>
        </w:rPr>
        <w:t xml:space="preserve"> </w:t>
      </w:r>
      <w:r w:rsidR="00A040B2" w:rsidRPr="00A040B2">
        <w:rPr>
          <w:rFonts w:ascii="Arial" w:hAnsi="Arial" w:cs="Arial"/>
        </w:rPr>
        <w:t>​​ con</w:t>
      </w:r>
      <w:r w:rsidR="0068680C">
        <w:rPr>
          <w:rFonts w:ascii="Arial" w:eastAsiaTheme="minorEastAsia" w:hAnsi="Arial" w:cs="Arial"/>
        </w:rPr>
        <w:t xml:space="preserve"> </w:t>
      </w:r>
      <m:oMath>
        <m:sSub>
          <m:sSubPr>
            <m:ctrlPr>
              <w:rPr>
                <w:rFonts w:ascii="Cambria Math" w:hAnsi="Cambria Math" w:cs="Arial"/>
                <w:i/>
              </w:rPr>
            </m:ctrlPr>
          </m:sSubPr>
          <m:e>
            <m:r>
              <w:rPr>
                <w:rFonts w:ascii="Cambria Math" w:hAnsi="Cambria Math" w:cs="Arial"/>
              </w:rPr>
              <m:t>α</m:t>
            </m:r>
          </m:e>
          <m:sub>
            <m:r>
              <w:rPr>
                <w:rFonts w:ascii="Cambria Math" w:hAnsi="Cambria Math" w:cs="Arial"/>
              </w:rPr>
              <m:t>f</m:t>
            </m:r>
          </m:sub>
        </m:sSub>
        <m:r>
          <w:rPr>
            <w:rFonts w:ascii="Cambria Math" w:hAnsi="Cambria Math" w:cs="Arial"/>
          </w:rPr>
          <m:t>=2.66±0.27</m:t>
        </m:r>
      </m:oMath>
      <w:r w:rsidR="00A040B2" w:rsidRPr="00A040B2">
        <w:rPr>
          <w:rFonts w:ascii="Arial" w:hAnsi="Arial" w:cs="Arial"/>
        </w:rPr>
        <w:t xml:space="preserve"> </w:t>
      </w:r>
      <w:r w:rsidR="00FF218C">
        <w:rPr>
          <w:rFonts w:ascii="Arial" w:hAnsi="Arial" w:cs="Arial"/>
        </w:rPr>
        <w:t xml:space="preserve">y </w:t>
      </w:r>
      <m:oMath>
        <m:sSub>
          <m:sSubPr>
            <m:ctrlPr>
              <w:rPr>
                <w:rFonts w:ascii="Cambria Math" w:hAnsi="Cambria Math" w:cs="Arial"/>
                <w:i/>
              </w:rPr>
            </m:ctrlPr>
          </m:sSubPr>
          <m:e>
            <m:r>
              <w:rPr>
                <w:rFonts w:ascii="Cambria Math" w:hAnsi="Cambria Math" w:cs="Arial"/>
              </w:rPr>
              <m:t>β</m:t>
            </m:r>
          </m:e>
          <m:sub>
            <m:r>
              <w:rPr>
                <w:rFonts w:ascii="Cambria Math" w:hAnsi="Cambria Math" w:cs="Arial"/>
              </w:rPr>
              <m:t>f</m:t>
            </m:r>
          </m:sub>
        </m:sSub>
        <m:r>
          <w:rPr>
            <w:rFonts w:ascii="Cambria Math" w:hAnsi="Cambria Math" w:cs="Arial"/>
          </w:rPr>
          <m:t>=0.25±0.04</m:t>
        </m:r>
      </m:oMath>
      <w:r w:rsidR="00A040B2" w:rsidRPr="00A040B2">
        <w:rPr>
          <w:rFonts w:ascii="Arial" w:hAnsi="Arial" w:cs="Arial"/>
        </w:rPr>
        <w:t xml:space="preserve">, valores reportados experimentalmente para flujo laminar en tubos y </w:t>
      </w:r>
      <w:r w:rsidR="00A040B2" w:rsidRPr="00FF218C">
        <w:rPr>
          <w:rFonts w:ascii="Arial" w:hAnsi="Arial" w:cs="Arial"/>
        </w:rPr>
        <w:t>rango de Graetz</w:t>
      </w:r>
      <w:r w:rsidR="00A040B2" w:rsidRPr="00A040B2">
        <w:rPr>
          <w:rFonts w:ascii="Arial" w:hAnsi="Arial" w:cs="Arial"/>
        </w:rPr>
        <w:t xml:space="preserve"> comparable al de este trabajo (</w:t>
      </w:r>
      <m:oMath>
        <m:r>
          <w:rPr>
            <w:rFonts w:ascii="Cambria Math" w:hAnsi="Cambria Math" w:cs="Arial"/>
          </w:rPr>
          <m:t>53≤</m:t>
        </m:r>
        <m:sSub>
          <m:sSubPr>
            <m:ctrlPr>
              <w:rPr>
                <w:rFonts w:ascii="Cambria Math" w:hAnsi="Cambria Math" w:cs="Arial"/>
                <w:i/>
              </w:rPr>
            </m:ctrlPr>
          </m:sSubPr>
          <m:e>
            <m:r>
              <w:rPr>
                <w:rFonts w:ascii="Cambria Math" w:hAnsi="Cambria Math" w:cs="Arial"/>
              </w:rPr>
              <m:t>Gz</m:t>
            </m:r>
          </m:e>
          <m:sub>
            <m:r>
              <w:rPr>
                <w:rFonts w:ascii="Cambria Math" w:hAnsi="Cambria Math" w:cs="Arial"/>
              </w:rPr>
              <m:t>t</m:t>
            </m:r>
          </m:sub>
        </m:sSub>
        <m:r>
          <w:rPr>
            <w:rFonts w:ascii="Cambria Math" w:hAnsi="Cambria Math" w:cs="Arial"/>
          </w:rPr>
          <m:t>≤580</m:t>
        </m:r>
      </m:oMath>
      <w:r w:rsidR="00A040B2" w:rsidRPr="00A040B2">
        <w:rPr>
          <w:rFonts w:ascii="Arial" w:hAnsi="Arial" w:cs="Arial"/>
        </w:rPr>
        <w:t xml:space="preserve"> </w:t>
      </w:r>
      <w:r w:rsidR="005B4521">
        <w:rPr>
          <w:rFonts w:ascii="Arial" w:hAnsi="Arial" w:cs="Arial"/>
        </w:rPr>
        <w:t xml:space="preserve">(Alves &amp; </w:t>
      </w:r>
      <w:proofErr w:type="spellStart"/>
      <w:r w:rsidR="005B4521">
        <w:rPr>
          <w:rFonts w:ascii="Arial" w:hAnsi="Arial" w:cs="Arial"/>
        </w:rPr>
        <w:t>Coelhoso</w:t>
      </w:r>
      <w:proofErr w:type="spellEnd"/>
      <w:r w:rsidR="005B4521">
        <w:rPr>
          <w:rFonts w:ascii="Arial" w:hAnsi="Arial" w:cs="Arial"/>
        </w:rPr>
        <w:t>, 2007)</w:t>
      </w:r>
      <w:r w:rsidR="00A040B2" w:rsidRPr="00A040B2">
        <w:rPr>
          <w:rFonts w:ascii="Arial" w:hAnsi="Arial" w:cs="Arial"/>
        </w:rPr>
        <w:t xml:space="preserve">. Estos parámetros son </w:t>
      </w:r>
      <w:r w:rsidR="00A040B2" w:rsidRPr="0008590B">
        <w:rPr>
          <w:rFonts w:ascii="Arial" w:hAnsi="Arial" w:cs="Arial"/>
        </w:rPr>
        <w:t xml:space="preserve">consistentes con la tendencia de </w:t>
      </w:r>
      <w:proofErr w:type="spellStart"/>
      <w:r w:rsidR="00A040B2" w:rsidRPr="0008590B">
        <w:rPr>
          <w:rFonts w:ascii="Arial" w:hAnsi="Arial" w:cs="Arial"/>
        </w:rPr>
        <w:t>Lévêque</w:t>
      </w:r>
      <w:proofErr w:type="spellEnd"/>
      <w:r w:rsidR="00A040B2" w:rsidRPr="00A040B2">
        <w:rPr>
          <w:rFonts w:ascii="Arial" w:hAnsi="Arial" w:cs="Arial"/>
        </w:rPr>
        <w:t xml:space="preserve"> (exponente </w:t>
      </w:r>
      <m:oMath>
        <m:r>
          <w:rPr>
            <w:rFonts w:ascii="Cambria Math" w:hAnsi="Cambria Math" w:cs="Arial"/>
          </w:rPr>
          <m:t>≈1/3</m:t>
        </m:r>
      </m:oMath>
      <w:r w:rsidR="00A040B2" w:rsidRPr="00A040B2">
        <w:rPr>
          <w:rFonts w:ascii="Arial" w:hAnsi="Arial" w:cs="Arial"/>
        </w:rPr>
        <w:t xml:space="preserve"> en el límite de </w:t>
      </w:r>
      <m:oMath>
        <m:r>
          <w:rPr>
            <w:rFonts w:ascii="Cambria Math" w:hAnsi="Cambria Math" w:cs="Arial"/>
          </w:rPr>
          <m:t>Gz</m:t>
        </m:r>
      </m:oMath>
      <w:r w:rsidR="00A040B2" w:rsidRPr="00A040B2">
        <w:rPr>
          <w:rFonts w:ascii="Arial" w:hAnsi="Arial" w:cs="Arial"/>
        </w:rPr>
        <w:t xml:space="preserve"> alto)</w:t>
      </w:r>
      <w:r w:rsidR="00B37712">
        <w:rPr>
          <w:rFonts w:ascii="Arial" w:hAnsi="Arial" w:cs="Arial"/>
        </w:rPr>
        <w:t>.</w:t>
      </w:r>
    </w:p>
    <w:p w14:paraId="451D5548" w14:textId="458C0D7F" w:rsidR="00D32DC0" w:rsidRDefault="00A040B2">
      <w:pPr>
        <w:spacing w:line="360" w:lineRule="auto"/>
        <w:ind w:left="708"/>
        <w:jc w:val="both"/>
        <w:rPr>
          <w:rFonts w:ascii="Arial" w:hAnsi="Arial" w:cs="Arial"/>
        </w:rPr>
        <w:pPrChange w:id="3443" w:author="JAVIERA PAZ LEFORT IBANEZ" w:date="2025-09-22T17:13:00Z" w16du:dateUtc="2025-09-22T20:13:00Z">
          <w:pPr>
            <w:jc w:val="both"/>
          </w:pPr>
        </w:pPrChange>
      </w:pPr>
      <w:r w:rsidRPr="00FA3C0B">
        <w:rPr>
          <w:rFonts w:ascii="Arial" w:hAnsi="Arial" w:cs="Arial"/>
        </w:rPr>
        <w:t>Para el lado carcasa (</w:t>
      </w:r>
      <w:proofErr w:type="spellStart"/>
      <w:r w:rsidRPr="00FA3C0B">
        <w:rPr>
          <w:rFonts w:ascii="Arial" w:hAnsi="Arial" w:cs="Arial"/>
        </w:rPr>
        <w:t>shell</w:t>
      </w:r>
      <w:proofErr w:type="spellEnd"/>
      <w:r w:rsidRPr="00FA3C0B">
        <w:rPr>
          <w:rFonts w:ascii="Arial" w:hAnsi="Arial" w:cs="Arial"/>
        </w:rPr>
        <w:t xml:space="preserve"> </w:t>
      </w:r>
      <w:proofErr w:type="spellStart"/>
      <w:r w:rsidRPr="00FA3C0B">
        <w:rPr>
          <w:rFonts w:ascii="Arial" w:hAnsi="Arial" w:cs="Arial"/>
        </w:rPr>
        <w:t>side</w:t>
      </w:r>
      <w:proofErr w:type="spellEnd"/>
      <w:r w:rsidRPr="00FA3C0B">
        <w:rPr>
          <w:rFonts w:ascii="Arial" w:hAnsi="Arial" w:cs="Arial"/>
        </w:rPr>
        <w:t>)</w:t>
      </w:r>
      <w:r w:rsidRPr="00A040B2">
        <w:rPr>
          <w:rFonts w:ascii="Arial" w:hAnsi="Arial" w:cs="Arial"/>
        </w:rPr>
        <w:t xml:space="preserve"> se</w:t>
      </w:r>
      <w:r w:rsidR="00E234A7">
        <w:rPr>
          <w:rFonts w:ascii="Arial" w:hAnsi="Arial" w:cs="Arial"/>
        </w:rPr>
        <w:t xml:space="preserve"> adoptó la correlación 4 correspondiente a </w:t>
      </w:r>
      <w:r w:rsidRPr="00A040B2">
        <w:rPr>
          <w:rFonts w:ascii="Arial" w:hAnsi="Arial" w:cs="Arial"/>
        </w:rPr>
        <w:t xml:space="preserve">condiciones </w:t>
      </w:r>
      <w:r w:rsidRPr="00251BD3">
        <w:rPr>
          <w:rFonts w:ascii="Arial" w:hAnsi="Arial" w:cs="Arial"/>
        </w:rPr>
        <w:t>hidrodinámicamente equivalentes</w:t>
      </w:r>
      <w:r w:rsidRPr="00A040B2">
        <w:rPr>
          <w:rFonts w:ascii="Arial" w:hAnsi="Arial" w:cs="Arial"/>
        </w:rPr>
        <w:t xml:space="preserve"> al módulo D50 usado aquí </w:t>
      </w:r>
      <w:r w:rsidR="00FA75DB" w:rsidRPr="00FA75DB">
        <w:rPr>
          <w:rFonts w:ascii="Arial" w:hAnsi="Arial" w:cs="Arial"/>
        </w:rPr>
        <w:lastRenderedPageBreak/>
        <w:t>(Lee et al., 2023)</w:t>
      </w:r>
      <w:r w:rsidRPr="00A040B2">
        <w:rPr>
          <w:rFonts w:ascii="Arial" w:hAnsi="Arial" w:cs="Arial"/>
        </w:rPr>
        <w:t xml:space="preserve">. La coincidencia en </w:t>
      </w:r>
      <m:oMath>
        <m:r>
          <w:rPr>
            <w:rFonts w:ascii="Cambria Math" w:hAnsi="Cambria Math" w:cs="Arial"/>
          </w:rPr>
          <m:t>ϕ</m:t>
        </m:r>
      </m:oMath>
      <w:r w:rsidRPr="00A040B2">
        <w:rPr>
          <w:rFonts w:ascii="Arial" w:hAnsi="Arial" w:cs="Arial"/>
        </w:rPr>
        <w:t xml:space="preserve"> y en el </w:t>
      </w:r>
      <w:r w:rsidRPr="00251BD3">
        <w:rPr>
          <w:rFonts w:ascii="Arial" w:hAnsi="Arial" w:cs="Arial"/>
        </w:rPr>
        <w:t>régimen laminar</w:t>
      </w:r>
      <w:r w:rsidRPr="00A040B2">
        <w:rPr>
          <w:rFonts w:ascii="Arial" w:hAnsi="Arial" w:cs="Arial"/>
        </w:rPr>
        <w:t xml:space="preserve"> respalda la transferibilidad de estos coeficientes a nuestras simulaciones.</w:t>
      </w:r>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036"/>
      </w:tblGrid>
      <w:tr w:rsidR="00132B73" w14:paraId="1B1C1645" w14:textId="77777777" w:rsidTr="00D26ADE">
        <w:tc>
          <w:tcPr>
            <w:tcW w:w="7792" w:type="dxa"/>
          </w:tcPr>
          <w:p w14:paraId="3DF287DA" w14:textId="77777777" w:rsidR="00132B73" w:rsidRDefault="00000000">
            <w:pPr>
              <w:spacing w:line="360" w:lineRule="auto"/>
              <w:jc w:val="center"/>
              <w:rPr>
                <w:rFonts w:ascii="Arial" w:eastAsiaTheme="minorEastAsia" w:hAnsi="Arial" w:cs="Arial"/>
              </w:rPr>
              <w:pPrChange w:id="3444" w:author="JAVIERA PAZ LEFORT IBANEZ" w:date="2025-09-22T17:13:00Z" w16du:dateUtc="2025-09-22T20:13:00Z">
                <w:pPr>
                  <w:jc w:val="center"/>
                </w:pPr>
              </w:pPrChange>
            </w:pPr>
            <m:oMath>
              <m:sSub>
                <m:sSubPr>
                  <m:ctrlPr>
                    <w:ins w:id="3445" w:author="JAVIERA PAZ LEFORT IBANEZ" w:date="2025-09-19T20:46:00Z" w16du:dateUtc="2025-09-19T23:46:00Z">
                      <w:rPr>
                        <w:rFonts w:ascii="Cambria Math" w:eastAsiaTheme="minorEastAsia" w:hAnsi="Cambria Math" w:cs="Arial"/>
                        <w:i/>
                      </w:rPr>
                    </w:ins>
                  </m:ctrlPr>
                </m:sSubPr>
                <m:e>
                  <m:r>
                    <w:ins w:id="3446" w:author="JAVIERA PAZ LEFORT IBANEZ" w:date="2025-09-19T20:46:00Z" w16du:dateUtc="2025-09-19T23:46:00Z">
                      <w:rPr>
                        <w:rFonts w:ascii="Cambria Math" w:eastAsiaTheme="minorEastAsia" w:hAnsi="Cambria Math" w:cs="Arial"/>
                      </w:rPr>
                      <m:t>Re</m:t>
                    </w:ins>
                  </m:r>
                </m:e>
                <m:sub>
                  <m:r>
                    <w:ins w:id="3447" w:author="JAVIERA PAZ LEFORT IBANEZ" w:date="2025-09-19T20:47:00Z" w16du:dateUtc="2025-09-19T23:47:00Z">
                      <w:rPr>
                        <w:rFonts w:ascii="Cambria Math" w:eastAsiaTheme="minorEastAsia" w:hAnsi="Cambria Math" w:cs="Arial"/>
                      </w:rPr>
                      <m:t>s</m:t>
                    </w:ins>
                  </m:r>
                </m:sub>
              </m:sSub>
              <m:r>
                <w:ins w:id="3448" w:author="JAVIERA PAZ LEFORT IBANEZ" w:date="2025-09-19T20:46:00Z" w16du:dateUtc="2025-09-19T23:46:00Z">
                  <w:rPr>
                    <w:rFonts w:ascii="Cambria Math" w:eastAsiaTheme="minorEastAsia" w:hAnsi="Cambria Math" w:cs="Arial"/>
                    <w:rPrChange w:id="3449" w:author="JAVIERA PAZ LEFORT IBANEZ" w:date="2025-09-19T20:46:00Z" w16du:dateUtc="2025-09-19T23:46:00Z">
                      <w:rPr>
                        <w:rFonts w:ascii="Cambria Math" w:eastAsiaTheme="minorEastAsia" w:hAnsi="Cambria Math"/>
                        <w:lang w:val="en-US"/>
                      </w:rPr>
                    </w:rPrChange>
                  </w:rPr>
                  <m:t>=</m:t>
                </w:ins>
              </m:r>
              <m:f>
                <m:fPr>
                  <m:ctrlPr>
                    <w:ins w:id="3450" w:author="JAVIERA PAZ LEFORT IBANEZ" w:date="2025-09-19T20:46:00Z" w16du:dateUtc="2025-09-19T23:46:00Z">
                      <w:rPr>
                        <w:rFonts w:ascii="Cambria Math" w:eastAsiaTheme="minorEastAsia" w:hAnsi="Cambria Math" w:cs="Arial"/>
                        <w:i/>
                      </w:rPr>
                    </w:ins>
                  </m:ctrlPr>
                </m:fPr>
                <m:num>
                  <m:sSub>
                    <m:sSubPr>
                      <m:ctrlPr>
                        <w:ins w:id="3451" w:author="JAVIERA PAZ LEFORT IBANEZ" w:date="2025-09-19T20:46:00Z" w16du:dateUtc="2025-09-19T23:46:00Z">
                          <w:rPr>
                            <w:rFonts w:ascii="Cambria Math" w:eastAsiaTheme="minorEastAsia" w:hAnsi="Cambria Math" w:cs="Arial"/>
                            <w:i/>
                          </w:rPr>
                        </w:ins>
                      </m:ctrlPr>
                    </m:sSubPr>
                    <m:e>
                      <m:r>
                        <w:ins w:id="3452" w:author="JAVIERA PAZ LEFORT IBANEZ" w:date="2025-09-19T20:46:00Z" w16du:dateUtc="2025-09-19T23:46:00Z">
                          <w:rPr>
                            <w:rFonts w:ascii="Cambria Math" w:eastAsiaTheme="minorEastAsia" w:hAnsi="Cambria Math" w:cs="Arial"/>
                          </w:rPr>
                          <m:t>ρ</m:t>
                        </w:ins>
                      </m:r>
                    </m:e>
                    <m:sub>
                      <m:r>
                        <w:ins w:id="3453" w:author="JAVIERA PAZ LEFORT IBANEZ" w:date="2025-09-19T20:47:00Z" w16du:dateUtc="2025-09-19T23:47:00Z">
                          <w:rPr>
                            <w:rFonts w:ascii="Cambria Math" w:eastAsiaTheme="minorEastAsia" w:hAnsi="Cambria Math" w:cs="Arial"/>
                          </w:rPr>
                          <m:t>s</m:t>
                        </w:ins>
                      </m:r>
                    </m:sub>
                  </m:sSub>
                  <m:sSub>
                    <m:sSubPr>
                      <m:ctrlPr>
                        <w:ins w:id="3454" w:author="JAVIERA PAZ LEFORT IBANEZ" w:date="2025-09-19T20:46:00Z" w16du:dateUtc="2025-09-19T23:46:00Z">
                          <w:rPr>
                            <w:rFonts w:ascii="Cambria Math" w:eastAsiaTheme="minorEastAsia" w:hAnsi="Cambria Math" w:cs="Arial"/>
                            <w:i/>
                          </w:rPr>
                        </w:ins>
                      </m:ctrlPr>
                    </m:sSubPr>
                    <m:e>
                      <m:r>
                        <w:ins w:id="3455" w:author="JAVIERA PAZ LEFORT IBANEZ" w:date="2025-09-19T20:46:00Z" w16du:dateUtc="2025-09-19T23:46:00Z">
                          <w:rPr>
                            <w:rFonts w:ascii="Cambria Math" w:eastAsiaTheme="minorEastAsia" w:hAnsi="Cambria Math" w:cs="Arial"/>
                          </w:rPr>
                          <m:t>u</m:t>
                        </w:ins>
                      </m:r>
                    </m:e>
                    <m:sub>
                      <m:r>
                        <w:ins w:id="3456" w:author="JAVIERA PAZ LEFORT IBANEZ" w:date="2025-09-19T20:47:00Z" w16du:dateUtc="2025-09-19T23:47:00Z">
                          <w:rPr>
                            <w:rFonts w:ascii="Cambria Math" w:eastAsiaTheme="minorEastAsia" w:hAnsi="Cambria Math" w:cs="Arial"/>
                          </w:rPr>
                          <m:t>s</m:t>
                        </w:ins>
                      </m:r>
                    </m:sub>
                  </m:sSub>
                  <m:sSub>
                    <m:sSubPr>
                      <m:ctrlPr>
                        <w:ins w:id="3457" w:author="JAVIERA PAZ LEFORT IBANEZ" w:date="2025-09-19T20:46:00Z" w16du:dateUtc="2025-09-19T23:46:00Z">
                          <w:rPr>
                            <w:rFonts w:ascii="Cambria Math" w:eastAsiaTheme="minorEastAsia" w:hAnsi="Cambria Math" w:cs="Arial"/>
                            <w:i/>
                          </w:rPr>
                        </w:ins>
                      </m:ctrlPr>
                    </m:sSubPr>
                    <m:e>
                      <m:r>
                        <w:ins w:id="3458" w:author="JAVIERA PAZ LEFORT IBANEZ" w:date="2025-09-19T20:46:00Z" w16du:dateUtc="2025-09-19T23:46:00Z">
                          <w:rPr>
                            <w:rFonts w:ascii="Cambria Math" w:eastAsiaTheme="minorEastAsia" w:hAnsi="Cambria Math" w:cs="Arial"/>
                          </w:rPr>
                          <m:t>d</m:t>
                        </w:ins>
                      </m:r>
                    </m:e>
                    <m:sub>
                      <m:r>
                        <w:ins w:id="3459" w:author="JAVIERA PAZ LEFORT IBANEZ" w:date="2025-09-19T20:46:00Z" w16du:dateUtc="2025-09-19T23:46:00Z">
                          <w:rPr>
                            <w:rFonts w:ascii="Cambria Math" w:eastAsiaTheme="minorEastAsia" w:hAnsi="Cambria Math" w:cs="Arial"/>
                            <w:rPrChange w:id="3460" w:author="JAVIERA PAZ LEFORT IBANEZ" w:date="2025-09-19T20:46:00Z" w16du:dateUtc="2025-09-19T23:46:00Z">
                              <w:rPr>
                                <w:rFonts w:ascii="Cambria Math" w:eastAsiaTheme="minorEastAsia" w:hAnsi="Cambria Math"/>
                                <w:lang w:val="en-US"/>
                              </w:rPr>
                            </w:rPrChange>
                          </w:rPr>
                          <m:t>h,</m:t>
                        </w:ins>
                      </m:r>
                      <m:r>
                        <w:ins w:id="3461" w:author="JAVIERA PAZ LEFORT IBANEZ" w:date="2025-09-19T20:47:00Z" w16du:dateUtc="2025-09-19T23:47:00Z">
                          <w:rPr>
                            <w:rFonts w:ascii="Cambria Math" w:eastAsiaTheme="minorEastAsia" w:hAnsi="Cambria Math" w:cs="Arial"/>
                          </w:rPr>
                          <m:t>s</m:t>
                        </w:ins>
                      </m:r>
                    </m:sub>
                  </m:sSub>
                </m:num>
                <m:den>
                  <m:sSub>
                    <m:sSubPr>
                      <m:ctrlPr>
                        <w:ins w:id="3462" w:author="JAVIERA PAZ LEFORT IBANEZ" w:date="2025-09-19T20:46:00Z" w16du:dateUtc="2025-09-19T23:46:00Z">
                          <w:rPr>
                            <w:rFonts w:ascii="Cambria Math" w:eastAsiaTheme="minorEastAsia" w:hAnsi="Cambria Math" w:cs="Arial"/>
                            <w:i/>
                          </w:rPr>
                        </w:ins>
                      </m:ctrlPr>
                    </m:sSubPr>
                    <m:e>
                      <m:r>
                        <w:ins w:id="3463" w:author="JAVIERA PAZ LEFORT IBANEZ" w:date="2025-09-19T20:46:00Z" w16du:dateUtc="2025-09-19T23:46:00Z">
                          <w:rPr>
                            <w:rFonts w:ascii="Cambria Math" w:eastAsiaTheme="minorEastAsia" w:hAnsi="Cambria Math" w:cs="Arial"/>
                          </w:rPr>
                          <m:t>μ</m:t>
                        </w:ins>
                      </m:r>
                    </m:e>
                    <m:sub>
                      <m:r>
                        <w:ins w:id="3464" w:author="JAVIERA PAZ LEFORT IBANEZ" w:date="2025-09-19T20:47:00Z" w16du:dateUtc="2025-09-19T23:47:00Z">
                          <w:rPr>
                            <w:rFonts w:ascii="Cambria Math" w:eastAsiaTheme="minorEastAsia" w:hAnsi="Cambria Math" w:cs="Arial"/>
                          </w:rPr>
                          <m:t>s</m:t>
                        </w:ins>
                      </m:r>
                    </m:sub>
                  </m:sSub>
                </m:den>
              </m:f>
            </m:oMath>
            <w:ins w:id="3465" w:author="JAVIERA PAZ LEFORT IBANEZ" w:date="2025-09-19T20:46:00Z" w16du:dateUtc="2025-09-19T23:46:00Z">
              <w:r w:rsidR="00132B73" w:rsidRPr="00B355AB">
                <w:rPr>
                  <w:rFonts w:ascii="Arial" w:eastAsiaTheme="minorEastAsia" w:hAnsi="Arial" w:cs="Arial"/>
                  <w:rPrChange w:id="3466" w:author="JAVIERA PAZ LEFORT IBANEZ" w:date="2025-09-19T20:46:00Z" w16du:dateUtc="2025-09-19T23:46:00Z">
                    <w:rPr>
                      <w:rFonts w:eastAsiaTheme="minorEastAsia"/>
                      <w:lang w:val="en-US"/>
                    </w:rPr>
                  </w:rPrChange>
                </w:rPr>
                <w:t xml:space="preserve"> </w:t>
              </w:r>
              <w:r w:rsidR="00132B73" w:rsidRPr="00B355AB">
                <w:rPr>
                  <w:rFonts w:ascii="Arial" w:eastAsiaTheme="minorEastAsia" w:hAnsi="Arial" w:cs="Arial"/>
                </w:rPr>
                <w:t xml:space="preserve">,   </w:t>
              </w:r>
            </w:ins>
            <m:oMath>
              <m:sSub>
                <m:sSubPr>
                  <m:ctrlPr>
                    <w:ins w:id="3467" w:author="JAVIERA PAZ LEFORT IBANEZ" w:date="2025-09-19T20:46:00Z" w16du:dateUtc="2025-09-19T23:46:00Z">
                      <w:rPr>
                        <w:rFonts w:ascii="Cambria Math" w:eastAsiaTheme="minorEastAsia" w:hAnsi="Cambria Math" w:cs="Arial"/>
                        <w:i/>
                      </w:rPr>
                    </w:ins>
                  </m:ctrlPr>
                </m:sSubPr>
                <m:e>
                  <m:r>
                    <w:ins w:id="3468" w:author="JAVIERA PAZ LEFORT IBANEZ" w:date="2025-09-19T20:46:00Z" w16du:dateUtc="2025-09-19T23:46:00Z">
                      <w:rPr>
                        <w:rFonts w:ascii="Cambria Math" w:eastAsiaTheme="minorEastAsia" w:hAnsi="Cambria Math" w:cs="Arial"/>
                      </w:rPr>
                      <m:t>Sc</m:t>
                    </w:ins>
                  </m:r>
                </m:e>
                <m:sub>
                  <m:r>
                    <w:rPr>
                      <w:rFonts w:ascii="Cambria Math" w:eastAsiaTheme="minorEastAsia" w:hAnsi="Cambria Math" w:cs="Arial"/>
                    </w:rPr>
                    <m:t>s</m:t>
                  </m:r>
                </m:sub>
              </m:sSub>
              <m:r>
                <w:ins w:id="3469" w:author="JAVIERA PAZ LEFORT IBANEZ" w:date="2025-09-19T20:46:00Z" w16du:dateUtc="2025-09-19T23:46:00Z">
                  <w:rPr>
                    <w:rFonts w:ascii="Cambria Math" w:eastAsiaTheme="minorEastAsia" w:hAnsi="Cambria Math" w:cs="Arial"/>
                    <w:rPrChange w:id="3470" w:author="JAVIERA PAZ LEFORT IBANEZ" w:date="2025-09-19T20:46:00Z" w16du:dateUtc="2025-09-19T23:46:00Z">
                      <w:rPr>
                        <w:rFonts w:ascii="Cambria Math" w:eastAsiaTheme="minorEastAsia" w:hAnsi="Cambria Math"/>
                        <w:lang w:val="en-US"/>
                      </w:rPr>
                    </w:rPrChange>
                  </w:rPr>
                  <m:t>=</m:t>
                </w:ins>
              </m:r>
              <m:f>
                <m:fPr>
                  <m:ctrlPr>
                    <w:ins w:id="3471" w:author="JAVIERA PAZ LEFORT IBANEZ" w:date="2025-09-19T20:46:00Z" w16du:dateUtc="2025-09-19T23:46:00Z">
                      <w:rPr>
                        <w:rFonts w:ascii="Cambria Math" w:eastAsiaTheme="minorEastAsia" w:hAnsi="Cambria Math" w:cs="Arial"/>
                        <w:i/>
                      </w:rPr>
                    </w:ins>
                  </m:ctrlPr>
                </m:fPr>
                <m:num>
                  <m:sSub>
                    <m:sSubPr>
                      <m:ctrlPr>
                        <w:ins w:id="3472" w:author="JAVIERA PAZ LEFORT IBANEZ" w:date="2025-09-19T20:46:00Z" w16du:dateUtc="2025-09-19T23:46:00Z">
                          <w:rPr>
                            <w:rFonts w:ascii="Cambria Math" w:eastAsiaTheme="minorEastAsia" w:hAnsi="Cambria Math" w:cs="Arial"/>
                            <w:i/>
                          </w:rPr>
                        </w:ins>
                      </m:ctrlPr>
                    </m:sSubPr>
                    <m:e>
                      <m:r>
                        <w:ins w:id="3473" w:author="JAVIERA PAZ LEFORT IBANEZ" w:date="2025-09-19T20:46:00Z" w16du:dateUtc="2025-09-19T23:46:00Z">
                          <w:rPr>
                            <w:rFonts w:ascii="Cambria Math" w:eastAsiaTheme="minorEastAsia" w:hAnsi="Cambria Math" w:cs="Arial"/>
                          </w:rPr>
                          <m:t>μ</m:t>
                        </w:ins>
                      </m:r>
                    </m:e>
                    <m:sub>
                      <m:r>
                        <w:ins w:id="3474" w:author="JAVIERA PAZ LEFORT IBANEZ" w:date="2025-09-19T20:47:00Z" w16du:dateUtc="2025-09-19T23:47:00Z">
                          <w:rPr>
                            <w:rFonts w:ascii="Cambria Math" w:eastAsiaTheme="minorEastAsia" w:hAnsi="Cambria Math" w:cs="Arial"/>
                          </w:rPr>
                          <m:t>s</m:t>
                        </w:ins>
                      </m:r>
                    </m:sub>
                  </m:sSub>
                </m:num>
                <m:den>
                  <m:sSub>
                    <m:sSubPr>
                      <m:ctrlPr>
                        <w:ins w:id="3475" w:author="JAVIERA PAZ LEFORT IBANEZ" w:date="2025-09-19T20:46:00Z" w16du:dateUtc="2025-09-19T23:46:00Z">
                          <w:rPr>
                            <w:rFonts w:ascii="Cambria Math" w:eastAsiaTheme="minorEastAsia" w:hAnsi="Cambria Math" w:cs="Arial"/>
                            <w:i/>
                          </w:rPr>
                        </w:ins>
                      </m:ctrlPr>
                    </m:sSubPr>
                    <m:e>
                      <m:r>
                        <w:ins w:id="3476" w:author="JAVIERA PAZ LEFORT IBANEZ" w:date="2025-09-19T20:46:00Z" w16du:dateUtc="2025-09-19T23:46:00Z">
                          <w:rPr>
                            <w:rFonts w:ascii="Cambria Math" w:eastAsiaTheme="minorEastAsia" w:hAnsi="Cambria Math" w:cs="Arial"/>
                          </w:rPr>
                          <m:t>ρ</m:t>
                        </w:ins>
                      </m:r>
                    </m:e>
                    <m:sub>
                      <m:r>
                        <w:ins w:id="3477" w:author="JAVIERA PAZ LEFORT IBANEZ" w:date="2025-09-19T20:47:00Z" w16du:dateUtc="2025-09-19T23:47:00Z">
                          <w:rPr>
                            <w:rFonts w:ascii="Cambria Math" w:eastAsiaTheme="minorEastAsia" w:hAnsi="Cambria Math" w:cs="Arial"/>
                          </w:rPr>
                          <m:t>s</m:t>
                        </w:ins>
                      </m:r>
                    </m:sub>
                  </m:sSub>
                  <m:sSubSup>
                    <m:sSubSupPr>
                      <m:ctrlPr>
                        <w:ins w:id="3478" w:author="JAVIERA PAZ LEFORT IBANEZ" w:date="2025-09-19T20:46:00Z" w16du:dateUtc="2025-09-19T23:46:00Z">
                          <w:rPr>
                            <w:rFonts w:ascii="Cambria Math" w:eastAsiaTheme="minorEastAsia" w:hAnsi="Cambria Math" w:cs="Arial"/>
                            <w:i/>
                          </w:rPr>
                        </w:ins>
                      </m:ctrlPr>
                    </m:sSubSupPr>
                    <m:e>
                      <m:r>
                        <w:ins w:id="3479" w:author="JAVIERA PAZ LEFORT IBANEZ" w:date="2025-09-19T20:46:00Z" w16du:dateUtc="2025-09-19T23:46:00Z">
                          <w:rPr>
                            <w:rFonts w:ascii="Cambria Math" w:eastAsiaTheme="minorEastAsia" w:hAnsi="Cambria Math" w:cs="Arial"/>
                          </w:rPr>
                          <m:t>D</m:t>
                        </w:ins>
                      </m:r>
                    </m:e>
                    <m:sub>
                      <m:r>
                        <w:ins w:id="3480" w:author="JAVIERA PAZ LEFORT IBANEZ" w:date="2025-09-19T20:46:00Z" w16du:dateUtc="2025-09-19T23:46:00Z">
                          <w:rPr>
                            <w:rFonts w:ascii="Cambria Math" w:eastAsiaTheme="minorEastAsia" w:hAnsi="Cambria Math" w:cs="Arial"/>
                          </w:rPr>
                          <m:t>AB</m:t>
                        </w:ins>
                      </m:r>
                    </m:sub>
                    <m:sup>
                      <m:r>
                        <w:ins w:id="3481" w:author="JAVIERA PAZ LEFORT IBANEZ" w:date="2025-09-19T20:46:00Z" w16du:dateUtc="2025-09-19T23:46:00Z">
                          <m:rPr>
                            <m:scr m:val="script"/>
                          </m:rPr>
                          <w:rPr>
                            <w:rFonts w:ascii="Cambria Math" w:eastAsiaTheme="minorEastAsia" w:hAnsi="Cambria Math" w:cs="Arial"/>
                            <w:rPrChange w:id="3482" w:author="JAVIERA PAZ LEFORT IBANEZ" w:date="2025-09-19T20:46:00Z" w16du:dateUtc="2025-09-19T23:46:00Z">
                              <w:rPr>
                                <w:rFonts w:ascii="Cambria Math" w:eastAsiaTheme="minorEastAsia" w:hAnsi="Cambria Math"/>
                                <w:lang w:val="en-US"/>
                              </w:rPr>
                            </w:rPrChange>
                          </w:rPr>
                          <m:t>(l)</m:t>
                        </w:ins>
                      </m:r>
                    </m:sup>
                  </m:sSubSup>
                </m:den>
              </m:f>
            </m:oMath>
          </w:p>
          <w:p w14:paraId="00BC5538" w14:textId="7499BB32" w:rsidR="00760A38" w:rsidRDefault="00760A38">
            <w:pPr>
              <w:spacing w:line="360" w:lineRule="auto"/>
              <w:jc w:val="center"/>
              <w:rPr>
                <w:rFonts w:ascii="Arial" w:eastAsiaTheme="minorEastAsia" w:hAnsi="Arial" w:cs="Arial"/>
              </w:rPr>
              <w:pPrChange w:id="3483" w:author="JAVIERA PAZ LEFORT IBANEZ" w:date="2025-09-22T17:13:00Z" w16du:dateUtc="2025-09-22T20:13:00Z">
                <w:pPr>
                  <w:jc w:val="center"/>
                </w:pPr>
              </w:pPrChange>
            </w:pPr>
          </w:p>
        </w:tc>
        <w:tc>
          <w:tcPr>
            <w:tcW w:w="1036" w:type="dxa"/>
          </w:tcPr>
          <w:p w14:paraId="541DED0E" w14:textId="18E13BC2" w:rsidR="00132B73" w:rsidRDefault="00132B73">
            <w:pPr>
              <w:spacing w:line="360" w:lineRule="auto"/>
              <w:jc w:val="right"/>
              <w:rPr>
                <w:rFonts w:ascii="Arial" w:eastAsiaTheme="minorEastAsia" w:hAnsi="Arial" w:cs="Arial"/>
              </w:rPr>
              <w:pPrChange w:id="3484" w:author="JAVIERA PAZ LEFORT IBANEZ" w:date="2025-09-22T17:13:00Z" w16du:dateUtc="2025-09-22T20:13:00Z">
                <w:pPr>
                  <w:jc w:val="right"/>
                </w:pPr>
              </w:pPrChange>
            </w:pPr>
            <w:r>
              <w:rPr>
                <w:rFonts w:ascii="Arial" w:eastAsiaTheme="minorEastAsia" w:hAnsi="Arial" w:cs="Arial"/>
              </w:rPr>
              <w:t>(7), (8)</w:t>
            </w:r>
          </w:p>
        </w:tc>
      </w:tr>
      <w:tr w:rsidR="00132B73" w14:paraId="669A247B" w14:textId="77777777" w:rsidTr="00D26ADE">
        <w:tc>
          <w:tcPr>
            <w:tcW w:w="7792" w:type="dxa"/>
          </w:tcPr>
          <w:p w14:paraId="24FF6B5E" w14:textId="5A34C2EB" w:rsidR="00132B73" w:rsidRPr="00760A38" w:rsidRDefault="00000000">
            <w:pPr>
              <w:spacing w:line="360" w:lineRule="auto"/>
              <w:jc w:val="center"/>
              <w:rPr>
                <w:rFonts w:ascii="Arial" w:eastAsiaTheme="minorEastAsia" w:hAnsi="Arial" w:cs="Arial"/>
              </w:rPr>
              <w:pPrChange w:id="3485" w:author="JAVIERA PAZ LEFORT IBANEZ" w:date="2025-09-22T17:13:00Z" w16du:dateUtc="2025-09-22T20:13:00Z">
                <w:pPr>
                  <w:jc w:val="center"/>
                </w:pPr>
              </w:pPrChange>
            </w:pPr>
            <m:oMathPara>
              <m:oMath>
                <m:sSub>
                  <m:sSubPr>
                    <m:ctrlPr>
                      <w:ins w:id="3486" w:author="JAVIERA PAZ LEFORT IBANEZ" w:date="2025-09-19T20:46:00Z" w16du:dateUtc="2025-09-19T23:46:00Z">
                        <w:rPr>
                          <w:rFonts w:ascii="Cambria Math" w:eastAsiaTheme="minorEastAsia" w:hAnsi="Cambria Math" w:cs="Arial"/>
                          <w:i/>
                        </w:rPr>
                      </w:ins>
                    </m:ctrlPr>
                  </m:sSubPr>
                  <m:e>
                    <m:r>
                      <w:ins w:id="3487" w:author="JAVIERA PAZ LEFORT IBANEZ" w:date="2025-09-19T20:46:00Z" w16du:dateUtc="2025-09-19T23:46:00Z">
                        <w:rPr>
                          <w:rFonts w:ascii="Cambria Math" w:eastAsiaTheme="minorEastAsia" w:hAnsi="Cambria Math" w:cs="Arial"/>
                        </w:rPr>
                        <m:t>S</m:t>
                      </w:ins>
                    </m:r>
                    <m:r>
                      <w:ins w:id="3488" w:author="JAVIERA PAZ LEFORT IBANEZ" w:date="2025-09-19T20:46:00Z" w16du:dateUtc="2025-09-19T23:46:00Z">
                        <w:rPr>
                          <w:rFonts w:ascii="Cambria Math" w:eastAsiaTheme="minorEastAsia" w:hAnsi="Cambria Math" w:cs="Arial"/>
                          <w:rPrChange w:id="3489" w:author="JAVIERA PAZ LEFORT IBANEZ" w:date="2025-09-19T20:46:00Z" w16du:dateUtc="2025-09-19T23:46:00Z">
                            <w:rPr>
                              <w:rFonts w:ascii="Cambria Math" w:eastAsiaTheme="minorEastAsia" w:hAnsi="Cambria Math"/>
                              <w:lang w:val="en-US"/>
                            </w:rPr>
                          </w:rPrChange>
                        </w:rPr>
                        <m:t>h</m:t>
                      </w:ins>
                    </m:r>
                  </m:e>
                  <m:sub>
                    <m:r>
                      <w:rPr>
                        <w:rFonts w:ascii="Cambria Math" w:eastAsiaTheme="minorEastAsia" w:hAnsi="Cambria Math" w:cs="Arial"/>
                      </w:rPr>
                      <m:t>s</m:t>
                    </m:r>
                  </m:sub>
                </m:sSub>
                <m:r>
                  <w:ins w:id="3490" w:author="JAVIERA PAZ LEFORT IBANEZ" w:date="2025-09-19T20:46:00Z" w16du:dateUtc="2025-09-19T23:46:00Z">
                    <w:rPr>
                      <w:rFonts w:ascii="Cambria Math" w:eastAsiaTheme="minorEastAsia" w:hAnsi="Cambria Math" w:cs="Arial"/>
                      <w:rPrChange w:id="3491" w:author="JAVIERA PAZ LEFORT IBANEZ" w:date="2025-09-19T20:46:00Z" w16du:dateUtc="2025-09-19T23:46:00Z">
                        <w:rPr>
                          <w:rFonts w:ascii="Cambria Math" w:eastAsiaTheme="minorEastAsia" w:hAnsi="Cambria Math"/>
                          <w:lang w:val="en-US"/>
                        </w:rPr>
                      </w:rPrChange>
                    </w:rPr>
                    <m:t>=</m:t>
                  </w:ins>
                </m:r>
                <m:r>
                  <w:ins w:id="3492" w:author="JAVIERA PAZ LEFORT IBANEZ" w:date="2025-09-19T20:47:00Z" w16du:dateUtc="2025-09-19T23:47:00Z">
                    <w:rPr>
                      <w:rFonts w:ascii="Cambria Math" w:eastAsiaTheme="minorEastAsia" w:hAnsi="Cambria Math" w:cs="Arial"/>
                    </w:rPr>
                    <m:t xml:space="preserve">Correlación </m:t>
                  </w:ins>
                </m:r>
                <m:r>
                  <w:rPr>
                    <w:rFonts w:ascii="Cambria Math" w:eastAsiaTheme="minorEastAsia" w:hAnsi="Cambria Math" w:cs="Arial"/>
                  </w:rPr>
                  <m:t>4</m:t>
                </m:r>
                <m:r>
                  <w:ins w:id="3493" w:author="JAVIERA PAZ LEFORT IBANEZ" w:date="2025-09-19T20:48:00Z" w16du:dateUtc="2025-09-19T23:48:00Z">
                    <w:rPr>
                      <w:rFonts w:ascii="Cambria Math" w:eastAsiaTheme="minorEastAsia" w:hAnsi="Cambria Math" w:cs="Arial"/>
                    </w:rPr>
                    <m:t xml:space="preserve"> </m:t>
                  </w:ins>
                </m:r>
                <m:r>
                  <w:ins w:id="3494" w:author="JAVIERA PAZ LEFORT IBANEZ" w:date="2025-09-19T20:48:00Z" w16du:dateUtc="2025-09-19T23:48:00Z">
                    <m:rPr>
                      <m:nor/>
                    </m:rPr>
                    <w:rPr>
                      <w:rFonts w:ascii="Arial" w:eastAsiaTheme="minorEastAsia" w:hAnsi="Arial" w:cs="Arial"/>
                      <w:rPrChange w:id="3495" w:author="JAVIERA PAZ LEFORT IBANEZ" w:date="2025-09-19T20:48:00Z" w16du:dateUtc="2025-09-19T23:48:00Z">
                        <w:rPr>
                          <w:rFonts w:ascii="Cambria Math" w:eastAsiaTheme="minorEastAsia" w:hAnsi="Cambria Math"/>
                          <w:i/>
                        </w:rPr>
                      </w:rPrChange>
                    </w:rPr>
                    <m:t xml:space="preserve">(ver </m:t>
                  </w:ins>
                </m:r>
                <m:r>
                  <m:rPr>
                    <m:nor/>
                  </m:rPr>
                  <w:rPr>
                    <w:rFonts w:ascii="Arial" w:eastAsiaTheme="minorEastAsia" w:hAnsi="Arial" w:cs="Arial"/>
                  </w:rPr>
                  <m:t>Tab</m:t>
                </m:r>
                <m:r>
                  <m:rPr>
                    <m:nor/>
                  </m:rPr>
                  <w:rPr>
                    <w:rFonts w:ascii="Cambria Math" w:eastAsiaTheme="minorEastAsia" w:hAnsi="Arial" w:cs="Arial"/>
                  </w:rPr>
                  <m:t>l</m:t>
                </m:r>
                <m:r>
                  <m:rPr>
                    <m:nor/>
                  </m:rPr>
                  <w:rPr>
                    <w:rFonts w:ascii="Arial" w:eastAsiaTheme="minorEastAsia" w:hAnsi="Arial" w:cs="Arial"/>
                  </w:rPr>
                  <m:t>a A, Anexos</m:t>
                </m:r>
                <m:r>
                  <w:ins w:id="3496" w:author="JAVIERA PAZ LEFORT IBANEZ" w:date="2025-09-19T20:48:00Z" w16du:dateUtc="2025-09-19T23:48:00Z">
                    <m:rPr>
                      <m:nor/>
                    </m:rPr>
                    <w:rPr>
                      <w:rFonts w:ascii="Arial" w:eastAsiaTheme="minorEastAsia" w:hAnsi="Arial" w:cs="Arial"/>
                      <w:rPrChange w:id="3497" w:author="JAVIERA PAZ LEFORT IBANEZ" w:date="2025-09-19T20:48:00Z" w16du:dateUtc="2025-09-19T23:48:00Z">
                        <w:rPr>
                          <w:rFonts w:ascii="Cambria Math" w:eastAsiaTheme="minorEastAsia" w:hAnsi="Cambria Math"/>
                          <w:i/>
                        </w:rPr>
                      </w:rPrChange>
                    </w:rPr>
                    <m:t>)</m:t>
                  </w:ins>
                </m:r>
              </m:oMath>
            </m:oMathPara>
          </w:p>
          <w:p w14:paraId="1F8F0E64" w14:textId="76C24013" w:rsidR="00760A38" w:rsidRDefault="00760A38">
            <w:pPr>
              <w:spacing w:line="360" w:lineRule="auto"/>
              <w:jc w:val="center"/>
              <w:rPr>
                <w:rFonts w:ascii="Arial" w:eastAsiaTheme="minorEastAsia" w:hAnsi="Arial" w:cs="Arial"/>
              </w:rPr>
              <w:pPrChange w:id="3498" w:author="JAVIERA PAZ LEFORT IBANEZ" w:date="2025-09-22T17:13:00Z" w16du:dateUtc="2025-09-22T20:13:00Z">
                <w:pPr>
                  <w:jc w:val="center"/>
                </w:pPr>
              </w:pPrChange>
            </w:pPr>
          </w:p>
        </w:tc>
        <w:tc>
          <w:tcPr>
            <w:tcW w:w="1036" w:type="dxa"/>
          </w:tcPr>
          <w:p w14:paraId="4E27C414" w14:textId="3D5BD303" w:rsidR="00132B73" w:rsidRDefault="00132B73">
            <w:pPr>
              <w:spacing w:line="360" w:lineRule="auto"/>
              <w:jc w:val="right"/>
              <w:rPr>
                <w:rFonts w:ascii="Arial" w:eastAsiaTheme="minorEastAsia" w:hAnsi="Arial" w:cs="Arial"/>
              </w:rPr>
              <w:pPrChange w:id="3499" w:author="JAVIERA PAZ LEFORT IBANEZ" w:date="2025-09-22T17:13:00Z" w16du:dateUtc="2025-09-22T20:13:00Z">
                <w:pPr>
                  <w:jc w:val="right"/>
                </w:pPr>
              </w:pPrChange>
            </w:pPr>
            <w:r>
              <w:rPr>
                <w:rFonts w:ascii="Arial" w:eastAsiaTheme="minorEastAsia" w:hAnsi="Arial" w:cs="Arial"/>
              </w:rPr>
              <w:t>(9)</w:t>
            </w:r>
          </w:p>
        </w:tc>
      </w:tr>
      <w:tr w:rsidR="00132B73" w14:paraId="47AF5464" w14:textId="77777777" w:rsidTr="00D26ADE">
        <w:tc>
          <w:tcPr>
            <w:tcW w:w="7792" w:type="dxa"/>
          </w:tcPr>
          <w:p w14:paraId="42766E22" w14:textId="743EDFA0" w:rsidR="00132B73" w:rsidRDefault="00000000">
            <w:pPr>
              <w:spacing w:line="360" w:lineRule="auto"/>
              <w:rPr>
                <w:rFonts w:ascii="Arial" w:eastAsiaTheme="minorEastAsia" w:hAnsi="Arial" w:cs="Arial"/>
              </w:rPr>
              <w:pPrChange w:id="3500" w:author="JAVIERA PAZ LEFORT IBANEZ" w:date="2025-09-22T17:13:00Z" w16du:dateUtc="2025-09-22T20:13:00Z">
                <w:pPr/>
              </w:pPrChange>
            </w:pPr>
            <m:oMathPara>
              <m:oMath>
                <m:sSub>
                  <m:sSubPr>
                    <m:ctrlPr>
                      <w:ins w:id="3501" w:author="JAVIERA PAZ LEFORT IBANEZ" w:date="2025-09-19T20:47:00Z" w16du:dateUtc="2025-09-19T23:47:00Z">
                        <w:rPr>
                          <w:rFonts w:ascii="Cambria Math" w:eastAsiaTheme="minorEastAsia" w:hAnsi="Cambria Math" w:cs="Arial"/>
                          <w:i/>
                        </w:rPr>
                      </w:ins>
                    </m:ctrlPr>
                  </m:sSubPr>
                  <m:e>
                    <m:r>
                      <w:ins w:id="3502" w:author="JAVIERA PAZ LEFORT IBANEZ" w:date="2025-09-19T20:47:00Z" w16du:dateUtc="2025-09-19T23:47:00Z">
                        <w:rPr>
                          <w:rFonts w:ascii="Cambria Math" w:eastAsiaTheme="minorEastAsia" w:hAnsi="Cambria Math" w:cs="Arial"/>
                        </w:rPr>
                        <m:t>K</m:t>
                      </w:ins>
                    </m:r>
                  </m:e>
                  <m:sub>
                    <m:r>
                      <w:rPr>
                        <w:rFonts w:ascii="Cambria Math" w:eastAsiaTheme="minorEastAsia" w:hAnsi="Cambria Math" w:cs="Arial"/>
                      </w:rPr>
                      <m:t>carcasa</m:t>
                    </m:r>
                  </m:sub>
                </m:sSub>
                <m:r>
                  <w:ins w:id="3503" w:author="JAVIERA PAZ LEFORT IBANEZ" w:date="2025-09-19T20:47:00Z" w16du:dateUtc="2025-09-19T23:47:00Z">
                    <w:rPr>
                      <w:rFonts w:ascii="Cambria Math" w:eastAsiaTheme="minorEastAsia" w:hAnsi="Cambria Math" w:cs="Arial"/>
                      <w:rPrChange w:id="3504" w:author="JAVIERA PAZ LEFORT IBANEZ" w:date="2025-09-19T20:47:00Z" w16du:dateUtc="2025-09-19T23:47:00Z">
                        <w:rPr>
                          <w:rFonts w:ascii="Cambria Math" w:eastAsiaTheme="minorEastAsia" w:hAnsi="Cambria Math"/>
                          <w:lang w:val="en-US"/>
                        </w:rPr>
                      </w:rPrChange>
                    </w:rPr>
                    <m:t>=</m:t>
                  </w:ins>
                </m:r>
                <m:f>
                  <m:fPr>
                    <m:ctrlPr>
                      <w:ins w:id="3505" w:author="JAVIERA PAZ LEFORT IBANEZ" w:date="2025-09-19T20:47:00Z" w16du:dateUtc="2025-09-19T23:47:00Z">
                        <w:rPr>
                          <w:rFonts w:ascii="Cambria Math" w:eastAsiaTheme="minorEastAsia" w:hAnsi="Cambria Math" w:cs="Arial"/>
                          <w:i/>
                        </w:rPr>
                      </w:ins>
                    </m:ctrlPr>
                  </m:fPr>
                  <m:num>
                    <m:sSub>
                      <m:sSubPr>
                        <m:ctrlPr>
                          <w:ins w:id="3506" w:author="JAVIERA PAZ LEFORT IBANEZ" w:date="2025-09-19T20:47:00Z" w16du:dateUtc="2025-09-19T23:47:00Z">
                            <w:rPr>
                              <w:rFonts w:ascii="Cambria Math" w:eastAsiaTheme="minorEastAsia" w:hAnsi="Cambria Math" w:cs="Arial"/>
                              <w:i/>
                            </w:rPr>
                          </w:ins>
                        </m:ctrlPr>
                      </m:sSubPr>
                      <m:e>
                        <m:r>
                          <w:ins w:id="3507" w:author="JAVIERA PAZ LEFORT IBANEZ" w:date="2025-09-19T20:47:00Z" w16du:dateUtc="2025-09-19T23:47:00Z">
                            <w:rPr>
                              <w:rFonts w:ascii="Cambria Math" w:eastAsiaTheme="minorEastAsia" w:hAnsi="Cambria Math" w:cs="Arial"/>
                            </w:rPr>
                            <m:t>S</m:t>
                          </w:ins>
                        </m:r>
                        <m:r>
                          <w:ins w:id="3508" w:author="JAVIERA PAZ LEFORT IBANEZ" w:date="2025-09-19T20:47:00Z" w16du:dateUtc="2025-09-19T23:47:00Z">
                            <w:rPr>
                              <w:rFonts w:ascii="Cambria Math" w:eastAsiaTheme="minorEastAsia" w:hAnsi="Cambria Math" w:cs="Arial"/>
                              <w:rPrChange w:id="3509" w:author="JAVIERA PAZ LEFORT IBANEZ" w:date="2025-09-19T20:47:00Z" w16du:dateUtc="2025-09-19T23:47:00Z">
                                <w:rPr>
                                  <w:rFonts w:ascii="Cambria Math" w:eastAsiaTheme="minorEastAsia" w:hAnsi="Cambria Math"/>
                                  <w:lang w:val="en-US"/>
                                </w:rPr>
                              </w:rPrChange>
                            </w:rPr>
                            <m:t>h</m:t>
                          </w:ins>
                        </m:r>
                      </m:e>
                      <m:sub>
                        <m:r>
                          <w:ins w:id="3510" w:author="JAVIERA PAZ LEFORT IBANEZ" w:date="2025-09-19T20:48:00Z" w16du:dateUtc="2025-09-19T23:48:00Z">
                            <w:rPr>
                              <w:rFonts w:ascii="Cambria Math" w:eastAsiaTheme="minorEastAsia" w:hAnsi="Cambria Math" w:cs="Arial"/>
                            </w:rPr>
                            <m:t>s</m:t>
                          </w:ins>
                        </m:r>
                      </m:sub>
                    </m:sSub>
                    <m:sSubSup>
                      <m:sSubSupPr>
                        <m:ctrlPr>
                          <w:ins w:id="3511" w:author="JAVIERA PAZ LEFORT IBANEZ" w:date="2025-09-19T20:47:00Z" w16du:dateUtc="2025-09-19T23:47:00Z">
                            <w:rPr>
                              <w:rFonts w:ascii="Cambria Math" w:eastAsiaTheme="minorEastAsia" w:hAnsi="Cambria Math" w:cs="Arial"/>
                              <w:i/>
                            </w:rPr>
                          </w:ins>
                        </m:ctrlPr>
                      </m:sSubSupPr>
                      <m:e>
                        <m:r>
                          <w:ins w:id="3512" w:author="JAVIERA PAZ LEFORT IBANEZ" w:date="2025-09-19T20:47:00Z" w16du:dateUtc="2025-09-19T23:47:00Z">
                            <w:rPr>
                              <w:rFonts w:ascii="Cambria Math" w:eastAsiaTheme="minorEastAsia" w:hAnsi="Cambria Math" w:cs="Arial"/>
                            </w:rPr>
                            <m:t>D</m:t>
                          </w:ins>
                        </m:r>
                      </m:e>
                      <m:sub>
                        <m:r>
                          <w:ins w:id="3513" w:author="JAVIERA PAZ LEFORT IBANEZ" w:date="2025-09-19T20:47:00Z" w16du:dateUtc="2025-09-19T23:47:00Z">
                            <w:rPr>
                              <w:rFonts w:ascii="Cambria Math" w:eastAsiaTheme="minorEastAsia" w:hAnsi="Cambria Math" w:cs="Arial"/>
                            </w:rPr>
                            <m:t>AB</m:t>
                          </w:ins>
                        </m:r>
                      </m:sub>
                      <m:sup>
                        <m:r>
                          <w:ins w:id="3514" w:author="JAVIERA PAZ LEFORT IBANEZ" w:date="2025-09-19T20:47:00Z" w16du:dateUtc="2025-09-19T23:47:00Z">
                            <m:rPr>
                              <m:scr m:val="script"/>
                            </m:rPr>
                            <w:rPr>
                              <w:rFonts w:ascii="Cambria Math" w:eastAsiaTheme="minorEastAsia" w:hAnsi="Cambria Math" w:cs="Arial"/>
                              <w:rPrChange w:id="3515" w:author="JAVIERA PAZ LEFORT IBANEZ" w:date="2025-09-19T20:47:00Z" w16du:dateUtc="2025-09-19T23:47:00Z">
                                <w:rPr>
                                  <w:rFonts w:ascii="Cambria Math" w:eastAsiaTheme="minorEastAsia" w:hAnsi="Cambria Math"/>
                                  <w:lang w:val="en-US"/>
                                </w:rPr>
                              </w:rPrChange>
                            </w:rPr>
                            <m:t>(l)</m:t>
                          </w:ins>
                        </m:r>
                      </m:sup>
                    </m:sSubSup>
                  </m:num>
                  <m:den>
                    <m:sSub>
                      <m:sSubPr>
                        <m:ctrlPr>
                          <w:ins w:id="3516" w:author="JAVIERA PAZ LEFORT IBANEZ" w:date="2025-09-19T20:47:00Z" w16du:dateUtc="2025-09-19T23:47:00Z">
                            <w:rPr>
                              <w:rFonts w:ascii="Cambria Math" w:eastAsiaTheme="minorEastAsia" w:hAnsi="Cambria Math" w:cs="Arial"/>
                              <w:i/>
                            </w:rPr>
                          </w:ins>
                        </m:ctrlPr>
                      </m:sSubPr>
                      <m:e>
                        <m:r>
                          <w:ins w:id="3517" w:author="JAVIERA PAZ LEFORT IBANEZ" w:date="2025-09-19T20:47:00Z" w16du:dateUtc="2025-09-19T23:47:00Z">
                            <w:rPr>
                              <w:rFonts w:ascii="Cambria Math" w:eastAsiaTheme="minorEastAsia" w:hAnsi="Cambria Math" w:cs="Arial"/>
                            </w:rPr>
                            <m:t>d</m:t>
                          </w:ins>
                        </m:r>
                      </m:e>
                      <m:sub>
                        <m:r>
                          <w:ins w:id="3518" w:author="JAVIERA PAZ LEFORT IBANEZ" w:date="2025-09-19T20:47:00Z" w16du:dateUtc="2025-09-19T23:47:00Z">
                            <w:rPr>
                              <w:rFonts w:ascii="Cambria Math" w:eastAsiaTheme="minorEastAsia" w:hAnsi="Cambria Math" w:cs="Arial"/>
                              <w:rPrChange w:id="3519" w:author="JAVIERA PAZ LEFORT IBANEZ" w:date="2025-09-19T20:47:00Z" w16du:dateUtc="2025-09-19T23:47:00Z">
                                <w:rPr>
                                  <w:rFonts w:ascii="Cambria Math" w:eastAsiaTheme="minorEastAsia" w:hAnsi="Cambria Math"/>
                                  <w:lang w:val="en-US"/>
                                </w:rPr>
                              </w:rPrChange>
                            </w:rPr>
                            <m:t>h,</m:t>
                          </w:ins>
                        </m:r>
                        <m:r>
                          <w:ins w:id="3520" w:author="JAVIERA PAZ LEFORT IBANEZ" w:date="2025-09-19T20:48:00Z" w16du:dateUtc="2025-09-19T23:48:00Z">
                            <w:rPr>
                              <w:rFonts w:ascii="Cambria Math" w:eastAsiaTheme="minorEastAsia" w:hAnsi="Cambria Math" w:cs="Arial"/>
                            </w:rPr>
                            <m:t>s</m:t>
                          </w:ins>
                        </m:r>
                      </m:sub>
                    </m:sSub>
                  </m:den>
                </m:f>
              </m:oMath>
            </m:oMathPara>
          </w:p>
        </w:tc>
        <w:tc>
          <w:tcPr>
            <w:tcW w:w="1036" w:type="dxa"/>
          </w:tcPr>
          <w:p w14:paraId="546BD3F6" w14:textId="2B15E5BA" w:rsidR="00132B73" w:rsidRDefault="00132B73">
            <w:pPr>
              <w:spacing w:line="360" w:lineRule="auto"/>
              <w:jc w:val="right"/>
              <w:rPr>
                <w:rFonts w:ascii="Arial" w:eastAsiaTheme="minorEastAsia" w:hAnsi="Arial" w:cs="Arial"/>
              </w:rPr>
              <w:pPrChange w:id="3521" w:author="JAVIERA PAZ LEFORT IBANEZ" w:date="2025-09-22T17:13:00Z" w16du:dateUtc="2025-09-22T20:13:00Z">
                <w:pPr>
                  <w:jc w:val="right"/>
                </w:pPr>
              </w:pPrChange>
            </w:pPr>
            <w:r>
              <w:rPr>
                <w:rFonts w:ascii="Arial" w:eastAsiaTheme="minorEastAsia" w:hAnsi="Arial" w:cs="Arial"/>
              </w:rPr>
              <w:t>(10)</w:t>
            </w:r>
          </w:p>
        </w:tc>
      </w:tr>
    </w:tbl>
    <w:p w14:paraId="5B87A1FE" w14:textId="3B225F0D" w:rsidR="00132B73" w:rsidRPr="00B355AB" w:rsidRDefault="00132B73">
      <w:pPr>
        <w:spacing w:line="360" w:lineRule="auto"/>
        <w:ind w:left="708"/>
        <w:jc w:val="both"/>
        <w:rPr>
          <w:ins w:id="3522" w:author="JAVIERA PAZ LEFORT IBANEZ" w:date="2025-09-19T20:46:00Z" w16du:dateUtc="2025-09-19T23:46:00Z"/>
          <w:rFonts w:ascii="Arial" w:hAnsi="Arial" w:cs="Arial"/>
          <w:i/>
          <w:iCs/>
          <w:color w:val="404040" w:themeColor="text1" w:themeTint="BF"/>
          <w:rPrChange w:id="3523" w:author="JAVIERA PAZ LEFORT IBANEZ" w:date="2025-09-19T20:48:00Z" w16du:dateUtc="2025-09-19T23:48:00Z">
            <w:rPr>
              <w:ins w:id="3524" w:author="JAVIERA PAZ LEFORT IBANEZ" w:date="2025-09-19T20:46:00Z" w16du:dateUtc="2025-09-19T23:46:00Z"/>
            </w:rPr>
          </w:rPrChange>
        </w:rPr>
        <w:pPrChange w:id="3525" w:author="JAVIERA PAZ LEFORT IBANEZ" w:date="2025-09-22T17:13:00Z" w16du:dateUtc="2025-09-22T20:13:00Z">
          <w:pPr/>
        </w:pPrChange>
      </w:pPr>
    </w:p>
    <w:p w14:paraId="5F2AC952" w14:textId="77777777" w:rsidR="000A5DCB" w:rsidRPr="00B355AB" w:rsidRDefault="000A5DCB">
      <w:pPr>
        <w:spacing w:line="360" w:lineRule="auto"/>
        <w:ind w:left="708"/>
        <w:rPr>
          <w:ins w:id="3526" w:author="JAVIERA PAZ LEFORT IBANEZ" w:date="2025-09-19T20:49:00Z"/>
          <w:rStyle w:val="nfasissutil"/>
          <w:rFonts w:ascii="Arial" w:hAnsi="Arial" w:cs="Arial"/>
          <w:rPrChange w:id="3527" w:author="JAVIERA PAZ LEFORT IBANEZ" w:date="2025-09-19T20:56:00Z" w16du:dateUtc="2025-09-19T23:56:00Z">
            <w:rPr>
              <w:ins w:id="3528" w:author="JAVIERA PAZ LEFORT IBANEZ" w:date="2025-09-19T20:49:00Z"/>
            </w:rPr>
          </w:rPrChange>
        </w:rPr>
        <w:pPrChange w:id="3529" w:author="JAVIERA PAZ LEFORT IBANEZ" w:date="2025-09-22T17:13:00Z" w16du:dateUtc="2025-09-22T20:13:00Z">
          <w:pPr/>
        </w:pPrChange>
      </w:pPr>
      <w:ins w:id="3530" w:author="JAVIERA PAZ LEFORT IBANEZ" w:date="2025-09-19T20:49:00Z">
        <w:r w:rsidRPr="00B355AB">
          <w:rPr>
            <w:rStyle w:val="nfasissutil"/>
            <w:rFonts w:ascii="Arial" w:hAnsi="Arial" w:cs="Arial"/>
            <w:rPrChange w:id="3531" w:author="JAVIERA PAZ LEFORT IBANEZ" w:date="2025-09-19T20:56:00Z" w16du:dateUtc="2025-09-19T23:56:00Z">
              <w:rPr/>
            </w:rPrChange>
          </w:rPr>
          <w:t>Membrana (polipropileno hidrofóbico; poros llenos de gas)</w:t>
        </w:r>
      </w:ins>
    </w:p>
    <w:p w14:paraId="077A3897" w14:textId="2F4A0A18" w:rsidR="000A5DCB" w:rsidRPr="00B355AB" w:rsidRDefault="000A5DCB">
      <w:pPr>
        <w:spacing w:line="360" w:lineRule="auto"/>
        <w:ind w:left="708"/>
        <w:jc w:val="both"/>
        <w:rPr>
          <w:ins w:id="3532" w:author="JAVIERA PAZ LEFORT IBANEZ" w:date="2025-09-19T20:52:00Z" w16du:dateUtc="2025-09-19T23:52:00Z"/>
          <w:rFonts w:ascii="Arial" w:hAnsi="Arial" w:cs="Arial"/>
        </w:rPr>
        <w:pPrChange w:id="3533" w:author="JAVIERA PAZ LEFORT IBANEZ" w:date="2025-09-22T17:13:00Z" w16du:dateUtc="2025-09-22T20:13:00Z">
          <w:pPr>
            <w:jc w:val="both"/>
          </w:pPr>
        </w:pPrChange>
      </w:pPr>
      <w:ins w:id="3534" w:author="JAVIERA PAZ LEFORT IBANEZ" w:date="2025-09-19T20:49:00Z">
        <w:r w:rsidRPr="00B355AB">
          <w:rPr>
            <w:rFonts w:ascii="Arial" w:hAnsi="Arial" w:cs="Arial"/>
          </w:rPr>
          <w:t xml:space="preserve">Se asume membrana hidrofóbica sin humectación (poros llenos de gas) con porosidad </w:t>
        </w:r>
      </w:ins>
      <m:oMath>
        <m:r>
          <w:ins w:id="3535" w:author="JAVIERA PAZ LEFORT IBANEZ" w:date="2025-09-19T20:49:00Z">
            <w:rPr>
              <w:rFonts w:ascii="Cambria Math" w:hAnsi="Cambria Math" w:cs="Arial"/>
            </w:rPr>
            <m:t>ε</m:t>
          </w:ins>
        </m:r>
      </m:oMath>
      <w:ins w:id="3536" w:author="JAVIERA PAZ LEFORT IBANEZ" w:date="2025-09-19T20:49:00Z">
        <w:r w:rsidRPr="00B355AB">
          <w:rPr>
            <w:rFonts w:ascii="Arial" w:hAnsi="Arial" w:cs="Arial"/>
          </w:rPr>
          <w:t xml:space="preserve">, tortuosidad </w:t>
        </w:r>
      </w:ins>
      <m:oMath>
        <m:r>
          <w:ins w:id="3537" w:author="JAVIERA PAZ LEFORT IBANEZ" w:date="2025-09-19T20:49:00Z">
            <w:rPr>
              <w:rFonts w:ascii="Cambria Math" w:hAnsi="Cambria Math" w:cs="Arial"/>
            </w:rPr>
            <m:t>τ</m:t>
          </w:ins>
        </m:r>
      </m:oMath>
      <w:ins w:id="3538" w:author="JAVIERA PAZ LEFORT IBANEZ" w:date="2025-09-19T20:49:00Z">
        <w:r w:rsidRPr="00B355AB">
          <w:rPr>
            <w:rFonts w:ascii="Arial" w:hAnsi="Arial" w:cs="Arial"/>
          </w:rPr>
          <w:t xml:space="preserve">, espesor </w:t>
        </w:r>
      </w:ins>
      <m:oMath>
        <m:sSub>
          <m:sSubPr>
            <m:ctrlPr>
              <w:ins w:id="3539" w:author="JAVIERA PAZ LEFORT IBANEZ" w:date="2025-09-19T20:50:00Z" w16du:dateUtc="2025-09-19T23:50:00Z">
                <w:rPr>
                  <w:rFonts w:ascii="Cambria Math" w:hAnsi="Cambria Math" w:cs="Arial"/>
                  <w:i/>
                </w:rPr>
              </w:ins>
            </m:ctrlPr>
          </m:sSubPr>
          <m:e>
            <m:r>
              <w:ins w:id="3540" w:author="JAVIERA PAZ LEFORT IBANEZ" w:date="2025-09-19T20:50:00Z" w16du:dateUtc="2025-09-19T23:50:00Z">
                <w:rPr>
                  <w:rFonts w:ascii="Cambria Math" w:hAnsi="Cambria Math" w:cs="Arial"/>
                </w:rPr>
                <m:t>δ</m:t>
              </w:ins>
            </m:r>
          </m:e>
          <m:sub>
            <m:r>
              <w:ins w:id="3541" w:author="JAVIERA PAZ LEFORT IBANEZ" w:date="2025-09-19T20:50:00Z" w16du:dateUtc="2025-09-19T23:50:00Z">
                <w:rPr>
                  <w:rFonts w:ascii="Cambria Math" w:hAnsi="Cambria Math" w:cs="Arial"/>
                </w:rPr>
                <m:t>M</m:t>
              </w:ins>
            </m:r>
          </m:sub>
        </m:sSub>
      </m:oMath>
      <w:ins w:id="3542" w:author="JAVIERA PAZ LEFORT IBANEZ" w:date="2025-09-19T20:49:00Z">
        <w:r w:rsidRPr="00B355AB">
          <w:rPr>
            <w:rFonts w:ascii="Arial" w:hAnsi="Arial" w:cs="Arial"/>
          </w:rPr>
          <w:t xml:space="preserve"> (≈ 35 μm) y diámetro de poro </w:t>
        </w:r>
      </w:ins>
      <m:oMath>
        <m:sSup>
          <m:sSupPr>
            <m:ctrlPr>
              <w:ins w:id="3543" w:author="JAVIERA PAZ LEFORT IBANEZ" w:date="2025-09-19T20:50:00Z" w16du:dateUtc="2025-09-19T23:50:00Z">
                <w:rPr>
                  <w:rFonts w:ascii="Cambria Math" w:hAnsi="Cambria Math" w:cs="Arial"/>
                  <w:i/>
                </w:rPr>
              </w:ins>
            </m:ctrlPr>
          </m:sSupPr>
          <m:e>
            <m:r>
              <w:ins w:id="3544" w:author="JAVIERA PAZ LEFORT IBANEZ" w:date="2025-09-19T20:50:00Z" w16du:dateUtc="2025-09-19T23:50:00Z">
                <w:rPr>
                  <w:rFonts w:ascii="Cambria Math" w:hAnsi="Cambria Math" w:cs="Arial"/>
                </w:rPr>
                <m:t>~10</m:t>
              </w:ins>
            </m:r>
          </m:e>
          <m:sup>
            <m:r>
              <w:ins w:id="3545" w:author="JAVIERA PAZ LEFORT IBANEZ" w:date="2025-09-19T20:50:00Z" w16du:dateUtc="2025-09-19T23:50:00Z">
                <w:rPr>
                  <w:rFonts w:ascii="Cambria Math" w:hAnsi="Cambria Math" w:cs="Arial"/>
                </w:rPr>
                <m:t>-7</m:t>
              </w:ins>
            </m:r>
          </m:sup>
        </m:sSup>
        <m:r>
          <w:ins w:id="3546" w:author="JAVIERA PAZ LEFORT IBANEZ" w:date="2025-09-19T20:50:00Z" w16du:dateUtc="2025-09-19T23:50:00Z">
            <m:rPr>
              <m:nor/>
            </m:rPr>
            <w:rPr>
              <w:rFonts w:ascii="Arial" w:hAnsi="Arial" w:cs="Arial"/>
              <w:rPrChange w:id="3547" w:author="JAVIERA PAZ LEFORT IBANEZ" w:date="2025-09-19T20:50:00Z" w16du:dateUtc="2025-09-19T23:50:00Z">
                <w:rPr>
                  <w:rFonts w:ascii="Cambria Math" w:hAnsi="Cambria Math"/>
                  <w:i/>
                </w:rPr>
              </w:rPrChange>
            </w:rPr>
            <m:t>m</m:t>
          </w:ins>
        </m:r>
      </m:oMath>
      <w:ins w:id="3548" w:author="JAVIERA PAZ LEFORT IBANEZ" w:date="2025-09-19T20:49:00Z">
        <w:r w:rsidRPr="00B355AB">
          <w:rPr>
            <w:rFonts w:ascii="Arial" w:hAnsi="Arial" w:cs="Arial"/>
          </w:rPr>
          <w:t xml:space="preserve">. El transporte puede ser molecular, Knudsen, o de transición (combinación), según </w:t>
        </w:r>
      </w:ins>
      <m:oMath>
        <m:r>
          <w:ins w:id="3549" w:author="JAVIERA PAZ LEFORT IBANEZ" w:date="2025-09-19T20:49:00Z">
            <w:rPr>
              <w:rFonts w:ascii="Cambria Math" w:hAnsi="Cambria Math" w:cs="Arial"/>
            </w:rPr>
            <m:t>Kn</m:t>
          </w:ins>
        </m:r>
      </m:oMath>
      <w:ins w:id="3550" w:author="JAVIERA PAZ LEFORT IBANEZ" w:date="2025-09-19T20:49:00Z">
        <w:r w:rsidRPr="00B355AB">
          <w:rPr>
            <w:rFonts w:ascii="Arial" w:hAnsi="Arial" w:cs="Arial"/>
          </w:rPr>
          <w:t>.</w:t>
        </w:r>
      </w:ins>
    </w:p>
    <w:p w14:paraId="341D33A3" w14:textId="0516AE8A" w:rsidR="001D70C7" w:rsidRPr="00B4216D" w:rsidRDefault="00097141">
      <w:pPr>
        <w:spacing w:line="360" w:lineRule="auto"/>
        <w:ind w:left="708"/>
        <w:jc w:val="both"/>
        <w:rPr>
          <w:ins w:id="3551" w:author="JAVIERA PAZ LEFORT IBANEZ" w:date="2025-09-19T20:53:00Z" w16du:dateUtc="2025-09-19T23:53:00Z"/>
          <w:rStyle w:val="Textoennegrita"/>
          <w:rFonts w:ascii="Arial" w:hAnsi="Arial" w:cs="Arial"/>
          <w:b w:val="0"/>
          <w:bCs w:val="0"/>
        </w:rPr>
        <w:pPrChange w:id="3552" w:author="JAVIERA PAZ LEFORT IBANEZ" w:date="2025-09-22T17:13:00Z" w16du:dateUtc="2025-09-22T20:13:00Z">
          <w:pPr>
            <w:jc w:val="both"/>
          </w:pPr>
        </w:pPrChange>
      </w:pPr>
      <w:ins w:id="3553" w:author="JAVIERA PAZ LEFORT IBANEZ" w:date="2025-09-19T20:52:00Z">
        <w:r w:rsidRPr="00B355AB">
          <w:rPr>
            <w:rFonts w:ascii="Arial" w:hAnsi="Arial" w:cs="Arial"/>
          </w:rPr>
          <w:t>Difusividad en gas (Chapman–</w:t>
        </w:r>
        <w:proofErr w:type="spellStart"/>
        <w:r w:rsidRPr="00B355AB">
          <w:rPr>
            <w:rFonts w:ascii="Arial" w:hAnsi="Arial" w:cs="Arial"/>
          </w:rPr>
          <w:t>Enskog</w:t>
        </w:r>
        <w:proofErr w:type="spellEnd"/>
        <w:r w:rsidRPr="00B355AB">
          <w:rPr>
            <w:rFonts w:ascii="Arial" w:hAnsi="Arial" w:cs="Arial"/>
          </w:rPr>
          <w:t>; conversión a SI):</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3"/>
        <w:gridCol w:w="625"/>
      </w:tblGrid>
      <w:tr w:rsidR="00B4216D" w14:paraId="2BF193FE" w14:textId="77777777" w:rsidTr="00D26ADE">
        <w:tc>
          <w:tcPr>
            <w:tcW w:w="8213" w:type="dxa"/>
          </w:tcPr>
          <w:p w14:paraId="71C72F09" w14:textId="77777777" w:rsidR="00B4216D" w:rsidRPr="00B355AB" w:rsidRDefault="00000000">
            <w:pPr>
              <w:spacing w:line="360" w:lineRule="auto"/>
              <w:rPr>
                <w:ins w:id="3554" w:author="JAVIERA PAZ LEFORT IBANEZ" w:date="2025-09-19T20:53:00Z" w16du:dateUtc="2025-09-19T23:53:00Z"/>
                <w:rStyle w:val="Textoennegrita"/>
                <w:rFonts w:ascii="Arial" w:hAnsi="Arial" w:cs="Arial"/>
                <w:lang w:val="en-US"/>
              </w:rPr>
              <w:pPrChange w:id="3555" w:author="JAVIERA PAZ LEFORT IBANEZ" w:date="2025-09-22T17:13:00Z" w16du:dateUtc="2025-09-22T20:13:00Z">
                <w:pPr/>
              </w:pPrChange>
            </w:pPr>
            <m:oMathPara>
              <m:oMath>
                <m:sSubSup>
                  <m:sSubSupPr>
                    <m:ctrlPr>
                      <w:ins w:id="3556" w:author="JAVIERA PAZ LEFORT IBANEZ" w:date="2025-09-19T20:53:00Z" w16du:dateUtc="2025-09-19T23:53:00Z">
                        <w:rPr>
                          <w:rFonts w:ascii="Cambria Math" w:eastAsiaTheme="minorEastAsia" w:hAnsi="Cambria Math" w:cs="Arial"/>
                          <w:i/>
                        </w:rPr>
                      </w:ins>
                    </m:ctrlPr>
                  </m:sSubSupPr>
                  <m:e>
                    <m:r>
                      <w:ins w:id="3557" w:author="JAVIERA PAZ LEFORT IBANEZ" w:date="2025-09-19T20:53:00Z" w16du:dateUtc="2025-09-19T23:53:00Z">
                        <w:rPr>
                          <w:rFonts w:ascii="Cambria Math" w:eastAsiaTheme="minorEastAsia" w:hAnsi="Cambria Math" w:cs="Arial"/>
                        </w:rPr>
                        <m:t>D</m:t>
                      </w:ins>
                    </m:r>
                  </m:e>
                  <m:sub>
                    <m:r>
                      <w:ins w:id="3558" w:author="JAVIERA PAZ LEFORT IBANEZ" w:date="2025-09-19T20:53:00Z" w16du:dateUtc="2025-09-19T23:53:00Z">
                        <w:rPr>
                          <w:rFonts w:ascii="Cambria Math" w:eastAsiaTheme="minorEastAsia" w:hAnsi="Cambria Math" w:cs="Arial"/>
                        </w:rPr>
                        <m:t>AB</m:t>
                      </w:ins>
                    </m:r>
                  </m:sub>
                  <m:sup>
                    <m:r>
                      <w:ins w:id="3559" w:author="JAVIERA PAZ LEFORT IBANEZ" w:date="2025-09-19T20:53:00Z" w16du:dateUtc="2025-09-19T23:53:00Z">
                        <m:rPr>
                          <m:scr m:val="script"/>
                        </m:rPr>
                        <w:rPr>
                          <w:rFonts w:ascii="Cambria Math" w:eastAsiaTheme="minorEastAsia" w:hAnsi="Cambria Math" w:cs="Arial"/>
                          <w:lang w:val="en-US"/>
                        </w:rPr>
                        <m:t>(g)</m:t>
                      </w:ins>
                    </m:r>
                  </m:sup>
                </m:sSubSup>
                <m:d>
                  <m:dPr>
                    <m:begChr m:val="["/>
                    <m:endChr m:val="]"/>
                    <m:ctrlPr>
                      <w:ins w:id="3560" w:author="JAVIERA PAZ LEFORT IBANEZ" w:date="2025-09-19T20:53:00Z" w16du:dateUtc="2025-09-19T23:53:00Z">
                        <w:rPr>
                          <w:rFonts w:ascii="Cambria Math" w:eastAsiaTheme="minorEastAsia" w:hAnsi="Cambria Math" w:cs="Arial"/>
                          <w:i/>
                        </w:rPr>
                      </w:ins>
                    </m:ctrlPr>
                  </m:dPr>
                  <m:e>
                    <m:f>
                      <m:fPr>
                        <m:type m:val="lin"/>
                        <m:ctrlPr>
                          <w:ins w:id="3561" w:author="JAVIERA PAZ LEFORT IBANEZ" w:date="2025-09-19T20:53:00Z" w16du:dateUtc="2025-09-19T23:53:00Z">
                            <w:rPr>
                              <w:rFonts w:ascii="Cambria Math" w:eastAsiaTheme="minorEastAsia" w:hAnsi="Cambria Math" w:cs="Arial"/>
                              <w:i/>
                            </w:rPr>
                          </w:ins>
                        </m:ctrlPr>
                      </m:fPr>
                      <m:num>
                        <m:sSup>
                          <m:sSupPr>
                            <m:ctrlPr>
                              <w:ins w:id="3562" w:author="JAVIERA PAZ LEFORT IBANEZ" w:date="2025-09-19T20:53:00Z" w16du:dateUtc="2025-09-19T23:53:00Z">
                                <w:rPr>
                                  <w:rFonts w:ascii="Cambria Math" w:eastAsiaTheme="minorEastAsia" w:hAnsi="Cambria Math" w:cs="Arial"/>
                                  <w:i/>
                                </w:rPr>
                              </w:ins>
                            </m:ctrlPr>
                          </m:sSupPr>
                          <m:e>
                            <m:r>
                              <w:ins w:id="3563" w:author="JAVIERA PAZ LEFORT IBANEZ" w:date="2025-09-19T20:53:00Z" w16du:dateUtc="2025-09-19T23:53:00Z">
                                <m:rPr>
                                  <m:nor/>
                                </m:rPr>
                                <w:rPr>
                                  <w:rFonts w:ascii="Arial" w:eastAsiaTheme="minorEastAsia" w:hAnsi="Arial" w:cs="Arial"/>
                                  <w:lang w:val="en-US"/>
                                </w:rPr>
                                <m:t>cm</m:t>
                              </w:ins>
                            </m:r>
                          </m:e>
                          <m:sup>
                            <m:r>
                              <w:ins w:id="3564" w:author="JAVIERA PAZ LEFORT IBANEZ" w:date="2025-09-19T20:53:00Z" w16du:dateUtc="2025-09-19T23:53:00Z">
                                <m:rPr>
                                  <m:nor/>
                                </m:rPr>
                                <w:rPr>
                                  <w:rFonts w:ascii="Arial" w:eastAsiaTheme="minorEastAsia" w:hAnsi="Arial" w:cs="Arial"/>
                                  <w:lang w:val="en-US"/>
                                </w:rPr>
                                <m:t>2</m:t>
                              </w:ins>
                            </m:r>
                          </m:sup>
                        </m:sSup>
                      </m:num>
                      <m:den>
                        <m:r>
                          <w:ins w:id="3565" w:author="JAVIERA PAZ LEFORT IBANEZ" w:date="2025-09-19T20:53:00Z" w16du:dateUtc="2025-09-19T23:53:00Z">
                            <m:rPr>
                              <m:nor/>
                            </m:rPr>
                            <w:rPr>
                              <w:rFonts w:ascii="Arial" w:eastAsiaTheme="minorEastAsia" w:hAnsi="Arial" w:cs="Arial"/>
                              <w:lang w:val="en-US"/>
                            </w:rPr>
                            <m:t>s</m:t>
                          </w:ins>
                        </m:r>
                      </m:den>
                    </m:f>
                  </m:e>
                </m:d>
                <m:r>
                  <w:ins w:id="3566" w:author="JAVIERA PAZ LEFORT IBANEZ" w:date="2025-09-19T20:53:00Z" w16du:dateUtc="2025-09-19T23:53:00Z">
                    <w:rPr>
                      <w:rFonts w:ascii="Cambria Math" w:eastAsiaTheme="minorEastAsia" w:hAnsi="Cambria Math" w:cs="Arial"/>
                      <w:lang w:val="en-US"/>
                    </w:rPr>
                    <m:t xml:space="preserve">= </m:t>
                  </w:ins>
                </m:r>
                <m:f>
                  <m:fPr>
                    <m:ctrlPr>
                      <w:ins w:id="3567" w:author="JAVIERA PAZ LEFORT IBANEZ" w:date="2025-09-19T20:53:00Z" w16du:dateUtc="2025-09-19T23:53:00Z">
                        <w:rPr>
                          <w:rFonts w:ascii="Cambria Math" w:eastAsiaTheme="minorEastAsia" w:hAnsi="Cambria Math" w:cs="Arial"/>
                          <w:i/>
                        </w:rPr>
                      </w:ins>
                    </m:ctrlPr>
                  </m:fPr>
                  <m:num>
                    <m:r>
                      <w:ins w:id="3568" w:author="JAVIERA PAZ LEFORT IBANEZ" w:date="2025-09-19T20:53:00Z" w16du:dateUtc="2025-09-19T23:53:00Z">
                        <w:rPr>
                          <w:rFonts w:ascii="Cambria Math" w:eastAsiaTheme="minorEastAsia" w:hAnsi="Cambria Math" w:cs="Arial"/>
                          <w:lang w:val="en-US"/>
                        </w:rPr>
                        <m:t>1.858×</m:t>
                      </w:ins>
                    </m:r>
                    <m:sSup>
                      <m:sSupPr>
                        <m:ctrlPr>
                          <w:ins w:id="3569" w:author="JAVIERA PAZ LEFORT IBANEZ" w:date="2025-09-19T20:53:00Z" w16du:dateUtc="2025-09-19T23:53:00Z">
                            <w:rPr>
                              <w:rFonts w:ascii="Cambria Math" w:eastAsiaTheme="minorEastAsia" w:hAnsi="Cambria Math" w:cs="Arial"/>
                              <w:i/>
                            </w:rPr>
                          </w:ins>
                        </m:ctrlPr>
                      </m:sSupPr>
                      <m:e>
                        <m:r>
                          <w:ins w:id="3570" w:author="JAVIERA PAZ LEFORT IBANEZ" w:date="2025-09-19T20:53:00Z" w16du:dateUtc="2025-09-19T23:53:00Z">
                            <w:rPr>
                              <w:rFonts w:ascii="Cambria Math" w:eastAsiaTheme="minorEastAsia" w:hAnsi="Cambria Math" w:cs="Arial"/>
                              <w:lang w:val="en-US"/>
                            </w:rPr>
                            <m:t>10</m:t>
                          </w:ins>
                        </m:r>
                      </m:e>
                      <m:sup>
                        <m:r>
                          <w:ins w:id="3571" w:author="JAVIERA PAZ LEFORT IBANEZ" w:date="2025-09-19T20:53:00Z" w16du:dateUtc="2025-09-19T23:53:00Z">
                            <w:rPr>
                              <w:rFonts w:ascii="Cambria Math" w:eastAsiaTheme="minorEastAsia" w:hAnsi="Cambria Math" w:cs="Arial"/>
                              <w:lang w:val="en-US"/>
                            </w:rPr>
                            <m:t>-3</m:t>
                          </w:ins>
                        </m:r>
                      </m:sup>
                    </m:sSup>
                    <m:sSup>
                      <m:sSupPr>
                        <m:ctrlPr>
                          <w:ins w:id="3572" w:author="JAVIERA PAZ LEFORT IBANEZ" w:date="2025-09-19T20:53:00Z" w16du:dateUtc="2025-09-19T23:53:00Z">
                            <w:rPr>
                              <w:rFonts w:ascii="Cambria Math" w:eastAsiaTheme="minorEastAsia" w:hAnsi="Cambria Math" w:cs="Arial"/>
                              <w:i/>
                            </w:rPr>
                          </w:ins>
                        </m:ctrlPr>
                      </m:sSupPr>
                      <m:e>
                        <m:r>
                          <w:ins w:id="3573" w:author="JAVIERA PAZ LEFORT IBANEZ" w:date="2025-09-19T20:53:00Z" w16du:dateUtc="2025-09-19T23:53:00Z">
                            <w:rPr>
                              <w:rFonts w:ascii="Cambria Math" w:eastAsiaTheme="minorEastAsia" w:hAnsi="Cambria Math" w:cs="Arial"/>
                            </w:rPr>
                            <m:t>T</m:t>
                          </w:ins>
                        </m:r>
                      </m:e>
                      <m:sup>
                        <m:r>
                          <w:ins w:id="3574" w:author="JAVIERA PAZ LEFORT IBANEZ" w:date="2025-09-19T20:53:00Z" w16du:dateUtc="2025-09-19T23:53:00Z">
                            <w:rPr>
                              <w:rFonts w:ascii="Cambria Math" w:eastAsiaTheme="minorEastAsia" w:hAnsi="Cambria Math" w:cs="Arial"/>
                              <w:lang w:val="en-US"/>
                            </w:rPr>
                            <m:t>3/2</m:t>
                          </w:ins>
                        </m:r>
                      </m:sup>
                    </m:sSup>
                  </m:num>
                  <m:den>
                    <m:r>
                      <w:ins w:id="3575" w:author="JAVIERA PAZ LEFORT IBANEZ" w:date="2025-09-19T20:53:00Z" w16du:dateUtc="2025-09-19T23:53:00Z">
                        <w:rPr>
                          <w:rFonts w:ascii="Cambria Math" w:eastAsiaTheme="minorEastAsia" w:hAnsi="Cambria Math" w:cs="Arial"/>
                        </w:rPr>
                        <m:t>p</m:t>
                      </w:ins>
                    </m:r>
                    <m:sSubSup>
                      <m:sSubSupPr>
                        <m:ctrlPr>
                          <w:ins w:id="3576" w:author="JAVIERA PAZ LEFORT IBANEZ" w:date="2025-09-19T20:53:00Z" w16du:dateUtc="2025-09-19T23:53:00Z">
                            <w:rPr>
                              <w:rFonts w:ascii="Cambria Math" w:eastAsiaTheme="minorEastAsia" w:hAnsi="Cambria Math" w:cs="Arial"/>
                              <w:i/>
                            </w:rPr>
                          </w:ins>
                        </m:ctrlPr>
                      </m:sSubSupPr>
                      <m:e>
                        <m:r>
                          <w:ins w:id="3577" w:author="JAVIERA PAZ LEFORT IBANEZ" w:date="2025-09-19T20:53:00Z" w16du:dateUtc="2025-09-19T23:53:00Z">
                            <w:rPr>
                              <w:rFonts w:ascii="Cambria Math" w:eastAsiaTheme="minorEastAsia" w:hAnsi="Cambria Math" w:cs="Arial"/>
                            </w:rPr>
                            <m:t>σ</m:t>
                          </w:ins>
                        </m:r>
                      </m:e>
                      <m:sub>
                        <m:r>
                          <w:ins w:id="3578" w:author="JAVIERA PAZ LEFORT IBANEZ" w:date="2025-09-19T20:53:00Z" w16du:dateUtc="2025-09-19T23:53:00Z">
                            <w:rPr>
                              <w:rFonts w:ascii="Cambria Math" w:eastAsiaTheme="minorEastAsia" w:hAnsi="Cambria Math" w:cs="Arial"/>
                            </w:rPr>
                            <m:t>AB</m:t>
                          </w:ins>
                        </m:r>
                      </m:sub>
                      <m:sup>
                        <m:r>
                          <w:ins w:id="3579" w:author="JAVIERA PAZ LEFORT IBANEZ" w:date="2025-09-19T20:53:00Z" w16du:dateUtc="2025-09-19T23:53:00Z">
                            <w:rPr>
                              <w:rFonts w:ascii="Cambria Math" w:eastAsiaTheme="minorEastAsia" w:hAnsi="Cambria Math" w:cs="Arial"/>
                              <w:lang w:val="en-US"/>
                            </w:rPr>
                            <m:t>2</m:t>
                          </w:ins>
                        </m:r>
                      </m:sup>
                    </m:sSubSup>
                    <m:sSub>
                      <m:sSubPr>
                        <m:ctrlPr>
                          <w:ins w:id="3580" w:author="JAVIERA PAZ LEFORT IBANEZ" w:date="2025-09-19T20:53:00Z" w16du:dateUtc="2025-09-19T23:53:00Z">
                            <w:rPr>
                              <w:rFonts w:ascii="Cambria Math" w:eastAsiaTheme="minorEastAsia" w:hAnsi="Cambria Math" w:cs="Arial"/>
                            </w:rPr>
                          </w:ins>
                        </m:ctrlPr>
                      </m:sSubPr>
                      <m:e>
                        <m:r>
                          <w:ins w:id="3581" w:author="JAVIERA PAZ LEFORT IBANEZ" w:date="2025-09-19T20:53:00Z" w16du:dateUtc="2025-09-19T23:53:00Z">
                            <m:rPr>
                              <m:sty m:val="p"/>
                            </m:rPr>
                            <w:rPr>
                              <w:rFonts w:ascii="Cambria Math" w:eastAsiaTheme="minorEastAsia" w:hAnsi="Cambria Math" w:cs="Arial"/>
                            </w:rPr>
                            <m:t>Ω</m:t>
                          </w:ins>
                        </m:r>
                      </m:e>
                      <m:sub>
                        <m:r>
                          <w:ins w:id="3582" w:author="JAVIERA PAZ LEFORT IBANEZ" w:date="2025-09-19T20:53:00Z" w16du:dateUtc="2025-09-19T23:53:00Z">
                            <w:rPr>
                              <w:rFonts w:ascii="Cambria Math" w:eastAsiaTheme="minorEastAsia" w:hAnsi="Cambria Math" w:cs="Arial"/>
                            </w:rPr>
                            <m:t>D</m:t>
                          </w:ins>
                        </m:r>
                      </m:sub>
                    </m:sSub>
                  </m:den>
                </m:f>
                <m:sSup>
                  <m:sSupPr>
                    <m:ctrlPr>
                      <w:ins w:id="3583" w:author="JAVIERA PAZ LEFORT IBANEZ" w:date="2025-09-19T20:53:00Z" w16du:dateUtc="2025-09-19T23:53:00Z">
                        <w:rPr>
                          <w:rFonts w:ascii="Cambria Math" w:eastAsiaTheme="minorEastAsia" w:hAnsi="Cambria Math" w:cs="Arial"/>
                          <w:i/>
                        </w:rPr>
                      </w:ins>
                    </m:ctrlPr>
                  </m:sSupPr>
                  <m:e>
                    <m:d>
                      <m:dPr>
                        <m:ctrlPr>
                          <w:ins w:id="3584" w:author="JAVIERA PAZ LEFORT IBANEZ" w:date="2025-09-19T20:53:00Z" w16du:dateUtc="2025-09-19T23:53:00Z">
                            <w:rPr>
                              <w:rFonts w:ascii="Cambria Math" w:eastAsiaTheme="minorEastAsia" w:hAnsi="Cambria Math" w:cs="Arial"/>
                              <w:i/>
                            </w:rPr>
                          </w:ins>
                        </m:ctrlPr>
                      </m:dPr>
                      <m:e>
                        <m:f>
                          <m:fPr>
                            <m:ctrlPr>
                              <w:ins w:id="3585" w:author="JAVIERA PAZ LEFORT IBANEZ" w:date="2025-09-19T20:53:00Z" w16du:dateUtc="2025-09-19T23:53:00Z">
                                <w:rPr>
                                  <w:rFonts w:ascii="Cambria Math" w:eastAsiaTheme="minorEastAsia" w:hAnsi="Cambria Math" w:cs="Arial"/>
                                  <w:i/>
                                </w:rPr>
                              </w:ins>
                            </m:ctrlPr>
                          </m:fPr>
                          <m:num>
                            <m:r>
                              <w:ins w:id="3586" w:author="JAVIERA PAZ LEFORT IBANEZ" w:date="2025-09-19T20:53:00Z" w16du:dateUtc="2025-09-19T23:53:00Z">
                                <w:rPr>
                                  <w:rFonts w:ascii="Cambria Math" w:eastAsiaTheme="minorEastAsia" w:hAnsi="Cambria Math" w:cs="Arial"/>
                                  <w:lang w:val="en-US"/>
                                </w:rPr>
                                <m:t>1</m:t>
                              </w:ins>
                            </m:r>
                          </m:num>
                          <m:den>
                            <m:sSub>
                              <m:sSubPr>
                                <m:ctrlPr>
                                  <w:ins w:id="3587" w:author="JAVIERA PAZ LEFORT IBANEZ" w:date="2025-09-19T20:53:00Z" w16du:dateUtc="2025-09-19T23:53:00Z">
                                    <w:rPr>
                                      <w:rFonts w:ascii="Cambria Math" w:eastAsiaTheme="minorEastAsia" w:hAnsi="Cambria Math" w:cs="Arial"/>
                                      <w:i/>
                                    </w:rPr>
                                  </w:ins>
                                </m:ctrlPr>
                              </m:sSubPr>
                              <m:e>
                                <m:r>
                                  <w:ins w:id="3588" w:author="JAVIERA PAZ LEFORT IBANEZ" w:date="2025-09-19T20:53:00Z" w16du:dateUtc="2025-09-19T23:53:00Z">
                                    <w:rPr>
                                      <w:rFonts w:ascii="Cambria Math" w:eastAsiaTheme="minorEastAsia" w:hAnsi="Cambria Math" w:cs="Arial"/>
                                    </w:rPr>
                                    <m:t>M</m:t>
                                  </w:ins>
                                </m:r>
                              </m:e>
                              <m:sub>
                                <m:r>
                                  <w:ins w:id="3589" w:author="JAVIERA PAZ LEFORT IBANEZ" w:date="2025-09-19T20:53:00Z" w16du:dateUtc="2025-09-19T23:53:00Z">
                                    <w:rPr>
                                      <w:rFonts w:ascii="Cambria Math" w:eastAsiaTheme="minorEastAsia" w:hAnsi="Cambria Math" w:cs="Arial"/>
                                    </w:rPr>
                                    <m:t>A</m:t>
                                  </w:ins>
                                </m:r>
                              </m:sub>
                            </m:sSub>
                          </m:den>
                        </m:f>
                        <m:r>
                          <w:ins w:id="3590" w:author="JAVIERA PAZ LEFORT IBANEZ" w:date="2025-09-19T20:53:00Z" w16du:dateUtc="2025-09-19T23:53:00Z">
                            <w:rPr>
                              <w:rFonts w:ascii="Cambria Math" w:eastAsiaTheme="minorEastAsia" w:hAnsi="Cambria Math" w:cs="Arial"/>
                              <w:lang w:val="en-US"/>
                            </w:rPr>
                            <m:t>+</m:t>
                          </w:ins>
                        </m:r>
                        <m:f>
                          <m:fPr>
                            <m:ctrlPr>
                              <w:ins w:id="3591" w:author="JAVIERA PAZ LEFORT IBANEZ" w:date="2025-09-19T20:53:00Z" w16du:dateUtc="2025-09-19T23:53:00Z">
                                <w:rPr>
                                  <w:rFonts w:ascii="Cambria Math" w:eastAsiaTheme="minorEastAsia" w:hAnsi="Cambria Math" w:cs="Arial"/>
                                  <w:i/>
                                </w:rPr>
                              </w:ins>
                            </m:ctrlPr>
                          </m:fPr>
                          <m:num>
                            <m:r>
                              <w:ins w:id="3592" w:author="JAVIERA PAZ LEFORT IBANEZ" w:date="2025-09-19T20:53:00Z" w16du:dateUtc="2025-09-19T23:53:00Z">
                                <w:rPr>
                                  <w:rFonts w:ascii="Cambria Math" w:eastAsiaTheme="minorEastAsia" w:hAnsi="Cambria Math" w:cs="Arial"/>
                                  <w:lang w:val="en-US"/>
                                </w:rPr>
                                <m:t>1</m:t>
                              </w:ins>
                            </m:r>
                          </m:num>
                          <m:den>
                            <m:sSub>
                              <m:sSubPr>
                                <m:ctrlPr>
                                  <w:ins w:id="3593" w:author="JAVIERA PAZ LEFORT IBANEZ" w:date="2025-09-19T20:53:00Z" w16du:dateUtc="2025-09-19T23:53:00Z">
                                    <w:rPr>
                                      <w:rFonts w:ascii="Cambria Math" w:eastAsiaTheme="minorEastAsia" w:hAnsi="Cambria Math" w:cs="Arial"/>
                                      <w:i/>
                                    </w:rPr>
                                  </w:ins>
                                </m:ctrlPr>
                              </m:sSubPr>
                              <m:e>
                                <m:r>
                                  <w:ins w:id="3594" w:author="JAVIERA PAZ LEFORT IBANEZ" w:date="2025-09-19T20:53:00Z" w16du:dateUtc="2025-09-19T23:53:00Z">
                                    <w:rPr>
                                      <w:rFonts w:ascii="Cambria Math" w:eastAsiaTheme="minorEastAsia" w:hAnsi="Cambria Math" w:cs="Arial"/>
                                    </w:rPr>
                                    <m:t>M</m:t>
                                  </w:ins>
                                </m:r>
                              </m:e>
                              <m:sub>
                                <m:r>
                                  <w:ins w:id="3595" w:author="JAVIERA PAZ LEFORT IBANEZ" w:date="2025-09-19T20:53:00Z" w16du:dateUtc="2025-09-19T23:53:00Z">
                                    <w:rPr>
                                      <w:rFonts w:ascii="Cambria Math" w:eastAsiaTheme="minorEastAsia" w:hAnsi="Cambria Math" w:cs="Arial"/>
                                    </w:rPr>
                                    <m:t>B</m:t>
                                  </w:ins>
                                </m:r>
                              </m:sub>
                            </m:sSub>
                          </m:den>
                        </m:f>
                      </m:e>
                    </m:d>
                  </m:e>
                  <m:sup>
                    <m:r>
                      <w:ins w:id="3596" w:author="JAVIERA PAZ LEFORT IBANEZ" w:date="2025-09-19T20:53:00Z" w16du:dateUtc="2025-09-19T23:53:00Z">
                        <w:rPr>
                          <w:rFonts w:ascii="Cambria Math" w:eastAsiaTheme="minorEastAsia" w:hAnsi="Cambria Math" w:cs="Arial"/>
                          <w:lang w:val="en-US"/>
                        </w:rPr>
                        <m:t>1/2</m:t>
                      </w:ins>
                    </m:r>
                  </m:sup>
                </m:sSup>
              </m:oMath>
            </m:oMathPara>
          </w:p>
          <w:p w14:paraId="309BAFD0" w14:textId="0EA88371" w:rsidR="00B4216D" w:rsidRPr="00B4216D" w:rsidRDefault="00B4216D">
            <w:pPr>
              <w:spacing w:line="360" w:lineRule="auto"/>
              <w:rPr>
                <w:rFonts w:ascii="Arial" w:eastAsiaTheme="minorEastAsia" w:hAnsi="Arial" w:cs="Arial"/>
                <w:lang w:val="en-US"/>
              </w:rPr>
              <w:pPrChange w:id="3597" w:author="JAVIERA PAZ LEFORT IBANEZ" w:date="2025-09-22T17:13:00Z" w16du:dateUtc="2025-09-22T20:13:00Z">
                <w:pPr/>
              </w:pPrChange>
            </w:pPr>
          </w:p>
        </w:tc>
        <w:tc>
          <w:tcPr>
            <w:tcW w:w="625" w:type="dxa"/>
          </w:tcPr>
          <w:p w14:paraId="5FB488D1" w14:textId="523289A2" w:rsidR="00B4216D" w:rsidRDefault="00B4216D">
            <w:pPr>
              <w:spacing w:line="360" w:lineRule="auto"/>
              <w:jc w:val="right"/>
              <w:rPr>
                <w:rFonts w:ascii="Arial" w:eastAsiaTheme="minorEastAsia" w:hAnsi="Arial" w:cs="Arial"/>
              </w:rPr>
              <w:pPrChange w:id="3598" w:author="JAVIERA PAZ LEFORT IBANEZ" w:date="2025-09-22T17:13:00Z" w16du:dateUtc="2025-09-22T20:13:00Z">
                <w:pPr>
                  <w:jc w:val="right"/>
                </w:pPr>
              </w:pPrChange>
            </w:pPr>
            <w:r>
              <w:rPr>
                <w:rFonts w:ascii="Arial" w:eastAsiaTheme="minorEastAsia" w:hAnsi="Arial" w:cs="Arial"/>
              </w:rPr>
              <w:t>(11)</w:t>
            </w:r>
          </w:p>
        </w:tc>
      </w:tr>
    </w:tbl>
    <w:p w14:paraId="20127040" w14:textId="77777777" w:rsidR="001D70C7" w:rsidRPr="00B355AB" w:rsidRDefault="001D70C7">
      <w:pPr>
        <w:spacing w:line="360" w:lineRule="auto"/>
        <w:ind w:left="708"/>
        <w:jc w:val="both"/>
        <w:rPr>
          <w:ins w:id="3599" w:author="JAVIERA PAZ LEFORT IBANEZ" w:date="2025-09-19T20:52:00Z" w16du:dateUtc="2025-09-19T23:52:00Z"/>
          <w:rFonts w:ascii="Arial" w:hAnsi="Arial" w:cs="Arial"/>
          <w:lang w:val="en-US"/>
          <w:rPrChange w:id="3600" w:author="JAVIERA PAZ LEFORT IBANEZ" w:date="2025-09-19T20:53:00Z" w16du:dateUtc="2025-09-19T23:53:00Z">
            <w:rPr>
              <w:ins w:id="3601" w:author="JAVIERA PAZ LEFORT IBANEZ" w:date="2025-09-19T20:52:00Z" w16du:dateUtc="2025-09-19T23:52:00Z"/>
            </w:rPr>
          </w:rPrChange>
        </w:rPr>
        <w:pPrChange w:id="3602" w:author="JAVIERA PAZ LEFORT IBANEZ" w:date="2025-09-22T17:13:00Z" w16du:dateUtc="2025-09-22T20:13:00Z">
          <w:pPr>
            <w:jc w:val="both"/>
          </w:pPr>
        </w:pPrChange>
      </w:pPr>
    </w:p>
    <w:p w14:paraId="7D410BEC" w14:textId="6AB15802" w:rsidR="00097141" w:rsidRDefault="00476640">
      <w:pPr>
        <w:spacing w:line="360" w:lineRule="auto"/>
        <w:ind w:left="708"/>
        <w:jc w:val="both"/>
        <w:rPr>
          <w:rFonts w:ascii="Arial" w:hAnsi="Arial" w:cs="Arial"/>
        </w:rPr>
        <w:pPrChange w:id="3603" w:author="JAVIERA PAZ LEFORT IBANEZ" w:date="2025-09-22T17:13:00Z" w16du:dateUtc="2025-09-22T20:13:00Z">
          <w:pPr>
            <w:jc w:val="both"/>
          </w:pPr>
        </w:pPrChange>
      </w:pPr>
      <w:ins w:id="3604" w:author="JAVIERA PAZ LEFORT IBANEZ" w:date="2025-09-19T20:52:00Z">
        <w:r w:rsidRPr="00B355AB">
          <w:rPr>
            <w:rFonts w:ascii="Arial" w:hAnsi="Arial" w:cs="Arial"/>
          </w:rPr>
          <w:t xml:space="preserve">Difusión Knudsen (si aplica), con radio de poro </w:t>
        </w:r>
      </w:ins>
      <m:oMath>
        <m:sSub>
          <m:sSubPr>
            <m:ctrlPr>
              <w:ins w:id="3605" w:author="JAVIERA PAZ LEFORT IBANEZ" w:date="2025-09-19T20:53:00Z" w16du:dateUtc="2025-09-19T23:53:00Z">
                <w:rPr>
                  <w:rFonts w:ascii="Cambria Math" w:hAnsi="Cambria Math" w:cs="Arial"/>
                  <w:i/>
                </w:rPr>
              </w:ins>
            </m:ctrlPr>
          </m:sSubPr>
          <m:e>
            <m:r>
              <w:ins w:id="3606" w:author="JAVIERA PAZ LEFORT IBANEZ" w:date="2025-09-19T20:53:00Z" w16du:dateUtc="2025-09-19T23:53:00Z">
                <w:rPr>
                  <w:rFonts w:ascii="Cambria Math" w:hAnsi="Cambria Math" w:cs="Arial"/>
                </w:rPr>
                <m:t>r</m:t>
              </w:ins>
            </m:r>
          </m:e>
          <m:sub>
            <m:r>
              <w:ins w:id="3607" w:author="JAVIERA PAZ LEFORT IBANEZ" w:date="2025-09-19T20:53:00Z" w16du:dateUtc="2025-09-19T23:53:00Z">
                <w:rPr>
                  <w:rFonts w:ascii="Cambria Math" w:hAnsi="Cambria Math" w:cs="Arial"/>
                </w:rPr>
                <m:t>p</m:t>
              </w:ins>
            </m:r>
          </m:sub>
        </m:sSub>
      </m:oMath>
      <w:ins w:id="3608" w:author="JAVIERA PAZ LEFORT IBANEZ" w:date="2025-09-19T20:52:00Z">
        <w:r w:rsidRPr="00B355AB">
          <w:rPr>
            <w:rFonts w:ascii="Arial" w:hAnsi="Arial" w:cs="Arial"/>
          </w:rPr>
          <w:t>​ y masa molar M</w:t>
        </w:r>
      </w:ins>
      <w:ins w:id="3609" w:author="JAVIERA PAZ LEFORT IBANEZ" w:date="2025-09-19T20:52:00Z" w16du:dateUtc="2025-09-19T23:52:00Z">
        <w:r w:rsidRPr="00B355AB">
          <w:rPr>
            <w:rFonts w:ascii="Arial" w:hAnsi="Arial" w:cs="Arial"/>
          </w:rPr>
          <w:t>:</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5"/>
        <w:gridCol w:w="643"/>
      </w:tblGrid>
      <w:tr w:rsidR="00B4216D" w14:paraId="391AA541" w14:textId="77777777" w:rsidTr="00D26ADE">
        <w:tc>
          <w:tcPr>
            <w:tcW w:w="8195" w:type="dxa"/>
          </w:tcPr>
          <w:p w14:paraId="03D87F50" w14:textId="0591D3C4" w:rsidR="00B4216D" w:rsidRPr="00B4216D" w:rsidRDefault="00000000">
            <w:pPr>
              <w:spacing w:line="360" w:lineRule="auto"/>
              <w:jc w:val="center"/>
              <w:rPr>
                <w:rFonts w:ascii="Arial" w:eastAsiaTheme="minorEastAsia" w:hAnsi="Arial" w:cs="Arial"/>
                <w:lang w:val="en-US"/>
              </w:rPr>
              <w:pPrChange w:id="3610" w:author="JAVIERA PAZ LEFORT IBANEZ" w:date="2025-09-22T17:13:00Z" w16du:dateUtc="2025-09-22T20:13:00Z">
                <w:pPr>
                  <w:jc w:val="center"/>
                </w:pPr>
              </w:pPrChange>
            </w:pPr>
            <m:oMathPara>
              <m:oMath>
                <m:sSub>
                  <m:sSubPr>
                    <m:ctrlPr>
                      <w:ins w:id="3611" w:author="JAVIERA PAZ LEFORT IBANEZ" w:date="2025-09-19T20:53:00Z" w16du:dateUtc="2025-09-19T23:53:00Z">
                        <w:rPr>
                          <w:rFonts w:ascii="Cambria Math" w:eastAsiaTheme="minorEastAsia" w:hAnsi="Cambria Math" w:cs="Arial"/>
                          <w:i/>
                        </w:rPr>
                      </w:ins>
                    </m:ctrlPr>
                  </m:sSubPr>
                  <m:e>
                    <m:r>
                      <w:ins w:id="3612" w:author="JAVIERA PAZ LEFORT IBANEZ" w:date="2025-09-19T20:53:00Z" w16du:dateUtc="2025-09-19T23:53:00Z">
                        <w:rPr>
                          <w:rFonts w:ascii="Cambria Math" w:eastAsiaTheme="minorEastAsia" w:hAnsi="Cambria Math" w:cs="Arial"/>
                        </w:rPr>
                        <m:t>D</m:t>
                      </w:ins>
                    </m:r>
                  </m:e>
                  <m:sub>
                    <m:r>
                      <w:ins w:id="3613" w:author="JAVIERA PAZ LEFORT IBANEZ" w:date="2025-09-19T20:53:00Z" w16du:dateUtc="2025-09-19T23:53:00Z">
                        <w:rPr>
                          <w:rFonts w:ascii="Cambria Math" w:eastAsiaTheme="minorEastAsia" w:hAnsi="Cambria Math" w:cs="Arial"/>
                        </w:rPr>
                        <m:t>K</m:t>
                      </w:ins>
                    </m:r>
                  </m:sub>
                </m:sSub>
                <m:r>
                  <w:ins w:id="3614" w:author="JAVIERA PAZ LEFORT IBANEZ" w:date="2025-09-19T20:53:00Z" w16du:dateUtc="2025-09-19T23:53:00Z">
                    <w:rPr>
                      <w:rFonts w:ascii="Cambria Math" w:eastAsiaTheme="minorEastAsia" w:hAnsi="Cambria Math" w:cs="Arial"/>
                      <w:lang w:val="en-US"/>
                    </w:rPr>
                    <m:t>=</m:t>
                  </w:ins>
                </m:r>
                <m:f>
                  <m:fPr>
                    <m:ctrlPr>
                      <w:ins w:id="3615" w:author="JAVIERA PAZ LEFORT IBANEZ" w:date="2025-09-19T20:53:00Z" w16du:dateUtc="2025-09-19T23:53:00Z">
                        <w:rPr>
                          <w:rFonts w:ascii="Cambria Math" w:eastAsiaTheme="minorEastAsia" w:hAnsi="Cambria Math" w:cs="Arial"/>
                          <w:i/>
                        </w:rPr>
                      </w:ins>
                    </m:ctrlPr>
                  </m:fPr>
                  <m:num>
                    <m:r>
                      <w:ins w:id="3616" w:author="JAVIERA PAZ LEFORT IBANEZ" w:date="2025-09-19T20:53:00Z" w16du:dateUtc="2025-09-19T23:53:00Z">
                        <w:rPr>
                          <w:rFonts w:ascii="Cambria Math" w:eastAsiaTheme="minorEastAsia" w:hAnsi="Cambria Math" w:cs="Arial"/>
                          <w:lang w:val="en-US"/>
                        </w:rPr>
                        <m:t>2</m:t>
                      </w:ins>
                    </m:r>
                  </m:num>
                  <m:den>
                    <m:r>
                      <w:ins w:id="3617" w:author="JAVIERA PAZ LEFORT IBANEZ" w:date="2025-09-19T20:53:00Z" w16du:dateUtc="2025-09-19T23:53:00Z">
                        <w:rPr>
                          <w:rFonts w:ascii="Cambria Math" w:eastAsiaTheme="minorEastAsia" w:hAnsi="Cambria Math" w:cs="Arial"/>
                          <w:lang w:val="en-US"/>
                        </w:rPr>
                        <m:t>3</m:t>
                      </w:ins>
                    </m:r>
                  </m:den>
                </m:f>
                <m:sSub>
                  <m:sSubPr>
                    <m:ctrlPr>
                      <w:ins w:id="3618" w:author="JAVIERA PAZ LEFORT IBANEZ" w:date="2025-09-19T20:53:00Z" w16du:dateUtc="2025-09-19T23:53:00Z">
                        <w:rPr>
                          <w:rFonts w:ascii="Cambria Math" w:eastAsiaTheme="minorEastAsia" w:hAnsi="Cambria Math" w:cs="Arial"/>
                          <w:i/>
                        </w:rPr>
                      </w:ins>
                    </m:ctrlPr>
                  </m:sSubPr>
                  <m:e>
                    <m:r>
                      <w:ins w:id="3619" w:author="JAVIERA PAZ LEFORT IBANEZ" w:date="2025-09-19T20:53:00Z" w16du:dateUtc="2025-09-19T23:53:00Z">
                        <w:rPr>
                          <w:rFonts w:ascii="Cambria Math" w:eastAsiaTheme="minorEastAsia" w:hAnsi="Cambria Math" w:cs="Arial"/>
                        </w:rPr>
                        <m:t>r</m:t>
                      </w:ins>
                    </m:r>
                  </m:e>
                  <m:sub>
                    <m:r>
                      <w:ins w:id="3620" w:author="JAVIERA PAZ LEFORT IBANEZ" w:date="2025-09-19T20:53:00Z" w16du:dateUtc="2025-09-19T23:53:00Z">
                        <w:rPr>
                          <w:rFonts w:ascii="Cambria Math" w:eastAsiaTheme="minorEastAsia" w:hAnsi="Cambria Math" w:cs="Arial"/>
                        </w:rPr>
                        <m:t>p</m:t>
                      </w:ins>
                    </m:r>
                  </m:sub>
                </m:sSub>
                <m:rad>
                  <m:radPr>
                    <m:degHide m:val="1"/>
                    <m:ctrlPr>
                      <w:ins w:id="3621" w:author="JAVIERA PAZ LEFORT IBANEZ" w:date="2025-09-19T20:53:00Z" w16du:dateUtc="2025-09-19T23:53:00Z">
                        <w:rPr>
                          <w:rFonts w:ascii="Cambria Math" w:eastAsiaTheme="minorEastAsia" w:hAnsi="Cambria Math" w:cs="Arial"/>
                          <w:i/>
                        </w:rPr>
                      </w:ins>
                    </m:ctrlPr>
                  </m:radPr>
                  <m:deg/>
                  <m:e>
                    <m:f>
                      <m:fPr>
                        <m:ctrlPr>
                          <w:ins w:id="3622" w:author="JAVIERA PAZ LEFORT IBANEZ" w:date="2025-09-19T20:53:00Z" w16du:dateUtc="2025-09-19T23:53:00Z">
                            <w:rPr>
                              <w:rFonts w:ascii="Cambria Math" w:eastAsiaTheme="minorEastAsia" w:hAnsi="Cambria Math" w:cs="Arial"/>
                              <w:i/>
                            </w:rPr>
                          </w:ins>
                        </m:ctrlPr>
                      </m:fPr>
                      <m:num>
                        <m:r>
                          <w:ins w:id="3623" w:author="JAVIERA PAZ LEFORT IBANEZ" w:date="2025-09-19T20:53:00Z" w16du:dateUtc="2025-09-19T23:53:00Z">
                            <w:rPr>
                              <w:rFonts w:ascii="Cambria Math" w:eastAsiaTheme="minorEastAsia" w:hAnsi="Cambria Math" w:cs="Arial"/>
                              <w:lang w:val="en-US"/>
                            </w:rPr>
                            <m:t>8</m:t>
                          </w:ins>
                        </m:r>
                        <m:r>
                          <w:ins w:id="3624" w:author="JAVIERA PAZ LEFORT IBANEZ" w:date="2025-09-19T20:53:00Z" w16du:dateUtc="2025-09-19T23:53:00Z">
                            <w:rPr>
                              <w:rFonts w:ascii="Cambria Math" w:eastAsiaTheme="minorEastAsia" w:hAnsi="Cambria Math" w:cs="Arial"/>
                            </w:rPr>
                            <m:t>RT</m:t>
                          </w:ins>
                        </m:r>
                      </m:num>
                      <m:den>
                        <m:r>
                          <w:ins w:id="3625" w:author="JAVIERA PAZ LEFORT IBANEZ" w:date="2025-09-19T20:53:00Z" w16du:dateUtc="2025-09-19T23:53:00Z">
                            <w:rPr>
                              <w:rFonts w:ascii="Cambria Math" w:eastAsiaTheme="minorEastAsia" w:hAnsi="Cambria Math" w:cs="Arial"/>
                            </w:rPr>
                            <m:t>πM</m:t>
                          </w:ins>
                        </m:r>
                      </m:den>
                    </m:f>
                  </m:e>
                </m:rad>
                <m:r>
                  <w:ins w:id="3626" w:author="JAVIERA PAZ LEFORT IBANEZ" w:date="2025-09-19T20:53:00Z" w16du:dateUtc="2025-09-19T23:53:00Z">
                    <m:rPr>
                      <m:nor/>
                    </m:rPr>
                    <w:rPr>
                      <w:rFonts w:ascii="Arial" w:eastAsiaTheme="minorEastAsia" w:hAnsi="Arial" w:cs="Arial"/>
                      <w:lang w:val="en-US"/>
                    </w:rPr>
                    <m:t>[</m:t>
                  </w:ins>
                </m:r>
                <m:f>
                  <m:fPr>
                    <m:type m:val="lin"/>
                    <m:ctrlPr>
                      <w:ins w:id="3627" w:author="JAVIERA PAZ LEFORT IBANEZ" w:date="2025-09-19T20:53:00Z" w16du:dateUtc="2025-09-19T23:53:00Z">
                        <w:rPr>
                          <w:rFonts w:ascii="Cambria Math" w:eastAsiaTheme="minorEastAsia" w:hAnsi="Cambria Math" w:cs="Arial"/>
                          <w:i/>
                        </w:rPr>
                      </w:ins>
                    </m:ctrlPr>
                  </m:fPr>
                  <m:num>
                    <m:sSup>
                      <m:sSupPr>
                        <m:ctrlPr>
                          <w:ins w:id="3628" w:author="JAVIERA PAZ LEFORT IBANEZ" w:date="2025-09-19T20:53:00Z" w16du:dateUtc="2025-09-19T23:53:00Z">
                            <w:rPr>
                              <w:rFonts w:ascii="Cambria Math" w:eastAsiaTheme="minorEastAsia" w:hAnsi="Cambria Math" w:cs="Arial"/>
                              <w:i/>
                            </w:rPr>
                          </w:ins>
                        </m:ctrlPr>
                      </m:sSupPr>
                      <m:e>
                        <m:r>
                          <w:ins w:id="3629" w:author="JAVIERA PAZ LEFORT IBANEZ" w:date="2025-09-19T20:53:00Z" w16du:dateUtc="2025-09-19T23:53:00Z">
                            <m:rPr>
                              <m:nor/>
                            </m:rPr>
                            <w:rPr>
                              <w:rFonts w:ascii="Arial" w:eastAsiaTheme="minorEastAsia" w:hAnsi="Arial" w:cs="Arial"/>
                              <w:lang w:val="en-US"/>
                            </w:rPr>
                            <m:t>m</m:t>
                          </w:ins>
                        </m:r>
                      </m:e>
                      <m:sup>
                        <m:r>
                          <w:ins w:id="3630" w:author="JAVIERA PAZ LEFORT IBANEZ" w:date="2025-09-19T20:53:00Z" w16du:dateUtc="2025-09-19T23:53:00Z">
                            <m:rPr>
                              <m:nor/>
                            </m:rPr>
                            <w:rPr>
                              <w:rFonts w:ascii="Arial" w:eastAsiaTheme="minorEastAsia" w:hAnsi="Arial" w:cs="Arial"/>
                              <w:lang w:val="en-US"/>
                            </w:rPr>
                            <m:t>2</m:t>
                          </w:ins>
                        </m:r>
                      </m:sup>
                    </m:sSup>
                  </m:num>
                  <m:den>
                    <m:r>
                      <w:ins w:id="3631" w:author="JAVIERA PAZ LEFORT IBANEZ" w:date="2025-09-19T20:53:00Z" w16du:dateUtc="2025-09-19T23:53:00Z">
                        <m:rPr>
                          <m:nor/>
                        </m:rPr>
                        <w:rPr>
                          <w:rFonts w:ascii="Arial" w:eastAsiaTheme="minorEastAsia" w:hAnsi="Arial" w:cs="Arial"/>
                          <w:lang w:val="en-US"/>
                        </w:rPr>
                        <m:t>s</m:t>
                      </w:ins>
                    </m:r>
                  </m:den>
                </m:f>
                <m:r>
                  <w:ins w:id="3632" w:author="JAVIERA PAZ LEFORT IBANEZ" w:date="2025-09-19T20:53:00Z" w16du:dateUtc="2025-09-19T23:53:00Z">
                    <m:rPr>
                      <m:nor/>
                    </m:rPr>
                    <w:rPr>
                      <w:rFonts w:ascii="Arial" w:eastAsiaTheme="minorEastAsia" w:hAnsi="Arial" w:cs="Arial"/>
                      <w:lang w:val="en-US"/>
                    </w:rPr>
                    <m:t>]</m:t>
                  </w:ins>
                </m:r>
              </m:oMath>
            </m:oMathPara>
          </w:p>
        </w:tc>
        <w:tc>
          <w:tcPr>
            <w:tcW w:w="643" w:type="dxa"/>
          </w:tcPr>
          <w:p w14:paraId="2398D470" w14:textId="2A952C18" w:rsidR="00B4216D" w:rsidRDefault="00B4216D">
            <w:pPr>
              <w:spacing w:line="360" w:lineRule="auto"/>
              <w:jc w:val="right"/>
              <w:rPr>
                <w:rFonts w:ascii="Arial" w:eastAsiaTheme="minorEastAsia" w:hAnsi="Arial" w:cs="Arial"/>
              </w:rPr>
              <w:pPrChange w:id="3633" w:author="JAVIERA PAZ LEFORT IBANEZ" w:date="2025-09-22T17:13:00Z" w16du:dateUtc="2025-09-22T20:13:00Z">
                <w:pPr>
                  <w:jc w:val="right"/>
                </w:pPr>
              </w:pPrChange>
            </w:pPr>
            <w:r>
              <w:rPr>
                <w:rFonts w:ascii="Arial" w:eastAsiaTheme="minorEastAsia" w:hAnsi="Arial" w:cs="Arial"/>
              </w:rPr>
              <w:t>(1</w:t>
            </w:r>
            <w:r w:rsidR="009045B6">
              <w:rPr>
                <w:rFonts w:ascii="Arial" w:eastAsiaTheme="minorEastAsia" w:hAnsi="Arial" w:cs="Arial"/>
              </w:rPr>
              <w:t>2</w:t>
            </w:r>
            <w:r>
              <w:rPr>
                <w:rFonts w:ascii="Arial" w:eastAsiaTheme="minorEastAsia" w:hAnsi="Arial" w:cs="Arial"/>
              </w:rPr>
              <w:t>)</w:t>
            </w:r>
          </w:p>
        </w:tc>
      </w:tr>
    </w:tbl>
    <w:p w14:paraId="2B6CE788" w14:textId="0BF727F2" w:rsidR="001C7826" w:rsidRDefault="001C7826">
      <w:pPr>
        <w:spacing w:line="360" w:lineRule="auto"/>
        <w:ind w:left="708"/>
        <w:jc w:val="both"/>
        <w:rPr>
          <w:rFonts w:ascii="Arial" w:eastAsiaTheme="minorEastAsia" w:hAnsi="Arial" w:cs="Arial"/>
        </w:rPr>
        <w:pPrChange w:id="3634" w:author="JAVIERA PAZ LEFORT IBANEZ" w:date="2025-09-22T17:13:00Z" w16du:dateUtc="2025-09-22T20:13:00Z">
          <w:pPr>
            <w:jc w:val="both"/>
          </w:pPr>
        </w:pPrChange>
      </w:pPr>
      <w:ins w:id="3635" w:author="JAVIERA PAZ LEFORT IBANEZ" w:date="2025-09-19T22:56:00Z" w16du:dateUtc="2025-09-20T01:56:00Z">
        <w:r w:rsidRPr="00B355AB">
          <w:rPr>
            <w:rFonts w:ascii="Arial" w:hAnsi="Arial" w:cs="Arial"/>
          </w:rPr>
          <w:t xml:space="preserve">El coeficiente transmembrana se construye con una difusividad en poro obtenida por </w:t>
        </w:r>
        <w:proofErr w:type="spellStart"/>
        <w:r w:rsidRPr="00B355AB">
          <w:rPr>
            <w:rFonts w:ascii="Arial" w:hAnsi="Arial" w:cs="Arial"/>
          </w:rPr>
          <w:t>Bosanquet</w:t>
        </w:r>
        <w:proofErr w:type="spellEnd"/>
        <w:r w:rsidRPr="00B355AB">
          <w:rPr>
            <w:rFonts w:ascii="Arial" w:hAnsi="Arial" w:cs="Arial"/>
          </w:rPr>
          <w:t>, que combina difusión molecular en gas (Chapman–</w:t>
        </w:r>
        <w:proofErr w:type="spellStart"/>
        <w:r w:rsidRPr="00B355AB">
          <w:rPr>
            <w:rFonts w:ascii="Arial" w:hAnsi="Arial" w:cs="Arial"/>
          </w:rPr>
          <w:t>Enskog</w:t>
        </w:r>
        <w:proofErr w:type="spellEnd"/>
        <w:r w:rsidRPr="00B355AB">
          <w:rPr>
            <w:rFonts w:ascii="Arial" w:hAnsi="Arial" w:cs="Arial"/>
          </w:rPr>
          <w:t>) y difusión Knudsen según la geometría del poro</w:t>
        </w:r>
      </w:ins>
      <w:ins w:id="3636" w:author="JAVIERA PAZ LEFORT IBANEZ" w:date="2025-09-19T22:57:00Z" w16du:dateUtc="2025-09-20T01:57:00Z">
        <w:r w:rsidR="00EB69BB" w:rsidRPr="00B355AB">
          <w:rPr>
            <w:rFonts w:ascii="Arial" w:hAnsi="Arial" w:cs="Arial"/>
          </w:rPr>
          <w:t>, d</w:t>
        </w:r>
      </w:ins>
      <w:ins w:id="3637" w:author="JAVIERA PAZ LEFORT IBANEZ" w:date="2025-09-19T22:57:00Z">
        <w:r w:rsidR="00EB69BB" w:rsidRPr="00B355AB">
          <w:rPr>
            <w:rFonts w:ascii="Arial" w:hAnsi="Arial" w:cs="Arial"/>
          </w:rPr>
          <w:t xml:space="preserve">e este modo, el modelo </w:t>
        </w:r>
        <w:r w:rsidR="00EB69BB" w:rsidRPr="008904A6">
          <w:rPr>
            <w:rFonts w:ascii="Arial" w:hAnsi="Arial" w:cs="Arial"/>
          </w:rPr>
          <w:t>captura de forma continua</w:t>
        </w:r>
        <w:r w:rsidR="00EB69BB" w:rsidRPr="00B355AB">
          <w:rPr>
            <w:rFonts w:ascii="Arial" w:hAnsi="Arial" w:cs="Arial"/>
          </w:rPr>
          <w:t xml:space="preserve"> los regímenes</w:t>
        </w:r>
      </w:ins>
      <w:ins w:id="3638" w:author="JAVIERA PAZ LEFORT IBANEZ" w:date="2025-09-19T22:57:00Z" w16du:dateUtc="2025-09-20T01:57:00Z">
        <w:r w:rsidR="00EB69BB" w:rsidRPr="00B355AB">
          <w:rPr>
            <w:rFonts w:ascii="Arial" w:hAnsi="Arial" w:cs="Arial"/>
          </w:rPr>
          <w:t>:</w:t>
        </w:r>
      </w:ins>
      <w:ins w:id="3639" w:author="JAVIERA PAZ LEFORT IBANEZ" w:date="2025-09-19T22:57:00Z">
        <w:r w:rsidR="00EB69BB" w:rsidRPr="00B355AB">
          <w:rPr>
            <w:rFonts w:ascii="Arial" w:hAnsi="Arial" w:cs="Arial"/>
          </w:rPr>
          <w:t xml:space="preserve"> </w:t>
        </w:r>
        <w:r w:rsidR="00EB69BB" w:rsidRPr="00B355AB">
          <w:rPr>
            <w:rFonts w:ascii="Arial" w:hAnsi="Arial" w:cs="Arial"/>
            <w:rPrChange w:id="3640" w:author="JAVIERA PAZ LEFORT IBANEZ" w:date="2025-09-19T22:57:00Z" w16du:dateUtc="2025-09-20T01:57:00Z">
              <w:rPr>
                <w:b/>
                <w:bCs/>
              </w:rPr>
            </w:rPrChange>
          </w:rPr>
          <w:t>molecular, Knudsen y de transición</w:t>
        </w:r>
      </w:ins>
      <w:ins w:id="3641" w:author="JAVIERA PAZ LEFORT IBANEZ" w:date="2025-09-19T22:57:00Z" w16du:dateUtc="2025-09-20T01:57:00Z">
        <w:r w:rsidR="00EB69BB" w:rsidRPr="00B355AB">
          <w:rPr>
            <w:rFonts w:ascii="Arial" w:hAnsi="Arial" w:cs="Arial"/>
          </w:rPr>
          <w:t>,</w:t>
        </w:r>
      </w:ins>
      <w:ins w:id="3642" w:author="JAVIERA PAZ LEFORT IBANEZ" w:date="2025-09-19T22:57:00Z">
        <w:r w:rsidR="00EB69BB" w:rsidRPr="00B355AB">
          <w:rPr>
            <w:rFonts w:ascii="Arial" w:hAnsi="Arial" w:cs="Arial"/>
          </w:rPr>
          <w:t xml:space="preserve"> sin necesidad de activar reglas específicas por </w:t>
        </w:r>
      </w:ins>
      <m:oMath>
        <m:r>
          <w:ins w:id="3643" w:author="JAVIERA PAZ LEFORT IBANEZ" w:date="2025-09-19T22:57:00Z">
            <w:rPr>
              <w:rFonts w:ascii="Cambria Math" w:hAnsi="Cambria Math" w:cs="Arial"/>
            </w:rPr>
            <m:t>Kn</m:t>
          </w:ins>
        </m:r>
      </m:oMath>
      <w:ins w:id="3644" w:author="JAVIERA PAZ LEFORT IBANEZ" w:date="2025-09-19T22:57:00Z">
        <w:r w:rsidR="00EB69BB" w:rsidRPr="00B355AB">
          <w:rPr>
            <w:rFonts w:ascii="Arial" w:hAnsi="Arial" w:cs="Arial"/>
          </w:rPr>
          <w:t>.</w:t>
        </w:r>
      </w:ins>
      <w:ins w:id="3645" w:author="JAVIERA PAZ LEFORT IBANEZ" w:date="2025-09-19T22:56:00Z" w16du:dateUtc="2025-09-20T01:56:00Z">
        <w:r w:rsidRPr="00B355AB">
          <w:rPr>
            <w:rFonts w:ascii="Arial" w:eastAsiaTheme="minorEastAsia" w:hAnsi="Arial" w:cs="Arial"/>
          </w:rPr>
          <w:t>:</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5"/>
        <w:gridCol w:w="643"/>
      </w:tblGrid>
      <w:tr w:rsidR="009045B6" w14:paraId="5123230E" w14:textId="77777777" w:rsidTr="00D26ADE">
        <w:tc>
          <w:tcPr>
            <w:tcW w:w="8195" w:type="dxa"/>
          </w:tcPr>
          <w:p w14:paraId="1C4830C0" w14:textId="75C6C0D3" w:rsidR="009045B6" w:rsidRPr="00B355AB" w:rsidRDefault="00000000">
            <w:pPr>
              <w:spacing w:line="360" w:lineRule="auto"/>
              <w:jc w:val="center"/>
              <w:rPr>
                <w:ins w:id="3646" w:author="JAVIERA PAZ LEFORT IBANEZ" w:date="2025-09-19T20:54:00Z" w16du:dateUtc="2025-09-19T23:54:00Z"/>
                <w:rFonts w:ascii="Arial" w:eastAsiaTheme="minorEastAsia" w:hAnsi="Arial" w:cs="Arial"/>
                <w:rPrChange w:id="3647" w:author="JAVIERA PAZ LEFORT IBANEZ" w:date="2025-09-19T20:54:00Z" w16du:dateUtc="2025-09-19T23:54:00Z">
                  <w:rPr>
                    <w:ins w:id="3648" w:author="JAVIERA PAZ LEFORT IBANEZ" w:date="2025-09-19T20:54:00Z" w16du:dateUtc="2025-09-19T23:54:00Z"/>
                    <w:rFonts w:eastAsiaTheme="minorEastAsia"/>
                    <w:lang w:val="en-US"/>
                  </w:rPr>
                </w:rPrChange>
              </w:rPr>
              <w:pPrChange w:id="3649" w:author="JAVIERA PAZ LEFORT IBANEZ" w:date="2025-09-22T17:13:00Z" w16du:dateUtc="2025-09-22T20:13:00Z">
                <w:pPr>
                  <w:jc w:val="center"/>
                </w:pPr>
              </w:pPrChange>
            </w:pPr>
            <m:oMathPara>
              <m:oMath>
                <m:f>
                  <m:fPr>
                    <m:ctrlPr>
                      <w:ins w:id="3650" w:author="JAVIERA PAZ LEFORT IBANEZ" w:date="2025-09-19T20:54:00Z" w16du:dateUtc="2025-09-19T23:54:00Z">
                        <w:rPr>
                          <w:rFonts w:ascii="Cambria Math" w:eastAsiaTheme="minorEastAsia" w:hAnsi="Cambria Math" w:cs="Arial"/>
                          <w:i/>
                        </w:rPr>
                      </w:ins>
                    </m:ctrlPr>
                  </m:fPr>
                  <m:num>
                    <m:r>
                      <w:ins w:id="3651" w:author="JAVIERA PAZ LEFORT IBANEZ" w:date="2025-09-19T20:54:00Z" w16du:dateUtc="2025-09-19T23:54:00Z">
                        <w:rPr>
                          <w:rFonts w:ascii="Cambria Math" w:eastAsiaTheme="minorEastAsia" w:hAnsi="Cambria Math" w:cs="Arial"/>
                          <w:rPrChange w:id="3652" w:author="JAVIERA PAZ LEFORT IBANEZ" w:date="2025-09-19T20:54:00Z" w16du:dateUtc="2025-09-19T23:54:00Z">
                            <w:rPr>
                              <w:rFonts w:ascii="Cambria Math" w:eastAsiaTheme="minorEastAsia" w:hAnsi="Cambria Math"/>
                              <w:lang w:val="en-US"/>
                            </w:rPr>
                          </w:rPrChange>
                        </w:rPr>
                        <m:t>1</m:t>
                      </w:ins>
                    </m:r>
                  </m:num>
                  <m:den>
                    <m:sSub>
                      <m:sSubPr>
                        <m:ctrlPr>
                          <w:ins w:id="3653" w:author="JAVIERA PAZ LEFORT IBANEZ" w:date="2025-09-19T20:54:00Z" w16du:dateUtc="2025-09-19T23:54:00Z">
                            <w:rPr>
                              <w:rFonts w:ascii="Cambria Math" w:eastAsiaTheme="minorEastAsia" w:hAnsi="Cambria Math" w:cs="Arial"/>
                              <w:i/>
                            </w:rPr>
                          </w:ins>
                        </m:ctrlPr>
                      </m:sSubPr>
                      <m:e>
                        <m:r>
                          <w:ins w:id="3654" w:author="JAVIERA PAZ LEFORT IBANEZ" w:date="2025-09-19T20:54:00Z" w16du:dateUtc="2025-09-19T23:54:00Z">
                            <w:rPr>
                              <w:rFonts w:ascii="Cambria Math" w:eastAsiaTheme="minorEastAsia" w:hAnsi="Cambria Math" w:cs="Arial"/>
                            </w:rPr>
                            <m:t>D</m:t>
                          </w:ins>
                        </m:r>
                      </m:e>
                      <m:sub>
                        <m:r>
                          <w:ins w:id="3655" w:author="JAVIERA PAZ LEFORT IBANEZ" w:date="2025-09-19T20:54:00Z" w16du:dateUtc="2025-09-19T23:54:00Z">
                            <w:rPr>
                              <w:rFonts w:ascii="Cambria Math" w:eastAsiaTheme="minorEastAsia" w:hAnsi="Cambria Math" w:cs="Arial"/>
                            </w:rPr>
                            <m:t>poro</m:t>
                          </w:ins>
                        </m:r>
                      </m:sub>
                    </m:sSub>
                  </m:den>
                </m:f>
                <m:r>
                  <w:ins w:id="3656" w:author="JAVIERA PAZ LEFORT IBANEZ" w:date="2025-09-19T20:54:00Z" w16du:dateUtc="2025-09-19T23:54:00Z">
                    <w:rPr>
                      <w:rFonts w:ascii="Cambria Math" w:eastAsiaTheme="minorEastAsia" w:hAnsi="Cambria Math" w:cs="Arial"/>
                      <w:rPrChange w:id="3657" w:author="JAVIERA PAZ LEFORT IBANEZ" w:date="2025-09-19T20:54:00Z" w16du:dateUtc="2025-09-19T23:54:00Z">
                        <w:rPr>
                          <w:rFonts w:ascii="Cambria Math" w:eastAsiaTheme="minorEastAsia" w:hAnsi="Cambria Math"/>
                          <w:lang w:val="en-US"/>
                        </w:rPr>
                      </w:rPrChange>
                    </w:rPr>
                    <m:t>=</m:t>
                  </w:ins>
                </m:r>
                <m:f>
                  <m:fPr>
                    <m:ctrlPr>
                      <w:ins w:id="3658" w:author="JAVIERA PAZ LEFORT IBANEZ" w:date="2025-09-19T20:54:00Z" w16du:dateUtc="2025-09-19T23:54:00Z">
                        <w:rPr>
                          <w:rFonts w:ascii="Cambria Math" w:eastAsiaTheme="minorEastAsia" w:hAnsi="Cambria Math" w:cs="Arial"/>
                          <w:i/>
                        </w:rPr>
                      </w:ins>
                    </m:ctrlPr>
                  </m:fPr>
                  <m:num>
                    <m:r>
                      <w:ins w:id="3659" w:author="JAVIERA PAZ LEFORT IBANEZ" w:date="2025-09-19T20:54:00Z" w16du:dateUtc="2025-09-19T23:54:00Z">
                        <w:rPr>
                          <w:rFonts w:ascii="Cambria Math" w:eastAsiaTheme="minorEastAsia" w:hAnsi="Cambria Math" w:cs="Arial"/>
                          <w:rPrChange w:id="3660" w:author="JAVIERA PAZ LEFORT IBANEZ" w:date="2025-09-19T20:54:00Z" w16du:dateUtc="2025-09-19T23:54:00Z">
                            <w:rPr>
                              <w:rFonts w:ascii="Cambria Math" w:eastAsiaTheme="minorEastAsia" w:hAnsi="Cambria Math"/>
                              <w:lang w:val="en-US"/>
                            </w:rPr>
                          </w:rPrChange>
                        </w:rPr>
                        <m:t>1</m:t>
                      </w:ins>
                    </m:r>
                  </m:num>
                  <m:den>
                    <m:sSubSup>
                      <m:sSubSupPr>
                        <m:ctrlPr>
                          <w:ins w:id="3661" w:author="JAVIERA PAZ LEFORT IBANEZ" w:date="2025-09-19T20:54:00Z" w16du:dateUtc="2025-09-19T23:54:00Z">
                            <w:rPr>
                              <w:rFonts w:ascii="Cambria Math" w:eastAsiaTheme="minorEastAsia" w:hAnsi="Cambria Math" w:cs="Arial"/>
                              <w:i/>
                            </w:rPr>
                          </w:ins>
                        </m:ctrlPr>
                      </m:sSubSupPr>
                      <m:e>
                        <m:r>
                          <w:ins w:id="3662" w:author="JAVIERA PAZ LEFORT IBANEZ" w:date="2025-09-19T20:54:00Z" w16du:dateUtc="2025-09-19T23:54:00Z">
                            <w:rPr>
                              <w:rFonts w:ascii="Cambria Math" w:eastAsiaTheme="minorEastAsia" w:hAnsi="Cambria Math" w:cs="Arial"/>
                            </w:rPr>
                            <m:t>D</m:t>
                          </w:ins>
                        </m:r>
                      </m:e>
                      <m:sub>
                        <m:r>
                          <w:ins w:id="3663" w:author="JAVIERA PAZ LEFORT IBANEZ" w:date="2025-09-19T20:54:00Z" w16du:dateUtc="2025-09-19T23:54:00Z">
                            <w:rPr>
                              <w:rFonts w:ascii="Cambria Math" w:eastAsiaTheme="minorEastAsia" w:hAnsi="Cambria Math" w:cs="Arial"/>
                            </w:rPr>
                            <m:t>AB</m:t>
                          </w:ins>
                        </m:r>
                      </m:sub>
                      <m:sup>
                        <m:r>
                          <w:ins w:id="3664" w:author="JAVIERA PAZ LEFORT IBANEZ" w:date="2025-09-19T20:54:00Z" w16du:dateUtc="2025-09-19T23:54:00Z">
                            <m:rPr>
                              <m:scr m:val="script"/>
                            </m:rPr>
                            <w:rPr>
                              <w:rFonts w:ascii="Cambria Math" w:eastAsiaTheme="minorEastAsia" w:hAnsi="Cambria Math" w:cs="Arial"/>
                              <w:rPrChange w:id="3665" w:author="JAVIERA PAZ LEFORT IBANEZ" w:date="2025-09-19T20:54:00Z" w16du:dateUtc="2025-09-19T23:54:00Z">
                                <w:rPr>
                                  <w:rFonts w:ascii="Cambria Math" w:eastAsiaTheme="minorEastAsia" w:hAnsi="Cambria Math"/>
                                  <w:lang w:val="en-US"/>
                                </w:rPr>
                              </w:rPrChange>
                            </w:rPr>
                            <m:t>(g)</m:t>
                          </w:ins>
                        </m:r>
                      </m:sup>
                    </m:sSubSup>
                  </m:den>
                </m:f>
                <m:r>
                  <w:ins w:id="3666" w:author="JAVIERA PAZ LEFORT IBANEZ" w:date="2025-09-19T20:54:00Z" w16du:dateUtc="2025-09-19T23:54:00Z">
                    <w:rPr>
                      <w:rFonts w:ascii="Cambria Math" w:eastAsiaTheme="minorEastAsia" w:hAnsi="Cambria Math" w:cs="Arial"/>
                      <w:rPrChange w:id="3667" w:author="JAVIERA PAZ LEFORT IBANEZ" w:date="2025-09-19T20:54:00Z" w16du:dateUtc="2025-09-19T23:54:00Z">
                        <w:rPr>
                          <w:rFonts w:ascii="Cambria Math" w:eastAsiaTheme="minorEastAsia" w:hAnsi="Cambria Math"/>
                          <w:lang w:val="en-US"/>
                        </w:rPr>
                      </w:rPrChange>
                    </w:rPr>
                    <m:t>+</m:t>
                  </w:ins>
                </m:r>
                <m:f>
                  <m:fPr>
                    <m:ctrlPr>
                      <w:ins w:id="3668" w:author="JAVIERA PAZ LEFORT IBANEZ" w:date="2025-09-19T20:54:00Z" w16du:dateUtc="2025-09-19T23:54:00Z">
                        <w:rPr>
                          <w:rFonts w:ascii="Cambria Math" w:eastAsiaTheme="minorEastAsia" w:hAnsi="Cambria Math" w:cs="Arial"/>
                          <w:i/>
                        </w:rPr>
                      </w:ins>
                    </m:ctrlPr>
                  </m:fPr>
                  <m:num>
                    <m:r>
                      <w:ins w:id="3669" w:author="JAVIERA PAZ LEFORT IBANEZ" w:date="2025-09-19T20:54:00Z" w16du:dateUtc="2025-09-19T23:54:00Z">
                        <w:rPr>
                          <w:rFonts w:ascii="Cambria Math" w:eastAsiaTheme="minorEastAsia" w:hAnsi="Cambria Math" w:cs="Arial"/>
                          <w:rPrChange w:id="3670" w:author="JAVIERA PAZ LEFORT IBANEZ" w:date="2025-09-19T20:54:00Z" w16du:dateUtc="2025-09-19T23:54:00Z">
                            <w:rPr>
                              <w:rFonts w:ascii="Cambria Math" w:eastAsiaTheme="minorEastAsia" w:hAnsi="Cambria Math"/>
                              <w:lang w:val="en-US"/>
                            </w:rPr>
                          </w:rPrChange>
                        </w:rPr>
                        <m:t>1</m:t>
                      </w:ins>
                    </m:r>
                  </m:num>
                  <m:den>
                    <m:sSub>
                      <m:sSubPr>
                        <m:ctrlPr>
                          <w:ins w:id="3671" w:author="JAVIERA PAZ LEFORT IBANEZ" w:date="2025-09-19T20:54:00Z" w16du:dateUtc="2025-09-19T23:54:00Z">
                            <w:rPr>
                              <w:rFonts w:ascii="Cambria Math" w:eastAsiaTheme="minorEastAsia" w:hAnsi="Cambria Math" w:cs="Arial"/>
                              <w:i/>
                            </w:rPr>
                          </w:ins>
                        </m:ctrlPr>
                      </m:sSubPr>
                      <m:e>
                        <m:r>
                          <w:ins w:id="3672" w:author="JAVIERA PAZ LEFORT IBANEZ" w:date="2025-09-19T20:54:00Z" w16du:dateUtc="2025-09-19T23:54:00Z">
                            <w:rPr>
                              <w:rFonts w:ascii="Cambria Math" w:eastAsiaTheme="minorEastAsia" w:hAnsi="Cambria Math" w:cs="Arial"/>
                            </w:rPr>
                            <m:t>D</m:t>
                          </w:ins>
                        </m:r>
                      </m:e>
                      <m:sub>
                        <m:r>
                          <w:ins w:id="3673" w:author="JAVIERA PAZ LEFORT IBANEZ" w:date="2025-09-19T20:54:00Z" w16du:dateUtc="2025-09-19T23:54:00Z">
                            <w:rPr>
                              <w:rFonts w:ascii="Cambria Math" w:eastAsiaTheme="minorEastAsia" w:hAnsi="Cambria Math" w:cs="Arial"/>
                            </w:rPr>
                            <m:t>K</m:t>
                          </w:ins>
                        </m:r>
                      </m:sub>
                    </m:sSub>
                  </m:den>
                </m:f>
              </m:oMath>
            </m:oMathPara>
          </w:p>
          <w:p w14:paraId="1BECD82F" w14:textId="77777777" w:rsidR="009045B6" w:rsidRPr="009045B6" w:rsidRDefault="009045B6">
            <w:pPr>
              <w:spacing w:line="360" w:lineRule="auto"/>
              <w:rPr>
                <w:rFonts w:ascii="Arial" w:eastAsiaTheme="minorEastAsia" w:hAnsi="Arial" w:cs="Arial"/>
              </w:rPr>
              <w:pPrChange w:id="3674" w:author="JAVIERA PAZ LEFORT IBANEZ" w:date="2025-09-22T17:13:00Z" w16du:dateUtc="2025-09-22T20:13:00Z">
                <w:pPr/>
              </w:pPrChange>
            </w:pPr>
          </w:p>
        </w:tc>
        <w:tc>
          <w:tcPr>
            <w:tcW w:w="643" w:type="dxa"/>
          </w:tcPr>
          <w:p w14:paraId="682E3E91" w14:textId="262722ED" w:rsidR="009045B6" w:rsidRDefault="009045B6">
            <w:pPr>
              <w:spacing w:line="360" w:lineRule="auto"/>
              <w:jc w:val="right"/>
              <w:rPr>
                <w:rFonts w:ascii="Arial" w:eastAsiaTheme="minorEastAsia" w:hAnsi="Arial" w:cs="Arial"/>
              </w:rPr>
              <w:pPrChange w:id="3675" w:author="JAVIERA PAZ LEFORT IBANEZ" w:date="2025-09-22T17:13:00Z" w16du:dateUtc="2025-09-22T20:13:00Z">
                <w:pPr>
                  <w:jc w:val="right"/>
                </w:pPr>
              </w:pPrChange>
            </w:pPr>
            <w:r>
              <w:rPr>
                <w:rFonts w:ascii="Arial" w:eastAsiaTheme="minorEastAsia" w:hAnsi="Arial" w:cs="Arial"/>
              </w:rPr>
              <w:t>(1</w:t>
            </w:r>
            <w:r w:rsidR="00BE44F6">
              <w:rPr>
                <w:rFonts w:ascii="Arial" w:eastAsiaTheme="minorEastAsia" w:hAnsi="Arial" w:cs="Arial"/>
              </w:rPr>
              <w:t>3</w:t>
            </w:r>
            <w:r>
              <w:rPr>
                <w:rFonts w:ascii="Arial" w:eastAsiaTheme="minorEastAsia" w:hAnsi="Arial" w:cs="Arial"/>
              </w:rPr>
              <w:t>)</w:t>
            </w:r>
          </w:p>
        </w:tc>
      </w:tr>
      <w:tr w:rsidR="009045B6" w14:paraId="63C7F8AD" w14:textId="77777777" w:rsidTr="00D26ADE">
        <w:tc>
          <w:tcPr>
            <w:tcW w:w="8195" w:type="dxa"/>
          </w:tcPr>
          <w:p w14:paraId="4C04BCE2" w14:textId="0B6C8340" w:rsidR="009045B6" w:rsidRPr="009045B6" w:rsidRDefault="00000000">
            <w:pPr>
              <w:spacing w:line="360" w:lineRule="auto"/>
              <w:rPr>
                <w:ins w:id="3676" w:author="JAVIERA PAZ LEFORT IBANEZ" w:date="2025-09-19T20:53:00Z" w16du:dateUtc="2025-09-19T23:53:00Z"/>
                <w:rStyle w:val="Textoennegrita"/>
                <w:rFonts w:ascii="Arial" w:hAnsi="Arial" w:cs="Arial"/>
              </w:rPr>
              <w:pPrChange w:id="3677" w:author="JAVIERA PAZ LEFORT IBANEZ" w:date="2025-09-22T17:13:00Z" w16du:dateUtc="2025-09-22T20:13:00Z">
                <w:pPr/>
              </w:pPrChange>
            </w:pPr>
            <m:oMathPara>
              <m:oMath>
                <m:sSub>
                  <m:sSubPr>
                    <m:ctrlPr>
                      <w:ins w:id="3678" w:author="JAVIERA PAZ LEFORT IBANEZ" w:date="2025-09-19T20:54:00Z" w16du:dateUtc="2025-09-19T23:54:00Z">
                        <w:rPr>
                          <w:rFonts w:ascii="Cambria Math" w:eastAsiaTheme="minorEastAsia" w:hAnsi="Cambria Math" w:cs="Arial"/>
                          <w:i/>
                        </w:rPr>
                      </w:ins>
                    </m:ctrlPr>
                  </m:sSubPr>
                  <m:e>
                    <m:r>
                      <w:ins w:id="3679" w:author="JAVIERA PAZ LEFORT IBANEZ" w:date="2025-09-19T20:54:00Z" w16du:dateUtc="2025-09-19T23:54:00Z">
                        <w:rPr>
                          <w:rFonts w:ascii="Cambria Math" w:eastAsiaTheme="minorEastAsia" w:hAnsi="Cambria Math" w:cs="Arial"/>
                        </w:rPr>
                        <m:t>D</m:t>
                      </w:ins>
                    </m:r>
                  </m:e>
                  <m:sub>
                    <m:r>
                      <w:ins w:id="3680" w:author="JAVIERA PAZ LEFORT IBANEZ" w:date="2025-09-19T20:54:00Z" w16du:dateUtc="2025-09-19T23:54:00Z">
                        <w:rPr>
                          <w:rFonts w:ascii="Cambria Math" w:eastAsiaTheme="minorEastAsia" w:hAnsi="Cambria Math" w:cs="Arial"/>
                        </w:rPr>
                        <m:t>eff</m:t>
                      </w:ins>
                    </m:r>
                    <m:r>
                      <w:ins w:id="3681" w:author="JAVIERA PAZ LEFORT IBANEZ" w:date="2025-09-19T20:54:00Z" w16du:dateUtc="2025-09-19T23:54:00Z">
                        <w:rPr>
                          <w:rFonts w:ascii="Cambria Math" w:eastAsiaTheme="minorEastAsia" w:hAnsi="Cambria Math" w:cs="Arial"/>
                          <w:rPrChange w:id="3682" w:author="JAVIERA PAZ LEFORT IBANEZ" w:date="2025-09-19T20:54:00Z" w16du:dateUtc="2025-09-19T23:54:00Z">
                            <w:rPr>
                              <w:rFonts w:ascii="Cambria Math" w:eastAsiaTheme="minorEastAsia" w:hAnsi="Cambria Math"/>
                              <w:lang w:val="en-US"/>
                            </w:rPr>
                          </w:rPrChange>
                        </w:rPr>
                        <m:t xml:space="preserve">,  </m:t>
                      </w:ins>
                    </m:r>
                    <m:r>
                      <w:ins w:id="3683" w:author="JAVIERA PAZ LEFORT IBANEZ" w:date="2025-09-19T20:54:00Z" w16du:dateUtc="2025-09-19T23:54:00Z">
                        <w:rPr>
                          <w:rFonts w:ascii="Cambria Math" w:eastAsiaTheme="minorEastAsia" w:hAnsi="Cambria Math" w:cs="Arial"/>
                        </w:rPr>
                        <m:t>mem</m:t>
                      </w:ins>
                    </m:r>
                  </m:sub>
                </m:sSub>
                <m:r>
                  <w:ins w:id="3684" w:author="JAVIERA PAZ LEFORT IBANEZ" w:date="2025-09-19T20:54:00Z" w16du:dateUtc="2025-09-19T23:54:00Z">
                    <w:rPr>
                      <w:rFonts w:ascii="Cambria Math" w:eastAsiaTheme="minorEastAsia" w:hAnsi="Cambria Math" w:cs="Arial"/>
                      <w:rPrChange w:id="3685" w:author="JAVIERA PAZ LEFORT IBANEZ" w:date="2025-09-19T20:54:00Z" w16du:dateUtc="2025-09-19T23:54:00Z">
                        <w:rPr>
                          <w:rFonts w:ascii="Cambria Math" w:eastAsiaTheme="minorEastAsia" w:hAnsi="Cambria Math"/>
                          <w:lang w:val="en-US"/>
                        </w:rPr>
                      </w:rPrChange>
                    </w:rPr>
                    <m:t>=</m:t>
                  </w:ins>
                </m:r>
                <m:f>
                  <m:fPr>
                    <m:ctrlPr>
                      <w:ins w:id="3686" w:author="JAVIERA PAZ LEFORT IBANEZ" w:date="2025-09-19T20:54:00Z" w16du:dateUtc="2025-09-19T23:54:00Z">
                        <w:rPr>
                          <w:rFonts w:ascii="Cambria Math" w:eastAsiaTheme="minorEastAsia" w:hAnsi="Cambria Math" w:cs="Arial"/>
                          <w:i/>
                        </w:rPr>
                      </w:ins>
                    </m:ctrlPr>
                  </m:fPr>
                  <m:num>
                    <m:r>
                      <w:ins w:id="3687" w:author="JAVIERA PAZ LEFORT IBANEZ" w:date="2025-09-19T20:54:00Z" w16du:dateUtc="2025-09-19T23:54:00Z">
                        <w:rPr>
                          <w:rFonts w:ascii="Cambria Math" w:eastAsiaTheme="minorEastAsia" w:hAnsi="Cambria Math" w:cs="Arial"/>
                        </w:rPr>
                        <m:t>ε</m:t>
                      </w:ins>
                    </m:r>
                  </m:num>
                  <m:den>
                    <m:r>
                      <w:ins w:id="3688" w:author="JAVIERA PAZ LEFORT IBANEZ" w:date="2025-09-19T20:54:00Z" w16du:dateUtc="2025-09-19T23:54:00Z">
                        <w:rPr>
                          <w:rFonts w:ascii="Cambria Math" w:eastAsiaTheme="minorEastAsia" w:hAnsi="Cambria Math" w:cs="Arial"/>
                        </w:rPr>
                        <m:t>τ</m:t>
                      </w:ins>
                    </m:r>
                  </m:den>
                </m:f>
                <m:sSub>
                  <m:sSubPr>
                    <m:ctrlPr>
                      <w:ins w:id="3689" w:author="JAVIERA PAZ LEFORT IBANEZ" w:date="2025-09-19T20:54:00Z" w16du:dateUtc="2025-09-19T23:54:00Z">
                        <w:rPr>
                          <w:rFonts w:ascii="Cambria Math" w:eastAsiaTheme="minorEastAsia" w:hAnsi="Cambria Math" w:cs="Arial"/>
                          <w:i/>
                        </w:rPr>
                      </w:ins>
                    </m:ctrlPr>
                  </m:sSubPr>
                  <m:e>
                    <m:r>
                      <w:ins w:id="3690" w:author="JAVIERA PAZ LEFORT IBANEZ" w:date="2025-09-19T20:54:00Z" w16du:dateUtc="2025-09-19T23:54:00Z">
                        <w:rPr>
                          <w:rFonts w:ascii="Cambria Math" w:eastAsiaTheme="minorEastAsia" w:hAnsi="Cambria Math" w:cs="Arial"/>
                        </w:rPr>
                        <m:t>D</m:t>
                      </w:ins>
                    </m:r>
                  </m:e>
                  <m:sub>
                    <m:r>
                      <w:ins w:id="3691" w:author="JAVIERA PAZ LEFORT IBANEZ" w:date="2025-09-19T20:54:00Z" w16du:dateUtc="2025-09-19T23:54:00Z">
                        <w:rPr>
                          <w:rFonts w:ascii="Cambria Math" w:eastAsiaTheme="minorEastAsia" w:hAnsi="Cambria Math" w:cs="Arial"/>
                        </w:rPr>
                        <m:t>poro</m:t>
                      </w:ins>
                    </m:r>
                  </m:sub>
                </m:sSub>
              </m:oMath>
            </m:oMathPara>
          </w:p>
          <w:p w14:paraId="6CCEFA0C" w14:textId="77777777" w:rsidR="009045B6" w:rsidRPr="009045B6" w:rsidRDefault="009045B6">
            <w:pPr>
              <w:spacing w:line="360" w:lineRule="auto"/>
              <w:rPr>
                <w:rFonts w:ascii="Arial" w:eastAsiaTheme="minorEastAsia" w:hAnsi="Arial" w:cs="Arial"/>
              </w:rPr>
              <w:pPrChange w:id="3692" w:author="JAVIERA PAZ LEFORT IBANEZ" w:date="2025-09-22T17:13:00Z" w16du:dateUtc="2025-09-22T20:13:00Z">
                <w:pPr/>
              </w:pPrChange>
            </w:pPr>
          </w:p>
        </w:tc>
        <w:tc>
          <w:tcPr>
            <w:tcW w:w="643" w:type="dxa"/>
          </w:tcPr>
          <w:p w14:paraId="5B5B974B" w14:textId="5BBE3966" w:rsidR="009045B6" w:rsidRDefault="009045B6">
            <w:pPr>
              <w:spacing w:line="360" w:lineRule="auto"/>
              <w:jc w:val="right"/>
              <w:rPr>
                <w:rFonts w:ascii="Arial" w:eastAsiaTheme="minorEastAsia" w:hAnsi="Arial" w:cs="Arial"/>
              </w:rPr>
              <w:pPrChange w:id="3693" w:author="JAVIERA PAZ LEFORT IBANEZ" w:date="2025-09-22T17:13:00Z" w16du:dateUtc="2025-09-22T20:13:00Z">
                <w:pPr>
                  <w:jc w:val="right"/>
                </w:pPr>
              </w:pPrChange>
            </w:pPr>
            <w:r>
              <w:rPr>
                <w:rFonts w:ascii="Arial" w:eastAsiaTheme="minorEastAsia" w:hAnsi="Arial" w:cs="Arial"/>
              </w:rPr>
              <w:t>(1</w:t>
            </w:r>
            <w:r w:rsidR="00BE44F6">
              <w:rPr>
                <w:rFonts w:ascii="Arial" w:eastAsiaTheme="minorEastAsia" w:hAnsi="Arial" w:cs="Arial"/>
              </w:rPr>
              <w:t>4</w:t>
            </w:r>
            <w:r>
              <w:rPr>
                <w:rFonts w:ascii="Arial" w:eastAsiaTheme="minorEastAsia" w:hAnsi="Arial" w:cs="Arial"/>
              </w:rPr>
              <w:t>)</w:t>
            </w:r>
          </w:p>
        </w:tc>
      </w:tr>
    </w:tbl>
    <w:p w14:paraId="44B646E0" w14:textId="77777777" w:rsidR="009045B6" w:rsidRDefault="009045B6">
      <w:pPr>
        <w:spacing w:line="360" w:lineRule="auto"/>
        <w:ind w:left="708"/>
        <w:jc w:val="both"/>
        <w:rPr>
          <w:rFonts w:ascii="Arial" w:eastAsiaTheme="minorEastAsia" w:hAnsi="Arial" w:cs="Arial"/>
        </w:rPr>
        <w:pPrChange w:id="3694" w:author="JAVIERA PAZ LEFORT IBANEZ" w:date="2025-09-22T17:13:00Z" w16du:dateUtc="2025-09-22T20:13:00Z">
          <w:pPr>
            <w:jc w:val="both"/>
          </w:pPr>
        </w:pPrChange>
      </w:pPr>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5"/>
        <w:gridCol w:w="643"/>
      </w:tblGrid>
      <w:tr w:rsidR="009045B6" w14:paraId="7B9B99FC" w14:textId="77777777" w:rsidTr="00D26ADE">
        <w:tc>
          <w:tcPr>
            <w:tcW w:w="8195" w:type="dxa"/>
          </w:tcPr>
          <w:p w14:paraId="2E01D522" w14:textId="25009E29" w:rsidR="009045B6" w:rsidRPr="00B4216D" w:rsidRDefault="00000000">
            <w:pPr>
              <w:spacing w:line="360" w:lineRule="auto"/>
              <w:rPr>
                <w:rFonts w:ascii="Arial" w:eastAsiaTheme="minorEastAsia" w:hAnsi="Arial" w:cs="Arial"/>
                <w:lang w:val="en-US"/>
              </w:rPr>
              <w:pPrChange w:id="3695" w:author="JAVIERA PAZ LEFORT IBANEZ" w:date="2025-09-22T17:13:00Z" w16du:dateUtc="2025-09-22T20:13:00Z">
                <w:pPr/>
              </w:pPrChange>
            </w:pPr>
            <m:oMathPara>
              <m:oMath>
                <m:sSub>
                  <m:sSubPr>
                    <m:ctrlPr>
                      <w:ins w:id="3696" w:author="JAVIERA PAZ LEFORT IBANEZ" w:date="2025-09-19T20:54:00Z" w16du:dateUtc="2025-09-19T23:54:00Z">
                        <w:rPr>
                          <w:rFonts w:ascii="Cambria Math" w:eastAsiaTheme="minorEastAsia" w:hAnsi="Cambria Math" w:cs="Arial"/>
                          <w:i/>
                        </w:rPr>
                      </w:ins>
                    </m:ctrlPr>
                  </m:sSubPr>
                  <m:e>
                    <m:r>
                      <w:ins w:id="3697" w:author="JAVIERA PAZ LEFORT IBANEZ" w:date="2025-09-19T20:54:00Z" w16du:dateUtc="2025-09-19T23:54:00Z">
                        <w:rPr>
                          <w:rFonts w:ascii="Cambria Math" w:eastAsiaTheme="minorEastAsia" w:hAnsi="Cambria Math" w:cs="Arial"/>
                        </w:rPr>
                        <m:t>K</m:t>
                      </w:ins>
                    </m:r>
                  </m:e>
                  <m:sub>
                    <m:r>
                      <w:ins w:id="3698" w:author="JAVIERA PAZ LEFORT IBANEZ" w:date="2025-09-19T20:54:00Z" w16du:dateUtc="2025-09-19T23:54:00Z">
                        <w:rPr>
                          <w:rFonts w:ascii="Cambria Math" w:eastAsiaTheme="minorEastAsia" w:hAnsi="Cambria Math" w:cs="Arial"/>
                        </w:rPr>
                        <m:t>M</m:t>
                      </w:ins>
                    </m:r>
                  </m:sub>
                </m:sSub>
                <m:r>
                  <w:ins w:id="3699" w:author="JAVIERA PAZ LEFORT IBANEZ" w:date="2025-09-19T20:54:00Z" w16du:dateUtc="2025-09-19T23:54:00Z">
                    <w:rPr>
                      <w:rFonts w:ascii="Cambria Math" w:eastAsiaTheme="minorEastAsia" w:hAnsi="Cambria Math" w:cs="Arial"/>
                      <w:rPrChange w:id="3700" w:author="JAVIERA PAZ LEFORT IBANEZ" w:date="2025-09-19T20:54:00Z" w16du:dateUtc="2025-09-19T23:54:00Z">
                        <w:rPr>
                          <w:rFonts w:ascii="Cambria Math" w:eastAsiaTheme="minorEastAsia" w:hAnsi="Cambria Math"/>
                          <w:lang w:val="en-US"/>
                        </w:rPr>
                      </w:rPrChange>
                    </w:rPr>
                    <m:t>=</m:t>
                  </w:ins>
                </m:r>
                <m:f>
                  <m:fPr>
                    <m:ctrlPr>
                      <w:ins w:id="3701" w:author="JAVIERA PAZ LEFORT IBANEZ" w:date="2025-09-19T20:54:00Z" w16du:dateUtc="2025-09-19T23:54:00Z">
                        <w:rPr>
                          <w:rFonts w:ascii="Cambria Math" w:eastAsiaTheme="minorEastAsia" w:hAnsi="Cambria Math" w:cs="Arial"/>
                          <w:i/>
                        </w:rPr>
                      </w:ins>
                    </m:ctrlPr>
                  </m:fPr>
                  <m:num>
                    <m:sSub>
                      <m:sSubPr>
                        <m:ctrlPr>
                          <w:ins w:id="3702" w:author="JAVIERA PAZ LEFORT IBANEZ" w:date="2025-09-19T20:54:00Z" w16du:dateUtc="2025-09-19T23:54:00Z">
                            <w:rPr>
                              <w:rFonts w:ascii="Cambria Math" w:eastAsiaTheme="minorEastAsia" w:hAnsi="Cambria Math" w:cs="Arial"/>
                              <w:i/>
                            </w:rPr>
                          </w:ins>
                        </m:ctrlPr>
                      </m:sSubPr>
                      <m:e>
                        <m:r>
                          <w:ins w:id="3703" w:author="JAVIERA PAZ LEFORT IBANEZ" w:date="2025-09-19T20:54:00Z" w16du:dateUtc="2025-09-19T23:54:00Z">
                            <w:rPr>
                              <w:rFonts w:ascii="Cambria Math" w:eastAsiaTheme="minorEastAsia" w:hAnsi="Cambria Math" w:cs="Arial"/>
                            </w:rPr>
                            <m:t>D</m:t>
                          </w:ins>
                        </m:r>
                      </m:e>
                      <m:sub>
                        <m:r>
                          <w:ins w:id="3704" w:author="JAVIERA PAZ LEFORT IBANEZ" w:date="2025-09-19T20:54:00Z" w16du:dateUtc="2025-09-19T23:54:00Z">
                            <w:rPr>
                              <w:rFonts w:ascii="Cambria Math" w:eastAsiaTheme="minorEastAsia" w:hAnsi="Cambria Math" w:cs="Arial"/>
                            </w:rPr>
                            <m:t>eff</m:t>
                          </w:ins>
                        </m:r>
                        <m:r>
                          <w:ins w:id="3705" w:author="JAVIERA PAZ LEFORT IBANEZ" w:date="2025-09-19T20:54:00Z" w16du:dateUtc="2025-09-19T23:54:00Z">
                            <w:rPr>
                              <w:rFonts w:ascii="Cambria Math" w:eastAsiaTheme="minorEastAsia" w:hAnsi="Cambria Math" w:cs="Arial"/>
                              <w:rPrChange w:id="3706" w:author="JAVIERA PAZ LEFORT IBANEZ" w:date="2025-09-19T20:54:00Z" w16du:dateUtc="2025-09-19T23:54:00Z">
                                <w:rPr>
                                  <w:rFonts w:ascii="Cambria Math" w:eastAsiaTheme="minorEastAsia" w:hAnsi="Cambria Math"/>
                                  <w:lang w:val="en-US"/>
                                </w:rPr>
                              </w:rPrChange>
                            </w:rPr>
                            <m:t xml:space="preserve">,  </m:t>
                          </w:ins>
                        </m:r>
                        <m:r>
                          <w:ins w:id="3707" w:author="JAVIERA PAZ LEFORT IBANEZ" w:date="2025-09-19T20:54:00Z" w16du:dateUtc="2025-09-19T23:54:00Z">
                            <w:rPr>
                              <w:rFonts w:ascii="Cambria Math" w:eastAsiaTheme="minorEastAsia" w:hAnsi="Cambria Math" w:cs="Arial"/>
                            </w:rPr>
                            <m:t>mem</m:t>
                          </w:ins>
                        </m:r>
                      </m:sub>
                    </m:sSub>
                  </m:num>
                  <m:den>
                    <m:sSub>
                      <m:sSubPr>
                        <m:ctrlPr>
                          <w:ins w:id="3708" w:author="JAVIERA PAZ LEFORT IBANEZ" w:date="2025-09-19T20:54:00Z" w16du:dateUtc="2025-09-19T23:54:00Z">
                            <w:rPr>
                              <w:rFonts w:ascii="Cambria Math" w:eastAsiaTheme="minorEastAsia" w:hAnsi="Cambria Math" w:cs="Arial"/>
                              <w:i/>
                            </w:rPr>
                          </w:ins>
                        </m:ctrlPr>
                      </m:sSubPr>
                      <m:e>
                        <m:r>
                          <w:ins w:id="3709" w:author="JAVIERA PAZ LEFORT IBANEZ" w:date="2025-09-19T20:54:00Z" w16du:dateUtc="2025-09-19T23:54:00Z">
                            <w:rPr>
                              <w:rFonts w:ascii="Cambria Math" w:eastAsiaTheme="minorEastAsia" w:hAnsi="Cambria Math" w:cs="Arial"/>
                            </w:rPr>
                            <m:t>δ</m:t>
                          </w:ins>
                        </m:r>
                      </m:e>
                      <m:sub>
                        <m:r>
                          <w:ins w:id="3710" w:author="JAVIERA PAZ LEFORT IBANEZ" w:date="2025-09-19T20:54:00Z" w16du:dateUtc="2025-09-19T23:54:00Z">
                            <w:rPr>
                              <w:rFonts w:ascii="Cambria Math" w:eastAsiaTheme="minorEastAsia" w:hAnsi="Cambria Math" w:cs="Arial"/>
                            </w:rPr>
                            <m:t>M</m:t>
                          </w:ins>
                        </m:r>
                      </m:sub>
                    </m:sSub>
                  </m:den>
                </m:f>
              </m:oMath>
            </m:oMathPara>
          </w:p>
        </w:tc>
        <w:tc>
          <w:tcPr>
            <w:tcW w:w="643" w:type="dxa"/>
          </w:tcPr>
          <w:p w14:paraId="175A3B24" w14:textId="50424F0E" w:rsidR="009045B6" w:rsidRDefault="009045B6">
            <w:pPr>
              <w:spacing w:line="360" w:lineRule="auto"/>
              <w:jc w:val="right"/>
              <w:rPr>
                <w:rFonts w:ascii="Arial" w:eastAsiaTheme="minorEastAsia" w:hAnsi="Arial" w:cs="Arial"/>
              </w:rPr>
              <w:pPrChange w:id="3711" w:author="JAVIERA PAZ LEFORT IBANEZ" w:date="2025-09-22T17:13:00Z" w16du:dateUtc="2025-09-22T20:13:00Z">
                <w:pPr>
                  <w:jc w:val="right"/>
                </w:pPr>
              </w:pPrChange>
            </w:pPr>
            <w:r>
              <w:rPr>
                <w:rFonts w:ascii="Arial" w:eastAsiaTheme="minorEastAsia" w:hAnsi="Arial" w:cs="Arial"/>
              </w:rPr>
              <w:t>(1</w:t>
            </w:r>
            <w:r w:rsidR="00760A38">
              <w:rPr>
                <w:rFonts w:ascii="Arial" w:eastAsiaTheme="minorEastAsia" w:hAnsi="Arial" w:cs="Arial"/>
              </w:rPr>
              <w:t>5</w:t>
            </w:r>
            <w:r>
              <w:rPr>
                <w:rFonts w:ascii="Arial" w:eastAsiaTheme="minorEastAsia" w:hAnsi="Arial" w:cs="Arial"/>
              </w:rPr>
              <w:t>)</w:t>
            </w:r>
          </w:p>
        </w:tc>
      </w:tr>
    </w:tbl>
    <w:p w14:paraId="402A4487" w14:textId="77777777" w:rsidR="009045B6" w:rsidRDefault="009045B6">
      <w:pPr>
        <w:spacing w:line="360" w:lineRule="auto"/>
        <w:ind w:left="708"/>
        <w:jc w:val="both"/>
        <w:rPr>
          <w:rFonts w:ascii="Arial" w:eastAsiaTheme="minorEastAsia" w:hAnsi="Arial" w:cs="Arial"/>
        </w:rPr>
        <w:pPrChange w:id="3712" w:author="JAVIERA PAZ LEFORT IBANEZ" w:date="2025-09-22T17:13:00Z" w16du:dateUtc="2025-09-22T20:13:00Z">
          <w:pPr>
            <w:jc w:val="both"/>
          </w:pPr>
        </w:pPrChange>
      </w:pPr>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643"/>
      </w:tblGrid>
      <w:tr w:rsidR="009045B6" w14:paraId="76DD4B1B" w14:textId="77777777" w:rsidTr="00D26ADE">
        <w:tc>
          <w:tcPr>
            <w:tcW w:w="8185" w:type="dxa"/>
          </w:tcPr>
          <w:p w14:paraId="513BD5F4" w14:textId="77777777" w:rsidR="009045B6" w:rsidRPr="00B355AB" w:rsidRDefault="009045B6">
            <w:pPr>
              <w:spacing w:line="360" w:lineRule="auto"/>
              <w:rPr>
                <w:ins w:id="3713" w:author="JAVIERA PAZ LEFORT IBANEZ" w:date="2025-09-19T20:56:00Z" w16du:dateUtc="2025-09-19T23:56:00Z"/>
                <w:rFonts w:ascii="Arial" w:eastAsiaTheme="minorEastAsia" w:hAnsi="Arial" w:cs="Arial"/>
              </w:rPr>
              <w:pPrChange w:id="3714" w:author="JAVIERA PAZ LEFORT IBANEZ" w:date="2025-09-22T17:13:00Z" w16du:dateUtc="2025-09-22T20:13:00Z">
                <w:pPr/>
              </w:pPrChange>
            </w:pPr>
            <m:oMathPara>
              <m:oMath>
                <m:r>
                  <w:ins w:id="3715" w:author="JAVIERA PAZ LEFORT IBANEZ" w:date="2025-09-19T20:57:00Z" w16du:dateUtc="2025-09-19T23:57:00Z">
                    <w:rPr>
                      <w:rFonts w:ascii="Cambria Math" w:eastAsiaTheme="minorEastAsia" w:hAnsi="Cambria Math" w:cs="Arial"/>
                    </w:rPr>
                    <m:t>Kn= λ/</m:t>
                  </w:ins>
                </m:r>
                <m:sSub>
                  <m:sSubPr>
                    <m:ctrlPr>
                      <w:ins w:id="3716" w:author="JAVIERA PAZ LEFORT IBANEZ" w:date="2025-09-19T20:57:00Z" w16du:dateUtc="2025-09-19T23:57:00Z">
                        <w:rPr>
                          <w:rFonts w:ascii="Cambria Math" w:eastAsiaTheme="minorEastAsia" w:hAnsi="Cambria Math" w:cs="Arial"/>
                          <w:i/>
                        </w:rPr>
                      </w:ins>
                    </m:ctrlPr>
                  </m:sSubPr>
                  <m:e>
                    <m:r>
                      <w:ins w:id="3717" w:author="JAVIERA PAZ LEFORT IBANEZ" w:date="2025-09-19T20:57:00Z" w16du:dateUtc="2025-09-19T23:57:00Z">
                        <w:rPr>
                          <w:rFonts w:ascii="Cambria Math" w:eastAsiaTheme="minorEastAsia" w:hAnsi="Cambria Math" w:cs="Arial"/>
                        </w:rPr>
                        <m:t>r</m:t>
                      </w:ins>
                    </m:r>
                  </m:e>
                  <m:sub>
                    <m:r>
                      <w:ins w:id="3718" w:author="JAVIERA PAZ LEFORT IBANEZ" w:date="2025-09-19T20:57:00Z" w16du:dateUtc="2025-09-19T23:57:00Z">
                        <w:rPr>
                          <w:rFonts w:ascii="Cambria Math" w:eastAsiaTheme="minorEastAsia" w:hAnsi="Cambria Math" w:cs="Arial"/>
                        </w:rPr>
                        <m:t>p</m:t>
                      </w:ins>
                    </m:r>
                  </m:sub>
                </m:sSub>
              </m:oMath>
            </m:oMathPara>
          </w:p>
          <w:p w14:paraId="05271068" w14:textId="77777777" w:rsidR="009045B6" w:rsidRPr="00B4216D" w:rsidRDefault="009045B6">
            <w:pPr>
              <w:spacing w:line="360" w:lineRule="auto"/>
              <w:rPr>
                <w:rFonts w:ascii="Arial" w:eastAsiaTheme="minorEastAsia" w:hAnsi="Arial" w:cs="Arial"/>
                <w:lang w:val="en-US"/>
              </w:rPr>
              <w:pPrChange w:id="3719" w:author="JAVIERA PAZ LEFORT IBANEZ" w:date="2025-09-22T17:13:00Z" w16du:dateUtc="2025-09-22T20:13:00Z">
                <w:pPr/>
              </w:pPrChange>
            </w:pPr>
          </w:p>
        </w:tc>
        <w:tc>
          <w:tcPr>
            <w:tcW w:w="643" w:type="dxa"/>
          </w:tcPr>
          <w:p w14:paraId="46AD0673" w14:textId="497855EE" w:rsidR="009045B6" w:rsidRDefault="009045B6">
            <w:pPr>
              <w:spacing w:line="360" w:lineRule="auto"/>
              <w:jc w:val="right"/>
              <w:rPr>
                <w:rFonts w:ascii="Arial" w:eastAsiaTheme="minorEastAsia" w:hAnsi="Arial" w:cs="Arial"/>
              </w:rPr>
              <w:pPrChange w:id="3720" w:author="JAVIERA PAZ LEFORT IBANEZ" w:date="2025-09-22T17:13:00Z" w16du:dateUtc="2025-09-22T20:13:00Z">
                <w:pPr>
                  <w:jc w:val="right"/>
                </w:pPr>
              </w:pPrChange>
            </w:pPr>
            <w:r>
              <w:rPr>
                <w:rFonts w:ascii="Arial" w:eastAsiaTheme="minorEastAsia" w:hAnsi="Arial" w:cs="Arial"/>
              </w:rPr>
              <w:t>(1</w:t>
            </w:r>
            <w:r w:rsidR="00760A38">
              <w:rPr>
                <w:rFonts w:ascii="Arial" w:eastAsiaTheme="minorEastAsia" w:hAnsi="Arial" w:cs="Arial"/>
              </w:rPr>
              <w:t>6</w:t>
            </w:r>
            <w:r>
              <w:rPr>
                <w:rFonts w:ascii="Arial" w:eastAsiaTheme="minorEastAsia" w:hAnsi="Arial" w:cs="Arial"/>
              </w:rPr>
              <w:t>)</w:t>
            </w:r>
          </w:p>
        </w:tc>
      </w:tr>
      <w:tr w:rsidR="00760A38" w14:paraId="0506DA45" w14:textId="77777777" w:rsidTr="00D26ADE">
        <w:tc>
          <w:tcPr>
            <w:tcW w:w="8185" w:type="dxa"/>
          </w:tcPr>
          <w:p w14:paraId="05FBC597" w14:textId="77777777" w:rsidR="00760A38" w:rsidRPr="00B355AB" w:rsidRDefault="00760A38">
            <w:pPr>
              <w:spacing w:line="360" w:lineRule="auto"/>
              <w:rPr>
                <w:ins w:id="3721" w:author="JAVIERA PAZ LEFORT IBANEZ" w:date="2025-09-19T20:56:00Z" w16du:dateUtc="2025-09-19T23:56:00Z"/>
                <w:rFonts w:ascii="Arial" w:eastAsiaTheme="minorEastAsia" w:hAnsi="Arial" w:cs="Arial"/>
                <w:rPrChange w:id="3722" w:author="JAVIERA PAZ LEFORT IBANEZ" w:date="2025-09-19T20:56:00Z" w16du:dateUtc="2025-09-19T23:56:00Z">
                  <w:rPr>
                    <w:ins w:id="3723" w:author="JAVIERA PAZ LEFORT IBANEZ" w:date="2025-09-19T20:56:00Z" w16du:dateUtc="2025-09-19T23:56:00Z"/>
                    <w:rFonts w:eastAsiaTheme="minorEastAsia"/>
                    <w:lang w:val="en-US"/>
                  </w:rPr>
                </w:rPrChange>
              </w:rPr>
              <w:pPrChange w:id="3724" w:author="JAVIERA PAZ LEFORT IBANEZ" w:date="2025-09-22T17:13:00Z" w16du:dateUtc="2025-09-22T20:13:00Z">
                <w:pPr/>
              </w:pPrChange>
            </w:pPr>
            <m:oMathPara>
              <m:oMath>
                <m:r>
                  <w:ins w:id="3725" w:author="JAVIERA PAZ LEFORT IBANEZ" w:date="2025-09-19T20:56:00Z" w16du:dateUtc="2025-09-19T23:56:00Z">
                    <w:rPr>
                      <w:rFonts w:ascii="Cambria Math" w:eastAsiaTheme="minorEastAsia" w:hAnsi="Cambria Math" w:cs="Arial"/>
                    </w:rPr>
                    <m:t>λ</m:t>
                  </w:ins>
                </m:r>
                <m:r>
                  <w:ins w:id="3726" w:author="JAVIERA PAZ LEFORT IBANEZ" w:date="2025-09-19T20:56:00Z" w16du:dateUtc="2025-09-19T23:56:00Z">
                    <w:rPr>
                      <w:rFonts w:ascii="Cambria Math" w:eastAsiaTheme="minorEastAsia" w:hAnsi="Cambria Math" w:cs="Arial"/>
                      <w:rPrChange w:id="3727" w:author="JAVIERA PAZ LEFORT IBANEZ" w:date="2025-09-19T20:56:00Z" w16du:dateUtc="2025-09-19T23:56:00Z">
                        <w:rPr>
                          <w:rFonts w:ascii="Cambria Math" w:eastAsiaTheme="minorEastAsia" w:hAnsi="Cambria Math"/>
                          <w:lang w:val="en-US"/>
                        </w:rPr>
                      </w:rPrChange>
                    </w:rPr>
                    <m:t>=</m:t>
                  </w:ins>
                </m:r>
                <m:f>
                  <m:fPr>
                    <m:ctrlPr>
                      <w:ins w:id="3728" w:author="JAVIERA PAZ LEFORT IBANEZ" w:date="2025-09-19T20:56:00Z" w16du:dateUtc="2025-09-19T23:56:00Z">
                        <w:rPr>
                          <w:rFonts w:ascii="Cambria Math" w:eastAsiaTheme="minorEastAsia" w:hAnsi="Cambria Math" w:cs="Arial"/>
                          <w:i/>
                        </w:rPr>
                      </w:ins>
                    </m:ctrlPr>
                  </m:fPr>
                  <m:num>
                    <m:sSub>
                      <m:sSubPr>
                        <m:ctrlPr>
                          <w:ins w:id="3729" w:author="JAVIERA PAZ LEFORT IBANEZ" w:date="2025-09-19T20:56:00Z" w16du:dateUtc="2025-09-19T23:56:00Z">
                            <w:rPr>
                              <w:rFonts w:ascii="Cambria Math" w:eastAsiaTheme="minorEastAsia" w:hAnsi="Cambria Math" w:cs="Arial"/>
                              <w:i/>
                            </w:rPr>
                          </w:ins>
                        </m:ctrlPr>
                      </m:sSubPr>
                      <m:e>
                        <m:r>
                          <w:ins w:id="3730" w:author="JAVIERA PAZ LEFORT IBANEZ" w:date="2025-09-19T20:56:00Z" w16du:dateUtc="2025-09-19T23:56:00Z">
                            <w:rPr>
                              <w:rFonts w:ascii="Cambria Math" w:eastAsiaTheme="minorEastAsia" w:hAnsi="Cambria Math" w:cs="Arial"/>
                            </w:rPr>
                            <m:t>k</m:t>
                          </w:ins>
                        </m:r>
                      </m:e>
                      <m:sub>
                        <m:r>
                          <w:ins w:id="3731" w:author="JAVIERA PAZ LEFORT IBANEZ" w:date="2025-09-19T20:56:00Z" w16du:dateUtc="2025-09-19T23:56:00Z">
                            <w:rPr>
                              <w:rFonts w:ascii="Cambria Math" w:eastAsiaTheme="minorEastAsia" w:hAnsi="Cambria Math" w:cs="Arial"/>
                            </w:rPr>
                            <m:t>B</m:t>
                          </w:ins>
                        </m:r>
                      </m:sub>
                    </m:sSub>
                    <m:r>
                      <w:ins w:id="3732" w:author="JAVIERA PAZ LEFORT IBANEZ" w:date="2025-09-19T20:56:00Z" w16du:dateUtc="2025-09-19T23:56:00Z">
                        <w:rPr>
                          <w:rFonts w:ascii="Cambria Math" w:eastAsiaTheme="minorEastAsia" w:hAnsi="Cambria Math" w:cs="Arial"/>
                        </w:rPr>
                        <m:t>T</m:t>
                      </w:ins>
                    </m:r>
                  </m:num>
                  <m:den>
                    <m:rad>
                      <m:radPr>
                        <m:degHide m:val="1"/>
                        <m:ctrlPr>
                          <w:ins w:id="3733" w:author="JAVIERA PAZ LEFORT IBANEZ" w:date="2025-09-19T20:56:00Z" w16du:dateUtc="2025-09-19T23:56:00Z">
                            <w:rPr>
                              <w:rFonts w:ascii="Cambria Math" w:eastAsiaTheme="minorEastAsia" w:hAnsi="Cambria Math" w:cs="Arial"/>
                              <w:i/>
                            </w:rPr>
                          </w:ins>
                        </m:ctrlPr>
                      </m:radPr>
                      <m:deg/>
                      <m:e>
                        <m:r>
                          <w:ins w:id="3734" w:author="JAVIERA PAZ LEFORT IBANEZ" w:date="2025-09-19T20:56:00Z" w16du:dateUtc="2025-09-19T23:56:00Z">
                            <w:rPr>
                              <w:rFonts w:ascii="Cambria Math" w:eastAsiaTheme="minorEastAsia" w:hAnsi="Cambria Math" w:cs="Arial"/>
                              <w:rPrChange w:id="3735" w:author="JAVIERA PAZ LEFORT IBANEZ" w:date="2025-09-19T20:56:00Z" w16du:dateUtc="2025-09-19T23:56:00Z">
                                <w:rPr>
                                  <w:rFonts w:ascii="Cambria Math" w:eastAsiaTheme="minorEastAsia" w:hAnsi="Cambria Math"/>
                                  <w:lang w:val="en-US"/>
                                </w:rPr>
                              </w:rPrChange>
                            </w:rPr>
                            <m:t>2</m:t>
                          </w:ins>
                        </m:r>
                      </m:e>
                    </m:rad>
                    <m:r>
                      <w:ins w:id="3736" w:author="JAVIERA PAZ LEFORT IBANEZ" w:date="2025-09-19T20:56:00Z" w16du:dateUtc="2025-09-19T23:56:00Z">
                        <w:rPr>
                          <w:rFonts w:ascii="Cambria Math" w:eastAsiaTheme="minorEastAsia" w:hAnsi="Cambria Math" w:cs="Arial"/>
                        </w:rPr>
                        <m:t>π</m:t>
                      </w:ins>
                    </m:r>
                    <m:sSubSup>
                      <m:sSubSupPr>
                        <m:ctrlPr>
                          <w:ins w:id="3737" w:author="JAVIERA PAZ LEFORT IBANEZ" w:date="2025-09-19T20:56:00Z" w16du:dateUtc="2025-09-19T23:56:00Z">
                            <w:rPr>
                              <w:rFonts w:ascii="Cambria Math" w:eastAsiaTheme="minorEastAsia" w:hAnsi="Cambria Math" w:cs="Arial"/>
                              <w:i/>
                            </w:rPr>
                          </w:ins>
                        </m:ctrlPr>
                      </m:sSubSupPr>
                      <m:e>
                        <m:r>
                          <w:ins w:id="3738" w:author="JAVIERA PAZ LEFORT IBANEZ" w:date="2025-09-19T20:56:00Z" w16du:dateUtc="2025-09-19T23:56:00Z">
                            <w:rPr>
                              <w:rFonts w:ascii="Cambria Math" w:eastAsiaTheme="minorEastAsia" w:hAnsi="Cambria Math" w:cs="Arial"/>
                            </w:rPr>
                            <m:t>d</m:t>
                          </w:ins>
                        </m:r>
                      </m:e>
                      <m:sub>
                        <m:r>
                          <w:ins w:id="3739" w:author="JAVIERA PAZ LEFORT IBANEZ" w:date="2025-09-19T20:56:00Z" w16du:dateUtc="2025-09-19T23:56:00Z">
                            <w:rPr>
                              <w:rFonts w:ascii="Cambria Math" w:eastAsiaTheme="minorEastAsia" w:hAnsi="Cambria Math" w:cs="Arial"/>
                            </w:rPr>
                            <m:t>mol</m:t>
                          </w:ins>
                        </m:r>
                      </m:sub>
                      <m:sup>
                        <m:r>
                          <w:ins w:id="3740" w:author="JAVIERA PAZ LEFORT IBANEZ" w:date="2025-09-19T20:56:00Z" w16du:dateUtc="2025-09-19T23:56:00Z">
                            <w:rPr>
                              <w:rFonts w:ascii="Cambria Math" w:eastAsiaTheme="minorEastAsia" w:hAnsi="Cambria Math" w:cs="Arial"/>
                              <w:rPrChange w:id="3741" w:author="JAVIERA PAZ LEFORT IBANEZ" w:date="2025-09-19T20:56:00Z" w16du:dateUtc="2025-09-19T23:56:00Z">
                                <w:rPr>
                                  <w:rFonts w:ascii="Cambria Math" w:eastAsiaTheme="minorEastAsia" w:hAnsi="Cambria Math"/>
                                  <w:lang w:val="en-US"/>
                                </w:rPr>
                              </w:rPrChange>
                            </w:rPr>
                            <m:t>2</m:t>
                          </w:ins>
                        </m:r>
                      </m:sup>
                    </m:sSubSup>
                    <m:r>
                      <w:ins w:id="3742" w:author="JAVIERA PAZ LEFORT IBANEZ" w:date="2025-09-19T20:56:00Z" w16du:dateUtc="2025-09-19T23:56:00Z">
                        <w:rPr>
                          <w:rFonts w:ascii="Cambria Math" w:eastAsiaTheme="minorEastAsia" w:hAnsi="Cambria Math" w:cs="Arial"/>
                        </w:rPr>
                        <m:t>p</m:t>
                      </w:ins>
                    </m:r>
                  </m:den>
                </m:f>
              </m:oMath>
            </m:oMathPara>
          </w:p>
          <w:p w14:paraId="4EFEAC24" w14:textId="77777777" w:rsidR="00760A38" w:rsidRPr="00B4216D" w:rsidRDefault="00760A38">
            <w:pPr>
              <w:spacing w:line="360" w:lineRule="auto"/>
              <w:rPr>
                <w:rFonts w:ascii="Arial" w:eastAsiaTheme="minorEastAsia" w:hAnsi="Arial" w:cs="Arial"/>
                <w:lang w:val="en-US"/>
              </w:rPr>
              <w:pPrChange w:id="3743" w:author="JAVIERA PAZ LEFORT IBANEZ" w:date="2025-09-22T17:13:00Z" w16du:dateUtc="2025-09-22T20:13:00Z">
                <w:pPr/>
              </w:pPrChange>
            </w:pPr>
          </w:p>
        </w:tc>
        <w:tc>
          <w:tcPr>
            <w:tcW w:w="643" w:type="dxa"/>
          </w:tcPr>
          <w:p w14:paraId="1B1EBB5F" w14:textId="46431FFF" w:rsidR="00760A38" w:rsidRDefault="00760A38">
            <w:pPr>
              <w:spacing w:line="360" w:lineRule="auto"/>
              <w:jc w:val="right"/>
              <w:rPr>
                <w:rFonts w:ascii="Arial" w:eastAsiaTheme="minorEastAsia" w:hAnsi="Arial" w:cs="Arial"/>
              </w:rPr>
              <w:pPrChange w:id="3744" w:author="JAVIERA PAZ LEFORT IBANEZ" w:date="2025-09-22T17:13:00Z" w16du:dateUtc="2025-09-22T20:13:00Z">
                <w:pPr>
                  <w:jc w:val="right"/>
                </w:pPr>
              </w:pPrChange>
            </w:pPr>
            <w:r>
              <w:rPr>
                <w:rFonts w:ascii="Arial" w:eastAsiaTheme="minorEastAsia" w:hAnsi="Arial" w:cs="Arial"/>
              </w:rPr>
              <w:t>(17)</w:t>
            </w:r>
          </w:p>
        </w:tc>
      </w:tr>
    </w:tbl>
    <w:p w14:paraId="601D442D" w14:textId="77777777" w:rsidR="00712247" w:rsidRPr="00B355AB" w:rsidRDefault="00712247">
      <w:pPr>
        <w:spacing w:line="360" w:lineRule="auto"/>
        <w:ind w:left="708"/>
        <w:rPr>
          <w:ins w:id="3745" w:author="JAVIERA PAZ LEFORT IBANEZ" w:date="2025-09-19T20:46:00Z" w16du:dateUtc="2025-09-19T23:46:00Z"/>
          <w:rFonts w:ascii="Arial" w:eastAsiaTheme="minorEastAsia" w:hAnsi="Arial" w:cs="Arial"/>
          <w:rPrChange w:id="3746" w:author="JAVIERA PAZ LEFORT IBANEZ" w:date="2025-09-19T20:54:00Z" w16du:dateUtc="2025-09-19T23:54:00Z">
            <w:rPr>
              <w:ins w:id="3747" w:author="JAVIERA PAZ LEFORT IBANEZ" w:date="2025-09-19T20:46:00Z" w16du:dateUtc="2025-09-19T23:46:00Z"/>
              <w:rFonts w:eastAsiaTheme="minorEastAsia"/>
              <w:lang w:val="en-US"/>
            </w:rPr>
          </w:rPrChange>
        </w:rPr>
        <w:pPrChange w:id="3748" w:author="JAVIERA PAZ LEFORT IBANEZ" w:date="2025-09-22T17:13:00Z" w16du:dateUtc="2025-09-22T20:13:00Z">
          <w:pPr/>
        </w:pPrChange>
      </w:pPr>
    </w:p>
    <w:p w14:paraId="0C8EF782" w14:textId="4E8D1635" w:rsidR="000E0CE1" w:rsidRPr="00B355AB" w:rsidRDefault="003F5773">
      <w:pPr>
        <w:spacing w:line="360" w:lineRule="auto"/>
        <w:ind w:left="708"/>
        <w:rPr>
          <w:ins w:id="3749" w:author="JAVIERA PAZ LEFORT IBANEZ" w:date="2025-09-19T19:10:00Z" w16du:dateUtc="2025-09-19T22:10:00Z"/>
          <w:rStyle w:val="nfasissutil"/>
          <w:rFonts w:ascii="Arial" w:hAnsi="Arial" w:cs="Arial"/>
          <w:rPrChange w:id="3750" w:author="JAVIERA PAZ LEFORT IBANEZ" w:date="2025-09-19T20:56:00Z" w16du:dateUtc="2025-09-19T23:56:00Z">
            <w:rPr>
              <w:ins w:id="3751" w:author="JAVIERA PAZ LEFORT IBANEZ" w:date="2025-09-19T19:10:00Z" w16du:dateUtc="2025-09-19T22:10:00Z"/>
            </w:rPr>
          </w:rPrChange>
        </w:rPr>
        <w:pPrChange w:id="3752" w:author="JAVIERA PAZ LEFORT IBANEZ" w:date="2025-09-22T17:13:00Z" w16du:dateUtc="2025-09-22T20:13:00Z">
          <w:pPr/>
        </w:pPrChange>
      </w:pPr>
      <w:ins w:id="3753" w:author="JAVIERA PAZ LEFORT IBANEZ" w:date="2025-09-19T20:56:00Z">
        <w:r w:rsidRPr="00B355AB">
          <w:rPr>
            <w:rStyle w:val="nfasissutil"/>
            <w:rFonts w:ascii="Arial" w:hAnsi="Arial" w:cs="Arial"/>
            <w:rPrChange w:id="3754" w:author="JAVIERA PAZ LEFORT IBANEZ" w:date="2025-09-19T20:56:00Z" w16du:dateUtc="2025-09-19T23:56:00Z">
              <w:rPr/>
            </w:rPrChange>
          </w:rPr>
          <w:t>Coeficiente global de masa y cierres</w:t>
        </w:r>
      </w:ins>
    </w:p>
    <w:p w14:paraId="367B32FC" w14:textId="0B18F838" w:rsidR="00D32DC0" w:rsidRDefault="003F5773">
      <w:pPr>
        <w:spacing w:line="360" w:lineRule="auto"/>
        <w:ind w:left="708"/>
        <w:rPr>
          <w:rFonts w:ascii="Arial" w:hAnsi="Arial" w:cs="Arial"/>
        </w:rPr>
        <w:pPrChange w:id="3755" w:author="JAVIERA PAZ LEFORT IBANEZ" w:date="2025-09-22T17:13:00Z" w16du:dateUtc="2025-09-22T20:13:00Z">
          <w:pPr/>
        </w:pPrChange>
      </w:pPr>
      <w:ins w:id="3756" w:author="JAVIERA PAZ LEFORT IBANEZ" w:date="2025-09-19T20:56:00Z">
        <w:r w:rsidRPr="00B355AB">
          <w:rPr>
            <w:rFonts w:ascii="Arial" w:hAnsi="Arial" w:cs="Arial"/>
          </w:rPr>
          <w:t>Resistencias en serie (masa):</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5"/>
        <w:gridCol w:w="643"/>
      </w:tblGrid>
      <w:tr w:rsidR="00760A38" w14:paraId="17817F07" w14:textId="77777777" w:rsidTr="00D26ADE">
        <w:tc>
          <w:tcPr>
            <w:tcW w:w="8195" w:type="dxa"/>
          </w:tcPr>
          <w:p w14:paraId="6E391CA2" w14:textId="47F6D904" w:rsidR="00760A38" w:rsidRPr="00760A38" w:rsidRDefault="00000000">
            <w:pPr>
              <w:spacing w:line="360" w:lineRule="auto"/>
              <w:rPr>
                <w:rFonts w:ascii="Arial" w:hAnsi="Arial" w:cs="Arial"/>
              </w:rPr>
              <w:pPrChange w:id="3757" w:author="JAVIERA PAZ LEFORT IBANEZ" w:date="2025-09-22T17:13:00Z" w16du:dateUtc="2025-09-22T20:13:00Z">
                <w:pPr/>
              </w:pPrChange>
            </w:pPr>
            <m:oMathPara>
              <m:oMath>
                <m:f>
                  <m:fPr>
                    <m:ctrlPr>
                      <w:ins w:id="3758" w:author="JAVIERA PAZ LEFORT IBANEZ" w:date="2025-09-19T20:56:00Z" w16du:dateUtc="2025-09-19T23:56:00Z">
                        <w:rPr>
                          <w:rFonts w:ascii="Cambria Math" w:eastAsiaTheme="minorEastAsia" w:hAnsi="Cambria Math" w:cs="Arial"/>
                          <w:i/>
                        </w:rPr>
                      </w:ins>
                    </m:ctrlPr>
                  </m:fPr>
                  <m:num>
                    <m:r>
                      <w:ins w:id="3759" w:author="JAVIERA PAZ LEFORT IBANEZ" w:date="2025-09-19T20:56:00Z" w16du:dateUtc="2025-09-19T23:56:00Z">
                        <w:rPr>
                          <w:rFonts w:ascii="Cambria Math" w:eastAsiaTheme="minorEastAsia" w:hAnsi="Cambria Math" w:cs="Arial"/>
                          <w:lang w:val="en-US"/>
                        </w:rPr>
                        <m:t>1</m:t>
                      </w:ins>
                    </m:r>
                  </m:num>
                  <m:den>
                    <m:sSub>
                      <m:sSubPr>
                        <m:ctrlPr>
                          <w:ins w:id="3760" w:author="JAVIERA PAZ LEFORT IBANEZ" w:date="2025-09-19T20:56:00Z" w16du:dateUtc="2025-09-19T23:56:00Z">
                            <w:rPr>
                              <w:rFonts w:ascii="Cambria Math" w:hAnsi="Cambria Math" w:cs="Arial"/>
                              <w:i/>
                            </w:rPr>
                          </w:ins>
                        </m:ctrlPr>
                      </m:sSubPr>
                      <m:e>
                        <m:r>
                          <w:ins w:id="3761" w:author="JAVIERA PAZ LEFORT IBANEZ" w:date="2025-09-19T20:56:00Z" w16du:dateUtc="2025-09-19T23:56:00Z">
                            <w:rPr>
                              <w:rFonts w:ascii="Cambria Math" w:hAnsi="Cambria Math" w:cs="Arial"/>
                            </w:rPr>
                            <m:t>K</m:t>
                          </w:ins>
                        </m:r>
                      </m:e>
                      <m:sub>
                        <m:r>
                          <w:ins w:id="3762" w:author="JAVIERA PAZ LEFORT IBANEZ" w:date="2025-09-19T20:56:00Z" w16du:dateUtc="2025-09-19T23:56:00Z">
                            <w:rPr>
                              <w:rFonts w:ascii="Cambria Math" w:hAnsi="Cambria Math" w:cs="Arial"/>
                            </w:rPr>
                            <m:t>global</m:t>
                          </w:ins>
                        </m:r>
                      </m:sub>
                    </m:sSub>
                  </m:den>
                </m:f>
                <m:r>
                  <w:ins w:id="3763" w:author="JAVIERA PAZ LEFORT IBANEZ" w:date="2025-09-19T20:56:00Z" w16du:dateUtc="2025-09-19T23:56:00Z">
                    <w:rPr>
                      <w:rFonts w:ascii="Cambria Math" w:eastAsiaTheme="minorEastAsia" w:hAnsi="Cambria Math" w:cs="Arial"/>
                      <w:lang w:val="en-US"/>
                    </w:rPr>
                    <m:t>=</m:t>
                  </w:ins>
                </m:r>
                <m:f>
                  <m:fPr>
                    <m:ctrlPr>
                      <w:ins w:id="3764" w:author="JAVIERA PAZ LEFORT IBANEZ" w:date="2025-09-19T20:56:00Z" w16du:dateUtc="2025-09-19T23:56:00Z">
                        <w:rPr>
                          <w:rFonts w:ascii="Cambria Math" w:eastAsiaTheme="minorEastAsia" w:hAnsi="Cambria Math" w:cs="Arial"/>
                          <w:i/>
                        </w:rPr>
                      </w:ins>
                    </m:ctrlPr>
                  </m:fPr>
                  <m:num>
                    <m:r>
                      <w:ins w:id="3765" w:author="JAVIERA PAZ LEFORT IBANEZ" w:date="2025-09-19T20:56:00Z" w16du:dateUtc="2025-09-19T23:56:00Z">
                        <w:rPr>
                          <w:rFonts w:ascii="Cambria Math" w:eastAsiaTheme="minorEastAsia" w:hAnsi="Cambria Math" w:cs="Arial"/>
                          <w:lang w:val="en-US"/>
                        </w:rPr>
                        <m:t>1</m:t>
                      </w:ins>
                    </m:r>
                  </m:num>
                  <m:den>
                    <m:sSub>
                      <m:sSubPr>
                        <m:ctrlPr>
                          <w:ins w:id="3766" w:author="JAVIERA PAZ LEFORT IBANEZ" w:date="2025-09-19T20:56:00Z" w16du:dateUtc="2025-09-19T23:56:00Z">
                            <w:rPr>
                              <w:rFonts w:ascii="Cambria Math" w:hAnsi="Cambria Math" w:cs="Arial"/>
                              <w:i/>
                            </w:rPr>
                          </w:ins>
                        </m:ctrlPr>
                      </m:sSubPr>
                      <m:e>
                        <m:r>
                          <w:ins w:id="3767" w:author="JAVIERA PAZ LEFORT IBANEZ" w:date="2025-09-19T20:56:00Z" w16du:dateUtc="2025-09-19T23:56:00Z">
                            <w:rPr>
                              <w:rFonts w:ascii="Cambria Math" w:hAnsi="Cambria Math" w:cs="Arial"/>
                            </w:rPr>
                            <m:t>K</m:t>
                          </w:ins>
                        </m:r>
                      </m:e>
                      <m:sub>
                        <m:r>
                          <w:ins w:id="3768" w:author="JAVIERA PAZ LEFORT IBANEZ" w:date="2025-09-19T20:56:00Z" w16du:dateUtc="2025-09-19T23:56:00Z">
                            <w:rPr>
                              <w:rFonts w:ascii="Cambria Math" w:hAnsi="Cambria Math" w:cs="Arial"/>
                            </w:rPr>
                            <m:t>L</m:t>
                          </w:ins>
                        </m:r>
                      </m:sub>
                    </m:sSub>
                  </m:den>
                </m:f>
                <m:r>
                  <w:ins w:id="3769" w:author="JAVIERA PAZ LEFORT IBANEZ" w:date="2025-09-19T20:56:00Z" w16du:dateUtc="2025-09-19T23:56:00Z">
                    <w:rPr>
                      <w:rFonts w:ascii="Cambria Math" w:eastAsiaTheme="minorEastAsia" w:hAnsi="Cambria Math" w:cs="Arial"/>
                      <w:lang w:val="en-US"/>
                    </w:rPr>
                    <m:t>+</m:t>
                  </w:ins>
                </m:r>
                <m:f>
                  <m:fPr>
                    <m:ctrlPr>
                      <w:ins w:id="3770" w:author="JAVIERA PAZ LEFORT IBANEZ" w:date="2025-09-19T20:56:00Z" w16du:dateUtc="2025-09-19T23:56:00Z">
                        <w:rPr>
                          <w:rFonts w:ascii="Cambria Math" w:eastAsiaTheme="minorEastAsia" w:hAnsi="Cambria Math" w:cs="Arial"/>
                          <w:i/>
                        </w:rPr>
                      </w:ins>
                    </m:ctrlPr>
                  </m:fPr>
                  <m:num>
                    <m:r>
                      <w:ins w:id="3771" w:author="JAVIERA PAZ LEFORT IBANEZ" w:date="2025-09-19T20:56:00Z" w16du:dateUtc="2025-09-19T23:56:00Z">
                        <w:rPr>
                          <w:rFonts w:ascii="Cambria Math" w:eastAsiaTheme="minorEastAsia" w:hAnsi="Cambria Math" w:cs="Arial"/>
                          <w:lang w:val="en-US"/>
                        </w:rPr>
                        <m:t>1</m:t>
                      </w:ins>
                    </m:r>
                  </m:num>
                  <m:den>
                    <m:sSub>
                      <m:sSubPr>
                        <m:ctrlPr>
                          <w:ins w:id="3772" w:author="JAVIERA PAZ LEFORT IBANEZ" w:date="2025-09-19T20:56:00Z" w16du:dateUtc="2025-09-19T23:56:00Z">
                            <w:rPr>
                              <w:rFonts w:ascii="Cambria Math" w:hAnsi="Cambria Math" w:cs="Arial"/>
                              <w:i/>
                            </w:rPr>
                          </w:ins>
                        </m:ctrlPr>
                      </m:sSubPr>
                      <m:e>
                        <m:r>
                          <w:ins w:id="3773" w:author="JAVIERA PAZ LEFORT IBANEZ" w:date="2025-09-19T20:56:00Z" w16du:dateUtc="2025-09-19T23:56:00Z">
                            <w:rPr>
                              <w:rFonts w:ascii="Cambria Math" w:hAnsi="Cambria Math" w:cs="Arial"/>
                            </w:rPr>
                            <m:t>K</m:t>
                          </w:ins>
                        </m:r>
                      </m:e>
                      <m:sub>
                        <m:r>
                          <w:ins w:id="3774" w:author="JAVIERA PAZ LEFORT IBANEZ" w:date="2025-09-19T20:56:00Z" w16du:dateUtc="2025-09-19T23:56:00Z">
                            <w:rPr>
                              <w:rFonts w:ascii="Cambria Math" w:hAnsi="Cambria Math" w:cs="Arial"/>
                            </w:rPr>
                            <m:t>M</m:t>
                          </w:ins>
                        </m:r>
                      </m:sub>
                    </m:sSub>
                  </m:den>
                </m:f>
                <m:r>
                  <w:ins w:id="3775" w:author="JAVIERA PAZ LEFORT IBANEZ" w:date="2025-09-19T20:56:00Z" w16du:dateUtc="2025-09-19T23:56:00Z">
                    <w:rPr>
                      <w:rFonts w:ascii="Cambria Math" w:eastAsiaTheme="minorEastAsia" w:hAnsi="Cambria Math" w:cs="Arial"/>
                      <w:lang w:val="en-US"/>
                    </w:rPr>
                    <m:t>+</m:t>
                  </w:ins>
                </m:r>
                <m:f>
                  <m:fPr>
                    <m:ctrlPr>
                      <w:ins w:id="3776" w:author="JAVIERA PAZ LEFORT IBANEZ" w:date="2025-09-19T20:56:00Z" w16du:dateUtc="2025-09-19T23:56:00Z">
                        <w:rPr>
                          <w:rFonts w:ascii="Cambria Math" w:eastAsiaTheme="minorEastAsia" w:hAnsi="Cambria Math" w:cs="Arial"/>
                          <w:i/>
                        </w:rPr>
                      </w:ins>
                    </m:ctrlPr>
                  </m:fPr>
                  <m:num>
                    <m:r>
                      <w:ins w:id="3777" w:author="JAVIERA PAZ LEFORT IBANEZ" w:date="2025-09-19T20:56:00Z" w16du:dateUtc="2025-09-19T23:56:00Z">
                        <w:rPr>
                          <w:rFonts w:ascii="Cambria Math" w:eastAsiaTheme="minorEastAsia" w:hAnsi="Cambria Math" w:cs="Arial"/>
                          <w:lang w:val="en-US"/>
                        </w:rPr>
                        <m:t>1</m:t>
                      </w:ins>
                    </m:r>
                  </m:num>
                  <m:den>
                    <m:sSub>
                      <m:sSubPr>
                        <m:ctrlPr>
                          <w:ins w:id="3778" w:author="JAVIERA PAZ LEFORT IBANEZ" w:date="2025-09-19T20:56:00Z" w16du:dateUtc="2025-09-19T23:56:00Z">
                            <w:rPr>
                              <w:rFonts w:ascii="Cambria Math" w:hAnsi="Cambria Math" w:cs="Arial"/>
                              <w:i/>
                            </w:rPr>
                          </w:ins>
                        </m:ctrlPr>
                      </m:sSubPr>
                      <m:e>
                        <m:r>
                          <w:ins w:id="3779" w:author="JAVIERA PAZ LEFORT IBANEZ" w:date="2025-09-19T20:56:00Z" w16du:dateUtc="2025-09-19T23:56:00Z">
                            <w:rPr>
                              <w:rFonts w:ascii="Cambria Math" w:hAnsi="Cambria Math" w:cs="Arial"/>
                            </w:rPr>
                            <m:t>K</m:t>
                          </w:ins>
                        </m:r>
                      </m:e>
                      <m:sub>
                        <m:r>
                          <w:ins w:id="3780" w:author="JAVIERA PAZ LEFORT IBANEZ" w:date="2025-09-19T20:56:00Z" w16du:dateUtc="2025-09-19T23:56:00Z">
                            <w:rPr>
                              <w:rFonts w:ascii="Cambria Math" w:hAnsi="Cambria Math" w:cs="Arial"/>
                            </w:rPr>
                            <m:t>carcasa</m:t>
                          </w:ins>
                        </m:r>
                      </m:sub>
                    </m:sSub>
                  </m:den>
                </m:f>
              </m:oMath>
            </m:oMathPara>
          </w:p>
        </w:tc>
        <w:tc>
          <w:tcPr>
            <w:tcW w:w="643" w:type="dxa"/>
          </w:tcPr>
          <w:p w14:paraId="200C6B6A" w14:textId="16AFF8CA" w:rsidR="00760A38" w:rsidRDefault="00760A38">
            <w:pPr>
              <w:spacing w:line="360" w:lineRule="auto"/>
              <w:jc w:val="right"/>
              <w:rPr>
                <w:rFonts w:ascii="Arial" w:eastAsiaTheme="minorEastAsia" w:hAnsi="Arial" w:cs="Arial"/>
              </w:rPr>
              <w:pPrChange w:id="3781" w:author="JAVIERA PAZ LEFORT IBANEZ" w:date="2025-09-22T17:13:00Z" w16du:dateUtc="2025-09-22T20:13:00Z">
                <w:pPr>
                  <w:jc w:val="right"/>
                </w:pPr>
              </w:pPrChange>
            </w:pPr>
            <w:r>
              <w:rPr>
                <w:rFonts w:ascii="Arial" w:eastAsiaTheme="minorEastAsia" w:hAnsi="Arial" w:cs="Arial"/>
              </w:rPr>
              <w:t>(18)</w:t>
            </w:r>
          </w:p>
        </w:tc>
      </w:tr>
    </w:tbl>
    <w:p w14:paraId="7B4DAED5" w14:textId="77777777" w:rsidR="00760A38" w:rsidRPr="00B355AB" w:rsidRDefault="00760A38">
      <w:pPr>
        <w:spacing w:line="360" w:lineRule="auto"/>
        <w:ind w:left="708"/>
        <w:rPr>
          <w:ins w:id="3782" w:author="JAVIERA PAZ LEFORT IBANEZ" w:date="2025-09-19T20:56:00Z" w16du:dateUtc="2025-09-19T23:56:00Z"/>
          <w:rFonts w:ascii="Arial" w:hAnsi="Arial" w:cs="Arial"/>
        </w:rPr>
        <w:pPrChange w:id="3783" w:author="JAVIERA PAZ LEFORT IBANEZ" w:date="2025-09-22T17:13:00Z" w16du:dateUtc="2025-09-22T20:13:00Z">
          <w:pPr/>
        </w:pPrChange>
      </w:pPr>
    </w:p>
    <w:p w14:paraId="2E40E49C" w14:textId="70ED821E" w:rsidR="00D32DC0" w:rsidRPr="00B355AB" w:rsidRDefault="00F87133">
      <w:pPr>
        <w:spacing w:line="360" w:lineRule="auto"/>
        <w:ind w:left="708"/>
        <w:rPr>
          <w:ins w:id="3784" w:author="JAVIERA PAZ LEFORT IBANEZ" w:date="2025-09-19T20:58:00Z" w16du:dateUtc="2025-09-19T23:58:00Z"/>
          <w:rFonts w:ascii="Arial" w:hAnsi="Arial" w:cs="Arial"/>
        </w:rPr>
        <w:pPrChange w:id="3785" w:author="JAVIERA PAZ LEFORT IBANEZ" w:date="2025-09-22T17:13:00Z" w16du:dateUtc="2025-09-22T20:13:00Z">
          <w:pPr/>
        </w:pPrChange>
      </w:pPr>
      <w:ins w:id="3786" w:author="JAVIERA PAZ LEFORT IBANEZ" w:date="2025-09-19T20:58:00Z">
        <w:r w:rsidRPr="00B355AB">
          <w:rPr>
            <w:rFonts w:ascii="Arial" w:hAnsi="Arial" w:cs="Arial"/>
          </w:rPr>
          <w:t xml:space="preserve">En la discretización axial, la </w:t>
        </w:r>
        <w:r w:rsidRPr="00B355AB">
          <w:rPr>
            <w:rFonts w:ascii="Arial" w:hAnsi="Arial" w:cs="Arial"/>
            <w:b/>
            <w:bCs/>
          </w:rPr>
          <w:t>composición interfacial</w:t>
        </w:r>
        <w:r w:rsidRPr="00B355AB">
          <w:rPr>
            <w:rFonts w:ascii="Arial" w:hAnsi="Arial" w:cs="Arial"/>
          </w:rPr>
          <w:t xml:space="preserve"> se obtiene </w:t>
        </w:r>
        <w:r w:rsidRPr="00B355AB">
          <w:rPr>
            <w:rFonts w:ascii="Arial" w:hAnsi="Arial" w:cs="Arial"/>
            <w:rPrChange w:id="3787" w:author="JAVIERA PAZ LEFORT IBANEZ" w:date="2025-09-19T20:59:00Z" w16du:dateUtc="2025-09-19T23:59:00Z">
              <w:rPr>
                <w:b/>
                <w:bCs/>
              </w:rPr>
            </w:rPrChange>
          </w:rPr>
          <w:t>igualando</w:t>
        </w:r>
        <w:r w:rsidRPr="00B355AB">
          <w:rPr>
            <w:rFonts w:ascii="Arial" w:hAnsi="Arial" w:cs="Arial"/>
          </w:rPr>
          <w:t xml:space="preserve"> los flujos de película a ambos lados (Regula </w:t>
        </w:r>
        <w:proofErr w:type="spellStart"/>
        <w:r w:rsidRPr="00B355AB">
          <w:rPr>
            <w:rFonts w:ascii="Arial" w:hAnsi="Arial" w:cs="Arial"/>
          </w:rPr>
          <w:t>Falsi</w:t>
        </w:r>
        <w:proofErr w:type="spellEnd"/>
        <w:r w:rsidRPr="00B355AB">
          <w:rPr>
            <w:rFonts w:ascii="Arial" w:hAnsi="Arial" w:cs="Arial"/>
          </w:rPr>
          <w:t xml:space="preserve">) y el </w:t>
        </w:r>
        <w:r w:rsidRPr="00B355AB">
          <w:rPr>
            <w:rFonts w:ascii="Arial" w:hAnsi="Arial" w:cs="Arial"/>
            <w:rPrChange w:id="3788" w:author="JAVIERA PAZ LEFORT IBANEZ" w:date="2025-09-19T20:58:00Z" w16du:dateUtc="2025-09-19T23:58:00Z">
              <w:rPr>
                <w:b/>
                <w:bCs/>
              </w:rPr>
            </w:rPrChange>
          </w:rPr>
          <w:t>flujo local</w:t>
        </w:r>
        <w:r w:rsidRPr="00B355AB">
          <w:rPr>
            <w:rFonts w:ascii="Arial" w:hAnsi="Arial" w:cs="Arial"/>
          </w:rPr>
          <w:t xml:space="preserve"> </w:t>
        </w:r>
      </w:ins>
      <m:oMath>
        <m:r>
          <w:ins w:id="3789" w:author="JAVIERA PAZ LEFORT IBANEZ" w:date="2025-09-19T20:58:00Z" w16du:dateUtc="2025-09-19T23:58:00Z">
            <w:rPr>
              <w:rFonts w:ascii="Cambria Math" w:hAnsi="Cambria Math" w:cs="Arial"/>
            </w:rPr>
            <m:t>J</m:t>
          </w:ins>
        </m:r>
        <m:d>
          <m:dPr>
            <m:ctrlPr>
              <w:ins w:id="3790" w:author="JAVIERA PAZ LEFORT IBANEZ" w:date="2025-09-19T20:58:00Z" w16du:dateUtc="2025-09-19T23:58:00Z">
                <w:rPr>
                  <w:rFonts w:ascii="Cambria Math" w:hAnsi="Cambria Math" w:cs="Arial"/>
                  <w:i/>
                </w:rPr>
              </w:ins>
            </m:ctrlPr>
          </m:dPr>
          <m:e>
            <m:r>
              <w:ins w:id="3791" w:author="JAVIERA PAZ LEFORT IBANEZ" w:date="2025-09-19T20:58:00Z" w16du:dateUtc="2025-09-19T23:58:00Z">
                <w:rPr>
                  <w:rFonts w:ascii="Cambria Math" w:hAnsi="Cambria Math" w:cs="Arial"/>
                </w:rPr>
                <m:t>z</m:t>
              </w:ins>
            </m:r>
          </m:e>
        </m:d>
      </m:oMath>
      <w:ins w:id="3792" w:author="JAVIERA PAZ LEFORT IBANEZ" w:date="2025-09-19T20:58:00Z" w16du:dateUtc="2025-09-19T23:58:00Z">
        <w:r w:rsidR="00C42478" w:rsidRPr="00B355AB">
          <w:rPr>
            <w:rFonts w:ascii="Arial" w:eastAsiaTheme="minorEastAsia" w:hAnsi="Arial" w:cs="Arial"/>
          </w:rPr>
          <w:t xml:space="preserve"> </w:t>
        </w:r>
      </w:ins>
      <w:ins w:id="3793" w:author="JAVIERA PAZ LEFORT IBANEZ" w:date="2025-09-19T20:58:00Z">
        <w:r w:rsidRPr="00B355AB">
          <w:rPr>
            <w:rFonts w:ascii="Arial" w:hAnsi="Arial" w:cs="Arial"/>
          </w:rPr>
          <w:t>se evalúa con ese valor interfacial (ver 4.3.5).</w:t>
        </w:r>
      </w:ins>
    </w:p>
    <w:p w14:paraId="0225CACB" w14:textId="1F0B0337" w:rsidR="00F87133" w:rsidRPr="00B355AB" w:rsidRDefault="003F333F">
      <w:pPr>
        <w:spacing w:line="360" w:lineRule="auto"/>
        <w:ind w:left="708"/>
        <w:rPr>
          <w:ins w:id="3794" w:author="JAVIERA PAZ LEFORT IBANEZ" w:date="2025-09-19T20:58:00Z" w16du:dateUtc="2025-09-19T23:58:00Z"/>
          <w:rStyle w:val="nfasissutil"/>
          <w:rFonts w:ascii="Arial" w:hAnsi="Arial" w:cs="Arial"/>
          <w:rPrChange w:id="3795" w:author="JAVIERA PAZ LEFORT IBANEZ" w:date="2025-09-19T20:59:00Z" w16du:dateUtc="2025-09-19T23:59:00Z">
            <w:rPr>
              <w:ins w:id="3796" w:author="JAVIERA PAZ LEFORT IBANEZ" w:date="2025-09-19T20:58:00Z" w16du:dateUtc="2025-09-19T23:58:00Z"/>
            </w:rPr>
          </w:rPrChange>
        </w:rPr>
        <w:pPrChange w:id="3797" w:author="JAVIERA PAZ LEFORT IBANEZ" w:date="2025-09-22T17:13:00Z" w16du:dateUtc="2025-09-22T20:13:00Z">
          <w:pPr/>
        </w:pPrChange>
      </w:pPr>
      <w:ins w:id="3798" w:author="JAVIERA PAZ LEFORT IBANEZ" w:date="2025-09-19T20:59:00Z">
        <w:r w:rsidRPr="00B355AB">
          <w:rPr>
            <w:rStyle w:val="nfasissutil"/>
            <w:rFonts w:ascii="Arial" w:hAnsi="Arial" w:cs="Arial"/>
            <w:rPrChange w:id="3799" w:author="JAVIERA PAZ LEFORT IBANEZ" w:date="2025-09-19T20:59:00Z" w16du:dateUtc="2025-09-19T23:59:00Z">
              <w:rPr/>
            </w:rPrChange>
          </w:rPr>
          <w:t>Propiedades térmicas y coeficientes de película de calor</w:t>
        </w:r>
      </w:ins>
    </w:p>
    <w:p w14:paraId="547077EC" w14:textId="31D5B23F" w:rsidR="00F87133" w:rsidRDefault="003F333F">
      <w:pPr>
        <w:spacing w:line="360" w:lineRule="auto"/>
        <w:ind w:left="708"/>
        <w:rPr>
          <w:rFonts w:ascii="Arial" w:hAnsi="Arial" w:cs="Arial"/>
        </w:rPr>
        <w:pPrChange w:id="3800" w:author="JAVIERA PAZ LEFORT IBANEZ" w:date="2025-09-22T17:13:00Z" w16du:dateUtc="2025-09-22T20:13:00Z">
          <w:pPr/>
        </w:pPrChange>
      </w:pPr>
      <w:ins w:id="3801" w:author="JAVIERA PAZ LEFORT IBANEZ" w:date="2025-09-19T20:59:00Z">
        <w:r w:rsidRPr="00B355AB">
          <w:rPr>
            <w:rFonts w:ascii="Arial" w:hAnsi="Arial" w:cs="Arial"/>
          </w:rPr>
          <w:t xml:space="preserve">Prandtl y </w:t>
        </w:r>
        <w:proofErr w:type="spellStart"/>
        <w:r w:rsidRPr="00B355AB">
          <w:rPr>
            <w:rFonts w:ascii="Arial" w:hAnsi="Arial" w:cs="Arial"/>
          </w:rPr>
          <w:t>Nusselt</w:t>
        </w:r>
        <w:proofErr w:type="spellEnd"/>
        <w:r w:rsidRPr="00B355AB">
          <w:rPr>
            <w:rFonts w:ascii="Arial" w:hAnsi="Arial" w:cs="Arial"/>
          </w:rPr>
          <w:t xml:space="preserve"> (forma genérica):</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5"/>
        <w:gridCol w:w="643"/>
      </w:tblGrid>
      <w:tr w:rsidR="00384783" w14:paraId="4CFF7D43" w14:textId="77777777" w:rsidTr="00D26ADE">
        <w:tc>
          <w:tcPr>
            <w:tcW w:w="8195" w:type="dxa"/>
          </w:tcPr>
          <w:p w14:paraId="54DE8314" w14:textId="476046C2" w:rsidR="00384783" w:rsidRPr="00B355AB" w:rsidRDefault="00384783">
            <w:pPr>
              <w:spacing w:line="360" w:lineRule="auto"/>
              <w:jc w:val="center"/>
              <w:rPr>
                <w:ins w:id="3802" w:author="JAVIERA PAZ LEFORT IBANEZ" w:date="2025-09-19T21:03:00Z" w16du:dateUtc="2025-09-20T00:03:00Z"/>
                <w:rFonts w:ascii="Arial" w:eastAsiaTheme="minorEastAsia" w:hAnsi="Arial" w:cs="Arial"/>
              </w:rPr>
              <w:pPrChange w:id="3803" w:author="JAVIERA PAZ LEFORT IBANEZ" w:date="2025-09-22T17:13:00Z" w16du:dateUtc="2025-09-22T20:13:00Z">
                <w:pPr>
                  <w:jc w:val="center"/>
                </w:pPr>
              </w:pPrChange>
            </w:pPr>
            <m:oMathPara>
              <m:oMath>
                <m:r>
                  <w:ins w:id="3804" w:author="JAVIERA PAZ LEFORT IBANEZ" w:date="2025-09-19T21:00:00Z" w16du:dateUtc="2025-09-20T00:00:00Z">
                    <w:rPr>
                      <w:rFonts w:ascii="Cambria Math" w:eastAsiaTheme="minorEastAsia" w:hAnsi="Cambria Math" w:cs="Arial"/>
                    </w:rPr>
                    <m:t>Pr=</m:t>
                  </w:ins>
                </m:r>
                <m:f>
                  <m:fPr>
                    <m:ctrlPr>
                      <w:ins w:id="3805" w:author="JAVIERA PAZ LEFORT IBANEZ" w:date="2025-09-19T21:00:00Z" w16du:dateUtc="2025-09-20T00:00:00Z">
                        <w:rPr>
                          <w:rFonts w:ascii="Cambria Math" w:eastAsiaTheme="minorEastAsia" w:hAnsi="Cambria Math" w:cs="Arial"/>
                          <w:i/>
                        </w:rPr>
                      </w:ins>
                    </m:ctrlPr>
                  </m:fPr>
                  <m:num>
                    <m:sSub>
                      <m:sSubPr>
                        <m:ctrlPr>
                          <w:ins w:id="3806" w:author="JAVIERA PAZ LEFORT IBANEZ" w:date="2025-09-19T21:00:00Z" w16du:dateUtc="2025-09-20T00:00:00Z">
                            <w:rPr>
                              <w:rFonts w:ascii="Cambria Math" w:eastAsiaTheme="minorEastAsia" w:hAnsi="Cambria Math" w:cs="Arial"/>
                              <w:i/>
                            </w:rPr>
                          </w:ins>
                        </m:ctrlPr>
                      </m:sSubPr>
                      <m:e>
                        <m:r>
                          <w:ins w:id="3807" w:author="JAVIERA PAZ LEFORT IBANEZ" w:date="2025-09-19T21:00:00Z" w16du:dateUtc="2025-09-20T00:00:00Z">
                            <w:rPr>
                              <w:rFonts w:ascii="Cambria Math" w:eastAsiaTheme="minorEastAsia" w:hAnsi="Cambria Math" w:cs="Arial"/>
                            </w:rPr>
                            <m:t>c</m:t>
                          </w:ins>
                        </m:r>
                      </m:e>
                      <m:sub>
                        <m:r>
                          <w:ins w:id="3808" w:author="JAVIERA PAZ LEFORT IBANEZ" w:date="2025-09-19T21:00:00Z" w16du:dateUtc="2025-09-20T00:00:00Z">
                            <w:rPr>
                              <w:rFonts w:ascii="Cambria Math" w:eastAsiaTheme="minorEastAsia" w:hAnsi="Cambria Math" w:cs="Arial"/>
                            </w:rPr>
                            <m:t>p</m:t>
                          </w:ins>
                        </m:r>
                      </m:sub>
                    </m:sSub>
                    <m:r>
                      <w:ins w:id="3809" w:author="JAVIERA PAZ LEFORT IBANEZ" w:date="2025-09-19T21:00:00Z" w16du:dateUtc="2025-09-20T00:00:00Z">
                        <w:rPr>
                          <w:rFonts w:ascii="Cambria Math" w:eastAsiaTheme="minorEastAsia" w:hAnsi="Cambria Math" w:cs="Arial"/>
                        </w:rPr>
                        <m:t>μ</m:t>
                      </w:ins>
                    </m:r>
                  </m:num>
                  <m:den>
                    <m:r>
                      <w:ins w:id="3810" w:author="JAVIERA PAZ LEFORT IBANEZ" w:date="2025-09-19T21:00:00Z" w16du:dateUtc="2025-09-20T00:00:00Z">
                        <w:rPr>
                          <w:rFonts w:ascii="Cambria Math" w:eastAsiaTheme="minorEastAsia" w:hAnsi="Cambria Math" w:cs="Arial"/>
                        </w:rPr>
                        <m:t>k</m:t>
                      </w:ins>
                    </m:r>
                  </m:den>
                </m:f>
              </m:oMath>
            </m:oMathPara>
          </w:p>
          <w:p w14:paraId="3C2D9ECF" w14:textId="1268ADC1" w:rsidR="00384783" w:rsidRPr="00760A38" w:rsidRDefault="00384783">
            <w:pPr>
              <w:spacing w:line="360" w:lineRule="auto"/>
              <w:rPr>
                <w:rFonts w:ascii="Arial" w:hAnsi="Arial" w:cs="Arial"/>
              </w:rPr>
              <w:pPrChange w:id="3811" w:author="JAVIERA PAZ LEFORT IBANEZ" w:date="2025-09-22T17:13:00Z" w16du:dateUtc="2025-09-22T20:13:00Z">
                <w:pPr/>
              </w:pPrChange>
            </w:pPr>
          </w:p>
        </w:tc>
        <w:tc>
          <w:tcPr>
            <w:tcW w:w="643" w:type="dxa"/>
          </w:tcPr>
          <w:p w14:paraId="3D3247F6" w14:textId="6BB3F119" w:rsidR="00384783" w:rsidRDefault="00384783">
            <w:pPr>
              <w:spacing w:line="360" w:lineRule="auto"/>
              <w:jc w:val="right"/>
              <w:rPr>
                <w:rFonts w:ascii="Arial" w:eastAsiaTheme="minorEastAsia" w:hAnsi="Arial" w:cs="Arial"/>
              </w:rPr>
              <w:pPrChange w:id="3812" w:author="JAVIERA PAZ LEFORT IBANEZ" w:date="2025-09-22T17:13:00Z" w16du:dateUtc="2025-09-22T20:13:00Z">
                <w:pPr>
                  <w:jc w:val="right"/>
                </w:pPr>
              </w:pPrChange>
            </w:pPr>
            <w:r>
              <w:rPr>
                <w:rFonts w:ascii="Arial" w:eastAsiaTheme="minorEastAsia" w:hAnsi="Arial" w:cs="Arial"/>
              </w:rPr>
              <w:t>(19)</w:t>
            </w:r>
          </w:p>
        </w:tc>
      </w:tr>
    </w:tbl>
    <w:p w14:paraId="589DE381" w14:textId="77777777" w:rsidR="00384783" w:rsidRDefault="00384783">
      <w:pPr>
        <w:spacing w:line="360" w:lineRule="auto"/>
        <w:ind w:left="708"/>
        <w:rPr>
          <w:rFonts w:ascii="Arial" w:hAnsi="Arial" w:cs="Arial"/>
        </w:rPr>
        <w:pPrChange w:id="3813" w:author="JAVIERA PAZ LEFORT IBANEZ" w:date="2025-09-22T17:13:00Z" w16du:dateUtc="2025-09-22T20:13:00Z">
          <w:pPr/>
        </w:pPrChange>
      </w:pPr>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5"/>
        <w:gridCol w:w="643"/>
      </w:tblGrid>
      <w:tr w:rsidR="00384783" w14:paraId="15E8686F" w14:textId="77777777" w:rsidTr="00D26ADE">
        <w:tc>
          <w:tcPr>
            <w:tcW w:w="8195" w:type="dxa"/>
          </w:tcPr>
          <w:p w14:paraId="5B07C982" w14:textId="77777777" w:rsidR="00384783" w:rsidRPr="00B355AB" w:rsidRDefault="00384783">
            <w:pPr>
              <w:spacing w:line="360" w:lineRule="auto"/>
              <w:rPr>
                <w:ins w:id="3814" w:author="JAVIERA PAZ LEFORT IBANEZ" w:date="2025-09-19T22:32:00Z" w16du:dateUtc="2025-09-20T01:32:00Z"/>
                <w:rFonts w:ascii="Arial" w:eastAsiaTheme="minorEastAsia" w:hAnsi="Arial" w:cs="Arial"/>
              </w:rPr>
              <w:pPrChange w:id="3815" w:author="JAVIERA PAZ LEFORT IBANEZ" w:date="2025-09-22T17:13:00Z" w16du:dateUtc="2025-09-22T20:13:00Z">
                <w:pPr/>
              </w:pPrChange>
            </w:pPr>
            <m:oMathPara>
              <m:oMath>
                <m:r>
                  <w:ins w:id="3816" w:author="JAVIERA PAZ LEFORT IBANEZ" w:date="2025-09-19T21:03:00Z" w16du:dateUtc="2025-09-20T00:03:00Z">
                    <w:rPr>
                      <w:rFonts w:ascii="Cambria Math" w:eastAsiaTheme="minorEastAsia" w:hAnsi="Cambria Math" w:cs="Arial"/>
                    </w:rPr>
                    <m:t>Nu=</m:t>
                  </w:ins>
                </m:r>
                <m:sSub>
                  <m:sSubPr>
                    <m:ctrlPr>
                      <w:ins w:id="3817" w:author="JAVIERA PAZ LEFORT IBANEZ" w:date="2025-09-19T21:03:00Z" w16du:dateUtc="2025-09-20T00:03:00Z">
                        <w:rPr>
                          <w:rFonts w:ascii="Cambria Math" w:eastAsiaTheme="minorEastAsia" w:hAnsi="Cambria Math" w:cs="Arial"/>
                          <w:i/>
                        </w:rPr>
                      </w:ins>
                    </m:ctrlPr>
                  </m:sSubPr>
                  <m:e>
                    <m:r>
                      <w:rPr>
                        <w:rFonts w:ascii="Cambria Math" w:eastAsiaTheme="minorEastAsia" w:hAnsi="Cambria Math" w:cs="Arial"/>
                      </w:rPr>
                      <m:t>α</m:t>
                    </m:r>
                  </m:e>
                  <m:sub>
                    <m:r>
                      <w:ins w:id="3818" w:author="JAVIERA PAZ LEFORT IBANEZ" w:date="2025-09-19T21:03:00Z" w16du:dateUtc="2025-09-20T00:03:00Z">
                        <w:rPr>
                          <w:rFonts w:ascii="Cambria Math" w:eastAsiaTheme="minorEastAsia" w:hAnsi="Cambria Math" w:cs="Arial"/>
                        </w:rPr>
                        <m:t>h</m:t>
                      </w:ins>
                    </m:r>
                  </m:sub>
                </m:sSub>
                <m:sSup>
                  <m:sSupPr>
                    <m:ctrlPr>
                      <w:ins w:id="3819" w:author="JAVIERA PAZ LEFORT IBANEZ" w:date="2025-09-19T21:03:00Z" w16du:dateUtc="2025-09-20T00:03:00Z">
                        <w:rPr>
                          <w:rFonts w:ascii="Cambria Math" w:eastAsiaTheme="minorEastAsia" w:hAnsi="Cambria Math" w:cs="Arial"/>
                          <w:i/>
                        </w:rPr>
                      </w:ins>
                    </m:ctrlPr>
                  </m:sSupPr>
                  <m:e>
                    <m:r>
                      <w:ins w:id="3820" w:author="JAVIERA PAZ LEFORT IBANEZ" w:date="2025-09-19T21:03:00Z" w16du:dateUtc="2025-09-20T00:03:00Z">
                        <w:rPr>
                          <w:rFonts w:ascii="Cambria Math" w:eastAsiaTheme="minorEastAsia" w:hAnsi="Cambria Math" w:cs="Arial"/>
                        </w:rPr>
                        <m:t>Re</m:t>
                      </w:ins>
                    </m:r>
                  </m:e>
                  <m:sup>
                    <m:r>
                      <w:rPr>
                        <w:rFonts w:ascii="Cambria Math" w:eastAsiaTheme="minorEastAsia" w:hAnsi="Cambria Math" w:cs="Arial"/>
                      </w:rPr>
                      <m:t>β</m:t>
                    </m:r>
                  </m:sup>
                </m:sSup>
                <m:sSup>
                  <m:sSupPr>
                    <m:ctrlPr>
                      <w:ins w:id="3821" w:author="JAVIERA PAZ LEFORT IBANEZ" w:date="2025-09-19T21:03:00Z" w16du:dateUtc="2025-09-20T00:03:00Z">
                        <w:rPr>
                          <w:rFonts w:ascii="Cambria Math" w:eastAsiaTheme="minorEastAsia" w:hAnsi="Cambria Math" w:cs="Arial"/>
                          <w:i/>
                        </w:rPr>
                      </w:ins>
                    </m:ctrlPr>
                  </m:sSupPr>
                  <m:e>
                    <m:r>
                      <w:ins w:id="3822" w:author="JAVIERA PAZ LEFORT IBANEZ" w:date="2025-09-19T21:04:00Z" w16du:dateUtc="2025-09-20T00:04:00Z">
                        <w:rPr>
                          <w:rFonts w:ascii="Cambria Math" w:eastAsiaTheme="minorEastAsia" w:hAnsi="Cambria Math" w:cs="Arial"/>
                        </w:rPr>
                        <m:t>Pr</m:t>
                      </w:ins>
                    </m:r>
                  </m:e>
                  <m:sup>
                    <m:r>
                      <w:ins w:id="3823" w:author="JAVIERA PAZ LEFORT IBANEZ" w:date="2025-09-19T21:04:00Z" w16du:dateUtc="2025-09-20T00:04:00Z">
                        <w:rPr>
                          <w:rFonts w:ascii="Cambria Math" w:eastAsiaTheme="minorEastAsia" w:hAnsi="Cambria Math" w:cs="Arial"/>
                        </w:rPr>
                        <m:t>n</m:t>
                      </w:ins>
                    </m:r>
                  </m:sup>
                </m:sSup>
              </m:oMath>
            </m:oMathPara>
          </w:p>
          <w:p w14:paraId="68E68140" w14:textId="0866639A" w:rsidR="00384783" w:rsidRPr="00760A38" w:rsidRDefault="00384783">
            <w:pPr>
              <w:spacing w:line="360" w:lineRule="auto"/>
              <w:rPr>
                <w:rFonts w:ascii="Arial" w:hAnsi="Arial" w:cs="Arial"/>
              </w:rPr>
              <w:pPrChange w:id="3824" w:author="JAVIERA PAZ LEFORT IBANEZ" w:date="2025-09-22T17:13:00Z" w16du:dateUtc="2025-09-22T20:13:00Z">
                <w:pPr/>
              </w:pPrChange>
            </w:pPr>
          </w:p>
        </w:tc>
        <w:tc>
          <w:tcPr>
            <w:tcW w:w="643" w:type="dxa"/>
          </w:tcPr>
          <w:p w14:paraId="6DF9741D" w14:textId="4FDE1E72" w:rsidR="00384783" w:rsidRDefault="00384783">
            <w:pPr>
              <w:spacing w:line="360" w:lineRule="auto"/>
              <w:jc w:val="right"/>
              <w:rPr>
                <w:rFonts w:ascii="Arial" w:eastAsiaTheme="minorEastAsia" w:hAnsi="Arial" w:cs="Arial"/>
              </w:rPr>
              <w:pPrChange w:id="3825" w:author="JAVIERA PAZ LEFORT IBANEZ" w:date="2025-09-22T17:13:00Z" w16du:dateUtc="2025-09-22T20:13:00Z">
                <w:pPr>
                  <w:jc w:val="right"/>
                </w:pPr>
              </w:pPrChange>
            </w:pPr>
            <w:r>
              <w:rPr>
                <w:rFonts w:ascii="Arial" w:eastAsiaTheme="minorEastAsia" w:hAnsi="Arial" w:cs="Arial"/>
              </w:rPr>
              <w:t>(20)</w:t>
            </w:r>
          </w:p>
        </w:tc>
      </w:tr>
    </w:tbl>
    <w:p w14:paraId="2DF69CB4" w14:textId="77777777" w:rsidR="00384783" w:rsidRDefault="00384783">
      <w:pPr>
        <w:spacing w:line="360" w:lineRule="auto"/>
        <w:ind w:left="708"/>
        <w:rPr>
          <w:rFonts w:ascii="Arial" w:hAnsi="Arial" w:cs="Arial"/>
        </w:rPr>
        <w:pPrChange w:id="3826" w:author="JAVIERA PAZ LEFORT IBANEZ" w:date="2025-09-22T17:13:00Z" w16du:dateUtc="2025-09-22T20:13:00Z">
          <w:pPr/>
        </w:pPrChange>
      </w:pPr>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827" w:author="JAVIERA PAZ LEFORT IBANEZ" w:date="2025-09-22T03:24:00Z" w16du:dateUtc="2025-09-22T06:24:00Z">
          <w:tblPr>
            <w:tblStyle w:val="Tablaconcuadrcula"/>
            <w:tblW w:w="0" w:type="auto"/>
            <w:tblLook w:val="04A0" w:firstRow="1" w:lastRow="0" w:firstColumn="1" w:lastColumn="0" w:noHBand="0" w:noVBand="1"/>
          </w:tblPr>
        </w:tblPrChange>
      </w:tblPr>
      <w:tblGrid>
        <w:gridCol w:w="8195"/>
        <w:gridCol w:w="643"/>
        <w:tblGridChange w:id="3828">
          <w:tblGrid>
            <w:gridCol w:w="20"/>
            <w:gridCol w:w="8175"/>
            <w:gridCol w:w="10"/>
            <w:gridCol w:w="633"/>
            <w:gridCol w:w="10"/>
          </w:tblGrid>
        </w:tblGridChange>
      </w:tblGrid>
      <w:tr w:rsidR="00384783" w14:paraId="02676856" w14:textId="77777777" w:rsidTr="00D26ADE">
        <w:trPr>
          <w:trPrChange w:id="3829" w:author="JAVIERA PAZ LEFORT IBANEZ" w:date="2025-09-22T03:24:00Z" w16du:dateUtc="2025-09-22T06:24:00Z">
            <w:trPr>
              <w:gridBefore w:val="1"/>
            </w:trPr>
          </w:trPrChange>
        </w:trPr>
        <w:tc>
          <w:tcPr>
            <w:tcW w:w="8195" w:type="dxa"/>
            <w:tcPrChange w:id="3830" w:author="JAVIERA PAZ LEFORT IBANEZ" w:date="2025-09-22T03:24:00Z" w16du:dateUtc="2025-09-22T06:24:00Z">
              <w:tcPr>
                <w:tcW w:w="8217" w:type="dxa"/>
                <w:gridSpan w:val="2"/>
              </w:tcPr>
            </w:tcPrChange>
          </w:tcPr>
          <w:p w14:paraId="07C0BB7C" w14:textId="77777777" w:rsidR="00384783" w:rsidRPr="00B355AB" w:rsidRDefault="00384783">
            <w:pPr>
              <w:spacing w:line="360" w:lineRule="auto"/>
              <w:rPr>
                <w:ins w:id="3831" w:author="JAVIERA PAZ LEFORT IBANEZ" w:date="2025-09-19T22:33:00Z" w16du:dateUtc="2025-09-20T01:33:00Z"/>
                <w:rFonts w:ascii="Arial" w:eastAsiaTheme="minorEastAsia" w:hAnsi="Arial" w:cs="Arial"/>
              </w:rPr>
              <w:pPrChange w:id="3832" w:author="JAVIERA PAZ LEFORT IBANEZ" w:date="2025-09-22T17:13:00Z" w16du:dateUtc="2025-09-22T20:13:00Z">
                <w:pPr/>
              </w:pPrChange>
            </w:pPr>
            <m:oMathPara>
              <m:oMath>
                <m:r>
                  <w:ins w:id="3833" w:author="JAVIERA PAZ LEFORT IBANEZ" w:date="2025-09-19T22:32:00Z" w16du:dateUtc="2025-09-20T01:32:00Z">
                    <w:rPr>
                      <w:rFonts w:ascii="Cambria Math" w:eastAsiaTheme="minorEastAsia" w:hAnsi="Cambria Math" w:cs="Arial"/>
                    </w:rPr>
                    <m:t>h=</m:t>
                  </w:ins>
                </m:r>
                <m:f>
                  <m:fPr>
                    <m:ctrlPr>
                      <w:ins w:id="3834" w:author="JAVIERA PAZ LEFORT IBANEZ" w:date="2025-09-19T22:32:00Z" w16du:dateUtc="2025-09-20T01:32:00Z">
                        <w:rPr>
                          <w:rFonts w:ascii="Cambria Math" w:eastAsiaTheme="minorEastAsia" w:hAnsi="Cambria Math" w:cs="Arial"/>
                          <w:i/>
                        </w:rPr>
                      </w:ins>
                    </m:ctrlPr>
                  </m:fPr>
                  <m:num>
                    <m:r>
                      <w:ins w:id="3835" w:author="JAVIERA PAZ LEFORT IBANEZ" w:date="2025-09-19T22:32:00Z" w16du:dateUtc="2025-09-20T01:32:00Z">
                        <w:rPr>
                          <w:rFonts w:ascii="Cambria Math" w:eastAsiaTheme="minorEastAsia" w:hAnsi="Cambria Math" w:cs="Arial"/>
                        </w:rPr>
                        <m:t>Nu k</m:t>
                      </w:ins>
                    </m:r>
                  </m:num>
                  <m:den>
                    <m:sSub>
                      <m:sSubPr>
                        <m:ctrlPr>
                          <w:ins w:id="3836" w:author="JAVIERA PAZ LEFORT IBANEZ" w:date="2025-09-19T22:32:00Z" w16du:dateUtc="2025-09-20T01:32:00Z">
                            <w:rPr>
                              <w:rFonts w:ascii="Cambria Math" w:eastAsiaTheme="minorEastAsia" w:hAnsi="Cambria Math" w:cs="Arial"/>
                              <w:i/>
                            </w:rPr>
                          </w:ins>
                        </m:ctrlPr>
                      </m:sSubPr>
                      <m:e>
                        <m:r>
                          <w:ins w:id="3837" w:author="JAVIERA PAZ LEFORT IBANEZ" w:date="2025-09-19T22:32:00Z" w16du:dateUtc="2025-09-20T01:32:00Z">
                            <w:rPr>
                              <w:rFonts w:ascii="Cambria Math" w:eastAsiaTheme="minorEastAsia" w:hAnsi="Cambria Math" w:cs="Arial"/>
                            </w:rPr>
                            <m:t>d</m:t>
                          </w:ins>
                        </m:r>
                      </m:e>
                      <m:sub>
                        <m:r>
                          <w:ins w:id="3838" w:author="JAVIERA PAZ LEFORT IBANEZ" w:date="2025-09-19T22:32:00Z" w16du:dateUtc="2025-09-20T01:32:00Z">
                            <w:rPr>
                              <w:rFonts w:ascii="Cambria Math" w:eastAsiaTheme="minorEastAsia" w:hAnsi="Cambria Math" w:cs="Arial"/>
                            </w:rPr>
                            <m:t>h</m:t>
                          </w:ins>
                        </m:r>
                      </m:sub>
                    </m:sSub>
                  </m:den>
                </m:f>
              </m:oMath>
            </m:oMathPara>
          </w:p>
          <w:p w14:paraId="13296C58" w14:textId="153AB1B9" w:rsidR="00384783" w:rsidRPr="00760A38" w:rsidRDefault="00384783">
            <w:pPr>
              <w:spacing w:line="360" w:lineRule="auto"/>
              <w:rPr>
                <w:rFonts w:ascii="Arial" w:hAnsi="Arial" w:cs="Arial"/>
              </w:rPr>
              <w:pPrChange w:id="3839" w:author="JAVIERA PAZ LEFORT IBANEZ" w:date="2025-09-22T17:13:00Z" w16du:dateUtc="2025-09-22T20:13:00Z">
                <w:pPr/>
              </w:pPrChange>
            </w:pPr>
          </w:p>
        </w:tc>
        <w:tc>
          <w:tcPr>
            <w:tcW w:w="643" w:type="dxa"/>
            <w:tcPrChange w:id="3840" w:author="JAVIERA PAZ LEFORT IBANEZ" w:date="2025-09-22T03:24:00Z" w16du:dateUtc="2025-09-22T06:24:00Z">
              <w:tcPr>
                <w:tcW w:w="611" w:type="dxa"/>
                <w:gridSpan w:val="2"/>
              </w:tcPr>
            </w:tcPrChange>
          </w:tcPr>
          <w:p w14:paraId="372E3300" w14:textId="052DC161" w:rsidR="00384783" w:rsidRDefault="00384783">
            <w:pPr>
              <w:spacing w:line="360" w:lineRule="auto"/>
              <w:jc w:val="right"/>
              <w:rPr>
                <w:rFonts w:ascii="Arial" w:eastAsiaTheme="minorEastAsia" w:hAnsi="Arial" w:cs="Arial"/>
              </w:rPr>
              <w:pPrChange w:id="3841" w:author="JAVIERA PAZ LEFORT IBANEZ" w:date="2025-09-22T17:13:00Z" w16du:dateUtc="2025-09-22T20:13:00Z">
                <w:pPr>
                  <w:jc w:val="right"/>
                </w:pPr>
              </w:pPrChange>
            </w:pPr>
            <w:r>
              <w:rPr>
                <w:rFonts w:ascii="Arial" w:eastAsiaTheme="minorEastAsia" w:hAnsi="Arial" w:cs="Arial"/>
              </w:rPr>
              <w:t>(21)</w:t>
            </w:r>
          </w:p>
        </w:tc>
      </w:tr>
    </w:tbl>
    <w:p w14:paraId="32EEEDE6" w14:textId="77777777" w:rsidR="00384783" w:rsidRPr="00B355AB" w:rsidRDefault="00384783">
      <w:pPr>
        <w:spacing w:line="360" w:lineRule="auto"/>
        <w:ind w:left="708"/>
        <w:rPr>
          <w:ins w:id="3842" w:author="JAVIERA PAZ LEFORT IBANEZ" w:date="2025-09-19T20:59:00Z" w16du:dateUtc="2025-09-19T23:59:00Z"/>
          <w:rFonts w:ascii="Arial" w:hAnsi="Arial" w:cs="Arial"/>
        </w:rPr>
        <w:pPrChange w:id="3843" w:author="JAVIERA PAZ LEFORT IBANEZ" w:date="2025-09-22T17:13:00Z" w16du:dateUtc="2025-09-22T20:13:00Z">
          <w:pPr/>
        </w:pPrChange>
      </w:pPr>
    </w:p>
    <w:p w14:paraId="6FC88BFE" w14:textId="34C61CAB" w:rsidR="005E7203" w:rsidRPr="00B355AB" w:rsidRDefault="005E7203">
      <w:pPr>
        <w:spacing w:line="360" w:lineRule="auto"/>
        <w:ind w:left="708"/>
        <w:jc w:val="both"/>
        <w:rPr>
          <w:ins w:id="3844" w:author="JAVIERA PAZ LEFORT IBANEZ" w:date="2025-09-19T22:33:00Z"/>
          <w:rFonts w:ascii="Arial" w:hAnsi="Arial" w:cs="Arial"/>
        </w:rPr>
        <w:pPrChange w:id="3845" w:author="JAVIERA PAZ LEFORT IBANEZ" w:date="2025-09-22T17:13:00Z" w16du:dateUtc="2025-09-22T20:13:00Z">
          <w:pPr/>
        </w:pPrChange>
      </w:pPr>
      <w:ins w:id="3846" w:author="JAVIERA PAZ LEFORT IBANEZ" w:date="2025-09-19T22:33:00Z">
        <w:r w:rsidRPr="00B355AB">
          <w:rPr>
            <w:rFonts w:ascii="Arial" w:hAnsi="Arial" w:cs="Arial"/>
          </w:rPr>
          <w:t xml:space="preserve">(Las constantes </w:t>
        </w:r>
      </w:ins>
      <m:oMath>
        <m:sSub>
          <m:sSubPr>
            <m:ctrlPr>
              <w:rPr>
                <w:rFonts w:ascii="Cambria Math" w:hAnsi="Cambria Math" w:cs="Arial"/>
                <w:i/>
              </w:rPr>
            </m:ctrlPr>
          </m:sSubPr>
          <m:e>
            <m:r>
              <w:rPr>
                <w:rFonts w:ascii="Cambria Math" w:hAnsi="Cambria Math" w:cs="Arial"/>
              </w:rPr>
              <m:t>α</m:t>
            </m:r>
          </m:e>
          <m:sub>
            <m:r>
              <w:rPr>
                <w:rFonts w:ascii="Cambria Math" w:hAnsi="Cambria Math" w:cs="Arial"/>
              </w:rPr>
              <m:t>s</m:t>
            </m:r>
          </m:sub>
        </m:sSub>
      </m:oMath>
      <w:ins w:id="3847" w:author="JAVIERA PAZ LEFORT IBANEZ" w:date="2025-09-19T22:35:00Z" w16du:dateUtc="2025-09-20T01:35:00Z">
        <w:r w:rsidR="003B78B8" w:rsidRPr="00B355AB">
          <w:rPr>
            <w:rFonts w:ascii="Arial" w:hAnsi="Arial" w:cs="Arial"/>
            <w:vertAlign w:val="subscript"/>
          </w:rPr>
          <w:t>h</w:t>
        </w:r>
      </w:ins>
      <w:r w:rsidR="00DF520F">
        <w:rPr>
          <w:rFonts w:ascii="Arial" w:hAnsi="Arial" w:cs="Arial"/>
          <w:vertAlign w:val="subscript"/>
        </w:rPr>
        <w:t xml:space="preserve"> </w:t>
      </w:r>
      <w:r w:rsidR="00DF520F">
        <w:rPr>
          <w:rFonts w:ascii="Arial" w:hAnsi="Arial" w:cs="Arial"/>
        </w:rPr>
        <w:t>y</w:t>
      </w:r>
      <w:ins w:id="3848" w:author="JAVIERA PAZ LEFORT IBANEZ" w:date="2025-09-19T22:35:00Z" w16du:dateUtc="2025-09-20T01:35:00Z">
        <w:r w:rsidR="003B78B8" w:rsidRPr="00B355AB">
          <w:rPr>
            <w:rFonts w:ascii="Arial" w:hAnsi="Arial" w:cs="Arial"/>
          </w:rPr>
          <w:t xml:space="preserve"> </w:t>
        </w:r>
      </w:ins>
      <m:oMath>
        <m:r>
          <w:rPr>
            <w:rFonts w:ascii="Cambria Math" w:hAnsi="Cambria Math" w:cs="Arial"/>
          </w:rPr>
          <m:t>β</m:t>
        </m:r>
      </m:oMath>
      <w:r w:rsidR="00DF520F">
        <w:rPr>
          <w:rFonts w:ascii="Arial" w:eastAsiaTheme="minorEastAsia" w:hAnsi="Arial" w:cs="Arial"/>
        </w:rPr>
        <w:t xml:space="preserve"> </w:t>
      </w:r>
      <w:r w:rsidR="001405C9">
        <w:rPr>
          <w:rFonts w:ascii="Arial" w:eastAsiaTheme="minorEastAsia" w:hAnsi="Arial" w:cs="Arial"/>
        </w:rPr>
        <w:t xml:space="preserve">se determinaron según Alves &amp; </w:t>
      </w:r>
      <w:proofErr w:type="spellStart"/>
      <w:r w:rsidR="001405C9">
        <w:rPr>
          <w:rFonts w:ascii="Arial" w:eastAsiaTheme="minorEastAsia" w:hAnsi="Arial" w:cs="Arial"/>
        </w:rPr>
        <w:t>Coelhoso</w:t>
      </w:r>
      <w:proofErr w:type="spellEnd"/>
      <w:r w:rsidR="001405C9">
        <w:rPr>
          <w:rFonts w:ascii="Arial" w:eastAsiaTheme="minorEastAsia" w:hAnsi="Arial" w:cs="Arial"/>
        </w:rPr>
        <w:t xml:space="preserve"> (2007)</w:t>
      </w:r>
      <w:ins w:id="3849" w:author="JAVIERA PAZ LEFORT IBANEZ" w:date="2025-09-19T22:33:00Z">
        <w:r w:rsidRPr="00B355AB">
          <w:rPr>
            <w:rFonts w:ascii="Arial" w:hAnsi="Arial" w:cs="Arial"/>
          </w:rPr>
          <w:t>)</w:t>
        </w:r>
      </w:ins>
    </w:p>
    <w:p w14:paraId="71C8AC6B" w14:textId="53B03DD7" w:rsidR="005E7203" w:rsidRPr="00CC6F18" w:rsidRDefault="005E7203">
      <w:pPr>
        <w:spacing w:line="360" w:lineRule="auto"/>
        <w:ind w:left="708"/>
        <w:rPr>
          <w:ins w:id="3850" w:author="JAVIERA PAZ LEFORT IBANEZ" w:date="2025-09-22T03:16:00Z" w16du:dateUtc="2025-09-22T06:16:00Z"/>
          <w:rFonts w:ascii="Arial" w:eastAsiaTheme="minorEastAsia" w:hAnsi="Arial" w:cs="Arial"/>
        </w:rPr>
        <w:pPrChange w:id="3851" w:author="JAVIERA PAZ LEFORT IBANEZ" w:date="2025-09-22T17:13:00Z" w16du:dateUtc="2025-09-22T20:13:00Z">
          <w:pPr/>
        </w:pPrChange>
      </w:pPr>
      <w:ins w:id="3852" w:author="JAVIERA PAZ LEFORT IBANEZ" w:date="2025-09-19T22:33:00Z">
        <w:r w:rsidRPr="00B355AB">
          <w:rPr>
            <w:rFonts w:ascii="Arial" w:eastAsiaTheme="minorEastAsia" w:hAnsi="Arial" w:cs="Arial"/>
            <w:rPrChange w:id="3853" w:author="JAVIERA PAZ LEFORT IBANEZ" w:date="2025-09-19T22:35:00Z" w16du:dateUtc="2025-09-20T01:35:00Z">
              <w:rPr>
                <w:rFonts w:eastAsiaTheme="minorEastAsia"/>
                <w:b/>
                <w:bCs/>
              </w:rPr>
            </w:rPrChange>
          </w:rPr>
          <w:t>Conductividad efectiva de la pared (mezcla simple sólido–gas):</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854" w:author="JAVIERA PAZ LEFORT IBANEZ" w:date="2025-09-22T03:24:00Z" w16du:dateUtc="2025-09-22T06:24:00Z">
          <w:tblPr>
            <w:tblStyle w:val="Tablaconcuadrcula"/>
            <w:tblW w:w="0" w:type="auto"/>
            <w:tblLook w:val="04A0" w:firstRow="1" w:lastRow="0" w:firstColumn="1" w:lastColumn="0" w:noHBand="0" w:noVBand="1"/>
          </w:tblPr>
        </w:tblPrChange>
      </w:tblPr>
      <w:tblGrid>
        <w:gridCol w:w="8195"/>
        <w:gridCol w:w="643"/>
        <w:tblGridChange w:id="3855">
          <w:tblGrid>
            <w:gridCol w:w="20"/>
            <w:gridCol w:w="8175"/>
            <w:gridCol w:w="10"/>
            <w:gridCol w:w="633"/>
            <w:gridCol w:w="10"/>
          </w:tblGrid>
        </w:tblGridChange>
      </w:tblGrid>
      <w:tr w:rsidR="00CC6F18" w14:paraId="53BED100" w14:textId="77777777" w:rsidTr="00D26ADE">
        <w:trPr>
          <w:ins w:id="3856" w:author="JAVIERA PAZ LEFORT IBANEZ" w:date="2025-09-22T03:16:00Z"/>
          <w:trPrChange w:id="3857" w:author="JAVIERA PAZ LEFORT IBANEZ" w:date="2025-09-22T03:24:00Z" w16du:dateUtc="2025-09-22T06:24:00Z">
            <w:trPr>
              <w:gridBefore w:val="1"/>
            </w:trPr>
          </w:trPrChange>
        </w:trPr>
        <w:tc>
          <w:tcPr>
            <w:tcW w:w="8195" w:type="dxa"/>
            <w:tcPrChange w:id="3858" w:author="JAVIERA PAZ LEFORT IBANEZ" w:date="2025-09-22T03:24:00Z" w16du:dateUtc="2025-09-22T06:24:00Z">
              <w:tcPr>
                <w:tcW w:w="8217" w:type="dxa"/>
                <w:gridSpan w:val="2"/>
              </w:tcPr>
            </w:tcPrChange>
          </w:tcPr>
          <w:p w14:paraId="3571A2BE" w14:textId="3B6F8B11" w:rsidR="00CC6F18" w:rsidRPr="00760A38" w:rsidRDefault="00000000">
            <w:pPr>
              <w:spacing w:line="360" w:lineRule="auto"/>
              <w:rPr>
                <w:ins w:id="3859" w:author="JAVIERA PAZ LEFORT IBANEZ" w:date="2025-09-22T03:16:00Z" w16du:dateUtc="2025-09-22T06:16:00Z"/>
                <w:rFonts w:ascii="Arial" w:hAnsi="Arial" w:cs="Arial"/>
              </w:rPr>
              <w:pPrChange w:id="3860" w:author="JAVIERA PAZ LEFORT IBANEZ" w:date="2025-09-22T17:13:00Z" w16du:dateUtc="2025-09-22T20:13:00Z">
                <w:pPr/>
              </w:pPrChange>
            </w:pPr>
            <m:oMathPara>
              <m:oMath>
                <m:sSub>
                  <m:sSubPr>
                    <m:ctrlPr>
                      <w:ins w:id="3861" w:author="JAVIERA PAZ LEFORT IBANEZ" w:date="2025-09-22T03:18:00Z" w16du:dateUtc="2025-09-22T06:18:00Z">
                        <w:rPr>
                          <w:rFonts w:ascii="Cambria Math" w:eastAsiaTheme="minorEastAsia" w:hAnsi="Cambria Math" w:cs="Arial"/>
                          <w:i/>
                        </w:rPr>
                      </w:ins>
                    </m:ctrlPr>
                  </m:sSubPr>
                  <m:e>
                    <m:r>
                      <w:ins w:id="3862" w:author="JAVIERA PAZ LEFORT IBANEZ" w:date="2025-09-22T03:18:00Z" w16du:dateUtc="2025-09-22T06:18:00Z">
                        <w:rPr>
                          <w:rFonts w:ascii="Cambria Math" w:eastAsiaTheme="minorEastAsia" w:hAnsi="Cambria Math" w:cs="Arial"/>
                        </w:rPr>
                        <m:t>k</m:t>
                      </w:ins>
                    </m:r>
                  </m:e>
                  <m:sub>
                    <m:r>
                      <w:ins w:id="3863" w:author="JAVIERA PAZ LEFORT IBANEZ" w:date="2025-09-22T03:18:00Z" w16du:dateUtc="2025-09-22T06:18:00Z">
                        <w:rPr>
                          <w:rFonts w:ascii="Cambria Math" w:eastAsiaTheme="minorEastAsia" w:hAnsi="Cambria Math" w:cs="Arial"/>
                        </w:rPr>
                        <m:t>eff</m:t>
                      </w:ins>
                    </m:r>
                  </m:sub>
                </m:sSub>
                <m:r>
                  <w:ins w:id="3864" w:author="JAVIERA PAZ LEFORT IBANEZ" w:date="2025-09-22T03:18:00Z" w16du:dateUtc="2025-09-22T06:18:00Z">
                    <w:rPr>
                      <w:rFonts w:ascii="Cambria Math" w:eastAsiaTheme="minorEastAsia" w:hAnsi="Cambria Math" w:cs="Arial"/>
                    </w:rPr>
                    <m:t>≈</m:t>
                  </w:ins>
                </m:r>
                <m:f>
                  <m:fPr>
                    <m:ctrlPr>
                      <w:ins w:id="3865" w:author="JAVIERA PAZ LEFORT IBANEZ" w:date="2025-09-22T03:18:00Z" w16du:dateUtc="2025-09-22T06:18:00Z">
                        <w:rPr>
                          <w:rFonts w:ascii="Cambria Math" w:eastAsiaTheme="minorEastAsia" w:hAnsi="Cambria Math" w:cs="Arial"/>
                          <w:i/>
                        </w:rPr>
                      </w:ins>
                    </m:ctrlPr>
                  </m:fPr>
                  <m:num>
                    <m:r>
                      <w:ins w:id="3866" w:author="JAVIERA PAZ LEFORT IBANEZ" w:date="2025-09-22T03:18:00Z" w16du:dateUtc="2025-09-22T06:18:00Z">
                        <w:rPr>
                          <w:rFonts w:ascii="Cambria Math" w:eastAsiaTheme="minorEastAsia" w:hAnsi="Cambria Math" w:cs="Arial"/>
                        </w:rPr>
                        <m:t>ε</m:t>
                      </w:ins>
                    </m:r>
                  </m:num>
                  <m:den>
                    <m:r>
                      <w:ins w:id="3867" w:author="JAVIERA PAZ LEFORT IBANEZ" w:date="2025-09-22T03:18:00Z" w16du:dateUtc="2025-09-22T06:18:00Z">
                        <w:rPr>
                          <w:rFonts w:ascii="Cambria Math" w:eastAsiaTheme="minorEastAsia" w:hAnsi="Cambria Math" w:cs="Arial"/>
                        </w:rPr>
                        <m:t>τ</m:t>
                      </w:ins>
                    </m:r>
                  </m:den>
                </m:f>
                <m:sSub>
                  <m:sSubPr>
                    <m:ctrlPr>
                      <w:ins w:id="3868" w:author="JAVIERA PAZ LEFORT IBANEZ" w:date="2025-09-22T03:18:00Z" w16du:dateUtc="2025-09-22T06:18:00Z">
                        <w:rPr>
                          <w:rFonts w:ascii="Cambria Math" w:eastAsiaTheme="minorEastAsia" w:hAnsi="Cambria Math" w:cs="Arial"/>
                          <w:i/>
                        </w:rPr>
                      </w:ins>
                    </m:ctrlPr>
                  </m:sSubPr>
                  <m:e>
                    <m:r>
                      <w:ins w:id="3869" w:author="JAVIERA PAZ LEFORT IBANEZ" w:date="2025-09-22T03:18:00Z" w16du:dateUtc="2025-09-22T06:18:00Z">
                        <w:rPr>
                          <w:rFonts w:ascii="Cambria Math" w:eastAsiaTheme="minorEastAsia" w:hAnsi="Cambria Math" w:cs="Arial"/>
                        </w:rPr>
                        <m:t>k</m:t>
                      </w:ins>
                    </m:r>
                  </m:e>
                  <m:sub>
                    <m:r>
                      <w:ins w:id="3870" w:author="JAVIERA PAZ LEFORT IBANEZ" w:date="2025-09-22T03:18:00Z" w16du:dateUtc="2025-09-22T06:18:00Z">
                        <w:rPr>
                          <w:rFonts w:ascii="Cambria Math" w:eastAsiaTheme="minorEastAsia" w:hAnsi="Cambria Math" w:cs="Arial"/>
                        </w:rPr>
                        <m:t>gas</m:t>
                      </w:ins>
                    </m:r>
                  </m:sub>
                </m:sSub>
                <m:r>
                  <w:ins w:id="3871" w:author="JAVIERA PAZ LEFORT IBANEZ" w:date="2025-09-22T03:18:00Z" w16du:dateUtc="2025-09-22T06:18:00Z">
                    <w:rPr>
                      <w:rFonts w:ascii="Cambria Math" w:eastAsiaTheme="minorEastAsia" w:hAnsi="Cambria Math" w:cs="Arial"/>
                    </w:rPr>
                    <m:t>+(1-ε)</m:t>
                  </w:ins>
                </m:r>
                <m:sSub>
                  <m:sSubPr>
                    <m:ctrlPr>
                      <w:ins w:id="3872" w:author="JAVIERA PAZ LEFORT IBANEZ" w:date="2025-09-22T03:18:00Z" w16du:dateUtc="2025-09-22T06:18:00Z">
                        <w:rPr>
                          <w:rFonts w:ascii="Cambria Math" w:eastAsiaTheme="minorEastAsia" w:hAnsi="Cambria Math" w:cs="Arial"/>
                          <w:i/>
                        </w:rPr>
                      </w:ins>
                    </m:ctrlPr>
                  </m:sSubPr>
                  <m:e>
                    <m:r>
                      <w:ins w:id="3873" w:author="JAVIERA PAZ LEFORT IBANEZ" w:date="2025-09-22T03:18:00Z" w16du:dateUtc="2025-09-22T06:18:00Z">
                        <w:rPr>
                          <w:rFonts w:ascii="Cambria Math" w:eastAsiaTheme="minorEastAsia" w:hAnsi="Cambria Math" w:cs="Arial"/>
                        </w:rPr>
                        <m:t>k</m:t>
                      </w:ins>
                    </m:r>
                  </m:e>
                  <m:sub>
                    <m:r>
                      <w:ins w:id="3874" w:author="JAVIERA PAZ LEFORT IBANEZ" w:date="2025-09-22T03:18:00Z" w16du:dateUtc="2025-09-22T06:18:00Z">
                        <w:rPr>
                          <w:rFonts w:ascii="Cambria Math" w:eastAsiaTheme="minorEastAsia" w:hAnsi="Cambria Math" w:cs="Arial"/>
                        </w:rPr>
                        <m:t>sólido</m:t>
                      </w:ins>
                    </m:r>
                  </m:sub>
                </m:sSub>
              </m:oMath>
            </m:oMathPara>
          </w:p>
        </w:tc>
        <w:tc>
          <w:tcPr>
            <w:tcW w:w="643" w:type="dxa"/>
            <w:tcPrChange w:id="3875" w:author="JAVIERA PAZ LEFORT IBANEZ" w:date="2025-09-22T03:24:00Z" w16du:dateUtc="2025-09-22T06:24:00Z">
              <w:tcPr>
                <w:tcW w:w="611" w:type="dxa"/>
                <w:gridSpan w:val="2"/>
              </w:tcPr>
            </w:tcPrChange>
          </w:tcPr>
          <w:p w14:paraId="637D29F0" w14:textId="2D954231" w:rsidR="00CC6F18" w:rsidRDefault="00CC6F18">
            <w:pPr>
              <w:spacing w:line="360" w:lineRule="auto"/>
              <w:jc w:val="right"/>
              <w:rPr>
                <w:ins w:id="3876" w:author="JAVIERA PAZ LEFORT IBANEZ" w:date="2025-09-22T03:16:00Z" w16du:dateUtc="2025-09-22T06:16:00Z"/>
                <w:rFonts w:ascii="Arial" w:eastAsiaTheme="minorEastAsia" w:hAnsi="Arial" w:cs="Arial"/>
              </w:rPr>
              <w:pPrChange w:id="3877" w:author="JAVIERA PAZ LEFORT IBANEZ" w:date="2025-09-22T17:13:00Z" w16du:dateUtc="2025-09-22T20:13:00Z">
                <w:pPr>
                  <w:jc w:val="right"/>
                </w:pPr>
              </w:pPrChange>
            </w:pPr>
            <w:ins w:id="3878" w:author="JAVIERA PAZ LEFORT IBANEZ" w:date="2025-09-22T03:16:00Z" w16du:dateUtc="2025-09-22T06:16:00Z">
              <w:r>
                <w:rPr>
                  <w:rFonts w:ascii="Arial" w:eastAsiaTheme="minorEastAsia" w:hAnsi="Arial" w:cs="Arial"/>
                </w:rPr>
                <w:t>(2</w:t>
              </w:r>
            </w:ins>
            <w:ins w:id="3879" w:author="JAVIERA PAZ LEFORT IBANEZ" w:date="2025-09-22T03:19:00Z" w16du:dateUtc="2025-09-22T06:19:00Z">
              <w:r w:rsidR="00B12A43">
                <w:rPr>
                  <w:rFonts w:ascii="Arial" w:eastAsiaTheme="minorEastAsia" w:hAnsi="Arial" w:cs="Arial"/>
                </w:rPr>
                <w:t>2</w:t>
              </w:r>
            </w:ins>
            <w:ins w:id="3880" w:author="JAVIERA PAZ LEFORT IBANEZ" w:date="2025-09-22T03:16:00Z" w16du:dateUtc="2025-09-22T06:16:00Z">
              <w:r>
                <w:rPr>
                  <w:rFonts w:ascii="Arial" w:eastAsiaTheme="minorEastAsia" w:hAnsi="Arial" w:cs="Arial"/>
                </w:rPr>
                <w:t>)</w:t>
              </w:r>
            </w:ins>
          </w:p>
        </w:tc>
      </w:tr>
    </w:tbl>
    <w:p w14:paraId="6F206BB2" w14:textId="77777777" w:rsidR="00CC6F18" w:rsidRPr="00B355AB" w:rsidRDefault="00CC6F18">
      <w:pPr>
        <w:spacing w:line="360" w:lineRule="auto"/>
        <w:ind w:left="708"/>
        <w:rPr>
          <w:ins w:id="3881" w:author="JAVIERA PAZ LEFORT IBANEZ" w:date="2025-09-19T22:36:00Z" w16du:dateUtc="2025-09-20T01:36:00Z"/>
          <w:rFonts w:ascii="Arial" w:eastAsiaTheme="minorEastAsia" w:hAnsi="Arial" w:cs="Arial"/>
        </w:rPr>
        <w:pPrChange w:id="3882" w:author="JAVIERA PAZ LEFORT IBANEZ" w:date="2025-09-22T17:13:00Z" w16du:dateUtc="2025-09-22T20:13:00Z">
          <w:pPr/>
        </w:pPrChange>
      </w:pPr>
    </w:p>
    <w:p w14:paraId="7BA5C7A7" w14:textId="35954392" w:rsidR="009D1255" w:rsidRPr="00B12A43" w:rsidRDefault="00B148B4">
      <w:pPr>
        <w:spacing w:line="360" w:lineRule="auto"/>
        <w:ind w:left="708"/>
        <w:jc w:val="both"/>
        <w:rPr>
          <w:ins w:id="3883" w:author="JAVIERA PAZ LEFORT IBANEZ" w:date="2025-09-19T22:38:00Z" w16du:dateUtc="2025-09-20T01:38:00Z"/>
          <w:rFonts w:ascii="Arial" w:hAnsi="Arial" w:cs="Arial"/>
          <w:rPrChange w:id="3884" w:author="JAVIERA PAZ LEFORT IBANEZ" w:date="2025-09-22T03:19:00Z" w16du:dateUtc="2025-09-22T06:19:00Z">
            <w:rPr>
              <w:ins w:id="3885" w:author="JAVIERA PAZ LEFORT IBANEZ" w:date="2025-09-19T22:38:00Z" w16du:dateUtc="2025-09-20T01:38:00Z"/>
              <w:rFonts w:eastAsiaTheme="minorEastAsia"/>
              <w:lang w:val="en-US"/>
            </w:rPr>
          </w:rPrChange>
        </w:rPr>
        <w:pPrChange w:id="3886" w:author="JAVIERA PAZ LEFORT IBANEZ" w:date="2025-09-22T17:13:00Z" w16du:dateUtc="2025-09-22T20:13:00Z">
          <w:pPr/>
        </w:pPrChange>
      </w:pPr>
      <w:ins w:id="3887" w:author="JAVIERA PAZ LEFORT IBANEZ" w:date="2025-09-19T22:48:00Z">
        <w:r w:rsidRPr="00B355AB">
          <w:rPr>
            <w:rFonts w:ascii="Arial" w:hAnsi="Arial" w:cs="Arial"/>
            <w:rPrChange w:id="3888" w:author="JAVIERA PAZ LEFORT IBANEZ" w:date="2025-09-19T22:49:00Z" w16du:dateUtc="2025-09-20T01:49:00Z">
              <w:rPr>
                <w:b/>
                <w:bCs/>
              </w:rPr>
            </w:rPrChange>
          </w:rPr>
          <w:t>Coeficiente global de calor (local):</w:t>
        </w:r>
        <w:r w:rsidRPr="00B355AB">
          <w:rPr>
            <w:rFonts w:ascii="Arial" w:hAnsi="Arial" w:cs="Arial"/>
          </w:rPr>
          <w:t xml:space="preserve"> el intercambio térmico se modela con un coeficiente global </w:t>
        </w:r>
      </w:ins>
      <m:oMath>
        <m:r>
          <w:ins w:id="3889" w:author="JAVIERA PAZ LEFORT IBANEZ" w:date="2025-09-19T22:48:00Z">
            <m:rPr>
              <m:sty m:val="bi"/>
            </m:rPr>
            <w:rPr>
              <w:rFonts w:ascii="Cambria Math" w:hAnsi="Cambria Math" w:cs="Arial"/>
            </w:rPr>
            <m:t>U(z)</m:t>
          </w:ins>
        </m:r>
      </m:oMath>
      <w:ins w:id="3890" w:author="JAVIERA PAZ LEFORT IBANEZ" w:date="2025-09-19T22:48:00Z">
        <w:r w:rsidRPr="00B355AB">
          <w:rPr>
            <w:rFonts w:ascii="Arial" w:hAnsi="Arial" w:cs="Arial"/>
          </w:rPr>
          <w:t xml:space="preserve"> construido por resistencias en serie e </w:t>
        </w:r>
        <w:r w:rsidRPr="00B355AB">
          <w:rPr>
            <w:rFonts w:ascii="Arial" w:hAnsi="Arial" w:cs="Arial"/>
            <w:rPrChange w:id="3891" w:author="JAVIERA PAZ LEFORT IBANEZ" w:date="2025-09-19T22:49:00Z" w16du:dateUtc="2025-09-20T01:49:00Z">
              <w:rPr>
                <w:b/>
                <w:bCs/>
              </w:rPr>
            </w:rPrChange>
          </w:rPr>
          <w:t>incluye la dependencia con la temperatura</w:t>
        </w:r>
        <w:r w:rsidRPr="00B355AB">
          <w:rPr>
            <w:rFonts w:ascii="Arial" w:hAnsi="Arial" w:cs="Arial"/>
          </w:rPr>
          <w:t xml:space="preserve"> por vía de los coeficientes convectivos locales:</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892" w:author="JAVIERA PAZ LEFORT IBANEZ" w:date="2025-09-22T03:24:00Z" w16du:dateUtc="2025-09-22T06:24:00Z">
          <w:tblPr>
            <w:tblStyle w:val="Tablaconcuadrcula"/>
            <w:tblW w:w="0" w:type="auto"/>
            <w:tblLook w:val="04A0" w:firstRow="1" w:lastRow="0" w:firstColumn="1" w:lastColumn="0" w:noHBand="0" w:noVBand="1"/>
          </w:tblPr>
        </w:tblPrChange>
      </w:tblPr>
      <w:tblGrid>
        <w:gridCol w:w="8195"/>
        <w:gridCol w:w="643"/>
        <w:tblGridChange w:id="3893">
          <w:tblGrid>
            <w:gridCol w:w="20"/>
            <w:gridCol w:w="8175"/>
            <w:gridCol w:w="10"/>
            <w:gridCol w:w="633"/>
            <w:gridCol w:w="10"/>
          </w:tblGrid>
        </w:tblGridChange>
      </w:tblGrid>
      <w:tr w:rsidR="00CC6F18" w14:paraId="7E1344D2" w14:textId="77777777" w:rsidTr="00D26ADE">
        <w:trPr>
          <w:ins w:id="3894" w:author="JAVIERA PAZ LEFORT IBANEZ" w:date="2025-09-22T03:16:00Z"/>
          <w:trPrChange w:id="3895" w:author="JAVIERA PAZ LEFORT IBANEZ" w:date="2025-09-22T03:24:00Z" w16du:dateUtc="2025-09-22T06:24:00Z">
            <w:trPr>
              <w:gridBefore w:val="1"/>
            </w:trPr>
          </w:trPrChange>
        </w:trPr>
        <w:tc>
          <w:tcPr>
            <w:tcW w:w="8195" w:type="dxa"/>
            <w:tcPrChange w:id="3896" w:author="JAVIERA PAZ LEFORT IBANEZ" w:date="2025-09-22T03:24:00Z" w16du:dateUtc="2025-09-22T06:24:00Z">
              <w:tcPr>
                <w:tcW w:w="8217" w:type="dxa"/>
                <w:gridSpan w:val="2"/>
              </w:tcPr>
            </w:tcPrChange>
          </w:tcPr>
          <w:p w14:paraId="184C4368" w14:textId="7E3AF7CC" w:rsidR="00B12A43" w:rsidRPr="00E83F78" w:rsidRDefault="00000000">
            <w:pPr>
              <w:spacing w:line="360" w:lineRule="auto"/>
              <w:jc w:val="center"/>
              <w:rPr>
                <w:ins w:id="3897" w:author="JAVIERA PAZ LEFORT IBANEZ" w:date="2025-09-22T03:19:00Z" w16du:dateUtc="2025-09-22T06:19:00Z"/>
                <w:rFonts w:ascii="Arial" w:eastAsiaTheme="minorEastAsia" w:hAnsi="Arial" w:cs="Arial"/>
              </w:rPr>
              <w:pPrChange w:id="3898" w:author="JAVIERA PAZ LEFORT IBANEZ" w:date="2025-09-22T17:13:00Z" w16du:dateUtc="2025-09-22T20:13:00Z">
                <w:pPr>
                  <w:jc w:val="center"/>
                </w:pPr>
              </w:pPrChange>
            </w:pPr>
            <m:oMathPara>
              <m:oMath>
                <m:f>
                  <m:fPr>
                    <m:ctrlPr>
                      <w:ins w:id="3899" w:author="JAVIERA PAZ LEFORT IBANEZ" w:date="2025-09-22T03:19:00Z" w16du:dateUtc="2025-09-22T06:19:00Z">
                        <w:rPr>
                          <w:rFonts w:ascii="Cambria Math" w:eastAsiaTheme="minorEastAsia" w:hAnsi="Cambria Math" w:cs="Arial"/>
                          <w:i/>
                        </w:rPr>
                      </w:ins>
                    </m:ctrlPr>
                  </m:fPr>
                  <m:num>
                    <m:r>
                      <w:ins w:id="3900" w:author="JAVIERA PAZ LEFORT IBANEZ" w:date="2025-09-22T03:19:00Z" w16du:dateUtc="2025-09-22T06:19:00Z">
                        <w:rPr>
                          <w:rFonts w:ascii="Cambria Math" w:eastAsiaTheme="minorEastAsia" w:hAnsi="Cambria Math" w:cs="Arial"/>
                        </w:rPr>
                        <m:t>1</m:t>
                      </w:ins>
                    </m:r>
                  </m:num>
                  <m:den>
                    <m:r>
                      <w:ins w:id="3901" w:author="JAVIERA PAZ LEFORT IBANEZ" w:date="2025-09-22T03:19:00Z" w16du:dateUtc="2025-09-22T06:19:00Z">
                        <w:rPr>
                          <w:rFonts w:ascii="Cambria Math" w:hAnsi="Cambria Math" w:cs="Arial"/>
                        </w:rPr>
                        <m:t>U(z)</m:t>
                      </w:ins>
                    </m:r>
                  </m:den>
                </m:f>
                <m:r>
                  <w:ins w:id="3902" w:author="JAVIERA PAZ LEFORT IBANEZ" w:date="2025-09-22T03:19:00Z" w16du:dateUtc="2025-09-22T06:19:00Z">
                    <w:rPr>
                      <w:rFonts w:ascii="Cambria Math" w:eastAsiaTheme="minorEastAsia" w:hAnsi="Cambria Math" w:cs="Arial"/>
                    </w:rPr>
                    <m:t>=</m:t>
                  </w:ins>
                </m:r>
                <m:f>
                  <m:fPr>
                    <m:ctrlPr>
                      <w:ins w:id="3903" w:author="JAVIERA PAZ LEFORT IBANEZ" w:date="2025-09-22T03:19:00Z" w16du:dateUtc="2025-09-22T06:19:00Z">
                        <w:rPr>
                          <w:rFonts w:ascii="Cambria Math" w:eastAsiaTheme="minorEastAsia" w:hAnsi="Cambria Math" w:cs="Arial"/>
                          <w:i/>
                        </w:rPr>
                      </w:ins>
                    </m:ctrlPr>
                  </m:fPr>
                  <m:num>
                    <m:r>
                      <w:ins w:id="3904" w:author="JAVIERA PAZ LEFORT IBANEZ" w:date="2025-09-22T03:19:00Z" w16du:dateUtc="2025-09-22T06:19:00Z">
                        <w:rPr>
                          <w:rFonts w:ascii="Cambria Math" w:eastAsiaTheme="minorEastAsia" w:hAnsi="Cambria Math" w:cs="Arial"/>
                        </w:rPr>
                        <m:t>1</m:t>
                      </w:ins>
                    </m:r>
                  </m:num>
                  <m:den>
                    <m:sSub>
                      <m:sSubPr>
                        <m:ctrlPr>
                          <w:ins w:id="3905" w:author="JAVIERA PAZ LEFORT IBANEZ" w:date="2025-09-22T03:19:00Z" w16du:dateUtc="2025-09-22T06:19:00Z">
                            <w:rPr>
                              <w:rFonts w:ascii="Cambria Math" w:hAnsi="Cambria Math" w:cs="Arial"/>
                              <w:i/>
                            </w:rPr>
                          </w:ins>
                        </m:ctrlPr>
                      </m:sSubPr>
                      <m:e>
                        <m:r>
                          <w:ins w:id="3906" w:author="JAVIERA PAZ LEFORT IBANEZ" w:date="2025-09-22T03:19:00Z" w16du:dateUtc="2025-09-22T06:19:00Z">
                            <w:rPr>
                              <w:rFonts w:ascii="Cambria Math" w:hAnsi="Cambria Math" w:cs="Arial"/>
                            </w:rPr>
                            <m:t>h</m:t>
                          </w:ins>
                        </m:r>
                      </m:e>
                      <m:sub>
                        <m:r>
                          <w:ins w:id="3907" w:author="JAVIERA PAZ LEFORT IBANEZ" w:date="2025-09-22T03:19:00Z" w16du:dateUtc="2025-09-22T06:19:00Z">
                            <w:rPr>
                              <w:rFonts w:ascii="Cambria Math" w:hAnsi="Cambria Math" w:cs="Arial"/>
                            </w:rPr>
                            <m:t>f</m:t>
                          </w:ins>
                        </m:r>
                      </m:sub>
                    </m:sSub>
                    <m:r>
                      <w:ins w:id="3908" w:author="JAVIERA PAZ LEFORT IBANEZ" w:date="2025-09-22T03:19:00Z" w16du:dateUtc="2025-09-22T06:19:00Z">
                        <w:rPr>
                          <w:rFonts w:ascii="Cambria Math" w:hAnsi="Cambria Math" w:cs="Arial"/>
                        </w:rPr>
                        <m:t>(</m:t>
                      </w:ins>
                    </m:r>
                    <m:sSub>
                      <m:sSubPr>
                        <m:ctrlPr>
                          <w:ins w:id="3909" w:author="JAVIERA PAZ LEFORT IBANEZ" w:date="2025-09-22T03:19:00Z" w16du:dateUtc="2025-09-22T06:19:00Z">
                            <w:rPr>
                              <w:rFonts w:ascii="Cambria Math" w:hAnsi="Cambria Math" w:cs="Arial"/>
                              <w:i/>
                            </w:rPr>
                          </w:ins>
                        </m:ctrlPr>
                      </m:sSubPr>
                      <m:e>
                        <m:r>
                          <w:ins w:id="3910" w:author="JAVIERA PAZ LEFORT IBANEZ" w:date="2025-09-22T03:19:00Z" w16du:dateUtc="2025-09-22T06:19:00Z">
                            <w:rPr>
                              <w:rFonts w:ascii="Cambria Math" w:hAnsi="Cambria Math" w:cs="Arial"/>
                            </w:rPr>
                            <m:t>T</m:t>
                          </w:ins>
                        </m:r>
                      </m:e>
                      <m:sub>
                        <m:r>
                          <w:ins w:id="3911" w:author="JAVIERA PAZ LEFORT IBANEZ" w:date="2025-09-22T03:19:00Z" w16du:dateUtc="2025-09-22T06:19:00Z">
                            <w:rPr>
                              <w:rFonts w:ascii="Cambria Math" w:hAnsi="Cambria Math" w:cs="Arial"/>
                            </w:rPr>
                            <m:t>f</m:t>
                          </w:ins>
                        </m:r>
                      </m:sub>
                    </m:sSub>
                    <m:d>
                      <m:dPr>
                        <m:ctrlPr>
                          <w:ins w:id="3912" w:author="JAVIERA PAZ LEFORT IBANEZ" w:date="2025-09-22T03:19:00Z" w16du:dateUtc="2025-09-22T06:19:00Z">
                            <w:rPr>
                              <w:rFonts w:ascii="Cambria Math" w:hAnsi="Cambria Math" w:cs="Arial"/>
                              <w:i/>
                            </w:rPr>
                          </w:ins>
                        </m:ctrlPr>
                      </m:dPr>
                      <m:e>
                        <m:r>
                          <w:ins w:id="3913" w:author="JAVIERA PAZ LEFORT IBANEZ" w:date="2025-09-22T03:19:00Z" w16du:dateUtc="2025-09-22T06:19:00Z">
                            <w:rPr>
                              <w:rFonts w:ascii="Cambria Math" w:hAnsi="Cambria Math" w:cs="Arial"/>
                            </w:rPr>
                            <m:t>z</m:t>
                          </w:ins>
                        </m:r>
                      </m:e>
                    </m:d>
                    <m:r>
                      <w:ins w:id="3914" w:author="JAVIERA PAZ LEFORT IBANEZ" w:date="2025-09-22T03:19:00Z" w16du:dateUtc="2025-09-22T06:19:00Z">
                        <w:rPr>
                          <w:rFonts w:ascii="Cambria Math" w:hAnsi="Cambria Math" w:cs="Arial"/>
                        </w:rPr>
                        <m:t>)</m:t>
                      </w:ins>
                    </m:r>
                  </m:den>
                </m:f>
                <m:r>
                  <w:ins w:id="3915" w:author="JAVIERA PAZ LEFORT IBANEZ" w:date="2025-09-22T03:19:00Z" w16du:dateUtc="2025-09-22T06:19:00Z">
                    <w:rPr>
                      <w:rFonts w:ascii="Cambria Math" w:eastAsiaTheme="minorEastAsia" w:hAnsi="Cambria Math" w:cs="Arial"/>
                    </w:rPr>
                    <m:t>+</m:t>
                  </w:ins>
                </m:r>
                <m:f>
                  <m:fPr>
                    <m:ctrlPr>
                      <w:ins w:id="3916" w:author="JAVIERA PAZ LEFORT IBANEZ" w:date="2025-09-22T03:19:00Z" w16du:dateUtc="2025-09-22T06:19:00Z">
                        <w:rPr>
                          <w:rFonts w:ascii="Cambria Math" w:eastAsiaTheme="minorEastAsia" w:hAnsi="Cambria Math" w:cs="Arial"/>
                          <w:i/>
                        </w:rPr>
                      </w:ins>
                    </m:ctrlPr>
                  </m:fPr>
                  <m:num>
                    <m:r>
                      <w:ins w:id="3917" w:author="JAVIERA PAZ LEFORT IBANEZ" w:date="2025-09-22T03:19:00Z" w16du:dateUtc="2025-09-22T06:19:00Z">
                        <w:rPr>
                          <w:rFonts w:ascii="Cambria Math" w:eastAsiaTheme="minorEastAsia" w:hAnsi="Cambria Math" w:cs="Arial"/>
                        </w:rPr>
                        <m:t>1</m:t>
                      </w:ins>
                    </m:r>
                  </m:num>
                  <m:den>
                    <m:sSub>
                      <m:sSubPr>
                        <m:ctrlPr>
                          <w:ins w:id="3918" w:author="JAVIERA PAZ LEFORT IBANEZ" w:date="2025-09-22T03:19:00Z" w16du:dateUtc="2025-09-22T06:19:00Z">
                            <w:rPr>
                              <w:rFonts w:ascii="Cambria Math" w:eastAsiaTheme="minorEastAsia" w:hAnsi="Cambria Math" w:cs="Arial"/>
                              <w:i/>
                            </w:rPr>
                          </w:ins>
                        </m:ctrlPr>
                      </m:sSubPr>
                      <m:e>
                        <m:r>
                          <w:ins w:id="3919" w:author="JAVIERA PAZ LEFORT IBANEZ" w:date="2025-09-22T03:19:00Z" w16du:dateUtc="2025-09-22T06:19:00Z">
                            <w:rPr>
                              <w:rFonts w:ascii="Cambria Math" w:eastAsiaTheme="minorEastAsia" w:hAnsi="Cambria Math" w:cs="Arial"/>
                            </w:rPr>
                            <m:t>k</m:t>
                          </w:ins>
                        </m:r>
                      </m:e>
                      <m:sub>
                        <m:r>
                          <w:ins w:id="3920" w:author="JAVIERA PAZ LEFORT IBANEZ" w:date="2025-09-22T03:19:00Z" w16du:dateUtc="2025-09-22T06:19:00Z">
                            <w:rPr>
                              <w:rFonts w:ascii="Cambria Math" w:eastAsiaTheme="minorEastAsia" w:hAnsi="Cambria Math" w:cs="Arial"/>
                            </w:rPr>
                            <m:t>eff</m:t>
                          </w:ins>
                        </m:r>
                      </m:sub>
                    </m:sSub>
                  </m:den>
                </m:f>
                <m:r>
                  <w:ins w:id="3921" w:author="JAVIERA PAZ LEFORT IBANEZ" w:date="2025-09-22T03:19:00Z" w16du:dateUtc="2025-09-22T06:19:00Z">
                    <w:rPr>
                      <w:rFonts w:ascii="Cambria Math" w:eastAsiaTheme="minorEastAsia" w:hAnsi="Cambria Math" w:cs="Arial"/>
                    </w:rPr>
                    <m:t>+</m:t>
                  </w:ins>
                </m:r>
                <m:f>
                  <m:fPr>
                    <m:ctrlPr>
                      <w:ins w:id="3922" w:author="JAVIERA PAZ LEFORT IBANEZ" w:date="2025-09-22T03:19:00Z" w16du:dateUtc="2025-09-22T06:19:00Z">
                        <w:rPr>
                          <w:rFonts w:ascii="Cambria Math" w:eastAsiaTheme="minorEastAsia" w:hAnsi="Cambria Math" w:cs="Arial"/>
                          <w:i/>
                        </w:rPr>
                      </w:ins>
                    </m:ctrlPr>
                  </m:fPr>
                  <m:num>
                    <m:r>
                      <w:ins w:id="3923" w:author="JAVIERA PAZ LEFORT IBANEZ" w:date="2025-09-22T03:19:00Z" w16du:dateUtc="2025-09-22T06:19:00Z">
                        <w:rPr>
                          <w:rFonts w:ascii="Cambria Math" w:eastAsiaTheme="minorEastAsia" w:hAnsi="Cambria Math" w:cs="Arial"/>
                        </w:rPr>
                        <m:t>1</m:t>
                      </w:ins>
                    </m:r>
                  </m:num>
                  <m:den>
                    <m:sSub>
                      <m:sSubPr>
                        <m:ctrlPr>
                          <w:ins w:id="3924" w:author="JAVIERA PAZ LEFORT IBANEZ" w:date="2025-09-22T03:19:00Z" w16du:dateUtc="2025-09-22T06:19:00Z">
                            <w:rPr>
                              <w:rFonts w:ascii="Cambria Math" w:hAnsi="Cambria Math" w:cs="Arial"/>
                              <w:i/>
                            </w:rPr>
                          </w:ins>
                        </m:ctrlPr>
                      </m:sSubPr>
                      <m:e>
                        <m:r>
                          <w:ins w:id="3925" w:author="JAVIERA PAZ LEFORT IBANEZ" w:date="2025-09-22T03:19:00Z" w16du:dateUtc="2025-09-22T06:19:00Z">
                            <w:rPr>
                              <w:rFonts w:ascii="Cambria Math" w:hAnsi="Cambria Math" w:cs="Arial"/>
                            </w:rPr>
                            <m:t>h</m:t>
                          </w:ins>
                        </m:r>
                      </m:e>
                      <m:sub>
                        <m:r>
                          <w:ins w:id="3926" w:author="JAVIERA PAZ LEFORT IBANEZ" w:date="2025-09-22T03:19:00Z" w16du:dateUtc="2025-09-22T06:19:00Z">
                            <w:rPr>
                              <w:rFonts w:ascii="Cambria Math" w:hAnsi="Cambria Math" w:cs="Arial"/>
                            </w:rPr>
                            <m:t>s</m:t>
                          </w:ins>
                        </m:r>
                      </m:sub>
                    </m:sSub>
                    <m:r>
                      <w:ins w:id="3927" w:author="JAVIERA PAZ LEFORT IBANEZ" w:date="2025-09-22T03:19:00Z" w16du:dateUtc="2025-09-22T06:19:00Z">
                        <w:rPr>
                          <w:rFonts w:ascii="Cambria Math" w:hAnsi="Cambria Math" w:cs="Arial"/>
                        </w:rPr>
                        <m:t>(</m:t>
                      </w:ins>
                    </m:r>
                    <m:sSub>
                      <m:sSubPr>
                        <m:ctrlPr>
                          <w:ins w:id="3928" w:author="JAVIERA PAZ LEFORT IBANEZ" w:date="2025-09-22T03:19:00Z" w16du:dateUtc="2025-09-22T06:19:00Z">
                            <w:rPr>
                              <w:rFonts w:ascii="Cambria Math" w:hAnsi="Cambria Math" w:cs="Arial"/>
                              <w:i/>
                            </w:rPr>
                          </w:ins>
                        </m:ctrlPr>
                      </m:sSubPr>
                      <m:e>
                        <m:r>
                          <w:ins w:id="3929" w:author="JAVIERA PAZ LEFORT IBANEZ" w:date="2025-09-22T03:19:00Z" w16du:dateUtc="2025-09-22T06:19:00Z">
                            <w:rPr>
                              <w:rFonts w:ascii="Cambria Math" w:hAnsi="Cambria Math" w:cs="Arial"/>
                            </w:rPr>
                            <m:t>T</m:t>
                          </w:ins>
                        </m:r>
                      </m:e>
                      <m:sub>
                        <m:r>
                          <w:ins w:id="3930" w:author="JAVIERA PAZ LEFORT IBANEZ" w:date="2025-09-22T03:19:00Z" w16du:dateUtc="2025-09-22T06:19:00Z">
                            <w:rPr>
                              <w:rFonts w:ascii="Cambria Math" w:hAnsi="Cambria Math" w:cs="Arial"/>
                            </w:rPr>
                            <m:t>s</m:t>
                          </w:ins>
                        </m:r>
                      </m:sub>
                    </m:sSub>
                    <m:d>
                      <m:dPr>
                        <m:ctrlPr>
                          <w:ins w:id="3931" w:author="JAVIERA PAZ LEFORT IBANEZ" w:date="2025-09-22T03:19:00Z" w16du:dateUtc="2025-09-22T06:19:00Z">
                            <w:rPr>
                              <w:rFonts w:ascii="Cambria Math" w:hAnsi="Cambria Math" w:cs="Arial"/>
                              <w:i/>
                            </w:rPr>
                          </w:ins>
                        </m:ctrlPr>
                      </m:dPr>
                      <m:e>
                        <m:r>
                          <w:ins w:id="3932" w:author="JAVIERA PAZ LEFORT IBANEZ" w:date="2025-09-22T03:19:00Z" w16du:dateUtc="2025-09-22T06:19:00Z">
                            <w:rPr>
                              <w:rFonts w:ascii="Cambria Math" w:hAnsi="Cambria Math" w:cs="Arial"/>
                            </w:rPr>
                            <m:t>z</m:t>
                          </w:ins>
                        </m:r>
                      </m:e>
                    </m:d>
                    <m:r>
                      <w:ins w:id="3933" w:author="JAVIERA PAZ LEFORT IBANEZ" w:date="2025-09-22T03:19:00Z" w16du:dateUtc="2025-09-22T06:19:00Z">
                        <w:rPr>
                          <w:rFonts w:ascii="Cambria Math" w:hAnsi="Cambria Math" w:cs="Arial"/>
                        </w:rPr>
                        <m:t>)</m:t>
                      </w:ins>
                    </m:r>
                  </m:den>
                </m:f>
              </m:oMath>
            </m:oMathPara>
          </w:p>
          <w:p w14:paraId="6E50F957" w14:textId="77777777" w:rsidR="00CC6F18" w:rsidRPr="00760A38" w:rsidRDefault="00CC6F18">
            <w:pPr>
              <w:spacing w:line="360" w:lineRule="auto"/>
              <w:rPr>
                <w:ins w:id="3934" w:author="JAVIERA PAZ LEFORT IBANEZ" w:date="2025-09-22T03:16:00Z" w16du:dateUtc="2025-09-22T06:16:00Z"/>
                <w:rFonts w:ascii="Arial" w:hAnsi="Arial" w:cs="Arial"/>
              </w:rPr>
              <w:pPrChange w:id="3935" w:author="JAVIERA PAZ LEFORT IBANEZ" w:date="2025-09-22T17:13:00Z" w16du:dateUtc="2025-09-22T20:13:00Z">
                <w:pPr/>
              </w:pPrChange>
            </w:pPr>
          </w:p>
        </w:tc>
        <w:tc>
          <w:tcPr>
            <w:tcW w:w="643" w:type="dxa"/>
            <w:tcPrChange w:id="3936" w:author="JAVIERA PAZ LEFORT IBANEZ" w:date="2025-09-22T03:24:00Z" w16du:dateUtc="2025-09-22T06:24:00Z">
              <w:tcPr>
                <w:tcW w:w="611" w:type="dxa"/>
                <w:gridSpan w:val="2"/>
              </w:tcPr>
            </w:tcPrChange>
          </w:tcPr>
          <w:p w14:paraId="337A837E" w14:textId="06963D8F" w:rsidR="00CC6F18" w:rsidRDefault="00CC6F18">
            <w:pPr>
              <w:spacing w:line="360" w:lineRule="auto"/>
              <w:jc w:val="right"/>
              <w:rPr>
                <w:ins w:id="3937" w:author="JAVIERA PAZ LEFORT IBANEZ" w:date="2025-09-22T03:16:00Z" w16du:dateUtc="2025-09-22T06:16:00Z"/>
                <w:rFonts w:ascii="Arial" w:eastAsiaTheme="minorEastAsia" w:hAnsi="Arial" w:cs="Arial"/>
              </w:rPr>
              <w:pPrChange w:id="3938" w:author="JAVIERA PAZ LEFORT IBANEZ" w:date="2025-09-22T17:13:00Z" w16du:dateUtc="2025-09-22T20:13:00Z">
                <w:pPr>
                  <w:jc w:val="right"/>
                </w:pPr>
              </w:pPrChange>
            </w:pPr>
            <w:ins w:id="3939" w:author="JAVIERA PAZ LEFORT IBANEZ" w:date="2025-09-22T03:16:00Z" w16du:dateUtc="2025-09-22T06:16:00Z">
              <w:r>
                <w:rPr>
                  <w:rFonts w:ascii="Arial" w:eastAsiaTheme="minorEastAsia" w:hAnsi="Arial" w:cs="Arial"/>
                </w:rPr>
                <w:t>(2</w:t>
              </w:r>
            </w:ins>
            <w:ins w:id="3940" w:author="JAVIERA PAZ LEFORT IBANEZ" w:date="2025-09-22T03:19:00Z" w16du:dateUtc="2025-09-22T06:19:00Z">
              <w:r w:rsidR="00B12A43">
                <w:rPr>
                  <w:rFonts w:ascii="Arial" w:eastAsiaTheme="minorEastAsia" w:hAnsi="Arial" w:cs="Arial"/>
                </w:rPr>
                <w:t>3</w:t>
              </w:r>
            </w:ins>
            <w:ins w:id="3941" w:author="JAVIERA PAZ LEFORT IBANEZ" w:date="2025-09-22T03:16:00Z" w16du:dateUtc="2025-09-22T06:16:00Z">
              <w:r>
                <w:rPr>
                  <w:rFonts w:ascii="Arial" w:eastAsiaTheme="minorEastAsia" w:hAnsi="Arial" w:cs="Arial"/>
                </w:rPr>
                <w:t>)</w:t>
              </w:r>
            </w:ins>
          </w:p>
        </w:tc>
      </w:tr>
    </w:tbl>
    <w:p w14:paraId="27A1723F" w14:textId="3B8021DE" w:rsidR="00FD4304" w:rsidRPr="00B355AB" w:rsidRDefault="00FD4304">
      <w:pPr>
        <w:spacing w:line="360" w:lineRule="auto"/>
        <w:ind w:left="708"/>
        <w:jc w:val="both"/>
        <w:rPr>
          <w:ins w:id="3942" w:author="JAVIERA PAZ LEFORT IBANEZ" w:date="2025-09-19T22:51:00Z" w16du:dateUtc="2025-09-20T01:51:00Z"/>
          <w:rFonts w:ascii="Arial" w:hAnsi="Arial" w:cs="Arial"/>
        </w:rPr>
        <w:pPrChange w:id="3943" w:author="JAVIERA PAZ LEFORT IBANEZ" w:date="2025-09-22T17:13:00Z" w16du:dateUtc="2025-09-22T20:13:00Z">
          <w:pPr>
            <w:jc w:val="both"/>
          </w:pPr>
        </w:pPrChange>
      </w:pPr>
      <w:ins w:id="3944" w:author="JAVIERA PAZ LEFORT IBANEZ" w:date="2025-09-19T22:51:00Z">
        <w:r w:rsidRPr="00B355AB">
          <w:rPr>
            <w:rFonts w:ascii="Arial" w:hAnsi="Arial" w:cs="Arial"/>
          </w:rPr>
          <w:t xml:space="preserve">En el </w:t>
        </w:r>
        <w:proofErr w:type="spellStart"/>
        <w:r w:rsidRPr="00B355AB">
          <w:rPr>
            <w:rFonts w:ascii="Arial" w:hAnsi="Arial" w:cs="Arial"/>
          </w:rPr>
          <w:t>solver</w:t>
        </w:r>
        <w:proofErr w:type="spellEnd"/>
        <w:r w:rsidRPr="00B355AB">
          <w:rPr>
            <w:rFonts w:ascii="Arial" w:hAnsi="Arial" w:cs="Arial"/>
          </w:rPr>
          <w:t xml:space="preserve"> en contracorriente, </w:t>
        </w:r>
      </w:ins>
      <m:oMath>
        <m:sSub>
          <m:sSubPr>
            <m:ctrlPr>
              <w:ins w:id="3945" w:author="JAVIERA PAZ LEFORT IBANEZ" w:date="2025-09-19T22:51:00Z" w16du:dateUtc="2025-09-20T01:51:00Z">
                <w:rPr>
                  <w:rFonts w:ascii="Cambria Math" w:hAnsi="Cambria Math" w:cs="Arial"/>
                  <w:i/>
                </w:rPr>
              </w:ins>
            </m:ctrlPr>
          </m:sSubPr>
          <m:e>
            <m:r>
              <w:ins w:id="3946" w:author="JAVIERA PAZ LEFORT IBANEZ" w:date="2025-09-19T22:51:00Z" w16du:dateUtc="2025-09-20T01:51:00Z">
                <w:rPr>
                  <w:rFonts w:ascii="Cambria Math" w:hAnsi="Cambria Math" w:cs="Arial"/>
                </w:rPr>
                <m:t>h</m:t>
              </w:ins>
            </m:r>
          </m:e>
          <m:sub>
            <m:r>
              <w:ins w:id="3947" w:author="JAVIERA PAZ LEFORT IBANEZ" w:date="2025-09-19T22:51:00Z" w16du:dateUtc="2025-09-20T01:51:00Z">
                <w:rPr>
                  <w:rFonts w:ascii="Cambria Math" w:hAnsi="Cambria Math" w:cs="Arial"/>
                </w:rPr>
                <m:t>f</m:t>
              </w:ins>
            </m:r>
          </m:sub>
        </m:sSub>
      </m:oMath>
      <w:ins w:id="3948" w:author="JAVIERA PAZ LEFORT IBANEZ" w:date="2025-09-19T22:51:00Z" w16du:dateUtc="2025-09-20T01:51:00Z">
        <w:r w:rsidR="00545F62" w:rsidRPr="00B355AB">
          <w:rPr>
            <w:rFonts w:ascii="Arial" w:hAnsi="Arial" w:cs="Arial"/>
          </w:rPr>
          <w:t xml:space="preserve"> </w:t>
        </w:r>
      </w:ins>
      <w:ins w:id="3949" w:author="JAVIERA PAZ LEFORT IBANEZ" w:date="2025-09-19T22:51:00Z">
        <w:r w:rsidRPr="00B355AB">
          <w:rPr>
            <w:rFonts w:ascii="Arial" w:hAnsi="Arial" w:cs="Arial"/>
          </w:rPr>
          <w:t xml:space="preserve">y </w:t>
        </w:r>
      </w:ins>
      <m:oMath>
        <m:sSub>
          <m:sSubPr>
            <m:ctrlPr>
              <w:ins w:id="3950" w:author="JAVIERA PAZ LEFORT IBANEZ" w:date="2025-09-19T22:51:00Z" w16du:dateUtc="2025-09-20T01:51:00Z">
                <w:rPr>
                  <w:rFonts w:ascii="Cambria Math" w:hAnsi="Cambria Math" w:cs="Arial"/>
                  <w:i/>
                </w:rPr>
              </w:ins>
            </m:ctrlPr>
          </m:sSubPr>
          <m:e>
            <m:r>
              <w:ins w:id="3951" w:author="JAVIERA PAZ LEFORT IBANEZ" w:date="2025-09-19T22:51:00Z" w16du:dateUtc="2025-09-20T01:51:00Z">
                <w:rPr>
                  <w:rFonts w:ascii="Cambria Math" w:hAnsi="Cambria Math" w:cs="Arial"/>
                </w:rPr>
                <m:t>h</m:t>
              </w:ins>
            </m:r>
          </m:e>
          <m:sub>
            <m:r>
              <w:ins w:id="3952" w:author="JAVIERA PAZ LEFORT IBANEZ" w:date="2025-09-19T22:51:00Z" w16du:dateUtc="2025-09-20T01:51:00Z">
                <w:rPr>
                  <w:rFonts w:ascii="Cambria Math" w:hAnsi="Cambria Math" w:cs="Arial"/>
                </w:rPr>
                <m:t>s</m:t>
              </w:ins>
            </m:r>
          </m:sub>
        </m:sSub>
      </m:oMath>
      <w:ins w:id="3953" w:author="JAVIERA PAZ LEFORT IBANEZ" w:date="2025-09-19T22:51:00Z">
        <w:r w:rsidRPr="00B355AB">
          <w:rPr>
            <w:rFonts w:ascii="Arial" w:hAnsi="Arial" w:cs="Arial"/>
          </w:rPr>
          <w:t xml:space="preserve">​ se </w:t>
        </w:r>
        <w:r w:rsidRPr="00B355AB">
          <w:rPr>
            <w:rFonts w:ascii="Arial" w:hAnsi="Arial" w:cs="Arial"/>
            <w:rPrChange w:id="3954" w:author="JAVIERA PAZ LEFORT IBANEZ" w:date="2025-09-19T22:51:00Z" w16du:dateUtc="2025-09-20T01:51:00Z">
              <w:rPr>
                <w:b/>
                <w:bCs/>
              </w:rPr>
            </w:rPrChange>
          </w:rPr>
          <w:t>escalan con la temperatura local</w:t>
        </w:r>
        <w:r w:rsidRPr="00B355AB">
          <w:rPr>
            <w:rFonts w:ascii="Arial" w:hAnsi="Arial" w:cs="Arial"/>
          </w:rPr>
          <w:t xml:space="preserve"> mediante una ley tipo Andrade para </w:t>
        </w:r>
      </w:ins>
      <m:oMath>
        <m:r>
          <w:ins w:id="3955" w:author="JAVIERA PAZ LEFORT IBANEZ" w:date="2025-09-19T22:51:00Z">
            <w:rPr>
              <w:rFonts w:ascii="Cambria Math" w:hAnsi="Cambria Math" w:cs="Arial"/>
            </w:rPr>
            <m:t>μ(T)</m:t>
          </w:ins>
        </m:r>
      </m:oMath>
      <w:ins w:id="3956" w:author="JAVIERA PAZ LEFORT IBANEZ" w:date="2025-09-19T22:51:00Z">
        <w:r w:rsidRPr="00B355AB">
          <w:rPr>
            <w:rFonts w:ascii="Arial" w:hAnsi="Arial" w:cs="Arial"/>
          </w:rPr>
          <w:t xml:space="preserve">. La </w:t>
        </w:r>
        <w:r w:rsidRPr="00B355AB">
          <w:rPr>
            <w:rFonts w:ascii="Arial" w:hAnsi="Arial" w:cs="Arial"/>
            <w:rPrChange w:id="3957" w:author="JAVIERA PAZ LEFORT IBANEZ" w:date="2025-09-19T22:52:00Z" w16du:dateUtc="2025-09-20T01:52:00Z">
              <w:rPr>
                <w:b/>
                <w:bCs/>
              </w:rPr>
            </w:rPrChange>
          </w:rPr>
          <w:t>conductividad efectiva</w:t>
        </w:r>
        <w:r w:rsidRPr="00B355AB">
          <w:rPr>
            <w:rFonts w:ascii="Arial" w:hAnsi="Arial" w:cs="Arial"/>
          </w:rPr>
          <w:t xml:space="preserve"> </w:t>
        </w:r>
      </w:ins>
      <m:oMath>
        <m:sSub>
          <m:sSubPr>
            <m:ctrlPr>
              <w:ins w:id="3958" w:author="JAVIERA PAZ LEFORT IBANEZ" w:date="2025-09-19T22:52:00Z" w16du:dateUtc="2025-09-20T01:52:00Z">
                <w:rPr>
                  <w:rFonts w:ascii="Cambria Math" w:eastAsiaTheme="minorEastAsia" w:hAnsi="Cambria Math" w:cs="Arial"/>
                  <w:i/>
                </w:rPr>
              </w:ins>
            </m:ctrlPr>
          </m:sSubPr>
          <m:e>
            <m:r>
              <w:ins w:id="3959" w:author="JAVIERA PAZ LEFORT IBANEZ" w:date="2025-09-19T22:52:00Z" w16du:dateUtc="2025-09-20T01:52:00Z">
                <w:rPr>
                  <w:rFonts w:ascii="Cambria Math" w:eastAsiaTheme="minorEastAsia" w:hAnsi="Cambria Math" w:cs="Arial"/>
                </w:rPr>
                <m:t>k</m:t>
              </w:ins>
            </m:r>
          </m:e>
          <m:sub>
            <m:r>
              <w:ins w:id="3960" w:author="JAVIERA PAZ LEFORT IBANEZ" w:date="2025-09-19T22:52:00Z" w16du:dateUtc="2025-09-20T01:52:00Z">
                <w:rPr>
                  <w:rFonts w:ascii="Cambria Math" w:eastAsiaTheme="minorEastAsia" w:hAnsi="Cambria Math" w:cs="Arial"/>
                </w:rPr>
                <m:t>eff</m:t>
              </w:ins>
            </m:r>
          </m:sub>
        </m:sSub>
      </m:oMath>
      <w:ins w:id="3961" w:author="JAVIERA PAZ LEFORT IBANEZ" w:date="2025-09-19T22:52:00Z" w16du:dateUtc="2025-09-20T01:52:00Z">
        <w:r w:rsidR="00264D8D" w:rsidRPr="00B355AB">
          <w:rPr>
            <w:rFonts w:ascii="Arial" w:eastAsiaTheme="minorEastAsia" w:hAnsi="Arial" w:cs="Arial"/>
          </w:rPr>
          <w:t xml:space="preserve"> </w:t>
        </w:r>
      </w:ins>
      <w:ins w:id="3962" w:author="JAVIERA PAZ LEFORT IBANEZ" w:date="2025-09-19T22:51:00Z">
        <w:r w:rsidRPr="00B355AB">
          <w:rPr>
            <w:rFonts w:ascii="Arial" w:hAnsi="Arial" w:cs="Arial"/>
          </w:rPr>
          <w:t>de la pared se mantiene constante en el rango analizado, de acuerdo con la literatura para polímeros en estas condiciones.</w:t>
        </w:r>
      </w:ins>
    </w:p>
    <w:p w14:paraId="7E663167" w14:textId="3BA1BD98" w:rsidR="000D1B69" w:rsidRPr="005D59EA" w:rsidDel="00EB69BB" w:rsidRDefault="000D1B69">
      <w:pPr>
        <w:spacing w:line="360" w:lineRule="auto"/>
        <w:ind w:left="708"/>
        <w:jc w:val="both"/>
        <w:rPr>
          <w:del w:id="3963" w:author="JAVIERA PAZ LEFORT IBANEZ" w:date="2025-09-19T22:58:00Z" w16du:dateUtc="2025-09-20T01:58:00Z"/>
          <w:rFonts w:ascii="Arial" w:hAnsi="Arial" w:cs="Arial"/>
        </w:rPr>
        <w:pPrChange w:id="3964" w:author="JAVIERA PAZ LEFORT IBANEZ" w:date="2025-09-22T17:13:00Z" w16du:dateUtc="2025-09-22T20:13:00Z">
          <w:pPr>
            <w:jc w:val="both"/>
          </w:pPr>
        </w:pPrChange>
      </w:pPr>
      <w:del w:id="3965" w:author="JAVIERA PAZ LEFORT IBANEZ" w:date="2025-09-19T22:58:00Z" w16du:dateUtc="2025-09-20T01:58:00Z">
        <w:r w:rsidRPr="005D59EA" w:rsidDel="00EB69BB">
          <w:rPr>
            <w:rFonts w:ascii="Arial" w:hAnsi="Arial" w:cs="Arial"/>
          </w:rPr>
          <w:delText>El desempeño del modelo matemático depende directamente de las propiedades físicas y termodinámicas de las fases involucradas, tanto en la fibra (vino) como en la carcasa (solución extractora de CaCl</w:delText>
        </w:r>
        <w:r w:rsidRPr="005D59EA" w:rsidDel="00EB69BB">
          <w:rPr>
            <w:rFonts w:ascii="Cambria Math" w:hAnsi="Cambria Math" w:cs="Cambria Math"/>
          </w:rPr>
          <w:delText>₂</w:delText>
        </w:r>
        <w:r w:rsidRPr="005D59EA" w:rsidDel="00EB69BB">
          <w:rPr>
            <w:rFonts w:ascii="Arial" w:hAnsi="Arial" w:cs="Arial"/>
          </w:rPr>
          <w:delText xml:space="preserve">). </w:delText>
        </w:r>
      </w:del>
    </w:p>
    <w:p w14:paraId="31824949" w14:textId="24A6D965" w:rsidR="000D1B69" w:rsidRPr="005D59EA" w:rsidDel="00EB69BB" w:rsidRDefault="000D1B69">
      <w:pPr>
        <w:pStyle w:val="Ttulo4"/>
        <w:spacing w:line="360" w:lineRule="auto"/>
        <w:ind w:left="708"/>
        <w:jc w:val="both"/>
        <w:rPr>
          <w:del w:id="3966" w:author="JAVIERA PAZ LEFORT IBANEZ" w:date="2025-09-19T22:58:00Z" w16du:dateUtc="2025-09-20T01:58:00Z"/>
          <w:rFonts w:ascii="Arial" w:hAnsi="Arial" w:cs="Arial"/>
          <w:color w:val="auto"/>
        </w:rPr>
        <w:pPrChange w:id="3967" w:author="JAVIERA PAZ LEFORT IBANEZ" w:date="2025-09-22T17:13:00Z" w16du:dateUtc="2025-09-22T20:13:00Z">
          <w:pPr>
            <w:pStyle w:val="Ttulo4"/>
            <w:jc w:val="both"/>
          </w:pPr>
        </w:pPrChange>
      </w:pPr>
      <w:del w:id="3968" w:author="JAVIERA PAZ LEFORT IBANEZ" w:date="2025-09-19T22:58:00Z" w16du:dateUtc="2025-09-20T01:58:00Z">
        <w:r w:rsidRPr="005D59EA" w:rsidDel="00EB69BB">
          <w:rPr>
            <w:rFonts w:ascii="Arial" w:hAnsi="Arial" w:cs="Arial"/>
            <w:color w:val="auto"/>
          </w:rPr>
          <w:delText xml:space="preserve"> Propiedades del Vino (Fase Interna)</w:delText>
        </w:r>
      </w:del>
    </w:p>
    <w:p w14:paraId="6E423B93" w14:textId="190A1570" w:rsidR="000D1B69" w:rsidRPr="005D59EA" w:rsidDel="00EB69BB" w:rsidRDefault="000D1B69">
      <w:pPr>
        <w:numPr>
          <w:ilvl w:val="0"/>
          <w:numId w:val="17"/>
        </w:numPr>
        <w:spacing w:line="360" w:lineRule="auto"/>
        <w:ind w:left="1428"/>
        <w:jc w:val="both"/>
        <w:rPr>
          <w:del w:id="3969" w:author="JAVIERA PAZ LEFORT IBANEZ" w:date="2025-09-19T22:58:00Z" w16du:dateUtc="2025-09-20T01:58:00Z"/>
          <w:rFonts w:ascii="Arial" w:hAnsi="Arial" w:cs="Arial"/>
        </w:rPr>
        <w:pPrChange w:id="3970" w:author="JAVIERA PAZ LEFORT IBANEZ" w:date="2025-09-22T17:13:00Z" w16du:dateUtc="2025-09-22T20:13:00Z">
          <w:pPr>
            <w:numPr>
              <w:numId w:val="17"/>
            </w:numPr>
            <w:tabs>
              <w:tab w:val="num" w:pos="720"/>
            </w:tabs>
            <w:ind w:left="720" w:hanging="360"/>
            <w:jc w:val="both"/>
          </w:pPr>
        </w:pPrChange>
      </w:pPr>
      <w:del w:id="3971" w:author="JAVIERA PAZ LEFORT IBANEZ" w:date="2025-09-19T22:58:00Z" w16du:dateUtc="2025-09-20T01:58:00Z">
        <w:r w:rsidRPr="005D59EA" w:rsidDel="00EB69BB">
          <w:rPr>
            <w:rFonts w:ascii="Arial" w:hAnsi="Arial" w:cs="Arial"/>
            <w:b/>
            <w:bCs/>
          </w:rPr>
          <w:delText>Viscosidad:</w:delText>
        </w:r>
        <w:r w:rsidRPr="005D59EA" w:rsidDel="00EB69BB">
          <w:rPr>
            <w:rFonts w:ascii="Arial" w:hAnsi="Arial" w:cs="Arial"/>
          </w:rPr>
          <w:delText xml:space="preserve"> La viscosidad del vino se determina como una mezcla de agua y etanol (12% v/v), calculada mediante interpolación de valores tabulados para cada componente en función de la temperatura. </w:delText>
        </w:r>
      </w:del>
    </w:p>
    <w:p w14:paraId="7DF4703B" w14:textId="2F41D8D6" w:rsidR="000D1B69" w:rsidRPr="005D59EA" w:rsidDel="00EB69BB" w:rsidRDefault="000D1B69">
      <w:pPr>
        <w:numPr>
          <w:ilvl w:val="0"/>
          <w:numId w:val="17"/>
        </w:numPr>
        <w:spacing w:line="360" w:lineRule="auto"/>
        <w:ind w:left="1428"/>
        <w:jc w:val="both"/>
        <w:rPr>
          <w:del w:id="3972" w:author="JAVIERA PAZ LEFORT IBANEZ" w:date="2025-09-19T22:58:00Z" w16du:dateUtc="2025-09-20T01:58:00Z"/>
          <w:rFonts w:ascii="Arial" w:hAnsi="Arial" w:cs="Arial"/>
        </w:rPr>
        <w:pPrChange w:id="3973" w:author="JAVIERA PAZ LEFORT IBANEZ" w:date="2025-09-22T17:13:00Z" w16du:dateUtc="2025-09-22T20:13:00Z">
          <w:pPr>
            <w:numPr>
              <w:numId w:val="17"/>
            </w:numPr>
            <w:tabs>
              <w:tab w:val="num" w:pos="720"/>
            </w:tabs>
            <w:ind w:left="720" w:hanging="360"/>
            <w:jc w:val="both"/>
          </w:pPr>
        </w:pPrChange>
      </w:pPr>
      <w:del w:id="3974" w:author="JAVIERA PAZ LEFORT IBANEZ" w:date="2025-09-19T22:58:00Z" w16du:dateUtc="2025-09-20T01:58:00Z">
        <w:r w:rsidRPr="005D59EA" w:rsidDel="00EB69BB">
          <w:rPr>
            <w:rFonts w:ascii="Arial" w:hAnsi="Arial" w:cs="Arial"/>
            <w:b/>
            <w:bCs/>
          </w:rPr>
          <w:delText>Densidad:</w:delText>
        </w:r>
        <w:r w:rsidRPr="005D59EA" w:rsidDel="00EB69BB">
          <w:rPr>
            <w:rFonts w:ascii="Arial" w:hAnsi="Arial" w:cs="Arial"/>
          </w:rPr>
          <w:delText xml:space="preserve"> Se considera constante a 1000 kg/m³, correspondiente a una solución acuosa diluida, lo cual es una aproximación razonable dada la baja concentración de etanol.</w:delText>
        </w:r>
      </w:del>
    </w:p>
    <w:p w14:paraId="71304A22" w14:textId="5A24D018" w:rsidR="00E32863" w:rsidRPr="005D59EA" w:rsidDel="00EB69BB" w:rsidRDefault="000D1B69">
      <w:pPr>
        <w:numPr>
          <w:ilvl w:val="0"/>
          <w:numId w:val="17"/>
        </w:numPr>
        <w:spacing w:line="360" w:lineRule="auto"/>
        <w:ind w:left="1428"/>
        <w:jc w:val="both"/>
        <w:rPr>
          <w:del w:id="3975" w:author="JAVIERA PAZ LEFORT IBANEZ" w:date="2025-09-19T22:58:00Z" w16du:dateUtc="2025-09-20T01:58:00Z"/>
          <w:rFonts w:ascii="Arial" w:hAnsi="Arial" w:cs="Arial"/>
        </w:rPr>
        <w:pPrChange w:id="3976" w:author="JAVIERA PAZ LEFORT IBANEZ" w:date="2025-09-22T17:13:00Z" w16du:dateUtc="2025-09-22T20:13:00Z">
          <w:pPr>
            <w:numPr>
              <w:numId w:val="17"/>
            </w:numPr>
            <w:tabs>
              <w:tab w:val="num" w:pos="720"/>
            </w:tabs>
            <w:ind w:left="720" w:hanging="360"/>
            <w:jc w:val="both"/>
          </w:pPr>
        </w:pPrChange>
      </w:pPr>
      <w:del w:id="3977" w:author="JAVIERA PAZ LEFORT IBANEZ" w:date="2025-09-19T22:58:00Z" w16du:dateUtc="2025-09-20T01:58:00Z">
        <w:r w:rsidRPr="005D59EA" w:rsidDel="00EB69BB">
          <w:rPr>
            <w:rFonts w:ascii="Arial" w:hAnsi="Arial" w:cs="Arial"/>
            <w:b/>
            <w:bCs/>
          </w:rPr>
          <w:delText>Difusión de Agua:</w:delText>
        </w:r>
        <w:r w:rsidRPr="005D59EA" w:rsidDel="00EB69BB">
          <w:rPr>
            <w:rFonts w:ascii="Arial" w:hAnsi="Arial" w:cs="Arial"/>
          </w:rPr>
          <w:delText xml:space="preserve"> Se considera tanto la difusión molecular (Wilke-Chang) como la difusión Knudsen, dependiendo del régimen de flujo y las características de la membrana. El coeficiente de difusión efectivo se calcula como:</w:delText>
        </w:r>
      </w:del>
    </w:p>
    <w:p w14:paraId="584A53F1" w14:textId="6AC063E1" w:rsidR="00E32863" w:rsidRPr="005D59EA" w:rsidDel="00EB69BB" w:rsidRDefault="00000000">
      <w:pPr>
        <w:spacing w:line="360" w:lineRule="auto"/>
        <w:ind w:left="708"/>
        <w:jc w:val="both"/>
        <w:rPr>
          <w:del w:id="3978" w:author="JAVIERA PAZ LEFORT IBANEZ" w:date="2025-09-19T22:58:00Z" w16du:dateUtc="2025-09-20T01:58:00Z"/>
          <w:rFonts w:ascii="Arial" w:hAnsi="Arial" w:cs="Arial"/>
        </w:rPr>
        <w:pPrChange w:id="3979" w:author="JAVIERA PAZ LEFORT IBANEZ" w:date="2025-09-22T17:13:00Z" w16du:dateUtc="2025-09-22T20:13:00Z">
          <w:pPr>
            <w:jc w:val="both"/>
          </w:pPr>
        </w:pPrChange>
      </w:pPr>
      <m:oMathPara>
        <m:oMath>
          <m:sSub>
            <m:sSubPr>
              <m:ctrlPr>
                <w:del w:id="3980" w:author="JAVIERA PAZ LEFORT IBANEZ" w:date="2025-09-19T22:58:00Z" w16du:dateUtc="2025-09-20T01:58:00Z">
                  <w:rPr>
                    <w:rFonts w:ascii="Cambria Math" w:hAnsi="Cambria Math" w:cs="Arial"/>
                    <w:i/>
                  </w:rPr>
                </w:del>
              </m:ctrlPr>
            </m:sSubPr>
            <m:e>
              <m:r>
                <w:del w:id="3981" w:author="JAVIERA PAZ LEFORT IBANEZ" w:date="2025-09-19T22:58:00Z" w16du:dateUtc="2025-09-20T01:58:00Z">
                  <w:rPr>
                    <w:rFonts w:ascii="Cambria Math" w:hAnsi="Cambria Math" w:cs="Arial"/>
                  </w:rPr>
                  <m:t>D</m:t>
                </w:del>
              </m:r>
            </m:e>
            <m:sub>
              <m:r>
                <w:del w:id="3982" w:author="JAVIERA PAZ LEFORT IBANEZ" w:date="2025-09-19T22:58:00Z" w16du:dateUtc="2025-09-20T01:58:00Z">
                  <w:rPr>
                    <w:rFonts w:ascii="Cambria Math" w:hAnsi="Cambria Math" w:cs="Arial"/>
                  </w:rPr>
                  <m:t>efectivo</m:t>
                </w:del>
              </m:r>
            </m:sub>
          </m:sSub>
          <m:r>
            <w:del w:id="3983" w:author="JAVIERA PAZ LEFORT IBANEZ" w:date="2025-09-19T22:58:00Z" w16du:dateUtc="2025-09-20T01:58:00Z">
              <w:rPr>
                <w:rFonts w:ascii="Cambria Math" w:hAnsi="Cambria Math" w:cs="Arial"/>
              </w:rPr>
              <m:t>=</m:t>
            </w:del>
          </m:r>
          <m:sSub>
            <m:sSubPr>
              <m:ctrlPr>
                <w:del w:id="3984" w:author="JAVIERA PAZ LEFORT IBANEZ" w:date="2025-09-19T22:58:00Z" w16du:dateUtc="2025-09-20T01:58:00Z">
                  <w:rPr>
                    <w:rFonts w:ascii="Cambria Math" w:hAnsi="Cambria Math" w:cs="Arial"/>
                    <w:i/>
                  </w:rPr>
                </w:del>
              </m:ctrlPr>
            </m:sSubPr>
            <m:e>
              <m:r>
                <w:del w:id="3985" w:author="JAVIERA PAZ LEFORT IBANEZ" w:date="2025-09-19T22:58:00Z" w16du:dateUtc="2025-09-20T01:58:00Z">
                  <w:rPr>
                    <w:rFonts w:ascii="Cambria Math" w:hAnsi="Cambria Math" w:cs="Arial"/>
                  </w:rPr>
                  <m:t>D</m:t>
                </w:del>
              </m:r>
            </m:e>
            <m:sub>
              <m:r>
                <w:del w:id="3986" w:author="JAVIERA PAZ LEFORT IBANEZ" w:date="2025-09-19T22:58:00Z" w16du:dateUtc="2025-09-20T01:58:00Z">
                  <w:rPr>
                    <w:rFonts w:ascii="Cambria Math" w:hAnsi="Cambria Math" w:cs="Arial"/>
                  </w:rPr>
                  <m:t>base</m:t>
                </w:del>
              </m:r>
            </m:sub>
          </m:sSub>
          <m:f>
            <m:fPr>
              <m:ctrlPr>
                <w:del w:id="3987" w:author="JAVIERA PAZ LEFORT IBANEZ" w:date="2025-09-19T22:58:00Z" w16du:dateUtc="2025-09-20T01:58:00Z">
                  <w:rPr>
                    <w:rFonts w:ascii="Cambria Math" w:hAnsi="Cambria Math" w:cs="Arial"/>
                    <w:i/>
                  </w:rPr>
                </w:del>
              </m:ctrlPr>
            </m:fPr>
            <m:num>
              <m:r>
                <w:del w:id="3988" w:author="JAVIERA PAZ LEFORT IBANEZ" w:date="2025-09-19T22:58:00Z" w16du:dateUtc="2025-09-20T01:58:00Z">
                  <w:rPr>
                    <w:rFonts w:ascii="Cambria Math" w:hAnsi="Cambria Math" w:cs="Arial"/>
                  </w:rPr>
                  <m:t>ε</m:t>
                </w:del>
              </m:r>
            </m:num>
            <m:den>
              <m:r>
                <w:del w:id="3989" w:author="JAVIERA PAZ LEFORT IBANEZ" w:date="2025-09-19T22:58:00Z" w16du:dateUtc="2025-09-20T01:58:00Z">
                  <w:rPr>
                    <w:rFonts w:ascii="Cambria Math" w:hAnsi="Cambria Math" w:cs="Arial"/>
                  </w:rPr>
                  <m:t>τ</m:t>
                </w:del>
              </m:r>
            </m:den>
          </m:f>
        </m:oMath>
      </m:oMathPara>
    </w:p>
    <w:p w14:paraId="1296B70C" w14:textId="1696899F" w:rsidR="000D1B69" w:rsidRPr="005D59EA" w:rsidDel="00EB69BB" w:rsidRDefault="000D1B69">
      <w:pPr>
        <w:spacing w:line="360" w:lineRule="auto"/>
        <w:ind w:left="1416"/>
        <w:jc w:val="both"/>
        <w:rPr>
          <w:del w:id="3990" w:author="JAVIERA PAZ LEFORT IBANEZ" w:date="2025-09-19T22:58:00Z" w16du:dateUtc="2025-09-20T01:58:00Z"/>
          <w:rFonts w:ascii="Arial" w:hAnsi="Arial" w:cs="Arial"/>
        </w:rPr>
        <w:pPrChange w:id="3991" w:author="JAVIERA PAZ LEFORT IBANEZ" w:date="2025-09-22T17:13:00Z" w16du:dateUtc="2025-09-22T20:13:00Z">
          <w:pPr>
            <w:ind w:left="708"/>
            <w:jc w:val="both"/>
          </w:pPr>
        </w:pPrChange>
      </w:pPr>
      <w:del w:id="3992" w:author="JAVIERA PAZ LEFORT IBANEZ" w:date="2025-09-19T22:58:00Z" w16du:dateUtc="2025-09-20T01:58:00Z">
        <w:r w:rsidRPr="005D59EA" w:rsidDel="00EB69BB">
          <w:rPr>
            <w:rFonts w:ascii="Arial" w:hAnsi="Arial" w:cs="Arial"/>
          </w:rPr>
          <w:delText xml:space="preserve">Donde </w:delText>
        </w:r>
      </w:del>
      <m:oMath>
        <m:sSub>
          <m:sSubPr>
            <m:ctrlPr>
              <w:del w:id="3993" w:author="JAVIERA PAZ LEFORT IBANEZ" w:date="2025-09-19T22:58:00Z" w16du:dateUtc="2025-09-20T01:58:00Z">
                <w:rPr>
                  <w:rFonts w:ascii="Cambria Math" w:hAnsi="Cambria Math" w:cs="Arial"/>
                  <w:i/>
                </w:rPr>
              </w:del>
            </m:ctrlPr>
          </m:sSubPr>
          <m:e>
            <m:r>
              <w:del w:id="3994" w:author="JAVIERA PAZ LEFORT IBANEZ" w:date="2025-09-19T22:58:00Z" w16du:dateUtc="2025-09-20T01:58:00Z">
                <w:rPr>
                  <w:rFonts w:ascii="Cambria Math" w:hAnsi="Cambria Math" w:cs="Arial"/>
                </w:rPr>
                <m:t>D</m:t>
              </w:del>
            </m:r>
          </m:e>
          <m:sub>
            <m:r>
              <w:del w:id="3995" w:author="JAVIERA PAZ LEFORT IBANEZ" w:date="2025-09-19T22:58:00Z" w16du:dateUtc="2025-09-20T01:58:00Z">
                <w:rPr>
                  <w:rFonts w:ascii="Cambria Math" w:hAnsi="Cambria Math" w:cs="Arial"/>
                </w:rPr>
                <m:t>base</m:t>
              </w:del>
            </m:r>
          </m:sub>
        </m:sSub>
        <m:r>
          <w:del w:id="3996" w:author="JAVIERA PAZ LEFORT IBANEZ" w:date="2025-09-19T22:58:00Z" w16du:dateUtc="2025-09-20T01:58:00Z">
            <w:rPr>
              <w:rFonts w:ascii="Cambria Math" w:hAnsi="Cambria Math" w:cs="Arial"/>
            </w:rPr>
            <m:t xml:space="preserve"> </m:t>
          </w:del>
        </m:r>
      </m:oMath>
      <w:del w:id="3997" w:author="JAVIERA PAZ LEFORT IBANEZ" w:date="2025-09-19T22:58:00Z" w16du:dateUtc="2025-09-20T01:58:00Z">
        <w:r w:rsidRPr="005D59EA" w:rsidDel="00EB69BB">
          <w:rPr>
            <w:rFonts w:ascii="Arial" w:hAnsi="Arial" w:cs="Arial"/>
          </w:rPr>
          <w:delText xml:space="preserve">puede ser el coeficiente de difusión molecular o Knudsen, determinado en función del número de Knudsen </w:delText>
        </w:r>
        <w:r w:rsidR="000835A7" w:rsidRPr="005D59EA" w:rsidDel="00EB69BB">
          <w:rPr>
            <w:rFonts w:ascii="Arial" w:hAnsi="Arial" w:cs="Arial"/>
          </w:rPr>
          <w:delText>(</w:delText>
        </w:r>
      </w:del>
      <m:oMath>
        <m:r>
          <w:del w:id="3998" w:author="JAVIERA PAZ LEFORT IBANEZ" w:date="2025-09-19T22:58:00Z" w16du:dateUtc="2025-09-20T01:58:00Z">
            <w:rPr>
              <w:rFonts w:ascii="Cambria Math" w:hAnsi="Cambria Math" w:cs="Arial"/>
            </w:rPr>
            <m:t>Kn</m:t>
          </w:del>
        </m:r>
      </m:oMath>
      <w:del w:id="3999" w:author="JAVIERA PAZ LEFORT IBANEZ" w:date="2025-09-19T22:58:00Z" w16du:dateUtc="2025-09-20T01:58:00Z">
        <w:r w:rsidR="000835A7" w:rsidRPr="005D59EA" w:rsidDel="00EB69BB">
          <w:rPr>
            <w:rFonts w:ascii="Arial" w:hAnsi="Arial" w:cs="Arial"/>
          </w:rPr>
          <w:delText>)</w:delText>
        </w:r>
        <w:r w:rsidRPr="005D59EA" w:rsidDel="00EB69BB">
          <w:rPr>
            <w:rFonts w:ascii="Arial" w:hAnsi="Arial" w:cs="Arial"/>
          </w:rPr>
          <w:delText xml:space="preserve"> calculado para el sistema.</w:delText>
        </w:r>
      </w:del>
    </w:p>
    <w:p w14:paraId="3AF9082C" w14:textId="5F0DAE15" w:rsidR="000D1B69" w:rsidRPr="005D59EA" w:rsidDel="00EB69BB" w:rsidRDefault="000D1B69">
      <w:pPr>
        <w:numPr>
          <w:ilvl w:val="0"/>
          <w:numId w:val="17"/>
        </w:numPr>
        <w:spacing w:line="360" w:lineRule="auto"/>
        <w:ind w:left="1428"/>
        <w:jc w:val="both"/>
        <w:rPr>
          <w:del w:id="4000" w:author="JAVIERA PAZ LEFORT IBANEZ" w:date="2025-09-19T22:58:00Z" w16du:dateUtc="2025-09-20T01:58:00Z"/>
          <w:rFonts w:ascii="Arial" w:hAnsi="Arial" w:cs="Arial"/>
        </w:rPr>
        <w:pPrChange w:id="4001" w:author="JAVIERA PAZ LEFORT IBANEZ" w:date="2025-09-22T17:13:00Z" w16du:dateUtc="2025-09-22T20:13:00Z">
          <w:pPr>
            <w:numPr>
              <w:numId w:val="17"/>
            </w:numPr>
            <w:tabs>
              <w:tab w:val="num" w:pos="720"/>
            </w:tabs>
            <w:ind w:left="720" w:hanging="360"/>
            <w:jc w:val="both"/>
          </w:pPr>
        </w:pPrChange>
      </w:pPr>
      <w:del w:id="4002" w:author="JAVIERA PAZ LEFORT IBANEZ" w:date="2025-09-19T22:58:00Z" w16du:dateUtc="2025-09-20T01:58:00Z">
        <w:r w:rsidRPr="005D59EA" w:rsidDel="00EB69BB">
          <w:rPr>
            <w:rFonts w:ascii="Arial" w:hAnsi="Arial" w:cs="Arial"/>
            <w:b/>
            <w:bCs/>
          </w:rPr>
          <w:delText>Capacidad Calorífica y Conductividad Térmica:</w:delText>
        </w:r>
        <w:r w:rsidRPr="005D59EA" w:rsidDel="00EB69BB">
          <w:rPr>
            <w:rFonts w:ascii="Arial" w:hAnsi="Arial" w:cs="Arial"/>
          </w:rPr>
          <w:delText xml:space="preserve"> La capacidad calorífica se fija en 4184 J/kg·K, equivalente al agua, mientras que la conductividad térmica se establece en 0.6 W/m·K, valores adecuados para una solución acuosa.</w:delText>
        </w:r>
      </w:del>
    </w:p>
    <w:p w14:paraId="2329A70A" w14:textId="1700E272" w:rsidR="00783902" w:rsidRPr="005D59EA" w:rsidDel="00EB69BB" w:rsidRDefault="00783902">
      <w:pPr>
        <w:spacing w:line="360" w:lineRule="auto"/>
        <w:ind w:left="708"/>
        <w:jc w:val="both"/>
        <w:rPr>
          <w:del w:id="4003" w:author="JAVIERA PAZ LEFORT IBANEZ" w:date="2025-09-19T22:58:00Z" w16du:dateUtc="2025-09-20T01:58:00Z"/>
          <w:rFonts w:ascii="Arial" w:hAnsi="Arial" w:cs="Arial"/>
        </w:rPr>
        <w:pPrChange w:id="4004" w:author="JAVIERA PAZ LEFORT IBANEZ" w:date="2025-09-22T17:13:00Z" w16du:dateUtc="2025-09-22T20:13:00Z">
          <w:pPr>
            <w:jc w:val="both"/>
          </w:pPr>
        </w:pPrChange>
      </w:pPr>
    </w:p>
    <w:p w14:paraId="75211D6F" w14:textId="34F439BC" w:rsidR="000D1B69" w:rsidRPr="005D59EA" w:rsidDel="00EB69BB" w:rsidRDefault="000D1B69">
      <w:pPr>
        <w:spacing w:line="360" w:lineRule="auto"/>
        <w:ind w:left="708"/>
        <w:jc w:val="both"/>
        <w:rPr>
          <w:del w:id="4005" w:author="JAVIERA PAZ LEFORT IBANEZ" w:date="2025-09-19T22:58:00Z" w16du:dateUtc="2025-09-20T01:58:00Z"/>
          <w:rFonts w:ascii="Arial" w:hAnsi="Arial" w:cs="Arial"/>
        </w:rPr>
        <w:pPrChange w:id="4006" w:author="JAVIERA PAZ LEFORT IBANEZ" w:date="2025-09-22T17:13:00Z" w16du:dateUtc="2025-09-22T20:13:00Z">
          <w:pPr>
            <w:jc w:val="both"/>
          </w:pPr>
        </w:pPrChange>
      </w:pPr>
      <w:del w:id="4007" w:author="JAVIERA PAZ LEFORT IBANEZ" w:date="2025-09-19T22:58:00Z" w16du:dateUtc="2025-09-20T01:58:00Z">
        <w:r w:rsidRPr="005D59EA" w:rsidDel="00EB69BB">
          <w:rPr>
            <w:rStyle w:val="Ttulo4Car"/>
            <w:rFonts w:ascii="Arial" w:hAnsi="Arial" w:cs="Arial"/>
            <w:color w:val="auto"/>
          </w:rPr>
          <w:delText>Propiedades de la Solución Extractora (Fase Externa)</w:delText>
        </w:r>
      </w:del>
    </w:p>
    <w:p w14:paraId="127315F3" w14:textId="160D3E9E" w:rsidR="000D1B69" w:rsidRPr="005D59EA" w:rsidDel="00EB69BB" w:rsidRDefault="000D1B69">
      <w:pPr>
        <w:numPr>
          <w:ilvl w:val="0"/>
          <w:numId w:val="18"/>
        </w:numPr>
        <w:spacing w:line="360" w:lineRule="auto"/>
        <w:ind w:left="1428"/>
        <w:jc w:val="both"/>
        <w:rPr>
          <w:del w:id="4008" w:author="JAVIERA PAZ LEFORT IBANEZ" w:date="2025-09-19T22:58:00Z" w16du:dateUtc="2025-09-20T01:58:00Z"/>
          <w:rFonts w:ascii="Arial" w:hAnsi="Arial" w:cs="Arial"/>
        </w:rPr>
        <w:pPrChange w:id="4009" w:author="JAVIERA PAZ LEFORT IBANEZ" w:date="2025-09-22T17:13:00Z" w16du:dateUtc="2025-09-22T20:13:00Z">
          <w:pPr>
            <w:numPr>
              <w:numId w:val="18"/>
            </w:numPr>
            <w:tabs>
              <w:tab w:val="num" w:pos="720"/>
            </w:tabs>
            <w:ind w:left="720" w:hanging="360"/>
            <w:jc w:val="both"/>
          </w:pPr>
        </w:pPrChange>
      </w:pPr>
      <w:del w:id="4010" w:author="JAVIERA PAZ LEFORT IBANEZ" w:date="2025-09-19T22:58:00Z" w16du:dateUtc="2025-09-20T01:58:00Z">
        <w:r w:rsidRPr="005D59EA" w:rsidDel="00EB69BB">
          <w:rPr>
            <w:rFonts w:ascii="Arial" w:hAnsi="Arial" w:cs="Arial"/>
            <w:b/>
            <w:bCs/>
          </w:rPr>
          <w:delText>Composición:</w:delText>
        </w:r>
        <w:r w:rsidRPr="005D59EA" w:rsidDel="00EB69BB">
          <w:rPr>
            <w:rFonts w:ascii="Arial" w:hAnsi="Arial" w:cs="Arial"/>
          </w:rPr>
          <w:delText xml:space="preserve"> Solución de cloruro de calcio (CaCl</w:delText>
        </w:r>
        <w:r w:rsidRPr="005D59EA" w:rsidDel="00EB69BB">
          <w:rPr>
            <w:rFonts w:ascii="Cambria Math" w:hAnsi="Cambria Math" w:cs="Cambria Math"/>
          </w:rPr>
          <w:delText>₂</w:delText>
        </w:r>
        <w:r w:rsidRPr="005D59EA" w:rsidDel="00EB69BB">
          <w:rPr>
            <w:rFonts w:ascii="Arial" w:hAnsi="Arial" w:cs="Arial"/>
          </w:rPr>
          <w:delText>) al 20% en agua.</w:delText>
        </w:r>
      </w:del>
    </w:p>
    <w:p w14:paraId="641DD109" w14:textId="0AA316D1" w:rsidR="000D1B69" w:rsidRPr="005D59EA" w:rsidDel="00EB69BB" w:rsidRDefault="000D1B69">
      <w:pPr>
        <w:numPr>
          <w:ilvl w:val="0"/>
          <w:numId w:val="18"/>
        </w:numPr>
        <w:spacing w:line="360" w:lineRule="auto"/>
        <w:ind w:left="1428"/>
        <w:jc w:val="both"/>
        <w:rPr>
          <w:del w:id="4011" w:author="JAVIERA PAZ LEFORT IBANEZ" w:date="2025-09-19T22:58:00Z" w16du:dateUtc="2025-09-20T01:58:00Z"/>
          <w:rFonts w:ascii="Arial" w:hAnsi="Arial" w:cs="Arial"/>
        </w:rPr>
        <w:pPrChange w:id="4012" w:author="JAVIERA PAZ LEFORT IBANEZ" w:date="2025-09-22T17:13:00Z" w16du:dateUtc="2025-09-22T20:13:00Z">
          <w:pPr>
            <w:numPr>
              <w:numId w:val="18"/>
            </w:numPr>
            <w:tabs>
              <w:tab w:val="num" w:pos="720"/>
            </w:tabs>
            <w:ind w:left="720" w:hanging="360"/>
            <w:jc w:val="both"/>
          </w:pPr>
        </w:pPrChange>
      </w:pPr>
      <w:del w:id="4013" w:author="JAVIERA PAZ LEFORT IBANEZ" w:date="2025-09-19T22:58:00Z" w16du:dateUtc="2025-09-20T01:58:00Z">
        <w:r w:rsidRPr="005D59EA" w:rsidDel="00EB69BB">
          <w:rPr>
            <w:rFonts w:ascii="Arial" w:hAnsi="Arial" w:cs="Arial"/>
            <w:b/>
            <w:bCs/>
          </w:rPr>
          <w:delText>Viscosidad:</w:delText>
        </w:r>
        <w:r w:rsidRPr="005D59EA" w:rsidDel="00EB69BB">
          <w:rPr>
            <w:rFonts w:ascii="Arial" w:hAnsi="Arial" w:cs="Arial"/>
          </w:rPr>
          <w:delText xml:space="preserve"> Calculada mediante interpolación de valores tabulados para CaCl</w:delText>
        </w:r>
        <w:r w:rsidRPr="005D59EA" w:rsidDel="00EB69BB">
          <w:rPr>
            <w:rFonts w:ascii="Cambria Math" w:hAnsi="Cambria Math" w:cs="Cambria Math"/>
          </w:rPr>
          <w:delText>₂</w:delText>
        </w:r>
        <w:r w:rsidRPr="005D59EA" w:rsidDel="00EB69BB">
          <w:rPr>
            <w:rFonts w:ascii="Arial" w:hAnsi="Arial" w:cs="Arial"/>
          </w:rPr>
          <w:delText xml:space="preserve"> a diferentes temperaturas. Esta propiedad varía notablemente con la concentración y la temperatura, afectando la transferencia de masa en la carcasa.</w:delText>
        </w:r>
      </w:del>
    </w:p>
    <w:p w14:paraId="66E9243A" w14:textId="3B7A9B03" w:rsidR="000D1B69" w:rsidRPr="005D59EA" w:rsidDel="00EB69BB" w:rsidRDefault="000D1B69">
      <w:pPr>
        <w:numPr>
          <w:ilvl w:val="0"/>
          <w:numId w:val="18"/>
        </w:numPr>
        <w:spacing w:line="360" w:lineRule="auto"/>
        <w:ind w:left="1428"/>
        <w:jc w:val="both"/>
        <w:rPr>
          <w:del w:id="4014" w:author="JAVIERA PAZ LEFORT IBANEZ" w:date="2025-09-19T22:58:00Z" w16du:dateUtc="2025-09-20T01:58:00Z"/>
          <w:rFonts w:ascii="Arial" w:hAnsi="Arial" w:cs="Arial"/>
        </w:rPr>
        <w:pPrChange w:id="4015" w:author="JAVIERA PAZ LEFORT IBANEZ" w:date="2025-09-22T17:13:00Z" w16du:dateUtc="2025-09-22T20:13:00Z">
          <w:pPr>
            <w:numPr>
              <w:numId w:val="18"/>
            </w:numPr>
            <w:tabs>
              <w:tab w:val="num" w:pos="720"/>
            </w:tabs>
            <w:ind w:left="720" w:hanging="360"/>
            <w:jc w:val="both"/>
          </w:pPr>
        </w:pPrChange>
      </w:pPr>
      <w:del w:id="4016" w:author="JAVIERA PAZ LEFORT IBANEZ" w:date="2025-09-19T22:58:00Z" w16du:dateUtc="2025-09-20T01:58:00Z">
        <w:r w:rsidRPr="005D59EA" w:rsidDel="00EB69BB">
          <w:rPr>
            <w:rFonts w:ascii="Arial" w:hAnsi="Arial" w:cs="Arial"/>
            <w:b/>
            <w:bCs/>
          </w:rPr>
          <w:delText>Densidad:</w:delText>
        </w:r>
        <w:r w:rsidRPr="005D59EA" w:rsidDel="00EB69BB">
          <w:rPr>
            <w:rFonts w:ascii="Arial" w:hAnsi="Arial" w:cs="Arial"/>
          </w:rPr>
          <w:delText xml:space="preserve"> 1150 kg/m³, correspondiente a una solución acuosa de CaCl</w:delText>
        </w:r>
        <w:r w:rsidRPr="005D59EA" w:rsidDel="00EB69BB">
          <w:rPr>
            <w:rFonts w:ascii="Cambria Math" w:hAnsi="Cambria Math" w:cs="Cambria Math"/>
          </w:rPr>
          <w:delText>₂</w:delText>
        </w:r>
        <w:r w:rsidRPr="005D59EA" w:rsidDel="00EB69BB">
          <w:rPr>
            <w:rFonts w:ascii="Arial" w:hAnsi="Arial" w:cs="Arial"/>
          </w:rPr>
          <w:delText xml:space="preserve"> al 20%.</w:delText>
        </w:r>
      </w:del>
    </w:p>
    <w:p w14:paraId="191FBCBC" w14:textId="37E04806" w:rsidR="000D1B69" w:rsidRPr="005D59EA" w:rsidDel="00EB69BB" w:rsidRDefault="000D1B69">
      <w:pPr>
        <w:numPr>
          <w:ilvl w:val="0"/>
          <w:numId w:val="18"/>
        </w:numPr>
        <w:spacing w:line="360" w:lineRule="auto"/>
        <w:ind w:left="1428"/>
        <w:jc w:val="both"/>
        <w:rPr>
          <w:del w:id="4017" w:author="JAVIERA PAZ LEFORT IBANEZ" w:date="2025-09-19T22:58:00Z" w16du:dateUtc="2025-09-20T01:58:00Z"/>
          <w:rFonts w:ascii="Arial" w:hAnsi="Arial" w:cs="Arial"/>
        </w:rPr>
        <w:pPrChange w:id="4018" w:author="JAVIERA PAZ LEFORT IBANEZ" w:date="2025-09-22T17:13:00Z" w16du:dateUtc="2025-09-22T20:13:00Z">
          <w:pPr>
            <w:numPr>
              <w:numId w:val="18"/>
            </w:numPr>
            <w:tabs>
              <w:tab w:val="num" w:pos="720"/>
            </w:tabs>
            <w:ind w:left="720" w:hanging="360"/>
            <w:jc w:val="both"/>
          </w:pPr>
        </w:pPrChange>
      </w:pPr>
      <w:del w:id="4019" w:author="JAVIERA PAZ LEFORT IBANEZ" w:date="2025-09-19T22:58:00Z" w16du:dateUtc="2025-09-20T01:58:00Z">
        <w:r w:rsidRPr="005D59EA" w:rsidDel="00EB69BB">
          <w:rPr>
            <w:rFonts w:ascii="Arial" w:hAnsi="Arial" w:cs="Arial"/>
            <w:b/>
            <w:bCs/>
          </w:rPr>
          <w:delText>Difusión de Agua:</w:delText>
        </w:r>
        <w:r w:rsidRPr="005D59EA" w:rsidDel="00EB69BB">
          <w:rPr>
            <w:rFonts w:ascii="Arial" w:hAnsi="Arial" w:cs="Arial"/>
          </w:rPr>
          <w:delText xml:space="preserve"> Similar al vino, se calcula un coeficiente de difusión efectivo que considera la presencia de CaCl</w:delText>
        </w:r>
        <w:r w:rsidRPr="005D59EA" w:rsidDel="00EB69BB">
          <w:rPr>
            <w:rFonts w:ascii="Cambria Math" w:hAnsi="Cambria Math" w:cs="Cambria Math"/>
          </w:rPr>
          <w:delText>₂</w:delText>
        </w:r>
        <w:r w:rsidRPr="005D59EA" w:rsidDel="00EB69BB">
          <w:rPr>
            <w:rFonts w:ascii="Arial" w:hAnsi="Arial" w:cs="Arial"/>
          </w:rPr>
          <w:delText xml:space="preserve"> y sus efectos en la movilidad del agua.</w:delText>
        </w:r>
      </w:del>
    </w:p>
    <w:p w14:paraId="71982ED8" w14:textId="08BC1DDC" w:rsidR="000D1B69" w:rsidRPr="005D59EA" w:rsidDel="00EB69BB" w:rsidRDefault="000D1B69">
      <w:pPr>
        <w:numPr>
          <w:ilvl w:val="0"/>
          <w:numId w:val="18"/>
        </w:numPr>
        <w:spacing w:line="360" w:lineRule="auto"/>
        <w:ind w:left="1428"/>
        <w:jc w:val="both"/>
        <w:rPr>
          <w:del w:id="4020" w:author="JAVIERA PAZ LEFORT IBANEZ" w:date="2025-09-19T22:58:00Z" w16du:dateUtc="2025-09-20T01:58:00Z"/>
          <w:rFonts w:ascii="Arial" w:hAnsi="Arial" w:cs="Arial"/>
        </w:rPr>
        <w:pPrChange w:id="4021" w:author="JAVIERA PAZ LEFORT IBANEZ" w:date="2025-09-22T17:13:00Z" w16du:dateUtc="2025-09-22T20:13:00Z">
          <w:pPr>
            <w:numPr>
              <w:numId w:val="18"/>
            </w:numPr>
            <w:tabs>
              <w:tab w:val="num" w:pos="720"/>
            </w:tabs>
            <w:ind w:left="720" w:hanging="360"/>
            <w:jc w:val="both"/>
          </w:pPr>
        </w:pPrChange>
      </w:pPr>
      <w:del w:id="4022" w:author="JAVIERA PAZ LEFORT IBANEZ" w:date="2025-09-19T22:58:00Z" w16du:dateUtc="2025-09-20T01:58:00Z">
        <w:r w:rsidRPr="005D59EA" w:rsidDel="00EB69BB">
          <w:rPr>
            <w:rFonts w:ascii="Arial" w:hAnsi="Arial" w:cs="Arial"/>
            <w:b/>
            <w:bCs/>
          </w:rPr>
          <w:delText>Capacidad Calorífica y Conductividad Térmica:</w:delText>
        </w:r>
        <w:r w:rsidRPr="005D59EA" w:rsidDel="00EB69BB">
          <w:rPr>
            <w:rFonts w:ascii="Arial" w:hAnsi="Arial" w:cs="Arial"/>
          </w:rPr>
          <w:delText xml:space="preserve"> Se utilizan valores específicos para la solución de CaCl</w:delText>
        </w:r>
        <w:r w:rsidRPr="005D59EA" w:rsidDel="00EB69BB">
          <w:rPr>
            <w:rFonts w:ascii="Cambria Math" w:hAnsi="Cambria Math" w:cs="Cambria Math"/>
          </w:rPr>
          <w:delText>₂</w:delText>
        </w:r>
        <w:r w:rsidRPr="005D59EA" w:rsidDel="00EB69BB">
          <w:rPr>
            <w:rFonts w:ascii="Arial" w:hAnsi="Arial" w:cs="Arial"/>
          </w:rPr>
          <w:delText>, siendo 3400 J/kg·K para la capacidad calorífica y 0.6 W/m·K para la conductividad térmica.</w:delText>
        </w:r>
      </w:del>
    </w:p>
    <w:p w14:paraId="0EA10EEE" w14:textId="1799A95D" w:rsidR="000D1B69" w:rsidRPr="005D59EA" w:rsidDel="00EB69BB" w:rsidRDefault="000D1B69">
      <w:pPr>
        <w:pStyle w:val="Ttulo4"/>
        <w:spacing w:line="360" w:lineRule="auto"/>
        <w:ind w:left="708"/>
        <w:jc w:val="both"/>
        <w:rPr>
          <w:del w:id="4023" w:author="JAVIERA PAZ LEFORT IBANEZ" w:date="2025-09-19T22:58:00Z" w16du:dateUtc="2025-09-20T01:58:00Z"/>
          <w:rFonts w:ascii="Arial" w:hAnsi="Arial" w:cs="Arial"/>
          <w:color w:val="auto"/>
        </w:rPr>
        <w:pPrChange w:id="4024" w:author="JAVIERA PAZ LEFORT IBANEZ" w:date="2025-09-22T17:13:00Z" w16du:dateUtc="2025-09-22T20:13:00Z">
          <w:pPr>
            <w:pStyle w:val="Ttulo4"/>
            <w:jc w:val="both"/>
          </w:pPr>
        </w:pPrChange>
      </w:pPr>
      <w:del w:id="4025" w:author="JAVIERA PAZ LEFORT IBANEZ" w:date="2025-09-19T22:58:00Z" w16du:dateUtc="2025-09-20T01:58:00Z">
        <w:r w:rsidRPr="005D59EA" w:rsidDel="00EB69BB">
          <w:rPr>
            <w:rFonts w:ascii="Arial" w:hAnsi="Arial" w:cs="Arial"/>
            <w:color w:val="auto"/>
          </w:rPr>
          <w:delText>Propiedades de la Membrana</w:delText>
        </w:r>
      </w:del>
    </w:p>
    <w:p w14:paraId="53C67EBA" w14:textId="510B0081" w:rsidR="000D1B69" w:rsidRPr="005D59EA" w:rsidDel="00EB69BB" w:rsidRDefault="000D1B69">
      <w:pPr>
        <w:numPr>
          <w:ilvl w:val="0"/>
          <w:numId w:val="19"/>
        </w:numPr>
        <w:spacing w:line="360" w:lineRule="auto"/>
        <w:ind w:left="1428"/>
        <w:jc w:val="both"/>
        <w:rPr>
          <w:del w:id="4026" w:author="JAVIERA PAZ LEFORT IBANEZ" w:date="2025-09-19T22:58:00Z" w16du:dateUtc="2025-09-20T01:58:00Z"/>
          <w:rFonts w:ascii="Arial" w:hAnsi="Arial" w:cs="Arial"/>
        </w:rPr>
        <w:pPrChange w:id="4027" w:author="JAVIERA PAZ LEFORT IBANEZ" w:date="2025-09-22T17:13:00Z" w16du:dateUtc="2025-09-22T20:13:00Z">
          <w:pPr>
            <w:numPr>
              <w:numId w:val="19"/>
            </w:numPr>
            <w:tabs>
              <w:tab w:val="num" w:pos="720"/>
            </w:tabs>
            <w:ind w:left="720" w:hanging="360"/>
            <w:jc w:val="both"/>
          </w:pPr>
        </w:pPrChange>
      </w:pPr>
      <w:del w:id="4028" w:author="JAVIERA PAZ LEFORT IBANEZ" w:date="2025-09-19T22:58:00Z" w16du:dateUtc="2025-09-20T01:58:00Z">
        <w:r w:rsidRPr="005D59EA" w:rsidDel="00EB69BB">
          <w:rPr>
            <w:rFonts w:ascii="Arial" w:hAnsi="Arial" w:cs="Arial"/>
            <w:b/>
            <w:bCs/>
          </w:rPr>
          <w:delText>Material:</w:delText>
        </w:r>
        <w:r w:rsidRPr="005D59EA" w:rsidDel="00EB69BB">
          <w:rPr>
            <w:rFonts w:ascii="Arial" w:hAnsi="Arial" w:cs="Arial"/>
          </w:rPr>
          <w:delText xml:space="preserve"> Polipropileno (hidrofóbico).</w:delText>
        </w:r>
      </w:del>
    </w:p>
    <w:p w14:paraId="00F87D3E" w14:textId="461B7937" w:rsidR="000D1B69" w:rsidRPr="005D59EA" w:rsidDel="00EB69BB" w:rsidRDefault="000D1B69">
      <w:pPr>
        <w:numPr>
          <w:ilvl w:val="0"/>
          <w:numId w:val="19"/>
        </w:numPr>
        <w:spacing w:line="360" w:lineRule="auto"/>
        <w:ind w:left="1428"/>
        <w:jc w:val="both"/>
        <w:rPr>
          <w:del w:id="4029" w:author="JAVIERA PAZ LEFORT IBANEZ" w:date="2025-09-19T22:58:00Z" w16du:dateUtc="2025-09-20T01:58:00Z"/>
          <w:rFonts w:ascii="Arial" w:hAnsi="Arial" w:cs="Arial"/>
        </w:rPr>
        <w:pPrChange w:id="4030" w:author="JAVIERA PAZ LEFORT IBANEZ" w:date="2025-09-22T17:13:00Z" w16du:dateUtc="2025-09-22T20:13:00Z">
          <w:pPr>
            <w:numPr>
              <w:numId w:val="19"/>
            </w:numPr>
            <w:tabs>
              <w:tab w:val="num" w:pos="720"/>
            </w:tabs>
            <w:ind w:left="720" w:hanging="360"/>
            <w:jc w:val="both"/>
          </w:pPr>
        </w:pPrChange>
      </w:pPr>
      <w:del w:id="4031" w:author="JAVIERA PAZ LEFORT IBANEZ" w:date="2025-09-19T22:58:00Z" w16du:dateUtc="2025-09-20T01:58:00Z">
        <w:r w:rsidRPr="005D59EA" w:rsidDel="00EB69BB">
          <w:rPr>
            <w:rFonts w:ascii="Arial" w:hAnsi="Arial" w:cs="Arial"/>
            <w:b/>
            <w:bCs/>
          </w:rPr>
          <w:delText>Porosidad:</w:delText>
        </w:r>
        <w:r w:rsidRPr="005D59EA" w:rsidDel="00EB69BB">
          <w:rPr>
            <w:rFonts w:ascii="Arial" w:hAnsi="Arial" w:cs="Arial"/>
          </w:rPr>
          <w:delText xml:space="preserve"> 0.5.</w:delText>
        </w:r>
      </w:del>
    </w:p>
    <w:p w14:paraId="57E95491" w14:textId="6A69CFEB" w:rsidR="000D1B69" w:rsidRPr="005D59EA" w:rsidDel="00EB69BB" w:rsidRDefault="000D1B69">
      <w:pPr>
        <w:numPr>
          <w:ilvl w:val="0"/>
          <w:numId w:val="19"/>
        </w:numPr>
        <w:spacing w:line="360" w:lineRule="auto"/>
        <w:ind w:left="1428"/>
        <w:jc w:val="both"/>
        <w:rPr>
          <w:del w:id="4032" w:author="JAVIERA PAZ LEFORT IBANEZ" w:date="2025-09-19T22:58:00Z" w16du:dateUtc="2025-09-20T01:58:00Z"/>
          <w:rFonts w:ascii="Arial" w:hAnsi="Arial" w:cs="Arial"/>
        </w:rPr>
        <w:pPrChange w:id="4033" w:author="JAVIERA PAZ LEFORT IBANEZ" w:date="2025-09-22T17:13:00Z" w16du:dateUtc="2025-09-22T20:13:00Z">
          <w:pPr>
            <w:numPr>
              <w:numId w:val="19"/>
            </w:numPr>
            <w:tabs>
              <w:tab w:val="num" w:pos="720"/>
            </w:tabs>
            <w:ind w:left="720" w:hanging="360"/>
            <w:jc w:val="both"/>
          </w:pPr>
        </w:pPrChange>
      </w:pPr>
      <w:del w:id="4034" w:author="JAVIERA PAZ LEFORT IBANEZ" w:date="2025-09-19T22:58:00Z" w16du:dateUtc="2025-09-20T01:58:00Z">
        <w:r w:rsidRPr="005D59EA" w:rsidDel="00EB69BB">
          <w:rPr>
            <w:rFonts w:ascii="Arial" w:hAnsi="Arial" w:cs="Arial"/>
            <w:b/>
            <w:bCs/>
          </w:rPr>
          <w:delText>Tortuosidad:</w:delText>
        </w:r>
        <w:r w:rsidRPr="005D59EA" w:rsidDel="00EB69BB">
          <w:rPr>
            <w:rFonts w:ascii="Arial" w:hAnsi="Arial" w:cs="Arial"/>
          </w:rPr>
          <w:delText xml:space="preserve"> 2.0.</w:delText>
        </w:r>
      </w:del>
    </w:p>
    <w:p w14:paraId="2D5E1C7D" w14:textId="173CA643" w:rsidR="000D1B69" w:rsidRPr="005D59EA" w:rsidDel="00EB69BB" w:rsidRDefault="000D1B69">
      <w:pPr>
        <w:numPr>
          <w:ilvl w:val="0"/>
          <w:numId w:val="19"/>
        </w:numPr>
        <w:spacing w:line="360" w:lineRule="auto"/>
        <w:ind w:left="1428"/>
        <w:jc w:val="both"/>
        <w:rPr>
          <w:del w:id="4035" w:author="JAVIERA PAZ LEFORT IBANEZ" w:date="2025-09-19T22:58:00Z" w16du:dateUtc="2025-09-20T01:58:00Z"/>
          <w:rFonts w:ascii="Arial" w:hAnsi="Arial" w:cs="Arial"/>
        </w:rPr>
        <w:pPrChange w:id="4036" w:author="JAVIERA PAZ LEFORT IBANEZ" w:date="2025-09-22T17:13:00Z" w16du:dateUtc="2025-09-22T20:13:00Z">
          <w:pPr>
            <w:numPr>
              <w:numId w:val="19"/>
            </w:numPr>
            <w:tabs>
              <w:tab w:val="num" w:pos="720"/>
            </w:tabs>
            <w:ind w:left="720" w:hanging="360"/>
            <w:jc w:val="both"/>
          </w:pPr>
        </w:pPrChange>
      </w:pPr>
      <w:del w:id="4037" w:author="JAVIERA PAZ LEFORT IBANEZ" w:date="2025-09-19T22:58:00Z" w16du:dateUtc="2025-09-20T01:58:00Z">
        <w:r w:rsidRPr="005D59EA" w:rsidDel="00EB69BB">
          <w:rPr>
            <w:rFonts w:ascii="Arial" w:hAnsi="Arial" w:cs="Arial"/>
            <w:b/>
            <w:bCs/>
          </w:rPr>
          <w:delText>Diámetro de poro:</w:delText>
        </w:r>
        <w:r w:rsidRPr="005D59EA" w:rsidDel="00EB69BB">
          <w:rPr>
            <w:rFonts w:ascii="Arial" w:hAnsi="Arial" w:cs="Arial"/>
          </w:rPr>
          <w:delText xml:space="preserve"> 1×10</w:delText>
        </w:r>
        <w:r w:rsidRPr="005D59EA" w:rsidDel="00EB69BB">
          <w:rPr>
            <w:rFonts w:ascii="Arial" w:hAnsi="Arial" w:cs="Arial"/>
            <w:vertAlign w:val="superscript"/>
          </w:rPr>
          <w:delText>−7</w:delText>
        </w:r>
        <w:r w:rsidRPr="005D59EA" w:rsidDel="00EB69BB">
          <w:rPr>
            <w:rFonts w:ascii="Arial" w:hAnsi="Arial" w:cs="Arial"/>
          </w:rPr>
          <w:delText xml:space="preserve"> </w:delText>
        </w:r>
        <w:r w:rsidR="00E32863" w:rsidRPr="005D59EA" w:rsidDel="00EB69BB">
          <w:rPr>
            <w:rFonts w:ascii="Arial" w:hAnsi="Arial" w:cs="Arial"/>
          </w:rPr>
          <w:delText>m.</w:delText>
        </w:r>
      </w:del>
    </w:p>
    <w:p w14:paraId="0E77B63D" w14:textId="3A31C624" w:rsidR="000D1B69" w:rsidRPr="005D59EA" w:rsidDel="00EB69BB" w:rsidRDefault="000D1B69">
      <w:pPr>
        <w:numPr>
          <w:ilvl w:val="0"/>
          <w:numId w:val="19"/>
        </w:numPr>
        <w:spacing w:line="360" w:lineRule="auto"/>
        <w:ind w:left="1428"/>
        <w:jc w:val="both"/>
        <w:rPr>
          <w:del w:id="4038" w:author="JAVIERA PAZ LEFORT IBANEZ" w:date="2025-09-19T22:58:00Z" w16du:dateUtc="2025-09-20T01:58:00Z"/>
          <w:rFonts w:ascii="Arial" w:hAnsi="Arial" w:cs="Arial"/>
        </w:rPr>
        <w:pPrChange w:id="4039" w:author="JAVIERA PAZ LEFORT IBANEZ" w:date="2025-09-22T17:13:00Z" w16du:dateUtc="2025-09-22T20:13:00Z">
          <w:pPr>
            <w:numPr>
              <w:numId w:val="19"/>
            </w:numPr>
            <w:tabs>
              <w:tab w:val="num" w:pos="720"/>
            </w:tabs>
            <w:ind w:left="720" w:hanging="360"/>
            <w:jc w:val="both"/>
          </w:pPr>
        </w:pPrChange>
      </w:pPr>
      <w:del w:id="4040" w:author="JAVIERA PAZ LEFORT IBANEZ" w:date="2025-09-19T22:58:00Z" w16du:dateUtc="2025-09-20T01:58:00Z">
        <w:r w:rsidRPr="005D59EA" w:rsidDel="00EB69BB">
          <w:rPr>
            <w:rFonts w:ascii="Arial" w:hAnsi="Arial" w:cs="Arial"/>
            <w:b/>
            <w:bCs/>
          </w:rPr>
          <w:delText>Espesor de la Membrana:</w:delText>
        </w:r>
        <w:r w:rsidRPr="005D59EA" w:rsidDel="00EB69BB">
          <w:rPr>
            <w:rFonts w:ascii="Arial" w:hAnsi="Arial" w:cs="Arial"/>
          </w:rPr>
          <w:delText xml:space="preserve"> 35 µm.</w:delText>
        </w:r>
      </w:del>
    </w:p>
    <w:p w14:paraId="2196F8EF" w14:textId="444F151C" w:rsidR="000D1B69" w:rsidRPr="005D59EA" w:rsidDel="00EB69BB" w:rsidRDefault="000D1B69">
      <w:pPr>
        <w:numPr>
          <w:ilvl w:val="0"/>
          <w:numId w:val="19"/>
        </w:numPr>
        <w:spacing w:line="360" w:lineRule="auto"/>
        <w:ind w:left="1428"/>
        <w:jc w:val="both"/>
        <w:rPr>
          <w:del w:id="4041" w:author="JAVIERA PAZ LEFORT IBANEZ" w:date="2025-09-19T22:58:00Z" w16du:dateUtc="2025-09-20T01:58:00Z"/>
          <w:rFonts w:ascii="Arial" w:hAnsi="Arial" w:cs="Arial"/>
        </w:rPr>
        <w:pPrChange w:id="4042" w:author="JAVIERA PAZ LEFORT IBANEZ" w:date="2025-09-22T17:13:00Z" w16du:dateUtc="2025-09-22T20:13:00Z">
          <w:pPr>
            <w:numPr>
              <w:numId w:val="19"/>
            </w:numPr>
            <w:tabs>
              <w:tab w:val="num" w:pos="720"/>
            </w:tabs>
            <w:ind w:left="720" w:hanging="360"/>
            <w:jc w:val="both"/>
          </w:pPr>
        </w:pPrChange>
      </w:pPr>
      <w:del w:id="4043" w:author="JAVIERA PAZ LEFORT IBANEZ" w:date="2025-09-19T22:58:00Z" w16du:dateUtc="2025-09-20T01:58:00Z">
        <w:r w:rsidRPr="005D59EA" w:rsidDel="00EB69BB">
          <w:rPr>
            <w:rFonts w:ascii="Arial" w:hAnsi="Arial" w:cs="Arial"/>
            <w:b/>
            <w:bCs/>
          </w:rPr>
          <w:delText>Difusión a través de la membrana:</w:delText>
        </w:r>
        <w:r w:rsidRPr="005D59EA" w:rsidDel="00EB69BB">
          <w:rPr>
            <w:rFonts w:ascii="Arial" w:hAnsi="Arial" w:cs="Arial"/>
          </w:rPr>
          <w:delText xml:space="preserve"> Se calcula considerando tanto la difusión Knudsen como la difusión molecular, dependiendo del régimen de flujo en los poros. El modelo permite seleccionar el tipo de difusión dominante según el número de Knudsen:</w:delText>
        </w:r>
      </w:del>
    </w:p>
    <w:p w14:paraId="37D8BA32" w14:textId="5682924A" w:rsidR="000D1B69" w:rsidRPr="005D59EA" w:rsidDel="00EB69BB" w:rsidRDefault="00726870">
      <w:pPr>
        <w:numPr>
          <w:ilvl w:val="1"/>
          <w:numId w:val="19"/>
        </w:numPr>
        <w:spacing w:line="360" w:lineRule="auto"/>
        <w:ind w:left="2148"/>
        <w:jc w:val="both"/>
        <w:rPr>
          <w:del w:id="4044" w:author="JAVIERA PAZ LEFORT IBANEZ" w:date="2025-09-19T22:58:00Z" w16du:dateUtc="2025-09-20T01:58:00Z"/>
          <w:rFonts w:ascii="Arial" w:hAnsi="Arial" w:cs="Arial"/>
        </w:rPr>
        <w:pPrChange w:id="4045" w:author="JAVIERA PAZ LEFORT IBANEZ" w:date="2025-09-22T17:13:00Z" w16du:dateUtc="2025-09-22T20:13:00Z">
          <w:pPr>
            <w:numPr>
              <w:ilvl w:val="1"/>
              <w:numId w:val="19"/>
            </w:numPr>
            <w:tabs>
              <w:tab w:val="num" w:pos="1440"/>
            </w:tabs>
            <w:ind w:left="1440" w:hanging="360"/>
            <w:jc w:val="both"/>
          </w:pPr>
        </w:pPrChange>
      </w:pPr>
      <m:oMath>
        <m:r>
          <w:del w:id="4046" w:author="JAVIERA PAZ LEFORT IBANEZ" w:date="2025-09-19T22:58:00Z" w16du:dateUtc="2025-09-20T01:58:00Z">
            <w:rPr>
              <w:rFonts w:ascii="Cambria Math" w:hAnsi="Cambria Math" w:cs="Arial"/>
            </w:rPr>
            <m:t>Kn&gt;1</m:t>
          </w:del>
        </m:r>
      </m:oMath>
      <w:del w:id="4047" w:author="JAVIERA PAZ LEFORT IBANEZ" w:date="2025-09-19T22:58:00Z" w16du:dateUtc="2025-09-20T01:58:00Z">
        <w:r w:rsidRPr="005D59EA" w:rsidDel="00EB69BB">
          <w:rPr>
            <w:rFonts w:ascii="Arial" w:eastAsiaTheme="minorEastAsia" w:hAnsi="Arial" w:cs="Arial"/>
          </w:rPr>
          <w:delText xml:space="preserve"> </w:delText>
        </w:r>
        <w:r w:rsidR="000D1B69" w:rsidRPr="005D59EA" w:rsidDel="00EB69BB">
          <w:rPr>
            <w:rFonts w:ascii="Arial" w:hAnsi="Arial" w:cs="Arial"/>
          </w:rPr>
          <w:delText>: Difusión Knudsen (dominio molecular reducido).</w:delText>
        </w:r>
      </w:del>
    </w:p>
    <w:p w14:paraId="106BF40C" w14:textId="66B76BBB" w:rsidR="000D1B69" w:rsidRPr="005D59EA" w:rsidDel="00EB69BB" w:rsidRDefault="00726870">
      <w:pPr>
        <w:numPr>
          <w:ilvl w:val="1"/>
          <w:numId w:val="19"/>
        </w:numPr>
        <w:spacing w:line="360" w:lineRule="auto"/>
        <w:ind w:left="2148"/>
        <w:jc w:val="both"/>
        <w:rPr>
          <w:del w:id="4048" w:author="JAVIERA PAZ LEFORT IBANEZ" w:date="2025-09-19T22:58:00Z" w16du:dateUtc="2025-09-20T01:58:00Z"/>
          <w:rFonts w:ascii="Arial" w:hAnsi="Arial" w:cs="Arial"/>
        </w:rPr>
        <w:pPrChange w:id="4049" w:author="JAVIERA PAZ LEFORT IBANEZ" w:date="2025-09-22T17:13:00Z" w16du:dateUtc="2025-09-22T20:13:00Z">
          <w:pPr>
            <w:numPr>
              <w:ilvl w:val="1"/>
              <w:numId w:val="19"/>
            </w:numPr>
            <w:tabs>
              <w:tab w:val="num" w:pos="1440"/>
            </w:tabs>
            <w:ind w:left="1440" w:hanging="360"/>
            <w:jc w:val="both"/>
          </w:pPr>
        </w:pPrChange>
      </w:pPr>
      <m:oMath>
        <m:r>
          <w:del w:id="4050" w:author="JAVIERA PAZ LEFORT IBANEZ" w:date="2025-09-19T22:58:00Z" w16du:dateUtc="2025-09-20T01:58:00Z">
            <w:rPr>
              <w:rFonts w:ascii="Cambria Math" w:hAnsi="Cambria Math" w:cs="Arial"/>
            </w:rPr>
            <m:t>Kn&lt;0.01</m:t>
          </w:del>
        </m:r>
      </m:oMath>
      <w:del w:id="4051" w:author="JAVIERA PAZ LEFORT IBANEZ" w:date="2025-09-19T22:58:00Z" w16du:dateUtc="2025-09-20T01:58:00Z">
        <w:r w:rsidRPr="005D59EA" w:rsidDel="00EB69BB">
          <w:rPr>
            <w:rFonts w:ascii="Arial" w:eastAsiaTheme="minorEastAsia" w:hAnsi="Arial" w:cs="Arial"/>
          </w:rPr>
          <w:delText xml:space="preserve"> </w:delText>
        </w:r>
        <w:r w:rsidR="000D1B69" w:rsidRPr="005D59EA" w:rsidDel="00EB69BB">
          <w:rPr>
            <w:rFonts w:ascii="Arial" w:hAnsi="Arial" w:cs="Arial"/>
          </w:rPr>
          <w:delText>: Difusión molecular (Wilke-Chang).</w:delText>
        </w:r>
      </w:del>
    </w:p>
    <w:p w14:paraId="187E28B5" w14:textId="254F88B4" w:rsidR="000D1B69" w:rsidRPr="005D59EA" w:rsidDel="00EB69BB" w:rsidRDefault="00726870">
      <w:pPr>
        <w:numPr>
          <w:ilvl w:val="1"/>
          <w:numId w:val="19"/>
        </w:numPr>
        <w:spacing w:line="360" w:lineRule="auto"/>
        <w:ind w:left="2148"/>
        <w:jc w:val="both"/>
        <w:rPr>
          <w:del w:id="4052" w:author="JAVIERA PAZ LEFORT IBANEZ" w:date="2025-09-19T22:58:00Z" w16du:dateUtc="2025-09-20T01:58:00Z"/>
          <w:rFonts w:ascii="Arial" w:hAnsi="Arial" w:cs="Arial"/>
        </w:rPr>
        <w:pPrChange w:id="4053" w:author="JAVIERA PAZ LEFORT IBANEZ" w:date="2025-09-22T17:13:00Z" w16du:dateUtc="2025-09-22T20:13:00Z">
          <w:pPr>
            <w:numPr>
              <w:ilvl w:val="1"/>
              <w:numId w:val="19"/>
            </w:numPr>
            <w:tabs>
              <w:tab w:val="num" w:pos="1440"/>
            </w:tabs>
            <w:ind w:left="1440" w:hanging="360"/>
            <w:jc w:val="both"/>
          </w:pPr>
        </w:pPrChange>
      </w:pPr>
      <m:oMath>
        <m:r>
          <w:del w:id="4054" w:author="JAVIERA PAZ LEFORT IBANEZ" w:date="2025-09-19T22:58:00Z" w16du:dateUtc="2025-09-20T01:58:00Z">
            <w:rPr>
              <w:rFonts w:ascii="Cambria Math" w:hAnsi="Cambria Math" w:cs="Arial"/>
            </w:rPr>
            <m:t>0.01&lt;Kn&lt;1</m:t>
          </w:del>
        </m:r>
      </m:oMath>
      <w:del w:id="4055" w:author="JAVIERA PAZ LEFORT IBANEZ" w:date="2025-09-19T22:58:00Z" w16du:dateUtc="2025-09-20T01:58:00Z">
        <w:r w:rsidRPr="005D59EA" w:rsidDel="00EB69BB">
          <w:rPr>
            <w:rFonts w:ascii="Arial" w:eastAsiaTheme="minorEastAsia" w:hAnsi="Arial" w:cs="Arial"/>
          </w:rPr>
          <w:delText xml:space="preserve"> </w:delText>
        </w:r>
        <w:r w:rsidR="000D1B69" w:rsidRPr="005D59EA" w:rsidDel="00EB69BB">
          <w:rPr>
            <w:rFonts w:ascii="Arial" w:hAnsi="Arial" w:cs="Arial"/>
          </w:rPr>
          <w:delText>: Régimen de transición (ambos mecanismos combinados).</w:delText>
        </w:r>
      </w:del>
    </w:p>
    <w:p w14:paraId="109EBD2C" w14:textId="7D51ABBD" w:rsidR="00783902" w:rsidRPr="005D59EA" w:rsidRDefault="00783902">
      <w:pPr>
        <w:pStyle w:val="Ttulo3"/>
        <w:spacing w:line="360" w:lineRule="auto"/>
        <w:ind w:left="708"/>
        <w:jc w:val="both"/>
        <w:rPr>
          <w:rFonts w:ascii="Arial" w:hAnsi="Arial" w:cs="Arial"/>
          <w:color w:val="auto"/>
          <w:sz w:val="24"/>
          <w:szCs w:val="24"/>
        </w:rPr>
        <w:pPrChange w:id="4056" w:author="JAVIERA PAZ LEFORT IBANEZ" w:date="2025-09-22T17:13:00Z" w16du:dateUtc="2025-09-22T20:13:00Z">
          <w:pPr>
            <w:pStyle w:val="Ttulo3"/>
            <w:jc w:val="both"/>
          </w:pPr>
        </w:pPrChange>
      </w:pPr>
      <w:bookmarkStart w:id="4057" w:name="_Toc209475924"/>
      <w:r w:rsidRPr="005D59EA">
        <w:rPr>
          <w:rFonts w:ascii="Arial" w:hAnsi="Arial" w:cs="Arial"/>
          <w:color w:val="auto"/>
          <w:sz w:val="24"/>
          <w:szCs w:val="24"/>
        </w:rPr>
        <w:t>4.3.3 Modelo de Transferencia de Masa (Resistencias en Serie)</w:t>
      </w:r>
      <w:bookmarkEnd w:id="4057"/>
    </w:p>
    <w:p w14:paraId="39D36254" w14:textId="0B74F604" w:rsidR="009910F2" w:rsidRPr="00B355AB" w:rsidRDefault="009910F2">
      <w:pPr>
        <w:spacing w:line="360" w:lineRule="auto"/>
        <w:ind w:left="708"/>
        <w:jc w:val="both"/>
        <w:rPr>
          <w:ins w:id="4058" w:author="JAVIERA PAZ LEFORT IBANEZ" w:date="2025-09-19T23:27:00Z"/>
          <w:rFonts w:ascii="Arial" w:hAnsi="Arial" w:cs="Arial"/>
        </w:rPr>
        <w:pPrChange w:id="4059" w:author="JAVIERA PAZ LEFORT IBANEZ" w:date="2025-09-22T17:13:00Z" w16du:dateUtc="2025-09-22T20:13:00Z">
          <w:pPr>
            <w:pStyle w:val="Ttulo3"/>
            <w:jc w:val="both"/>
          </w:pPr>
        </w:pPrChange>
      </w:pPr>
      <w:ins w:id="4060" w:author="JAVIERA PAZ LEFORT IBANEZ" w:date="2025-09-19T23:27:00Z">
        <w:r w:rsidRPr="00B355AB">
          <w:rPr>
            <w:rFonts w:ascii="Arial" w:hAnsi="Arial" w:cs="Arial"/>
          </w:rPr>
          <w:t xml:space="preserve">El contacto líquido–membrana–líquido se representa como tres resistencias en serie (película en lumen, membrana porosa, película en carcasa). En </w:t>
        </w:r>
        <w:r w:rsidRPr="00B355AB">
          <w:rPr>
            <w:rFonts w:ascii="Arial" w:hAnsi="Arial" w:cs="Arial"/>
            <w:rPrChange w:id="4061" w:author="JAVIERA PAZ LEFORT IBANEZ" w:date="2025-09-19T23:37:00Z" w16du:dateUtc="2025-09-20T02:37:00Z">
              <w:rPr>
                <w:b/>
                <w:bCs/>
              </w:rPr>
            </w:rPrChange>
          </w:rPr>
          <w:t>cada posición axial</w:t>
        </w:r>
        <w:r w:rsidRPr="00B355AB">
          <w:rPr>
            <w:rFonts w:ascii="Arial" w:hAnsi="Arial" w:cs="Arial"/>
          </w:rPr>
          <w:t xml:space="preserve"> </w:t>
        </w:r>
      </w:ins>
      <m:oMath>
        <m:r>
          <w:ins w:id="4062" w:author="JAVIERA PAZ LEFORT IBANEZ" w:date="2025-09-19T23:27:00Z">
            <w:rPr>
              <w:rFonts w:ascii="Cambria Math" w:hAnsi="Cambria Math" w:cs="Arial"/>
            </w:rPr>
            <m:t>z</m:t>
          </w:ins>
        </m:r>
      </m:oMath>
      <w:ins w:id="4063" w:author="JAVIERA PAZ LEFORT IBANEZ" w:date="2025-09-19T23:27:00Z">
        <w:r w:rsidRPr="00B355AB">
          <w:rPr>
            <w:rFonts w:ascii="Arial" w:hAnsi="Arial" w:cs="Arial"/>
          </w:rPr>
          <w:t xml:space="preserve"> se formula un </w:t>
        </w:r>
        <w:r w:rsidRPr="00B355AB">
          <w:rPr>
            <w:rFonts w:ascii="Arial" w:hAnsi="Arial" w:cs="Arial"/>
            <w:rPrChange w:id="4064" w:author="JAVIERA PAZ LEFORT IBANEZ" w:date="2025-09-19T23:37:00Z" w16du:dateUtc="2025-09-20T02:37:00Z">
              <w:rPr>
                <w:b/>
                <w:bCs/>
              </w:rPr>
            </w:rPrChange>
          </w:rPr>
          <w:t>cierre interfacial</w:t>
        </w:r>
        <w:r w:rsidRPr="00B355AB">
          <w:rPr>
            <w:rFonts w:ascii="Arial" w:hAnsi="Arial" w:cs="Arial"/>
          </w:rPr>
          <w:t xml:space="preserve">, se evalúa el </w:t>
        </w:r>
        <w:r w:rsidRPr="00B355AB">
          <w:rPr>
            <w:rFonts w:ascii="Arial" w:hAnsi="Arial" w:cs="Arial"/>
            <w:rPrChange w:id="4065" w:author="JAVIERA PAZ LEFORT IBANEZ" w:date="2025-09-19T23:37:00Z" w16du:dateUtc="2025-09-20T02:37:00Z">
              <w:rPr>
                <w:b/>
                <w:bCs/>
              </w:rPr>
            </w:rPrChange>
          </w:rPr>
          <w:t>flujo local</w:t>
        </w:r>
        <w:r w:rsidRPr="00B355AB">
          <w:rPr>
            <w:rFonts w:ascii="Arial" w:hAnsi="Arial" w:cs="Arial"/>
          </w:rPr>
          <w:t xml:space="preserve"> </w:t>
        </w:r>
      </w:ins>
      <m:oMath>
        <m:r>
          <w:ins w:id="4066" w:author="JAVIERA PAZ LEFORT IBANEZ" w:date="2025-09-19T23:27:00Z">
            <w:rPr>
              <w:rFonts w:ascii="Cambria Math" w:hAnsi="Cambria Math" w:cs="Arial"/>
            </w:rPr>
            <m:t>J(z)</m:t>
          </w:ins>
        </m:r>
      </m:oMath>
      <w:ins w:id="4067" w:author="JAVIERA PAZ LEFORT IBANEZ" w:date="2025-09-19T23:27:00Z">
        <w:r w:rsidRPr="00B355AB">
          <w:rPr>
            <w:rFonts w:ascii="Arial" w:hAnsi="Arial" w:cs="Arial"/>
          </w:rPr>
          <w:t xml:space="preserve"> y se actualizan las fracciones por balance.</w:t>
        </w:r>
      </w:ins>
    </w:p>
    <w:p w14:paraId="7D70052E" w14:textId="77777777" w:rsidR="009910F2" w:rsidRPr="00B355AB" w:rsidRDefault="009910F2">
      <w:pPr>
        <w:spacing w:line="360" w:lineRule="auto"/>
        <w:ind w:left="708"/>
        <w:jc w:val="both"/>
        <w:rPr>
          <w:ins w:id="4068" w:author="JAVIERA PAZ LEFORT IBANEZ" w:date="2025-09-19T23:27:00Z"/>
          <w:rStyle w:val="nfasissutil"/>
          <w:rFonts w:ascii="Arial" w:hAnsi="Arial" w:cs="Arial"/>
          <w:rPrChange w:id="4069" w:author="JAVIERA PAZ LEFORT IBANEZ" w:date="2025-09-19T23:39:00Z" w16du:dateUtc="2025-09-20T02:39:00Z">
            <w:rPr>
              <w:ins w:id="4070" w:author="JAVIERA PAZ LEFORT IBANEZ" w:date="2025-09-19T23:27:00Z"/>
              <w:b/>
              <w:bCs/>
            </w:rPr>
          </w:rPrChange>
        </w:rPr>
        <w:pPrChange w:id="4071" w:author="JAVIERA PAZ LEFORT IBANEZ" w:date="2025-09-22T17:13:00Z" w16du:dateUtc="2025-09-22T20:13:00Z">
          <w:pPr>
            <w:pStyle w:val="Ttulo3"/>
            <w:jc w:val="both"/>
          </w:pPr>
        </w:pPrChange>
      </w:pPr>
      <w:ins w:id="4072" w:author="JAVIERA PAZ LEFORT IBANEZ" w:date="2025-09-19T23:27:00Z">
        <w:r w:rsidRPr="00B355AB">
          <w:rPr>
            <w:rStyle w:val="nfasissutil"/>
            <w:rFonts w:ascii="Arial" w:hAnsi="Arial" w:cs="Arial"/>
            <w:rPrChange w:id="4073" w:author="JAVIERA PAZ LEFORT IBANEZ" w:date="2025-09-19T23:39:00Z" w16du:dateUtc="2025-09-20T02:39:00Z">
              <w:rPr>
                <w:b/>
                <w:bCs/>
              </w:rPr>
            </w:rPrChange>
          </w:rPr>
          <w:lastRenderedPageBreak/>
          <w:t>Cierre interfacial (igualdad de flujos de película)</w:t>
        </w:r>
      </w:ins>
    </w:p>
    <w:p w14:paraId="4D83BFA7" w14:textId="0B2532E9" w:rsidR="009910F2" w:rsidRPr="00B355AB" w:rsidRDefault="009910F2">
      <w:pPr>
        <w:spacing w:line="360" w:lineRule="auto"/>
        <w:ind w:left="708"/>
        <w:jc w:val="both"/>
        <w:rPr>
          <w:ins w:id="4074" w:author="JAVIERA PAZ LEFORT IBANEZ" w:date="2025-09-19T23:40:00Z" w16du:dateUtc="2025-09-20T02:40:00Z"/>
          <w:rFonts w:ascii="Arial" w:hAnsi="Arial" w:cs="Arial"/>
        </w:rPr>
        <w:pPrChange w:id="4075" w:author="JAVIERA PAZ LEFORT IBANEZ" w:date="2025-09-22T17:13:00Z" w16du:dateUtc="2025-09-22T20:13:00Z">
          <w:pPr>
            <w:jc w:val="both"/>
          </w:pPr>
        </w:pPrChange>
      </w:pPr>
      <w:ins w:id="4076" w:author="JAVIERA PAZ LEFORT IBANEZ" w:date="2025-09-19T23:27:00Z">
        <w:r w:rsidRPr="00B355AB">
          <w:rPr>
            <w:rFonts w:ascii="Arial" w:hAnsi="Arial" w:cs="Arial"/>
          </w:rPr>
          <w:t xml:space="preserve">Se define una fracción interfacial </w:t>
        </w:r>
      </w:ins>
      <m:oMath>
        <m:sSup>
          <m:sSupPr>
            <m:ctrlPr>
              <w:ins w:id="4077" w:author="JAVIERA PAZ LEFORT IBANEZ" w:date="2025-09-19T23:39:00Z" w16du:dateUtc="2025-09-20T02:39:00Z">
                <w:rPr>
                  <w:rFonts w:ascii="Cambria Math" w:hAnsi="Cambria Math" w:cs="Arial"/>
                  <w:i/>
                </w:rPr>
              </w:ins>
            </m:ctrlPr>
          </m:sSupPr>
          <m:e>
            <m:r>
              <w:ins w:id="4078" w:author="JAVIERA PAZ LEFORT IBANEZ" w:date="2025-09-19T23:39:00Z" w16du:dateUtc="2025-09-20T02:39:00Z">
                <w:rPr>
                  <w:rFonts w:ascii="Cambria Math" w:hAnsi="Cambria Math" w:cs="Arial"/>
                </w:rPr>
                <m:t>f</m:t>
              </w:ins>
            </m:r>
          </m:e>
          <m:sup>
            <m:r>
              <w:ins w:id="4079" w:author="JAVIERA PAZ LEFORT IBANEZ" w:date="2025-09-19T23:39:00Z" w16du:dateUtc="2025-09-20T02:39:00Z">
                <w:rPr>
                  <w:rFonts w:ascii="Cambria Math" w:hAnsi="Cambria Math" w:cs="Arial"/>
                </w:rPr>
                <m:t>*</m:t>
              </w:ins>
            </m:r>
          </m:sup>
        </m:sSup>
        <m:r>
          <w:ins w:id="4080" w:author="JAVIERA PAZ LEFORT IBANEZ" w:date="2025-09-19T23:39:00Z" w16du:dateUtc="2025-09-20T02:39:00Z">
            <w:rPr>
              <w:rFonts w:ascii="Cambria Math" w:hAnsi="Cambria Math" w:cs="Arial"/>
            </w:rPr>
            <m:t>(z)</m:t>
          </w:ins>
        </m:r>
      </m:oMath>
      <w:ins w:id="4081" w:author="JAVIERA PAZ LEFORT IBANEZ" w:date="2025-09-19T23:27:00Z">
        <w:r w:rsidRPr="00B355AB">
          <w:rPr>
            <w:rFonts w:ascii="Arial" w:hAnsi="Arial" w:cs="Arial"/>
          </w:rPr>
          <w:t xml:space="preserve"> tal que los </w:t>
        </w:r>
        <w:r w:rsidRPr="00B355AB">
          <w:rPr>
            <w:rFonts w:ascii="Arial" w:hAnsi="Arial" w:cs="Arial"/>
            <w:rPrChange w:id="4082" w:author="JAVIERA PAZ LEFORT IBANEZ" w:date="2025-09-19T23:39:00Z" w16du:dateUtc="2025-09-20T02:39:00Z">
              <w:rPr>
                <w:b/>
                <w:bCs/>
              </w:rPr>
            </w:rPrChange>
          </w:rPr>
          <w:t>flujos de película</w:t>
        </w:r>
        <w:r w:rsidRPr="00B355AB">
          <w:rPr>
            <w:rFonts w:ascii="Arial" w:hAnsi="Arial" w:cs="Arial"/>
          </w:rPr>
          <w:t xml:space="preserve"> a ambos lados coinciden (continuidad de flujo a través de la interfaz):</w:t>
        </w:r>
      </w:ins>
    </w:p>
    <w:p w14:paraId="38D0AA4D" w14:textId="40E10FE6" w:rsidR="00E705BF" w:rsidRPr="00B355AB" w:rsidRDefault="00000000">
      <w:pPr>
        <w:spacing w:line="360" w:lineRule="auto"/>
        <w:ind w:left="708"/>
        <w:jc w:val="center"/>
        <w:rPr>
          <w:ins w:id="4083" w:author="JAVIERA PAZ LEFORT IBANEZ" w:date="2025-09-19T23:27:00Z"/>
          <w:rFonts w:ascii="Arial" w:hAnsi="Arial" w:cs="Arial"/>
        </w:rPr>
        <w:pPrChange w:id="4084" w:author="JAVIERA PAZ LEFORT IBANEZ" w:date="2025-09-22T17:13:00Z" w16du:dateUtc="2025-09-22T20:13:00Z">
          <w:pPr>
            <w:pStyle w:val="Ttulo3"/>
            <w:jc w:val="both"/>
          </w:pPr>
        </w:pPrChange>
      </w:pPr>
      <m:oMathPara>
        <m:oMath>
          <m:sSub>
            <m:sSubPr>
              <m:ctrlPr>
                <w:ins w:id="4085" w:author="JAVIERA PAZ LEFORT IBANEZ" w:date="2025-09-19T23:40:00Z" w16du:dateUtc="2025-09-20T02:40:00Z">
                  <w:rPr>
                    <w:rFonts w:ascii="Cambria Math" w:eastAsiaTheme="minorEastAsia" w:hAnsi="Cambria Math" w:cs="Arial"/>
                    <w:i/>
                  </w:rPr>
                </w:ins>
              </m:ctrlPr>
            </m:sSubPr>
            <m:e>
              <m:r>
                <w:ins w:id="4086" w:author="JAVIERA PAZ LEFORT IBANEZ" w:date="2025-09-19T23:40:00Z" w16du:dateUtc="2025-09-20T02:40:00Z">
                  <w:rPr>
                    <w:rFonts w:ascii="Cambria Math" w:eastAsiaTheme="minorEastAsia" w:hAnsi="Cambria Math" w:cs="Arial"/>
                  </w:rPr>
                  <m:t>K</m:t>
                </w:ins>
              </m:r>
            </m:e>
            <m:sub>
              <m:r>
                <w:ins w:id="4087" w:author="JAVIERA PAZ LEFORT IBANEZ" w:date="2025-09-19T23:40:00Z" w16du:dateUtc="2025-09-20T02:40:00Z">
                  <w:rPr>
                    <w:rFonts w:ascii="Cambria Math" w:eastAsiaTheme="minorEastAsia" w:hAnsi="Cambria Math" w:cs="Arial"/>
                  </w:rPr>
                  <m:t>L</m:t>
                </w:ins>
              </m:r>
            </m:sub>
          </m:sSub>
          <m:d>
            <m:dPr>
              <m:begChr m:val="["/>
              <m:endChr m:val="]"/>
              <m:ctrlPr>
                <w:ins w:id="4088" w:author="JAVIERA PAZ LEFORT IBANEZ" w:date="2025-09-19T23:40:00Z" w16du:dateUtc="2025-09-20T02:40:00Z">
                  <w:rPr>
                    <w:rFonts w:ascii="Cambria Math" w:hAnsi="Cambria Math" w:cs="Arial"/>
                    <w:i/>
                  </w:rPr>
                </w:ins>
              </m:ctrlPr>
            </m:dPr>
            <m:e>
              <m:sSub>
                <m:sSubPr>
                  <m:ctrlPr>
                    <w:ins w:id="4089" w:author="JAVIERA PAZ LEFORT IBANEZ" w:date="2025-09-19T23:40:00Z" w16du:dateUtc="2025-09-20T02:40:00Z">
                      <w:rPr>
                        <w:rFonts w:ascii="Cambria Math" w:hAnsi="Cambria Math" w:cs="Arial"/>
                        <w:i/>
                      </w:rPr>
                    </w:ins>
                  </m:ctrlPr>
                </m:sSubPr>
                <m:e>
                  <m:r>
                    <w:ins w:id="4090" w:author="JAVIERA PAZ LEFORT IBANEZ" w:date="2025-09-19T23:40:00Z" w16du:dateUtc="2025-09-20T02:40:00Z">
                      <w:rPr>
                        <w:rFonts w:ascii="Cambria Math" w:hAnsi="Cambria Math" w:cs="Arial"/>
                      </w:rPr>
                      <m:t>f</m:t>
                    </w:ins>
                  </m:r>
                </m:e>
                <m:sub>
                  <m:r>
                    <w:ins w:id="4091" w:author="JAVIERA PAZ LEFORT IBANEZ" w:date="2025-09-19T23:40:00Z" w16du:dateUtc="2025-09-20T02:40:00Z">
                      <w:rPr>
                        <w:rFonts w:ascii="Cambria Math" w:hAnsi="Cambria Math" w:cs="Arial"/>
                      </w:rPr>
                      <m:t>fibra</m:t>
                    </w:ins>
                  </m:r>
                </m:sub>
              </m:sSub>
              <m:d>
                <m:dPr>
                  <m:ctrlPr>
                    <w:ins w:id="4092" w:author="JAVIERA PAZ LEFORT IBANEZ" w:date="2025-09-19T23:40:00Z" w16du:dateUtc="2025-09-20T02:40:00Z">
                      <w:rPr>
                        <w:rFonts w:ascii="Cambria Math" w:hAnsi="Cambria Math" w:cs="Arial"/>
                        <w:i/>
                      </w:rPr>
                    </w:ins>
                  </m:ctrlPr>
                </m:dPr>
                <m:e>
                  <m:r>
                    <w:ins w:id="4093" w:author="JAVIERA PAZ LEFORT IBANEZ" w:date="2025-09-19T23:40:00Z" w16du:dateUtc="2025-09-20T02:40:00Z">
                      <w:rPr>
                        <w:rFonts w:ascii="Cambria Math" w:hAnsi="Cambria Math" w:cs="Arial"/>
                      </w:rPr>
                      <m:t>z</m:t>
                    </w:ins>
                  </m:r>
                </m:e>
              </m:d>
              <m:r>
                <w:ins w:id="4094" w:author="JAVIERA PAZ LEFORT IBANEZ" w:date="2025-09-19T23:40:00Z" w16du:dateUtc="2025-09-20T02:40:00Z">
                  <w:rPr>
                    <w:rFonts w:ascii="Cambria Math" w:hAnsi="Cambria Math" w:cs="Arial"/>
                  </w:rPr>
                  <m:t>-</m:t>
                </w:ins>
              </m:r>
              <m:sSup>
                <m:sSupPr>
                  <m:ctrlPr>
                    <w:ins w:id="4095" w:author="JAVIERA PAZ LEFORT IBANEZ" w:date="2025-09-19T23:40:00Z" w16du:dateUtc="2025-09-20T02:40:00Z">
                      <w:rPr>
                        <w:rFonts w:ascii="Cambria Math" w:hAnsi="Cambria Math" w:cs="Arial"/>
                        <w:i/>
                      </w:rPr>
                    </w:ins>
                  </m:ctrlPr>
                </m:sSupPr>
                <m:e>
                  <m:r>
                    <w:ins w:id="4096" w:author="JAVIERA PAZ LEFORT IBANEZ" w:date="2025-09-19T23:40:00Z" w16du:dateUtc="2025-09-20T02:40:00Z">
                      <w:rPr>
                        <w:rFonts w:ascii="Cambria Math" w:hAnsi="Cambria Math" w:cs="Arial"/>
                      </w:rPr>
                      <m:t>f</m:t>
                    </w:ins>
                  </m:r>
                </m:e>
                <m:sup>
                  <m:r>
                    <w:ins w:id="4097" w:author="JAVIERA PAZ LEFORT IBANEZ" w:date="2025-09-19T23:40:00Z" w16du:dateUtc="2025-09-20T02:40:00Z">
                      <w:rPr>
                        <w:rFonts w:ascii="Cambria Math" w:hAnsi="Cambria Math" w:cs="Arial"/>
                      </w:rPr>
                      <m:t>*</m:t>
                    </w:ins>
                  </m:r>
                </m:sup>
              </m:sSup>
              <m:d>
                <m:dPr>
                  <m:ctrlPr>
                    <w:ins w:id="4098" w:author="JAVIERA PAZ LEFORT IBANEZ" w:date="2025-09-19T23:40:00Z" w16du:dateUtc="2025-09-20T02:40:00Z">
                      <w:rPr>
                        <w:rFonts w:ascii="Cambria Math" w:hAnsi="Cambria Math" w:cs="Arial"/>
                        <w:i/>
                      </w:rPr>
                    </w:ins>
                  </m:ctrlPr>
                </m:dPr>
                <m:e>
                  <m:r>
                    <w:ins w:id="4099" w:author="JAVIERA PAZ LEFORT IBANEZ" w:date="2025-09-19T23:40:00Z" w16du:dateUtc="2025-09-20T02:40:00Z">
                      <w:rPr>
                        <w:rFonts w:ascii="Cambria Math" w:hAnsi="Cambria Math" w:cs="Arial"/>
                      </w:rPr>
                      <m:t>z</m:t>
                    </w:ins>
                  </m:r>
                </m:e>
              </m:d>
              <m:ctrlPr>
                <w:ins w:id="4100" w:author="JAVIERA PAZ LEFORT IBANEZ" w:date="2025-09-19T23:40:00Z" w16du:dateUtc="2025-09-20T02:40:00Z">
                  <w:rPr>
                    <w:rFonts w:ascii="Cambria Math" w:eastAsiaTheme="minorEastAsia" w:hAnsi="Cambria Math" w:cs="Arial"/>
                    <w:i/>
                  </w:rPr>
                </w:ins>
              </m:ctrlPr>
            </m:e>
          </m:d>
          <m:r>
            <w:ins w:id="4101" w:author="JAVIERA PAZ LEFORT IBANEZ" w:date="2025-09-19T23:41:00Z" w16du:dateUtc="2025-09-20T02:41:00Z">
              <w:rPr>
                <w:rFonts w:ascii="Cambria Math" w:eastAsiaTheme="minorEastAsia" w:hAnsi="Cambria Math" w:cs="Arial"/>
              </w:rPr>
              <m:t>=</m:t>
            </w:ins>
          </m:r>
          <m:sSub>
            <m:sSubPr>
              <m:ctrlPr>
                <w:ins w:id="4102" w:author="JAVIERA PAZ LEFORT IBANEZ" w:date="2025-09-19T23:41:00Z" w16du:dateUtc="2025-09-20T02:41:00Z">
                  <w:rPr>
                    <w:rFonts w:ascii="Cambria Math" w:eastAsiaTheme="minorEastAsia" w:hAnsi="Cambria Math" w:cs="Arial"/>
                    <w:i/>
                  </w:rPr>
                </w:ins>
              </m:ctrlPr>
            </m:sSubPr>
            <m:e>
              <m:r>
                <w:ins w:id="4103" w:author="JAVIERA PAZ LEFORT IBANEZ" w:date="2025-09-19T23:41:00Z" w16du:dateUtc="2025-09-20T02:41:00Z">
                  <w:rPr>
                    <w:rFonts w:ascii="Cambria Math" w:eastAsiaTheme="minorEastAsia" w:hAnsi="Cambria Math" w:cs="Arial"/>
                  </w:rPr>
                  <m:t>K</m:t>
                </w:ins>
              </m:r>
            </m:e>
            <m:sub>
              <m:r>
                <w:ins w:id="4104" w:author="JAVIERA PAZ LEFORT IBANEZ" w:date="2025-09-19T23:41:00Z" w16du:dateUtc="2025-09-20T02:41:00Z">
                  <w:rPr>
                    <w:rFonts w:ascii="Cambria Math" w:eastAsiaTheme="minorEastAsia" w:hAnsi="Cambria Math" w:cs="Arial"/>
                  </w:rPr>
                  <m:t>carcasa</m:t>
                </w:ins>
              </m:r>
            </m:sub>
          </m:sSub>
          <m:r>
            <w:ins w:id="4105" w:author="JAVIERA PAZ LEFORT IBANEZ" w:date="2025-09-19T23:41:00Z" w16du:dateUtc="2025-09-20T02:41:00Z">
              <w:rPr>
                <w:rFonts w:ascii="Cambria Math" w:eastAsiaTheme="minorEastAsia" w:hAnsi="Cambria Math" w:cs="Arial"/>
              </w:rPr>
              <m:t>[</m:t>
            </w:ins>
          </m:r>
          <m:sSup>
            <m:sSupPr>
              <m:ctrlPr>
                <w:ins w:id="4106" w:author="JAVIERA PAZ LEFORT IBANEZ" w:date="2025-09-19T23:41:00Z" w16du:dateUtc="2025-09-20T02:41:00Z">
                  <w:rPr>
                    <w:rFonts w:ascii="Cambria Math" w:hAnsi="Cambria Math" w:cs="Arial"/>
                    <w:i/>
                  </w:rPr>
                </w:ins>
              </m:ctrlPr>
            </m:sSupPr>
            <m:e>
              <m:r>
                <w:ins w:id="4107" w:author="JAVIERA PAZ LEFORT IBANEZ" w:date="2025-09-19T23:41:00Z" w16du:dateUtc="2025-09-20T02:41:00Z">
                  <w:rPr>
                    <w:rFonts w:ascii="Cambria Math" w:hAnsi="Cambria Math" w:cs="Arial"/>
                  </w:rPr>
                  <m:t>f</m:t>
                </w:ins>
              </m:r>
            </m:e>
            <m:sup>
              <m:r>
                <w:ins w:id="4108" w:author="JAVIERA PAZ LEFORT IBANEZ" w:date="2025-09-19T23:41:00Z" w16du:dateUtc="2025-09-20T02:41:00Z">
                  <w:rPr>
                    <w:rFonts w:ascii="Cambria Math" w:hAnsi="Cambria Math" w:cs="Arial"/>
                  </w:rPr>
                  <m:t>*</m:t>
                </w:ins>
              </m:r>
            </m:sup>
          </m:sSup>
          <m:d>
            <m:dPr>
              <m:ctrlPr>
                <w:ins w:id="4109" w:author="JAVIERA PAZ LEFORT IBANEZ" w:date="2025-09-19T23:41:00Z" w16du:dateUtc="2025-09-20T02:41:00Z">
                  <w:rPr>
                    <w:rFonts w:ascii="Cambria Math" w:hAnsi="Cambria Math" w:cs="Arial"/>
                    <w:i/>
                  </w:rPr>
                </w:ins>
              </m:ctrlPr>
            </m:dPr>
            <m:e>
              <m:r>
                <w:ins w:id="4110" w:author="JAVIERA PAZ LEFORT IBANEZ" w:date="2025-09-19T23:41:00Z" w16du:dateUtc="2025-09-20T02:41:00Z">
                  <w:rPr>
                    <w:rFonts w:ascii="Cambria Math" w:hAnsi="Cambria Math" w:cs="Arial"/>
                  </w:rPr>
                  <m:t>z</m:t>
                </w:ins>
              </m:r>
            </m:e>
          </m:d>
          <m:r>
            <w:ins w:id="4111" w:author="JAVIERA PAZ LEFORT IBANEZ" w:date="2025-09-19T23:41:00Z" w16du:dateUtc="2025-09-20T02:41:00Z">
              <w:rPr>
                <w:rFonts w:ascii="Cambria Math" w:hAnsi="Cambria Math" w:cs="Arial"/>
              </w:rPr>
              <m:t>-</m:t>
            </w:ins>
          </m:r>
          <m:sSub>
            <m:sSubPr>
              <m:ctrlPr>
                <w:ins w:id="4112" w:author="JAVIERA PAZ LEFORT IBANEZ" w:date="2025-09-19T23:41:00Z" w16du:dateUtc="2025-09-20T02:41:00Z">
                  <w:rPr>
                    <w:rFonts w:ascii="Cambria Math" w:hAnsi="Cambria Math" w:cs="Arial"/>
                    <w:i/>
                  </w:rPr>
                </w:ins>
              </m:ctrlPr>
            </m:sSubPr>
            <m:e>
              <m:r>
                <w:ins w:id="4113" w:author="JAVIERA PAZ LEFORT IBANEZ" w:date="2025-09-19T23:41:00Z" w16du:dateUtc="2025-09-20T02:41:00Z">
                  <w:rPr>
                    <w:rFonts w:ascii="Cambria Math" w:hAnsi="Cambria Math" w:cs="Arial"/>
                  </w:rPr>
                  <m:t>f</m:t>
                </w:ins>
              </m:r>
            </m:e>
            <m:sub>
              <m:r>
                <w:ins w:id="4114" w:author="JAVIERA PAZ LEFORT IBANEZ" w:date="2025-09-19T23:41:00Z" w16du:dateUtc="2025-09-20T02:41:00Z">
                  <w:rPr>
                    <w:rFonts w:ascii="Cambria Math" w:hAnsi="Cambria Math" w:cs="Arial"/>
                  </w:rPr>
                  <m:t>carcasa</m:t>
                </w:ins>
              </m:r>
            </m:sub>
          </m:sSub>
          <m:d>
            <m:dPr>
              <m:ctrlPr>
                <w:ins w:id="4115" w:author="JAVIERA PAZ LEFORT IBANEZ" w:date="2025-09-19T23:41:00Z" w16du:dateUtc="2025-09-20T02:41:00Z">
                  <w:rPr>
                    <w:rFonts w:ascii="Cambria Math" w:hAnsi="Cambria Math" w:cs="Arial"/>
                    <w:i/>
                  </w:rPr>
                </w:ins>
              </m:ctrlPr>
            </m:dPr>
            <m:e>
              <m:r>
                <w:ins w:id="4116" w:author="JAVIERA PAZ LEFORT IBANEZ" w:date="2025-09-19T23:41:00Z" w16du:dateUtc="2025-09-20T02:41:00Z">
                  <w:rPr>
                    <w:rFonts w:ascii="Cambria Math" w:hAnsi="Cambria Math" w:cs="Arial"/>
                  </w:rPr>
                  <m:t>z</m:t>
                </w:ins>
              </m:r>
            </m:e>
          </m:d>
          <m:r>
            <w:ins w:id="4117" w:author="JAVIERA PAZ LEFORT IBANEZ" w:date="2025-09-19T23:41:00Z" w16du:dateUtc="2025-09-20T02:41:00Z">
              <w:rPr>
                <w:rFonts w:ascii="Cambria Math" w:hAnsi="Cambria Math" w:cs="Arial"/>
              </w:rPr>
              <m:t>]</m:t>
            </w:ins>
          </m:r>
        </m:oMath>
      </m:oMathPara>
    </w:p>
    <w:p w14:paraId="29D5BE04" w14:textId="02E82DA6" w:rsidR="00BF63BF" w:rsidRPr="00B12A43" w:rsidRDefault="009910F2">
      <w:pPr>
        <w:spacing w:line="360" w:lineRule="auto"/>
        <w:ind w:left="708"/>
        <w:jc w:val="both"/>
        <w:rPr>
          <w:ins w:id="4118" w:author="JAVIERA PAZ LEFORT IBANEZ" w:date="2025-09-22T03:17:00Z" w16du:dateUtc="2025-09-22T06:17:00Z"/>
          <w:rFonts w:ascii="Arial" w:hAnsi="Arial" w:cs="Arial"/>
          <w:rPrChange w:id="4119" w:author="JAVIERA PAZ LEFORT IBANEZ" w:date="2025-09-22T03:19:00Z" w16du:dateUtc="2025-09-22T06:19:00Z">
            <w:rPr>
              <w:ins w:id="4120" w:author="JAVIERA PAZ LEFORT IBANEZ" w:date="2025-09-22T03:17:00Z" w16du:dateUtc="2025-09-22T06:17:00Z"/>
              <w:rFonts w:ascii="Arial" w:eastAsiaTheme="minorEastAsia" w:hAnsi="Arial" w:cs="Arial"/>
            </w:rPr>
          </w:rPrChange>
        </w:rPr>
        <w:pPrChange w:id="4121" w:author="JAVIERA PAZ LEFORT IBANEZ" w:date="2025-09-22T17:13:00Z" w16du:dateUtc="2025-09-22T20:13:00Z">
          <w:pPr>
            <w:jc w:val="both"/>
          </w:pPr>
        </w:pPrChange>
      </w:pPr>
      <w:ins w:id="4122" w:author="JAVIERA PAZ LEFORT IBANEZ" w:date="2025-09-19T23:27:00Z">
        <w:r w:rsidRPr="00B355AB">
          <w:rPr>
            <w:rFonts w:ascii="Arial" w:hAnsi="Arial" w:cs="Arial"/>
          </w:rPr>
          <w:t>Bajo ley lineal de película, esto admite solución cerrada:</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123" w:author="JAVIERA PAZ LEFORT IBANEZ" w:date="2025-09-22T03:24:00Z" w16du:dateUtc="2025-09-22T06:24:00Z">
          <w:tblPr>
            <w:tblStyle w:val="Tablaconcuadrcula"/>
            <w:tblW w:w="0" w:type="auto"/>
            <w:tblLook w:val="04A0" w:firstRow="1" w:lastRow="0" w:firstColumn="1" w:lastColumn="0" w:noHBand="0" w:noVBand="1"/>
          </w:tblPr>
        </w:tblPrChange>
      </w:tblPr>
      <w:tblGrid>
        <w:gridCol w:w="8195"/>
        <w:gridCol w:w="643"/>
        <w:tblGridChange w:id="4124">
          <w:tblGrid>
            <w:gridCol w:w="20"/>
            <w:gridCol w:w="8175"/>
            <w:gridCol w:w="10"/>
            <w:gridCol w:w="633"/>
            <w:gridCol w:w="10"/>
          </w:tblGrid>
        </w:tblGridChange>
      </w:tblGrid>
      <w:tr w:rsidR="00CC6F18" w14:paraId="5D94A1D8" w14:textId="77777777" w:rsidTr="00D26ADE">
        <w:trPr>
          <w:ins w:id="4125" w:author="JAVIERA PAZ LEFORT IBANEZ" w:date="2025-09-22T03:17:00Z"/>
          <w:trPrChange w:id="4126" w:author="JAVIERA PAZ LEFORT IBANEZ" w:date="2025-09-22T03:24:00Z" w16du:dateUtc="2025-09-22T06:24:00Z">
            <w:trPr>
              <w:gridBefore w:val="1"/>
            </w:trPr>
          </w:trPrChange>
        </w:trPr>
        <w:tc>
          <w:tcPr>
            <w:tcW w:w="8195" w:type="dxa"/>
            <w:tcPrChange w:id="4127" w:author="JAVIERA PAZ LEFORT IBANEZ" w:date="2025-09-22T03:24:00Z" w16du:dateUtc="2025-09-22T06:24:00Z">
              <w:tcPr>
                <w:tcW w:w="8217" w:type="dxa"/>
                <w:gridSpan w:val="2"/>
              </w:tcPr>
            </w:tcPrChange>
          </w:tcPr>
          <w:p w14:paraId="3F4F9286" w14:textId="77777777" w:rsidR="00B12A43" w:rsidRPr="00CC6F18" w:rsidRDefault="00000000">
            <w:pPr>
              <w:spacing w:line="360" w:lineRule="auto"/>
              <w:jc w:val="both"/>
              <w:rPr>
                <w:ins w:id="4128" w:author="JAVIERA PAZ LEFORT IBANEZ" w:date="2025-09-22T03:19:00Z" w16du:dateUtc="2025-09-22T06:19:00Z"/>
                <w:rFonts w:ascii="Arial" w:eastAsiaTheme="minorEastAsia" w:hAnsi="Arial" w:cs="Arial"/>
              </w:rPr>
              <w:pPrChange w:id="4129" w:author="JAVIERA PAZ LEFORT IBANEZ" w:date="2025-09-22T17:13:00Z" w16du:dateUtc="2025-09-22T20:13:00Z">
                <w:pPr>
                  <w:jc w:val="both"/>
                </w:pPr>
              </w:pPrChange>
            </w:pPr>
            <m:oMathPara>
              <m:oMath>
                <m:sSup>
                  <m:sSupPr>
                    <m:ctrlPr>
                      <w:ins w:id="4130" w:author="JAVIERA PAZ LEFORT IBANEZ" w:date="2025-09-22T03:19:00Z" w16du:dateUtc="2025-09-22T06:19:00Z">
                        <w:rPr>
                          <w:rFonts w:ascii="Cambria Math" w:hAnsi="Cambria Math" w:cs="Arial"/>
                          <w:i/>
                        </w:rPr>
                      </w:ins>
                    </m:ctrlPr>
                  </m:sSupPr>
                  <m:e>
                    <m:r>
                      <w:ins w:id="4131" w:author="JAVIERA PAZ LEFORT IBANEZ" w:date="2025-09-22T03:19:00Z" w16du:dateUtc="2025-09-22T06:19:00Z">
                        <w:rPr>
                          <w:rFonts w:ascii="Cambria Math" w:hAnsi="Cambria Math" w:cs="Arial"/>
                        </w:rPr>
                        <m:t>f</m:t>
                      </w:ins>
                    </m:r>
                  </m:e>
                  <m:sup>
                    <m:r>
                      <w:ins w:id="4132" w:author="JAVIERA PAZ LEFORT IBANEZ" w:date="2025-09-22T03:19:00Z" w16du:dateUtc="2025-09-22T06:19:00Z">
                        <w:rPr>
                          <w:rFonts w:ascii="Cambria Math" w:hAnsi="Cambria Math" w:cs="Arial"/>
                        </w:rPr>
                        <m:t>*</m:t>
                      </w:ins>
                    </m:r>
                  </m:sup>
                </m:sSup>
                <m:d>
                  <m:dPr>
                    <m:ctrlPr>
                      <w:ins w:id="4133" w:author="JAVIERA PAZ LEFORT IBANEZ" w:date="2025-09-22T03:19:00Z" w16du:dateUtc="2025-09-22T06:19:00Z">
                        <w:rPr>
                          <w:rFonts w:ascii="Cambria Math" w:hAnsi="Cambria Math" w:cs="Arial"/>
                          <w:i/>
                        </w:rPr>
                      </w:ins>
                    </m:ctrlPr>
                  </m:dPr>
                  <m:e>
                    <m:r>
                      <w:ins w:id="4134" w:author="JAVIERA PAZ LEFORT IBANEZ" w:date="2025-09-22T03:19:00Z" w16du:dateUtc="2025-09-22T06:19:00Z">
                        <w:rPr>
                          <w:rFonts w:ascii="Cambria Math" w:hAnsi="Cambria Math" w:cs="Arial"/>
                        </w:rPr>
                        <m:t>z</m:t>
                      </w:ins>
                    </m:r>
                  </m:e>
                </m:d>
                <m:r>
                  <w:ins w:id="4135" w:author="JAVIERA PAZ LEFORT IBANEZ" w:date="2025-09-22T03:19:00Z" w16du:dateUtc="2025-09-22T06:19:00Z">
                    <w:rPr>
                      <w:rFonts w:ascii="Cambria Math" w:hAnsi="Cambria Math" w:cs="Arial"/>
                    </w:rPr>
                    <m:t>=</m:t>
                  </w:ins>
                </m:r>
                <m:f>
                  <m:fPr>
                    <m:ctrlPr>
                      <w:ins w:id="4136" w:author="JAVIERA PAZ LEFORT IBANEZ" w:date="2025-09-22T03:19:00Z" w16du:dateUtc="2025-09-22T06:19:00Z">
                        <w:rPr>
                          <w:rFonts w:ascii="Cambria Math" w:hAnsi="Cambria Math" w:cs="Arial"/>
                          <w:i/>
                        </w:rPr>
                      </w:ins>
                    </m:ctrlPr>
                  </m:fPr>
                  <m:num>
                    <m:sSub>
                      <m:sSubPr>
                        <m:ctrlPr>
                          <w:ins w:id="4137" w:author="JAVIERA PAZ LEFORT IBANEZ" w:date="2025-09-22T03:19:00Z" w16du:dateUtc="2025-09-22T06:19:00Z">
                            <w:rPr>
                              <w:rFonts w:ascii="Cambria Math" w:eastAsiaTheme="minorEastAsia" w:hAnsi="Cambria Math" w:cs="Arial"/>
                              <w:i/>
                            </w:rPr>
                          </w:ins>
                        </m:ctrlPr>
                      </m:sSubPr>
                      <m:e>
                        <m:r>
                          <w:ins w:id="4138" w:author="JAVIERA PAZ LEFORT IBANEZ" w:date="2025-09-22T03:19:00Z" w16du:dateUtc="2025-09-22T06:19:00Z">
                            <w:rPr>
                              <w:rFonts w:ascii="Cambria Math" w:eastAsiaTheme="minorEastAsia" w:hAnsi="Cambria Math" w:cs="Arial"/>
                            </w:rPr>
                            <m:t>K</m:t>
                          </w:ins>
                        </m:r>
                      </m:e>
                      <m:sub>
                        <m:r>
                          <w:ins w:id="4139" w:author="JAVIERA PAZ LEFORT IBANEZ" w:date="2025-09-22T03:19:00Z" w16du:dateUtc="2025-09-22T06:19:00Z">
                            <w:rPr>
                              <w:rFonts w:ascii="Cambria Math" w:eastAsiaTheme="minorEastAsia" w:hAnsi="Cambria Math" w:cs="Arial"/>
                            </w:rPr>
                            <m:t>L</m:t>
                          </w:ins>
                        </m:r>
                      </m:sub>
                    </m:sSub>
                    <m:sSub>
                      <m:sSubPr>
                        <m:ctrlPr>
                          <w:ins w:id="4140" w:author="JAVIERA PAZ LEFORT IBANEZ" w:date="2025-09-22T03:19:00Z" w16du:dateUtc="2025-09-22T06:19:00Z">
                            <w:rPr>
                              <w:rFonts w:ascii="Cambria Math" w:hAnsi="Cambria Math" w:cs="Arial"/>
                              <w:i/>
                            </w:rPr>
                          </w:ins>
                        </m:ctrlPr>
                      </m:sSubPr>
                      <m:e>
                        <m:r>
                          <w:ins w:id="4141" w:author="JAVIERA PAZ LEFORT IBANEZ" w:date="2025-09-22T03:19:00Z" w16du:dateUtc="2025-09-22T06:19:00Z">
                            <w:rPr>
                              <w:rFonts w:ascii="Cambria Math" w:hAnsi="Cambria Math" w:cs="Arial"/>
                            </w:rPr>
                            <m:t>f</m:t>
                          </w:ins>
                        </m:r>
                      </m:e>
                      <m:sub>
                        <m:r>
                          <w:ins w:id="4142" w:author="JAVIERA PAZ LEFORT IBANEZ" w:date="2025-09-22T03:19:00Z" w16du:dateUtc="2025-09-22T06:19:00Z">
                            <w:rPr>
                              <w:rFonts w:ascii="Cambria Math" w:hAnsi="Cambria Math" w:cs="Arial"/>
                            </w:rPr>
                            <m:t>fibra</m:t>
                          </w:ins>
                        </m:r>
                      </m:sub>
                    </m:sSub>
                    <m:d>
                      <m:dPr>
                        <m:ctrlPr>
                          <w:ins w:id="4143" w:author="JAVIERA PAZ LEFORT IBANEZ" w:date="2025-09-22T03:19:00Z" w16du:dateUtc="2025-09-22T06:19:00Z">
                            <w:rPr>
                              <w:rFonts w:ascii="Cambria Math" w:hAnsi="Cambria Math" w:cs="Arial"/>
                              <w:i/>
                            </w:rPr>
                          </w:ins>
                        </m:ctrlPr>
                      </m:dPr>
                      <m:e>
                        <m:r>
                          <w:ins w:id="4144" w:author="JAVIERA PAZ LEFORT IBANEZ" w:date="2025-09-22T03:19:00Z" w16du:dateUtc="2025-09-22T06:19:00Z">
                            <w:rPr>
                              <w:rFonts w:ascii="Cambria Math" w:hAnsi="Cambria Math" w:cs="Arial"/>
                            </w:rPr>
                            <m:t>z</m:t>
                          </w:ins>
                        </m:r>
                      </m:e>
                    </m:d>
                    <m:r>
                      <w:ins w:id="4145" w:author="JAVIERA PAZ LEFORT IBANEZ" w:date="2025-09-22T03:19:00Z" w16du:dateUtc="2025-09-22T06:19:00Z">
                        <w:rPr>
                          <w:rFonts w:ascii="Cambria Math" w:hAnsi="Cambria Math" w:cs="Arial"/>
                        </w:rPr>
                        <m:t>+</m:t>
                      </w:ins>
                    </m:r>
                    <m:sSub>
                      <m:sSubPr>
                        <m:ctrlPr>
                          <w:ins w:id="4146" w:author="JAVIERA PAZ LEFORT IBANEZ" w:date="2025-09-22T03:19:00Z" w16du:dateUtc="2025-09-22T06:19:00Z">
                            <w:rPr>
                              <w:rFonts w:ascii="Cambria Math" w:eastAsiaTheme="minorEastAsia" w:hAnsi="Cambria Math" w:cs="Arial"/>
                              <w:i/>
                            </w:rPr>
                          </w:ins>
                        </m:ctrlPr>
                      </m:sSubPr>
                      <m:e>
                        <m:r>
                          <w:ins w:id="4147" w:author="JAVIERA PAZ LEFORT IBANEZ" w:date="2025-09-22T03:19:00Z" w16du:dateUtc="2025-09-22T06:19:00Z">
                            <w:rPr>
                              <w:rFonts w:ascii="Cambria Math" w:eastAsiaTheme="minorEastAsia" w:hAnsi="Cambria Math" w:cs="Arial"/>
                            </w:rPr>
                            <m:t>K</m:t>
                          </w:ins>
                        </m:r>
                      </m:e>
                      <m:sub>
                        <m:r>
                          <w:ins w:id="4148" w:author="JAVIERA PAZ LEFORT IBANEZ" w:date="2025-09-22T03:19:00Z" w16du:dateUtc="2025-09-22T06:19:00Z">
                            <w:rPr>
                              <w:rFonts w:ascii="Cambria Math" w:eastAsiaTheme="minorEastAsia" w:hAnsi="Cambria Math" w:cs="Arial"/>
                            </w:rPr>
                            <m:t>carcasa</m:t>
                          </w:ins>
                        </m:r>
                      </m:sub>
                    </m:sSub>
                    <m:sSub>
                      <m:sSubPr>
                        <m:ctrlPr>
                          <w:ins w:id="4149" w:author="JAVIERA PAZ LEFORT IBANEZ" w:date="2025-09-22T03:19:00Z" w16du:dateUtc="2025-09-22T06:19:00Z">
                            <w:rPr>
                              <w:rFonts w:ascii="Cambria Math" w:hAnsi="Cambria Math" w:cs="Arial"/>
                              <w:i/>
                            </w:rPr>
                          </w:ins>
                        </m:ctrlPr>
                      </m:sSubPr>
                      <m:e>
                        <m:r>
                          <w:ins w:id="4150" w:author="JAVIERA PAZ LEFORT IBANEZ" w:date="2025-09-22T03:19:00Z" w16du:dateUtc="2025-09-22T06:19:00Z">
                            <w:rPr>
                              <w:rFonts w:ascii="Cambria Math" w:hAnsi="Cambria Math" w:cs="Arial"/>
                            </w:rPr>
                            <m:t>f</m:t>
                          </w:ins>
                        </m:r>
                      </m:e>
                      <m:sub>
                        <m:r>
                          <w:ins w:id="4151" w:author="JAVIERA PAZ LEFORT IBANEZ" w:date="2025-09-22T03:19:00Z" w16du:dateUtc="2025-09-22T06:19:00Z">
                            <w:rPr>
                              <w:rFonts w:ascii="Cambria Math" w:hAnsi="Cambria Math" w:cs="Arial"/>
                            </w:rPr>
                            <m:t>carcasa</m:t>
                          </w:ins>
                        </m:r>
                      </m:sub>
                    </m:sSub>
                    <m:d>
                      <m:dPr>
                        <m:ctrlPr>
                          <w:ins w:id="4152" w:author="JAVIERA PAZ LEFORT IBANEZ" w:date="2025-09-22T03:19:00Z" w16du:dateUtc="2025-09-22T06:19:00Z">
                            <w:rPr>
                              <w:rFonts w:ascii="Cambria Math" w:hAnsi="Cambria Math" w:cs="Arial"/>
                              <w:i/>
                            </w:rPr>
                          </w:ins>
                        </m:ctrlPr>
                      </m:dPr>
                      <m:e>
                        <m:r>
                          <w:ins w:id="4153" w:author="JAVIERA PAZ LEFORT IBANEZ" w:date="2025-09-22T03:19:00Z" w16du:dateUtc="2025-09-22T06:19:00Z">
                            <w:rPr>
                              <w:rFonts w:ascii="Cambria Math" w:hAnsi="Cambria Math" w:cs="Arial"/>
                            </w:rPr>
                            <m:t>z</m:t>
                          </w:ins>
                        </m:r>
                      </m:e>
                    </m:d>
                  </m:num>
                  <m:den>
                    <m:sSub>
                      <m:sSubPr>
                        <m:ctrlPr>
                          <w:ins w:id="4154" w:author="JAVIERA PAZ LEFORT IBANEZ" w:date="2025-09-22T03:19:00Z" w16du:dateUtc="2025-09-22T06:19:00Z">
                            <w:rPr>
                              <w:rFonts w:ascii="Cambria Math" w:eastAsiaTheme="minorEastAsia" w:hAnsi="Cambria Math" w:cs="Arial"/>
                              <w:i/>
                            </w:rPr>
                          </w:ins>
                        </m:ctrlPr>
                      </m:sSubPr>
                      <m:e>
                        <m:r>
                          <w:ins w:id="4155" w:author="JAVIERA PAZ LEFORT IBANEZ" w:date="2025-09-22T03:19:00Z" w16du:dateUtc="2025-09-22T06:19:00Z">
                            <w:rPr>
                              <w:rFonts w:ascii="Cambria Math" w:eastAsiaTheme="minorEastAsia" w:hAnsi="Cambria Math" w:cs="Arial"/>
                            </w:rPr>
                            <m:t>K</m:t>
                          </w:ins>
                        </m:r>
                      </m:e>
                      <m:sub>
                        <m:r>
                          <w:ins w:id="4156" w:author="JAVIERA PAZ LEFORT IBANEZ" w:date="2025-09-22T03:19:00Z" w16du:dateUtc="2025-09-22T06:19:00Z">
                            <w:rPr>
                              <w:rFonts w:ascii="Cambria Math" w:eastAsiaTheme="minorEastAsia" w:hAnsi="Cambria Math" w:cs="Arial"/>
                            </w:rPr>
                            <m:t>L</m:t>
                          </w:ins>
                        </m:r>
                      </m:sub>
                    </m:sSub>
                    <m:r>
                      <w:ins w:id="4157" w:author="JAVIERA PAZ LEFORT IBANEZ" w:date="2025-09-22T03:19:00Z" w16du:dateUtc="2025-09-22T06:19:00Z">
                        <w:rPr>
                          <w:rFonts w:ascii="Cambria Math" w:eastAsiaTheme="minorEastAsia" w:hAnsi="Cambria Math" w:cs="Arial"/>
                        </w:rPr>
                        <m:t>+</m:t>
                      </w:ins>
                    </m:r>
                    <m:sSub>
                      <m:sSubPr>
                        <m:ctrlPr>
                          <w:ins w:id="4158" w:author="JAVIERA PAZ LEFORT IBANEZ" w:date="2025-09-22T03:19:00Z" w16du:dateUtc="2025-09-22T06:19:00Z">
                            <w:rPr>
                              <w:rFonts w:ascii="Cambria Math" w:eastAsiaTheme="minorEastAsia" w:hAnsi="Cambria Math" w:cs="Arial"/>
                              <w:i/>
                            </w:rPr>
                          </w:ins>
                        </m:ctrlPr>
                      </m:sSubPr>
                      <m:e>
                        <m:r>
                          <w:ins w:id="4159" w:author="JAVIERA PAZ LEFORT IBANEZ" w:date="2025-09-22T03:19:00Z" w16du:dateUtc="2025-09-22T06:19:00Z">
                            <w:rPr>
                              <w:rFonts w:ascii="Cambria Math" w:eastAsiaTheme="minorEastAsia" w:hAnsi="Cambria Math" w:cs="Arial"/>
                            </w:rPr>
                            <m:t>K</m:t>
                          </w:ins>
                        </m:r>
                      </m:e>
                      <m:sub>
                        <m:r>
                          <w:ins w:id="4160" w:author="JAVIERA PAZ LEFORT IBANEZ" w:date="2025-09-22T03:19:00Z" w16du:dateUtc="2025-09-22T06:19:00Z">
                            <w:rPr>
                              <w:rFonts w:ascii="Cambria Math" w:eastAsiaTheme="minorEastAsia" w:hAnsi="Cambria Math" w:cs="Arial"/>
                            </w:rPr>
                            <m:t>carcasa</m:t>
                          </w:ins>
                        </m:r>
                      </m:sub>
                    </m:sSub>
                  </m:den>
                </m:f>
              </m:oMath>
            </m:oMathPara>
          </w:p>
          <w:p w14:paraId="103F718C" w14:textId="77777777" w:rsidR="00CC6F18" w:rsidRPr="00760A38" w:rsidRDefault="00CC6F18">
            <w:pPr>
              <w:spacing w:line="360" w:lineRule="auto"/>
              <w:rPr>
                <w:ins w:id="4161" w:author="JAVIERA PAZ LEFORT IBANEZ" w:date="2025-09-22T03:17:00Z" w16du:dateUtc="2025-09-22T06:17:00Z"/>
                <w:rFonts w:ascii="Arial" w:hAnsi="Arial" w:cs="Arial"/>
              </w:rPr>
              <w:pPrChange w:id="4162" w:author="JAVIERA PAZ LEFORT IBANEZ" w:date="2025-09-22T17:13:00Z" w16du:dateUtc="2025-09-22T20:13:00Z">
                <w:pPr/>
              </w:pPrChange>
            </w:pPr>
          </w:p>
        </w:tc>
        <w:tc>
          <w:tcPr>
            <w:tcW w:w="643" w:type="dxa"/>
            <w:tcPrChange w:id="4163" w:author="JAVIERA PAZ LEFORT IBANEZ" w:date="2025-09-22T03:24:00Z" w16du:dateUtc="2025-09-22T06:24:00Z">
              <w:tcPr>
                <w:tcW w:w="611" w:type="dxa"/>
                <w:gridSpan w:val="2"/>
              </w:tcPr>
            </w:tcPrChange>
          </w:tcPr>
          <w:p w14:paraId="6CF3BC88" w14:textId="4351F92F" w:rsidR="00CC6F18" w:rsidRDefault="00CC6F18">
            <w:pPr>
              <w:spacing w:line="360" w:lineRule="auto"/>
              <w:jc w:val="right"/>
              <w:rPr>
                <w:ins w:id="4164" w:author="JAVIERA PAZ LEFORT IBANEZ" w:date="2025-09-22T03:17:00Z" w16du:dateUtc="2025-09-22T06:17:00Z"/>
                <w:rFonts w:ascii="Arial" w:eastAsiaTheme="minorEastAsia" w:hAnsi="Arial" w:cs="Arial"/>
              </w:rPr>
              <w:pPrChange w:id="4165" w:author="JAVIERA PAZ LEFORT IBANEZ" w:date="2025-09-22T17:13:00Z" w16du:dateUtc="2025-09-22T20:13:00Z">
                <w:pPr>
                  <w:jc w:val="right"/>
                </w:pPr>
              </w:pPrChange>
            </w:pPr>
            <w:ins w:id="4166" w:author="JAVIERA PAZ LEFORT IBANEZ" w:date="2025-09-22T03:17:00Z" w16du:dateUtc="2025-09-22T06:17:00Z">
              <w:r>
                <w:rPr>
                  <w:rFonts w:ascii="Arial" w:eastAsiaTheme="minorEastAsia" w:hAnsi="Arial" w:cs="Arial"/>
                </w:rPr>
                <w:t>(2</w:t>
              </w:r>
            </w:ins>
            <w:ins w:id="4167" w:author="JAVIERA PAZ LEFORT IBANEZ" w:date="2025-09-22T03:19:00Z" w16du:dateUtc="2025-09-22T06:19:00Z">
              <w:r w:rsidR="00B12A43">
                <w:rPr>
                  <w:rFonts w:ascii="Arial" w:eastAsiaTheme="minorEastAsia" w:hAnsi="Arial" w:cs="Arial"/>
                </w:rPr>
                <w:t>4</w:t>
              </w:r>
            </w:ins>
            <w:ins w:id="4168" w:author="JAVIERA PAZ LEFORT IBANEZ" w:date="2025-09-22T03:17:00Z" w16du:dateUtc="2025-09-22T06:17:00Z">
              <w:r>
                <w:rPr>
                  <w:rFonts w:ascii="Arial" w:eastAsiaTheme="minorEastAsia" w:hAnsi="Arial" w:cs="Arial"/>
                </w:rPr>
                <w:t>)</w:t>
              </w:r>
            </w:ins>
          </w:p>
        </w:tc>
      </w:tr>
    </w:tbl>
    <w:p w14:paraId="269A98C3" w14:textId="77777777" w:rsidR="00A35DAC" w:rsidRDefault="009910F2">
      <w:pPr>
        <w:spacing w:line="360" w:lineRule="auto"/>
        <w:ind w:left="708"/>
        <w:jc w:val="both"/>
        <w:rPr>
          <w:ins w:id="4169" w:author="JAVIERA PAZ LEFORT IBANEZ" w:date="2025-09-22T03:25:00Z" w16du:dateUtc="2025-09-22T06:25:00Z"/>
          <w:rFonts w:ascii="Arial" w:hAnsi="Arial" w:cs="Arial"/>
        </w:rPr>
        <w:pPrChange w:id="4170" w:author="JAVIERA PAZ LEFORT IBANEZ" w:date="2025-09-22T17:13:00Z" w16du:dateUtc="2025-09-22T20:13:00Z">
          <w:pPr>
            <w:jc w:val="both"/>
          </w:pPr>
        </w:pPrChange>
      </w:pPr>
      <w:ins w:id="4171" w:author="JAVIERA PAZ LEFORT IBANEZ" w:date="2025-09-19T23:27:00Z">
        <w:r w:rsidRPr="00B355AB">
          <w:rPr>
            <w:rFonts w:ascii="Arial" w:hAnsi="Arial" w:cs="Arial"/>
          </w:rPr>
          <w:t>En la implementación,</w:t>
        </w:r>
      </w:ins>
      <w:ins w:id="4172" w:author="JAVIERA PAZ LEFORT IBANEZ" w:date="2025-09-19T23:43:00Z" w16du:dateUtc="2025-09-20T02:43:00Z">
        <w:r w:rsidR="00BF63BF" w:rsidRPr="00B355AB">
          <w:rPr>
            <w:rFonts w:ascii="Arial" w:hAnsi="Arial" w:cs="Arial"/>
            <w:i/>
          </w:rPr>
          <w:t xml:space="preserve"> </w:t>
        </w:r>
      </w:ins>
      <m:oMath>
        <m:sSup>
          <m:sSupPr>
            <m:ctrlPr>
              <w:ins w:id="4173" w:author="JAVIERA PAZ LEFORT IBANEZ" w:date="2025-09-19T23:43:00Z" w16du:dateUtc="2025-09-20T02:43:00Z">
                <w:rPr>
                  <w:rFonts w:ascii="Cambria Math" w:hAnsi="Cambria Math" w:cs="Arial"/>
                  <w:i/>
                </w:rPr>
              </w:ins>
            </m:ctrlPr>
          </m:sSupPr>
          <m:e>
            <m:r>
              <w:ins w:id="4174" w:author="JAVIERA PAZ LEFORT IBANEZ" w:date="2025-09-19T23:43:00Z" w16du:dateUtc="2025-09-20T02:43:00Z">
                <w:rPr>
                  <w:rFonts w:ascii="Cambria Math" w:hAnsi="Cambria Math" w:cs="Arial"/>
                </w:rPr>
                <m:t>f</m:t>
              </w:ins>
            </m:r>
          </m:e>
          <m:sup>
            <m:r>
              <w:ins w:id="4175" w:author="JAVIERA PAZ LEFORT IBANEZ" w:date="2025-09-19T23:43:00Z" w16du:dateUtc="2025-09-20T02:43:00Z">
                <w:rPr>
                  <w:rFonts w:ascii="Cambria Math" w:hAnsi="Cambria Math" w:cs="Arial"/>
                </w:rPr>
                <m:t>*</m:t>
              </w:ins>
            </m:r>
          </m:sup>
        </m:sSup>
      </m:oMath>
      <w:ins w:id="4176" w:author="JAVIERA PAZ LEFORT IBANEZ" w:date="2025-09-19T23:43:00Z" w16du:dateUtc="2025-09-20T02:43:00Z">
        <w:r w:rsidR="00BF63BF" w:rsidRPr="00B355AB">
          <w:rPr>
            <w:rFonts w:ascii="Arial" w:hAnsi="Arial" w:cs="Arial"/>
          </w:rPr>
          <w:t xml:space="preserve"> </w:t>
        </w:r>
      </w:ins>
      <w:ins w:id="4177" w:author="JAVIERA PAZ LEFORT IBANEZ" w:date="2025-09-19T23:27:00Z">
        <w:r w:rsidRPr="00B355AB">
          <w:rPr>
            <w:rFonts w:ascii="Arial" w:hAnsi="Arial" w:cs="Arial"/>
          </w:rPr>
          <w:t xml:space="preserve">se obtiene </w:t>
        </w:r>
        <w:r w:rsidRPr="00B355AB">
          <w:rPr>
            <w:rFonts w:ascii="Arial" w:hAnsi="Arial" w:cs="Arial"/>
            <w:rPrChange w:id="4178" w:author="JAVIERA PAZ LEFORT IBANEZ" w:date="2025-09-19T23:43:00Z" w16du:dateUtc="2025-09-20T02:43:00Z">
              <w:rPr>
                <w:rFonts w:eastAsiaTheme="majorEastAsia" w:cstheme="majorBidi"/>
                <w:b/>
                <w:bCs/>
                <w:color w:val="0F4761" w:themeColor="accent1" w:themeShade="BF"/>
                <w:sz w:val="28"/>
                <w:szCs w:val="28"/>
              </w:rPr>
            </w:rPrChange>
          </w:rPr>
          <w:t>numéricamente</w:t>
        </w:r>
        <w:r w:rsidRPr="00B355AB">
          <w:rPr>
            <w:rFonts w:ascii="Arial" w:hAnsi="Arial" w:cs="Arial"/>
          </w:rPr>
          <w:t xml:space="preserve"> resolviendo </w:t>
        </w:r>
      </w:ins>
      <w:ins w:id="4179" w:author="JAVIERA PAZ LEFORT IBANEZ" w:date="2025-09-19T23:43:00Z" w16du:dateUtc="2025-09-20T02:43:00Z">
        <w:r w:rsidR="001D2C73" w:rsidRPr="00B355AB">
          <w:rPr>
            <w:rFonts w:ascii="Arial" w:hAnsi="Arial" w:cs="Arial"/>
            <w:i/>
          </w:rPr>
          <w:t xml:space="preserve"> </w:t>
        </w:r>
      </w:ins>
      <m:oMath>
        <m:r>
          <w:ins w:id="4180" w:author="JAVIERA PAZ LEFORT IBANEZ" w:date="2025-09-19T23:44:00Z" w16du:dateUtc="2025-09-20T02:44:00Z">
            <w:rPr>
              <w:rFonts w:ascii="Cambria Math" w:hAnsi="Cambria Math" w:cs="Arial"/>
            </w:rPr>
            <m:t>g</m:t>
          </w:ins>
        </m:r>
        <m:d>
          <m:dPr>
            <m:ctrlPr>
              <w:ins w:id="4181" w:author="JAVIERA PAZ LEFORT IBANEZ" w:date="2025-09-19T23:44:00Z" w16du:dateUtc="2025-09-20T02:44:00Z">
                <w:rPr>
                  <w:rFonts w:ascii="Cambria Math" w:hAnsi="Cambria Math" w:cs="Arial"/>
                  <w:i/>
                </w:rPr>
              </w:ins>
            </m:ctrlPr>
          </m:dPr>
          <m:e>
            <m:sSup>
              <m:sSupPr>
                <m:ctrlPr>
                  <w:ins w:id="4182" w:author="JAVIERA PAZ LEFORT IBANEZ" w:date="2025-09-19T23:43:00Z" w16du:dateUtc="2025-09-20T02:43:00Z">
                    <w:rPr>
                      <w:rFonts w:ascii="Cambria Math" w:hAnsi="Cambria Math" w:cs="Arial"/>
                      <w:i/>
                    </w:rPr>
                  </w:ins>
                </m:ctrlPr>
              </m:sSupPr>
              <m:e>
                <m:r>
                  <w:ins w:id="4183" w:author="JAVIERA PAZ LEFORT IBANEZ" w:date="2025-09-19T23:43:00Z" w16du:dateUtc="2025-09-20T02:43:00Z">
                    <w:rPr>
                      <w:rFonts w:ascii="Cambria Math" w:hAnsi="Cambria Math" w:cs="Arial"/>
                    </w:rPr>
                    <m:t>f</m:t>
                  </w:ins>
                </m:r>
              </m:e>
              <m:sup>
                <m:r>
                  <w:ins w:id="4184" w:author="JAVIERA PAZ LEFORT IBANEZ" w:date="2025-09-19T23:43:00Z" w16du:dateUtc="2025-09-20T02:43:00Z">
                    <w:rPr>
                      <w:rFonts w:ascii="Cambria Math" w:hAnsi="Cambria Math" w:cs="Arial"/>
                    </w:rPr>
                    <m:t>*</m:t>
                  </w:ins>
                </m:r>
              </m:sup>
            </m:sSup>
          </m:e>
        </m:d>
        <m:r>
          <w:ins w:id="4185" w:author="JAVIERA PAZ LEFORT IBANEZ" w:date="2025-09-19T23:44:00Z" w16du:dateUtc="2025-09-20T02:44:00Z">
            <w:rPr>
              <w:rFonts w:ascii="Cambria Math" w:hAnsi="Cambria Math" w:cs="Arial"/>
            </w:rPr>
            <m:t>=0</m:t>
          </w:ins>
        </m:r>
      </m:oMath>
      <w:ins w:id="4186" w:author="JAVIERA PAZ LEFORT IBANEZ" w:date="2025-09-19T23:44:00Z" w16du:dateUtc="2025-09-20T02:44:00Z">
        <w:r w:rsidR="001D2C73" w:rsidRPr="00B355AB">
          <w:rPr>
            <w:rFonts w:ascii="Arial" w:eastAsiaTheme="minorEastAsia" w:hAnsi="Arial" w:cs="Arial"/>
            <w:i/>
          </w:rPr>
          <w:t xml:space="preserve"> </w:t>
        </w:r>
      </w:ins>
      <w:ins w:id="4187" w:author="JAVIERA PAZ LEFORT IBANEZ" w:date="2025-09-19T23:27:00Z">
        <w:r w:rsidRPr="00B355AB">
          <w:rPr>
            <w:rFonts w:ascii="Arial" w:hAnsi="Arial" w:cs="Arial"/>
          </w:rPr>
          <w:t xml:space="preserve">con </w:t>
        </w:r>
        <w:r w:rsidRPr="00B355AB">
          <w:rPr>
            <w:rFonts w:ascii="Arial" w:hAnsi="Arial" w:cs="Arial"/>
            <w:rPrChange w:id="4188" w:author="JAVIERA PAZ LEFORT IBANEZ" w:date="2025-09-19T23:46:00Z" w16du:dateUtc="2025-09-20T02:46:00Z">
              <w:rPr>
                <w:rFonts w:eastAsiaTheme="majorEastAsia" w:cstheme="majorBidi"/>
                <w:b/>
                <w:bCs/>
                <w:color w:val="0F4761" w:themeColor="accent1" w:themeShade="BF"/>
                <w:sz w:val="28"/>
                <w:szCs w:val="28"/>
              </w:rPr>
            </w:rPrChange>
          </w:rPr>
          <w:t xml:space="preserve">Regula </w:t>
        </w:r>
        <w:proofErr w:type="spellStart"/>
        <w:r w:rsidRPr="00B355AB">
          <w:rPr>
            <w:rFonts w:ascii="Arial" w:hAnsi="Arial" w:cs="Arial"/>
            <w:rPrChange w:id="4189" w:author="JAVIERA PAZ LEFORT IBANEZ" w:date="2025-09-19T23:46:00Z" w16du:dateUtc="2025-09-20T02:46:00Z">
              <w:rPr>
                <w:rFonts w:eastAsiaTheme="majorEastAsia" w:cstheme="majorBidi"/>
                <w:b/>
                <w:bCs/>
                <w:color w:val="0F4761" w:themeColor="accent1" w:themeShade="BF"/>
                <w:sz w:val="28"/>
                <w:szCs w:val="28"/>
              </w:rPr>
            </w:rPrChange>
          </w:rPr>
          <w:t>Falsi</w:t>
        </w:r>
        <w:proofErr w:type="spellEnd"/>
        <w:r w:rsidRPr="00B355AB">
          <w:rPr>
            <w:rFonts w:ascii="Arial" w:hAnsi="Arial" w:cs="Arial"/>
          </w:rPr>
          <w:t>, donde</w:t>
        </w:r>
      </w:ins>
      <w:ins w:id="4190" w:author="JAVIERA PAZ LEFORT IBANEZ" w:date="2025-09-19T23:44:00Z" w16du:dateUtc="2025-09-20T02:44:00Z">
        <w:r w:rsidR="001D2C73" w:rsidRPr="00B355AB">
          <w:rPr>
            <w:rFonts w:ascii="Arial" w:hAnsi="Arial" w:cs="Arial"/>
          </w:rPr>
          <w:t>:</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191" w:author="JAVIERA PAZ LEFORT IBANEZ" w:date="2025-09-22T03:27:00Z" w16du:dateUtc="2025-09-22T06:27:00Z">
          <w:tblPr>
            <w:tblStyle w:val="Tablaconcuadrcula"/>
            <w:tblW w:w="0" w:type="auto"/>
            <w:tblLook w:val="04A0" w:firstRow="1" w:lastRow="0" w:firstColumn="1" w:lastColumn="0" w:noHBand="0" w:noVBand="1"/>
          </w:tblPr>
        </w:tblPrChange>
      </w:tblPr>
      <w:tblGrid>
        <w:gridCol w:w="8195"/>
        <w:gridCol w:w="643"/>
        <w:tblGridChange w:id="4192">
          <w:tblGrid>
            <w:gridCol w:w="20"/>
            <w:gridCol w:w="8175"/>
            <w:gridCol w:w="10"/>
            <w:gridCol w:w="633"/>
            <w:gridCol w:w="10"/>
          </w:tblGrid>
        </w:tblGridChange>
      </w:tblGrid>
      <w:tr w:rsidR="00A35DAC" w14:paraId="0CEFB17E" w14:textId="77777777" w:rsidTr="00D26ADE">
        <w:trPr>
          <w:ins w:id="4193" w:author="JAVIERA PAZ LEFORT IBANEZ" w:date="2025-09-22T03:25:00Z"/>
          <w:trPrChange w:id="4194" w:author="JAVIERA PAZ LEFORT IBANEZ" w:date="2025-09-22T03:27:00Z" w16du:dateUtc="2025-09-22T06:27:00Z">
            <w:trPr>
              <w:gridBefore w:val="1"/>
            </w:trPr>
          </w:trPrChange>
        </w:trPr>
        <w:tc>
          <w:tcPr>
            <w:tcW w:w="8195" w:type="dxa"/>
            <w:tcPrChange w:id="4195" w:author="JAVIERA PAZ LEFORT IBANEZ" w:date="2025-09-22T03:27:00Z" w16du:dateUtc="2025-09-22T06:27:00Z">
              <w:tcPr>
                <w:tcW w:w="8217" w:type="dxa"/>
                <w:gridSpan w:val="2"/>
              </w:tcPr>
            </w:tcPrChange>
          </w:tcPr>
          <w:p w14:paraId="76A298BB" w14:textId="5182E917" w:rsidR="00A35DAC" w:rsidRPr="00B355AB" w:rsidRDefault="00EF019F">
            <w:pPr>
              <w:spacing w:line="360" w:lineRule="auto"/>
              <w:jc w:val="both"/>
              <w:rPr>
                <w:ins w:id="4196" w:author="JAVIERA PAZ LEFORT IBANEZ" w:date="2025-09-22T03:26:00Z" w16du:dateUtc="2025-09-22T06:26:00Z"/>
                <w:rFonts w:ascii="Arial" w:hAnsi="Arial" w:cs="Arial"/>
              </w:rPr>
              <w:pPrChange w:id="4197" w:author="JAVIERA PAZ LEFORT IBANEZ" w:date="2025-09-22T17:13:00Z" w16du:dateUtc="2025-09-22T20:13:00Z">
                <w:pPr>
                  <w:jc w:val="both"/>
                </w:pPr>
              </w:pPrChange>
            </w:pPr>
            <m:oMathPara>
              <m:oMath>
                <m:r>
                  <w:ins w:id="4198" w:author="JAVIERA PAZ LEFORT IBANEZ" w:date="2025-09-22T04:07:00Z" w16du:dateUtc="2025-09-22T07:07:00Z">
                    <w:rPr>
                      <w:rFonts w:ascii="Cambria Math" w:hAnsi="Cambria Math" w:cs="Arial"/>
                    </w:rPr>
                    <m:t>g</m:t>
                  </w:ins>
                </m:r>
                <m:d>
                  <m:dPr>
                    <m:ctrlPr>
                      <w:ins w:id="4199" w:author="JAVIERA PAZ LEFORT IBANEZ" w:date="2025-09-22T03:26:00Z" w16du:dateUtc="2025-09-22T06:26:00Z">
                        <w:rPr>
                          <w:rFonts w:ascii="Cambria Math" w:hAnsi="Cambria Math" w:cs="Arial"/>
                          <w:i/>
                        </w:rPr>
                      </w:ins>
                    </m:ctrlPr>
                  </m:dPr>
                  <m:e>
                    <m:sSup>
                      <m:sSupPr>
                        <m:ctrlPr>
                          <w:ins w:id="4200" w:author="JAVIERA PAZ LEFORT IBANEZ" w:date="2025-09-22T03:26:00Z" w16du:dateUtc="2025-09-22T06:26:00Z">
                            <w:rPr>
                              <w:rFonts w:ascii="Cambria Math" w:hAnsi="Cambria Math" w:cs="Arial"/>
                              <w:i/>
                            </w:rPr>
                          </w:ins>
                        </m:ctrlPr>
                      </m:sSupPr>
                      <m:e>
                        <m:r>
                          <w:ins w:id="4201" w:author="JAVIERA PAZ LEFORT IBANEZ" w:date="2025-09-22T03:26:00Z" w16du:dateUtc="2025-09-22T06:26:00Z">
                            <w:rPr>
                              <w:rFonts w:ascii="Cambria Math" w:hAnsi="Cambria Math" w:cs="Arial"/>
                            </w:rPr>
                            <m:t>f</m:t>
                          </w:ins>
                        </m:r>
                      </m:e>
                      <m:sup>
                        <m:r>
                          <w:ins w:id="4202" w:author="JAVIERA PAZ LEFORT IBANEZ" w:date="2025-09-22T03:26:00Z" w16du:dateUtc="2025-09-22T06:26:00Z">
                            <w:rPr>
                              <w:rFonts w:ascii="Cambria Math" w:hAnsi="Cambria Math" w:cs="Arial"/>
                            </w:rPr>
                            <m:t>*</m:t>
                          </w:ins>
                        </m:r>
                      </m:sup>
                    </m:sSup>
                  </m:e>
                </m:d>
                <m:r>
                  <w:ins w:id="4203" w:author="JAVIERA PAZ LEFORT IBANEZ" w:date="2025-09-22T03:26:00Z" w16du:dateUtc="2025-09-22T06:26:00Z">
                    <w:rPr>
                      <w:rFonts w:ascii="Cambria Math" w:hAnsi="Cambria Math" w:cs="Arial"/>
                    </w:rPr>
                    <m:t>=</m:t>
                  </w:ins>
                </m:r>
                <m:sSub>
                  <m:sSubPr>
                    <m:ctrlPr>
                      <w:ins w:id="4204" w:author="JAVIERA PAZ LEFORT IBANEZ" w:date="2025-09-22T03:26:00Z" w16du:dateUtc="2025-09-22T06:26:00Z">
                        <w:rPr>
                          <w:rFonts w:ascii="Cambria Math" w:eastAsiaTheme="minorEastAsia" w:hAnsi="Cambria Math" w:cs="Arial"/>
                          <w:i/>
                        </w:rPr>
                      </w:ins>
                    </m:ctrlPr>
                  </m:sSubPr>
                  <m:e>
                    <m:r>
                      <w:ins w:id="4205" w:author="JAVIERA PAZ LEFORT IBANEZ" w:date="2025-09-22T03:26:00Z" w16du:dateUtc="2025-09-22T06:26:00Z">
                        <w:rPr>
                          <w:rFonts w:ascii="Cambria Math" w:eastAsiaTheme="minorEastAsia" w:hAnsi="Cambria Math" w:cs="Arial"/>
                        </w:rPr>
                        <m:t>K</m:t>
                      </w:ins>
                    </m:r>
                  </m:e>
                  <m:sub>
                    <m:r>
                      <w:ins w:id="4206" w:author="JAVIERA PAZ LEFORT IBANEZ" w:date="2025-09-22T03:26:00Z" w16du:dateUtc="2025-09-22T06:26:00Z">
                        <w:rPr>
                          <w:rFonts w:ascii="Cambria Math" w:eastAsiaTheme="minorEastAsia" w:hAnsi="Cambria Math" w:cs="Arial"/>
                        </w:rPr>
                        <m:t>L</m:t>
                      </w:ins>
                    </m:r>
                  </m:sub>
                </m:sSub>
                <m:d>
                  <m:dPr>
                    <m:ctrlPr>
                      <w:ins w:id="4207" w:author="JAVIERA PAZ LEFORT IBANEZ" w:date="2025-09-22T03:26:00Z" w16du:dateUtc="2025-09-22T06:26:00Z">
                        <w:rPr>
                          <w:rFonts w:ascii="Cambria Math" w:eastAsiaTheme="minorEastAsia" w:hAnsi="Cambria Math" w:cs="Arial"/>
                          <w:i/>
                        </w:rPr>
                      </w:ins>
                    </m:ctrlPr>
                  </m:dPr>
                  <m:e>
                    <m:sSub>
                      <m:sSubPr>
                        <m:ctrlPr>
                          <w:ins w:id="4208" w:author="JAVIERA PAZ LEFORT IBANEZ" w:date="2025-09-22T03:26:00Z" w16du:dateUtc="2025-09-22T06:26:00Z">
                            <w:rPr>
                              <w:rFonts w:ascii="Cambria Math" w:hAnsi="Cambria Math" w:cs="Arial"/>
                              <w:i/>
                            </w:rPr>
                          </w:ins>
                        </m:ctrlPr>
                      </m:sSubPr>
                      <m:e>
                        <m:r>
                          <w:ins w:id="4209" w:author="JAVIERA PAZ LEFORT IBANEZ" w:date="2025-09-22T03:26:00Z" w16du:dateUtc="2025-09-22T06:26:00Z">
                            <w:rPr>
                              <w:rFonts w:ascii="Cambria Math" w:hAnsi="Cambria Math" w:cs="Arial"/>
                            </w:rPr>
                            <m:t>f</m:t>
                          </w:ins>
                        </m:r>
                      </m:e>
                      <m:sub>
                        <m:r>
                          <w:ins w:id="4210" w:author="JAVIERA PAZ LEFORT IBANEZ" w:date="2025-09-22T03:26:00Z" w16du:dateUtc="2025-09-22T06:26:00Z">
                            <w:rPr>
                              <w:rFonts w:ascii="Cambria Math" w:hAnsi="Cambria Math" w:cs="Arial"/>
                            </w:rPr>
                            <m:t>fibra</m:t>
                          </w:ins>
                        </m:r>
                      </m:sub>
                    </m:sSub>
                    <m:r>
                      <w:ins w:id="4211" w:author="JAVIERA PAZ LEFORT IBANEZ" w:date="2025-09-22T03:26:00Z" w16du:dateUtc="2025-09-22T06:26:00Z">
                        <w:rPr>
                          <w:rFonts w:ascii="Cambria Math" w:hAnsi="Cambria Math" w:cs="Arial"/>
                        </w:rPr>
                        <m:t>-</m:t>
                      </w:ins>
                    </m:r>
                    <m:sSup>
                      <m:sSupPr>
                        <m:ctrlPr>
                          <w:ins w:id="4212" w:author="JAVIERA PAZ LEFORT IBANEZ" w:date="2025-09-22T03:26:00Z" w16du:dateUtc="2025-09-22T06:26:00Z">
                            <w:rPr>
                              <w:rFonts w:ascii="Cambria Math" w:hAnsi="Cambria Math" w:cs="Arial"/>
                              <w:i/>
                            </w:rPr>
                          </w:ins>
                        </m:ctrlPr>
                      </m:sSupPr>
                      <m:e>
                        <m:r>
                          <w:ins w:id="4213" w:author="JAVIERA PAZ LEFORT IBANEZ" w:date="2025-09-22T03:26:00Z" w16du:dateUtc="2025-09-22T06:26:00Z">
                            <w:rPr>
                              <w:rFonts w:ascii="Cambria Math" w:hAnsi="Cambria Math" w:cs="Arial"/>
                            </w:rPr>
                            <m:t>f</m:t>
                          </w:ins>
                        </m:r>
                      </m:e>
                      <m:sup>
                        <m:r>
                          <w:ins w:id="4214" w:author="JAVIERA PAZ LEFORT IBANEZ" w:date="2025-09-22T03:26:00Z" w16du:dateUtc="2025-09-22T06:26:00Z">
                            <w:rPr>
                              <w:rFonts w:ascii="Cambria Math" w:hAnsi="Cambria Math" w:cs="Arial"/>
                            </w:rPr>
                            <m:t>*</m:t>
                          </w:ins>
                        </m:r>
                      </m:sup>
                    </m:sSup>
                    <m:ctrlPr>
                      <w:ins w:id="4215" w:author="JAVIERA PAZ LEFORT IBANEZ" w:date="2025-09-22T03:26:00Z" w16du:dateUtc="2025-09-22T06:26:00Z">
                        <w:rPr>
                          <w:rFonts w:ascii="Cambria Math" w:hAnsi="Cambria Math" w:cs="Arial"/>
                          <w:i/>
                        </w:rPr>
                      </w:ins>
                    </m:ctrlPr>
                  </m:e>
                </m:d>
                <m:r>
                  <w:ins w:id="4216" w:author="JAVIERA PAZ LEFORT IBANEZ" w:date="2025-09-22T03:26:00Z" w16du:dateUtc="2025-09-22T06:26:00Z">
                    <w:rPr>
                      <w:rFonts w:ascii="Cambria Math" w:hAnsi="Cambria Math" w:cs="Arial"/>
                    </w:rPr>
                    <m:t>-</m:t>
                  </w:ins>
                </m:r>
                <m:sSub>
                  <m:sSubPr>
                    <m:ctrlPr>
                      <w:ins w:id="4217" w:author="JAVIERA PAZ LEFORT IBANEZ" w:date="2025-09-22T03:26:00Z" w16du:dateUtc="2025-09-22T06:26:00Z">
                        <w:rPr>
                          <w:rFonts w:ascii="Cambria Math" w:eastAsiaTheme="minorEastAsia" w:hAnsi="Cambria Math" w:cs="Arial"/>
                          <w:i/>
                        </w:rPr>
                      </w:ins>
                    </m:ctrlPr>
                  </m:sSubPr>
                  <m:e>
                    <m:r>
                      <w:ins w:id="4218" w:author="JAVIERA PAZ LEFORT IBANEZ" w:date="2025-09-22T03:26:00Z" w16du:dateUtc="2025-09-22T06:26:00Z">
                        <w:rPr>
                          <w:rFonts w:ascii="Cambria Math" w:eastAsiaTheme="minorEastAsia" w:hAnsi="Cambria Math" w:cs="Arial"/>
                        </w:rPr>
                        <m:t>K</m:t>
                      </w:ins>
                    </m:r>
                  </m:e>
                  <m:sub>
                    <m:r>
                      <w:ins w:id="4219" w:author="JAVIERA PAZ LEFORT IBANEZ" w:date="2025-09-22T03:26:00Z" w16du:dateUtc="2025-09-22T06:26:00Z">
                        <w:rPr>
                          <w:rFonts w:ascii="Cambria Math" w:eastAsiaTheme="minorEastAsia" w:hAnsi="Cambria Math" w:cs="Arial"/>
                        </w:rPr>
                        <m:t>carcasa</m:t>
                      </w:ins>
                    </m:r>
                  </m:sub>
                </m:sSub>
                <m:r>
                  <w:ins w:id="4220" w:author="JAVIERA PAZ LEFORT IBANEZ" w:date="2025-09-22T03:26:00Z" w16du:dateUtc="2025-09-22T06:26:00Z">
                    <w:rPr>
                      <w:rFonts w:ascii="Cambria Math" w:eastAsiaTheme="minorEastAsia" w:hAnsi="Cambria Math" w:cs="Arial"/>
                    </w:rPr>
                    <m:t>(</m:t>
                  </w:ins>
                </m:r>
                <m:sSup>
                  <m:sSupPr>
                    <m:ctrlPr>
                      <w:ins w:id="4221" w:author="JAVIERA PAZ LEFORT IBANEZ" w:date="2025-09-22T03:26:00Z" w16du:dateUtc="2025-09-22T06:26:00Z">
                        <w:rPr>
                          <w:rFonts w:ascii="Cambria Math" w:hAnsi="Cambria Math" w:cs="Arial"/>
                          <w:i/>
                        </w:rPr>
                      </w:ins>
                    </m:ctrlPr>
                  </m:sSupPr>
                  <m:e>
                    <m:r>
                      <w:ins w:id="4222" w:author="JAVIERA PAZ LEFORT IBANEZ" w:date="2025-09-22T03:26:00Z" w16du:dateUtc="2025-09-22T06:26:00Z">
                        <w:rPr>
                          <w:rFonts w:ascii="Cambria Math" w:hAnsi="Cambria Math" w:cs="Arial"/>
                        </w:rPr>
                        <m:t>f</m:t>
                      </w:ins>
                    </m:r>
                  </m:e>
                  <m:sup>
                    <m:r>
                      <w:ins w:id="4223" w:author="JAVIERA PAZ LEFORT IBANEZ" w:date="2025-09-22T03:26:00Z" w16du:dateUtc="2025-09-22T06:26:00Z">
                        <w:rPr>
                          <w:rFonts w:ascii="Cambria Math" w:hAnsi="Cambria Math" w:cs="Arial"/>
                        </w:rPr>
                        <m:t>*</m:t>
                      </w:ins>
                    </m:r>
                  </m:sup>
                </m:sSup>
                <m:r>
                  <w:ins w:id="4224" w:author="JAVIERA PAZ LEFORT IBANEZ" w:date="2025-09-22T03:26:00Z" w16du:dateUtc="2025-09-22T06:26:00Z">
                    <w:rPr>
                      <w:rFonts w:ascii="Cambria Math" w:hAnsi="Cambria Math" w:cs="Arial"/>
                    </w:rPr>
                    <m:t>-</m:t>
                  </w:ins>
                </m:r>
                <m:sSub>
                  <m:sSubPr>
                    <m:ctrlPr>
                      <w:ins w:id="4225" w:author="JAVIERA PAZ LEFORT IBANEZ" w:date="2025-09-22T03:26:00Z" w16du:dateUtc="2025-09-22T06:26:00Z">
                        <w:rPr>
                          <w:rFonts w:ascii="Cambria Math" w:hAnsi="Cambria Math" w:cs="Arial"/>
                          <w:i/>
                        </w:rPr>
                      </w:ins>
                    </m:ctrlPr>
                  </m:sSubPr>
                  <m:e>
                    <m:r>
                      <w:ins w:id="4226" w:author="JAVIERA PAZ LEFORT IBANEZ" w:date="2025-09-22T03:26:00Z" w16du:dateUtc="2025-09-22T06:26:00Z">
                        <w:rPr>
                          <w:rFonts w:ascii="Cambria Math" w:hAnsi="Cambria Math" w:cs="Arial"/>
                        </w:rPr>
                        <m:t>f</m:t>
                      </w:ins>
                    </m:r>
                  </m:e>
                  <m:sub>
                    <m:r>
                      <w:ins w:id="4227" w:author="JAVIERA PAZ LEFORT IBANEZ" w:date="2025-09-22T03:26:00Z" w16du:dateUtc="2025-09-22T06:26:00Z">
                        <w:rPr>
                          <w:rFonts w:ascii="Cambria Math" w:hAnsi="Cambria Math" w:cs="Arial"/>
                        </w:rPr>
                        <m:t>carcasa</m:t>
                      </w:ins>
                    </m:r>
                  </m:sub>
                </m:sSub>
                <m:r>
                  <w:ins w:id="4228" w:author="JAVIERA PAZ LEFORT IBANEZ" w:date="2025-09-22T03:26:00Z" w16du:dateUtc="2025-09-22T06:26:00Z">
                    <w:rPr>
                      <w:rFonts w:ascii="Cambria Math" w:hAnsi="Cambria Math" w:cs="Arial"/>
                    </w:rPr>
                    <m:t>)</m:t>
                  </w:ins>
                </m:r>
              </m:oMath>
            </m:oMathPara>
          </w:p>
          <w:p w14:paraId="565BAFE5" w14:textId="77777777" w:rsidR="00A35DAC" w:rsidRPr="00760A38" w:rsidRDefault="00A35DAC">
            <w:pPr>
              <w:spacing w:line="360" w:lineRule="auto"/>
              <w:rPr>
                <w:ins w:id="4229" w:author="JAVIERA PAZ LEFORT IBANEZ" w:date="2025-09-22T03:25:00Z" w16du:dateUtc="2025-09-22T06:25:00Z"/>
                <w:rFonts w:ascii="Arial" w:hAnsi="Arial" w:cs="Arial"/>
              </w:rPr>
              <w:pPrChange w:id="4230" w:author="JAVIERA PAZ LEFORT IBANEZ" w:date="2025-09-22T17:13:00Z" w16du:dateUtc="2025-09-22T20:13:00Z">
                <w:pPr/>
              </w:pPrChange>
            </w:pPr>
          </w:p>
        </w:tc>
        <w:tc>
          <w:tcPr>
            <w:tcW w:w="643" w:type="dxa"/>
            <w:tcPrChange w:id="4231" w:author="JAVIERA PAZ LEFORT IBANEZ" w:date="2025-09-22T03:27:00Z" w16du:dateUtc="2025-09-22T06:27:00Z">
              <w:tcPr>
                <w:tcW w:w="611" w:type="dxa"/>
                <w:gridSpan w:val="2"/>
              </w:tcPr>
            </w:tcPrChange>
          </w:tcPr>
          <w:p w14:paraId="1677CC92" w14:textId="77777777" w:rsidR="00A35DAC" w:rsidRDefault="00A35DAC">
            <w:pPr>
              <w:spacing w:line="360" w:lineRule="auto"/>
              <w:jc w:val="right"/>
              <w:rPr>
                <w:ins w:id="4232" w:author="JAVIERA PAZ LEFORT IBANEZ" w:date="2025-09-22T03:25:00Z" w16du:dateUtc="2025-09-22T06:25:00Z"/>
                <w:rFonts w:ascii="Arial" w:eastAsiaTheme="minorEastAsia" w:hAnsi="Arial" w:cs="Arial"/>
              </w:rPr>
              <w:pPrChange w:id="4233" w:author="JAVIERA PAZ LEFORT IBANEZ" w:date="2025-09-22T17:13:00Z" w16du:dateUtc="2025-09-22T20:13:00Z">
                <w:pPr>
                  <w:jc w:val="right"/>
                </w:pPr>
              </w:pPrChange>
            </w:pPr>
            <w:ins w:id="4234" w:author="JAVIERA PAZ LEFORT IBANEZ" w:date="2025-09-22T03:25:00Z" w16du:dateUtc="2025-09-22T06:25:00Z">
              <w:r>
                <w:rPr>
                  <w:rFonts w:ascii="Arial" w:eastAsiaTheme="minorEastAsia" w:hAnsi="Arial" w:cs="Arial"/>
                </w:rPr>
                <w:t>(25)</w:t>
              </w:r>
            </w:ins>
          </w:p>
        </w:tc>
      </w:tr>
    </w:tbl>
    <w:p w14:paraId="337E07D8" w14:textId="0DF76A98" w:rsidR="009910F2" w:rsidRPr="00B355AB" w:rsidRDefault="00A35DAC">
      <w:pPr>
        <w:spacing w:line="360" w:lineRule="auto"/>
        <w:ind w:left="708"/>
        <w:jc w:val="both"/>
        <w:rPr>
          <w:ins w:id="4235" w:author="JAVIERA PAZ LEFORT IBANEZ" w:date="2025-09-19T23:27:00Z"/>
          <w:rFonts w:ascii="Arial" w:hAnsi="Arial" w:cs="Arial"/>
        </w:rPr>
        <w:pPrChange w:id="4236" w:author="JAVIERA PAZ LEFORT IBANEZ" w:date="2025-09-22T17:13:00Z" w16du:dateUtc="2025-09-22T20:13:00Z">
          <w:pPr>
            <w:pStyle w:val="Ttulo3"/>
            <w:jc w:val="both"/>
          </w:pPr>
        </w:pPrChange>
      </w:pPr>
      <m:oMath>
        <m:r>
          <w:del w:id="4237" w:author="JAVIERA PAZ LEFORT IBANEZ" w:date="2025-09-19T23:45:00Z" w16du:dateUtc="2025-09-20T02:45:00Z">
            <m:rPr>
              <m:sty m:val="p"/>
            </m:rPr>
            <w:rPr>
              <w:rFonts w:ascii="Cambria Math" w:hAnsi="Cambria Math" w:cs="Arial"/>
            </w:rPr>
            <m:t xml:space="preserve"> </m:t>
          </w:del>
        </m:r>
      </m:oMath>
      <w:ins w:id="4238" w:author="JAVIERA PAZ LEFORT IBANEZ" w:date="2025-09-19T23:27:00Z">
        <w:r w:rsidR="009910F2" w:rsidRPr="00B355AB">
          <w:rPr>
            <w:rFonts w:ascii="Arial" w:hAnsi="Arial" w:cs="Arial"/>
          </w:rPr>
          <w:t xml:space="preserve">La resistencia de la </w:t>
        </w:r>
        <w:r w:rsidR="009910F2" w:rsidRPr="00B355AB">
          <w:rPr>
            <w:rFonts w:ascii="Arial" w:hAnsi="Arial" w:cs="Arial"/>
            <w:rPrChange w:id="4239" w:author="JAVIERA PAZ LEFORT IBANEZ" w:date="2025-09-19T23:46:00Z" w16du:dateUtc="2025-09-20T02:46:00Z">
              <w:rPr>
                <w:b/>
                <w:bCs/>
              </w:rPr>
            </w:rPrChange>
          </w:rPr>
          <w:t>membrana</w:t>
        </w:r>
        <w:r w:rsidR="009910F2" w:rsidRPr="00B355AB">
          <w:rPr>
            <w:rFonts w:ascii="Arial" w:hAnsi="Arial" w:cs="Arial"/>
          </w:rPr>
          <w:t xml:space="preserve"> no interviene en la ubicación de</w:t>
        </w:r>
      </w:ins>
      <w:ins w:id="4240" w:author="JAVIERA PAZ LEFORT IBANEZ" w:date="2025-09-19T23:46:00Z" w16du:dateUtc="2025-09-20T02:46:00Z">
        <w:r w:rsidR="001D2C73" w:rsidRPr="00B355AB">
          <w:rPr>
            <w:rFonts w:ascii="Arial" w:hAnsi="Arial" w:cs="Arial"/>
          </w:rPr>
          <w:t xml:space="preserve"> </w:t>
        </w:r>
      </w:ins>
      <m:oMath>
        <m:sSup>
          <m:sSupPr>
            <m:ctrlPr>
              <w:ins w:id="4241" w:author="JAVIERA PAZ LEFORT IBANEZ" w:date="2025-09-19T23:46:00Z" w16du:dateUtc="2025-09-20T02:46:00Z">
                <w:rPr>
                  <w:rFonts w:ascii="Cambria Math" w:hAnsi="Cambria Math" w:cs="Arial"/>
                  <w:i/>
                </w:rPr>
              </w:ins>
            </m:ctrlPr>
          </m:sSupPr>
          <m:e>
            <m:r>
              <w:ins w:id="4242" w:author="JAVIERA PAZ LEFORT IBANEZ" w:date="2025-09-19T23:46:00Z" w16du:dateUtc="2025-09-20T02:46:00Z">
                <w:rPr>
                  <w:rFonts w:ascii="Cambria Math" w:hAnsi="Cambria Math" w:cs="Arial"/>
                </w:rPr>
                <m:t>f</m:t>
              </w:ins>
            </m:r>
          </m:e>
          <m:sup>
            <m:r>
              <w:ins w:id="4243" w:author="JAVIERA PAZ LEFORT IBANEZ" w:date="2025-09-19T23:46:00Z" w16du:dateUtc="2025-09-20T02:46:00Z">
                <w:rPr>
                  <w:rFonts w:ascii="Cambria Math" w:hAnsi="Cambria Math" w:cs="Arial"/>
                </w:rPr>
                <m:t>*</m:t>
              </w:ins>
            </m:r>
          </m:sup>
        </m:sSup>
      </m:oMath>
      <w:ins w:id="4244" w:author="JAVIERA PAZ LEFORT IBANEZ" w:date="2025-09-19T23:27:00Z">
        <w:r w:rsidR="009910F2" w:rsidRPr="00B355AB">
          <w:rPr>
            <w:rFonts w:ascii="Arial" w:hAnsi="Arial" w:cs="Arial"/>
          </w:rPr>
          <w:t xml:space="preserve"> (condición de interfaz), pero </w:t>
        </w:r>
        <w:r w:rsidR="009910F2" w:rsidRPr="00B355AB">
          <w:rPr>
            <w:rFonts w:ascii="Arial" w:hAnsi="Arial" w:cs="Arial"/>
            <w:rPrChange w:id="4245" w:author="JAVIERA PAZ LEFORT IBANEZ" w:date="2025-09-19T23:46:00Z" w16du:dateUtc="2025-09-20T02:46:00Z">
              <w:rPr>
                <w:b/>
                <w:bCs/>
              </w:rPr>
            </w:rPrChange>
          </w:rPr>
          <w:t>sí</w:t>
        </w:r>
        <w:r w:rsidR="009910F2" w:rsidRPr="00B355AB">
          <w:rPr>
            <w:rFonts w:ascii="Arial" w:hAnsi="Arial" w:cs="Arial"/>
          </w:rPr>
          <w:t xml:space="preserve"> en el </w:t>
        </w:r>
        <w:r w:rsidR="009910F2" w:rsidRPr="00B355AB">
          <w:rPr>
            <w:rFonts w:ascii="Arial" w:hAnsi="Arial" w:cs="Arial"/>
            <w:rPrChange w:id="4246" w:author="JAVIERA PAZ LEFORT IBANEZ" w:date="2025-09-19T23:46:00Z" w16du:dateUtc="2025-09-20T02:46:00Z">
              <w:rPr>
                <w:b/>
                <w:bCs/>
              </w:rPr>
            </w:rPrChange>
          </w:rPr>
          <w:t>módulo del flujo</w:t>
        </w:r>
        <w:r w:rsidR="009910F2" w:rsidRPr="00B355AB">
          <w:rPr>
            <w:rFonts w:ascii="Arial" w:hAnsi="Arial" w:cs="Arial"/>
          </w:rPr>
          <w:t xml:space="preserve"> a través del </w:t>
        </w:r>
        <w:r w:rsidR="009910F2" w:rsidRPr="00B355AB">
          <w:rPr>
            <w:rFonts w:ascii="Arial" w:hAnsi="Arial" w:cs="Arial"/>
            <w:rPrChange w:id="4247" w:author="JAVIERA PAZ LEFORT IBANEZ" w:date="2025-09-19T23:46:00Z" w16du:dateUtc="2025-09-20T02:46:00Z">
              <w:rPr>
                <w:b/>
                <w:bCs/>
              </w:rPr>
            </w:rPrChange>
          </w:rPr>
          <w:t>coeficiente global</w:t>
        </w:r>
        <w:r w:rsidR="009910F2" w:rsidRPr="00B355AB">
          <w:rPr>
            <w:rFonts w:ascii="Arial" w:hAnsi="Arial" w:cs="Arial"/>
          </w:rPr>
          <w:t xml:space="preserve"> (siguiente apartado).</w:t>
        </w:r>
      </w:ins>
    </w:p>
    <w:p w14:paraId="04FFC316" w14:textId="77777777" w:rsidR="009910F2" w:rsidRPr="00B355AB" w:rsidRDefault="009910F2">
      <w:pPr>
        <w:spacing w:line="360" w:lineRule="auto"/>
        <w:ind w:left="708"/>
        <w:jc w:val="both"/>
        <w:rPr>
          <w:ins w:id="4248" w:author="JAVIERA PAZ LEFORT IBANEZ" w:date="2025-09-19T23:27:00Z"/>
          <w:rStyle w:val="nfasissutil"/>
          <w:rFonts w:ascii="Arial" w:hAnsi="Arial" w:cs="Arial"/>
          <w:rPrChange w:id="4249" w:author="JAVIERA PAZ LEFORT IBANEZ" w:date="2025-09-19T23:46:00Z" w16du:dateUtc="2025-09-20T02:46:00Z">
            <w:rPr>
              <w:ins w:id="4250" w:author="JAVIERA PAZ LEFORT IBANEZ" w:date="2025-09-19T23:27:00Z"/>
              <w:b/>
              <w:bCs/>
            </w:rPr>
          </w:rPrChange>
        </w:rPr>
        <w:pPrChange w:id="4251" w:author="JAVIERA PAZ LEFORT IBANEZ" w:date="2025-09-22T17:13:00Z" w16du:dateUtc="2025-09-22T20:13:00Z">
          <w:pPr>
            <w:pStyle w:val="Ttulo3"/>
            <w:jc w:val="both"/>
          </w:pPr>
        </w:pPrChange>
      </w:pPr>
      <w:ins w:id="4252" w:author="JAVIERA PAZ LEFORT IBANEZ" w:date="2025-09-19T23:27:00Z">
        <w:r w:rsidRPr="00B355AB">
          <w:rPr>
            <w:rStyle w:val="nfasissutil"/>
            <w:rFonts w:ascii="Arial" w:hAnsi="Arial" w:cs="Arial"/>
            <w:rPrChange w:id="4253" w:author="JAVIERA PAZ LEFORT IBANEZ" w:date="2025-09-19T23:46:00Z" w16du:dateUtc="2025-09-20T02:46:00Z">
              <w:rPr>
                <w:b/>
                <w:bCs/>
              </w:rPr>
            </w:rPrChange>
          </w:rPr>
          <w:t>Flujo local por área</w:t>
        </w:r>
      </w:ins>
    </w:p>
    <w:p w14:paraId="3FAA0B6E" w14:textId="1EF26AAB" w:rsidR="001D2C73" w:rsidRPr="00B12A43" w:rsidRDefault="009910F2">
      <w:pPr>
        <w:spacing w:line="360" w:lineRule="auto"/>
        <w:ind w:left="708"/>
        <w:jc w:val="both"/>
        <w:rPr>
          <w:ins w:id="4254" w:author="JAVIERA PAZ LEFORT IBANEZ" w:date="2025-09-22T03:17:00Z" w16du:dateUtc="2025-09-22T06:17:00Z"/>
          <w:rFonts w:ascii="Arial" w:hAnsi="Arial" w:cs="Arial"/>
          <w:rPrChange w:id="4255" w:author="JAVIERA PAZ LEFORT IBANEZ" w:date="2025-09-22T03:19:00Z" w16du:dateUtc="2025-09-22T06:19:00Z">
            <w:rPr>
              <w:ins w:id="4256" w:author="JAVIERA PAZ LEFORT IBANEZ" w:date="2025-09-22T03:17:00Z" w16du:dateUtc="2025-09-22T06:17:00Z"/>
              <w:rFonts w:ascii="Arial" w:eastAsiaTheme="minorEastAsia" w:hAnsi="Arial" w:cs="Arial"/>
            </w:rPr>
          </w:rPrChange>
        </w:rPr>
        <w:pPrChange w:id="4257" w:author="JAVIERA PAZ LEFORT IBANEZ" w:date="2025-09-22T17:13:00Z" w16du:dateUtc="2025-09-22T20:13:00Z">
          <w:pPr>
            <w:jc w:val="both"/>
          </w:pPr>
        </w:pPrChange>
      </w:pPr>
      <w:ins w:id="4258" w:author="JAVIERA PAZ LEFORT IBANEZ" w:date="2025-09-19T23:27:00Z">
        <w:r w:rsidRPr="00B355AB">
          <w:rPr>
            <w:rFonts w:ascii="Arial" w:hAnsi="Arial" w:cs="Arial"/>
          </w:rPr>
          <w:t xml:space="preserve">Con </w:t>
        </w:r>
      </w:ins>
      <m:oMath>
        <m:sSup>
          <m:sSupPr>
            <m:ctrlPr>
              <w:ins w:id="4259" w:author="JAVIERA PAZ LEFORT IBANEZ" w:date="2025-09-19T23:46:00Z" w16du:dateUtc="2025-09-20T02:46:00Z">
                <w:rPr>
                  <w:rFonts w:ascii="Cambria Math" w:hAnsi="Cambria Math" w:cs="Arial"/>
                  <w:i/>
                </w:rPr>
              </w:ins>
            </m:ctrlPr>
          </m:sSupPr>
          <m:e>
            <m:r>
              <w:ins w:id="4260" w:author="JAVIERA PAZ LEFORT IBANEZ" w:date="2025-09-19T23:46:00Z" w16du:dateUtc="2025-09-20T02:46:00Z">
                <w:rPr>
                  <w:rFonts w:ascii="Cambria Math" w:hAnsi="Cambria Math" w:cs="Arial"/>
                </w:rPr>
                <m:t>f</m:t>
              </w:ins>
            </m:r>
          </m:e>
          <m:sup>
            <m:r>
              <w:ins w:id="4261" w:author="JAVIERA PAZ LEFORT IBANEZ" w:date="2025-09-19T23:46:00Z" w16du:dateUtc="2025-09-20T02:46:00Z">
                <w:rPr>
                  <w:rFonts w:ascii="Cambria Math" w:hAnsi="Cambria Math" w:cs="Arial"/>
                </w:rPr>
                <m:t>*</m:t>
              </w:ins>
            </m:r>
          </m:sup>
        </m:sSup>
      </m:oMath>
      <w:ins w:id="4262" w:author="JAVIERA PAZ LEFORT IBANEZ" w:date="2025-09-19T23:46:00Z" w16du:dateUtc="2025-09-20T02:46:00Z">
        <w:r w:rsidR="001D2C73" w:rsidRPr="00B355AB">
          <w:rPr>
            <w:rFonts w:ascii="Arial" w:hAnsi="Arial" w:cs="Arial"/>
          </w:rPr>
          <w:t xml:space="preserve"> </w:t>
        </w:r>
      </w:ins>
      <w:ins w:id="4263" w:author="JAVIERA PAZ LEFORT IBANEZ" w:date="2025-09-19T23:27:00Z">
        <w:r w:rsidRPr="00B355AB">
          <w:rPr>
            <w:rFonts w:ascii="Arial" w:hAnsi="Arial" w:cs="Arial"/>
          </w:rPr>
          <w:t xml:space="preserve">determinado, el </w:t>
        </w:r>
        <w:r w:rsidRPr="00B355AB">
          <w:rPr>
            <w:rFonts w:ascii="Arial" w:hAnsi="Arial" w:cs="Arial"/>
            <w:rPrChange w:id="4264" w:author="JAVIERA PAZ LEFORT IBANEZ" w:date="2025-09-19T23:47:00Z" w16du:dateUtc="2025-09-20T02:47:00Z">
              <w:rPr>
                <w:b/>
                <w:bCs/>
              </w:rPr>
            </w:rPrChange>
          </w:rPr>
          <w:t>flujo másico molar</w:t>
        </w:r>
        <w:r w:rsidRPr="00B355AB">
          <w:rPr>
            <w:rFonts w:ascii="Arial" w:hAnsi="Arial" w:cs="Arial"/>
          </w:rPr>
          <w:t xml:space="preserve"> por área se puede escribir de manera </w:t>
        </w:r>
        <w:r w:rsidRPr="00B355AB">
          <w:rPr>
            <w:rFonts w:ascii="Arial" w:hAnsi="Arial" w:cs="Arial"/>
            <w:b/>
            <w:bCs/>
          </w:rPr>
          <w:t>equivalente</w:t>
        </w:r>
        <w:r w:rsidRPr="00B355AB">
          <w:rPr>
            <w:rFonts w:ascii="Arial" w:hAnsi="Arial" w:cs="Arial"/>
          </w:rPr>
          <w:t xml:space="preserve"> a partir de cualquiera de las películas, o de forma compacta con el </w:t>
        </w:r>
        <w:r w:rsidRPr="00B355AB">
          <w:rPr>
            <w:rFonts w:ascii="Arial" w:hAnsi="Arial" w:cs="Arial"/>
            <w:rPrChange w:id="4265" w:author="JAVIERA PAZ LEFORT IBANEZ" w:date="2025-09-19T23:47:00Z" w16du:dateUtc="2025-09-20T02:47:00Z">
              <w:rPr>
                <w:b/>
                <w:bCs/>
              </w:rPr>
            </w:rPrChange>
          </w:rPr>
          <w:t>coeficiente global</w:t>
        </w:r>
        <w:r w:rsidRPr="00B355AB">
          <w:rPr>
            <w:rFonts w:ascii="Arial" w:hAnsi="Arial" w:cs="Arial"/>
          </w:rPr>
          <w:t>:</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266" w:author="JAVIERA PAZ LEFORT IBANEZ" w:date="2025-09-22T03:27:00Z" w16du:dateUtc="2025-09-22T06:27:00Z">
          <w:tblPr>
            <w:tblStyle w:val="Tablaconcuadrcula"/>
            <w:tblW w:w="0" w:type="auto"/>
            <w:tblLook w:val="04A0" w:firstRow="1" w:lastRow="0" w:firstColumn="1" w:lastColumn="0" w:noHBand="0" w:noVBand="1"/>
          </w:tblPr>
        </w:tblPrChange>
      </w:tblPr>
      <w:tblGrid>
        <w:gridCol w:w="8195"/>
        <w:gridCol w:w="643"/>
        <w:tblGridChange w:id="4267">
          <w:tblGrid>
            <w:gridCol w:w="20"/>
            <w:gridCol w:w="8175"/>
            <w:gridCol w:w="10"/>
            <w:gridCol w:w="633"/>
            <w:gridCol w:w="10"/>
          </w:tblGrid>
        </w:tblGridChange>
      </w:tblGrid>
      <w:tr w:rsidR="00175A4B" w14:paraId="6E9D7EB1" w14:textId="77777777" w:rsidTr="00D26ADE">
        <w:trPr>
          <w:ins w:id="4268" w:author="JAVIERA PAZ LEFORT IBANEZ" w:date="2025-09-22T03:17:00Z"/>
          <w:trPrChange w:id="4269" w:author="JAVIERA PAZ LEFORT IBANEZ" w:date="2025-09-22T03:27:00Z" w16du:dateUtc="2025-09-22T06:27:00Z">
            <w:trPr>
              <w:gridBefore w:val="1"/>
            </w:trPr>
          </w:trPrChange>
        </w:trPr>
        <w:tc>
          <w:tcPr>
            <w:tcW w:w="8195" w:type="dxa"/>
            <w:tcPrChange w:id="4270" w:author="JAVIERA PAZ LEFORT IBANEZ" w:date="2025-09-22T03:27:00Z" w16du:dateUtc="2025-09-22T06:27:00Z">
              <w:tcPr>
                <w:tcW w:w="8217" w:type="dxa"/>
                <w:gridSpan w:val="2"/>
              </w:tcPr>
            </w:tcPrChange>
          </w:tcPr>
          <w:p w14:paraId="3DBD8770" w14:textId="77777777" w:rsidR="00B12A43" w:rsidRPr="00175A4B" w:rsidRDefault="00B12A43">
            <w:pPr>
              <w:spacing w:line="360" w:lineRule="auto"/>
              <w:jc w:val="both"/>
              <w:rPr>
                <w:ins w:id="4271" w:author="JAVIERA PAZ LEFORT IBANEZ" w:date="2025-09-22T03:19:00Z" w16du:dateUtc="2025-09-22T06:19:00Z"/>
                <w:rFonts w:ascii="Arial" w:eastAsiaTheme="minorEastAsia" w:hAnsi="Arial" w:cs="Arial"/>
              </w:rPr>
              <w:pPrChange w:id="4272" w:author="JAVIERA PAZ LEFORT IBANEZ" w:date="2025-09-22T17:13:00Z" w16du:dateUtc="2025-09-22T20:13:00Z">
                <w:pPr>
                  <w:jc w:val="both"/>
                </w:pPr>
              </w:pPrChange>
            </w:pPr>
            <m:oMathPara>
              <m:oMath>
                <m:r>
                  <w:ins w:id="4273" w:author="JAVIERA PAZ LEFORT IBANEZ" w:date="2025-09-22T03:19:00Z" w16du:dateUtc="2025-09-22T06:19:00Z">
                    <w:rPr>
                      <w:rFonts w:ascii="Cambria Math" w:hAnsi="Cambria Math" w:cs="Arial"/>
                    </w:rPr>
                    <m:t>J</m:t>
                  </w:ins>
                </m:r>
                <m:d>
                  <m:dPr>
                    <m:ctrlPr>
                      <w:ins w:id="4274" w:author="JAVIERA PAZ LEFORT IBANEZ" w:date="2025-09-22T03:19:00Z" w16du:dateUtc="2025-09-22T06:19:00Z">
                        <w:rPr>
                          <w:rFonts w:ascii="Cambria Math" w:hAnsi="Cambria Math" w:cs="Arial"/>
                          <w:i/>
                        </w:rPr>
                      </w:ins>
                    </m:ctrlPr>
                  </m:dPr>
                  <m:e>
                    <m:r>
                      <w:ins w:id="4275" w:author="JAVIERA PAZ LEFORT IBANEZ" w:date="2025-09-22T03:19:00Z" w16du:dateUtc="2025-09-22T06:19:00Z">
                        <w:rPr>
                          <w:rFonts w:ascii="Cambria Math" w:hAnsi="Cambria Math" w:cs="Arial"/>
                        </w:rPr>
                        <m:t>z</m:t>
                      </w:ins>
                    </m:r>
                  </m:e>
                </m:d>
                <m:r>
                  <w:ins w:id="4276" w:author="JAVIERA PAZ LEFORT IBANEZ" w:date="2025-09-22T03:19:00Z" w16du:dateUtc="2025-09-22T06:19:00Z">
                    <w:rPr>
                      <w:rFonts w:ascii="Cambria Math" w:hAnsi="Cambria Math" w:cs="Arial"/>
                    </w:rPr>
                    <m:t>=</m:t>
                  </w:ins>
                </m:r>
                <m:sSub>
                  <m:sSubPr>
                    <m:ctrlPr>
                      <w:ins w:id="4277" w:author="JAVIERA PAZ LEFORT IBANEZ" w:date="2025-09-22T03:19:00Z" w16du:dateUtc="2025-09-22T06:19:00Z">
                        <w:rPr>
                          <w:rFonts w:ascii="Cambria Math" w:eastAsiaTheme="minorEastAsia" w:hAnsi="Cambria Math" w:cs="Arial"/>
                          <w:i/>
                        </w:rPr>
                      </w:ins>
                    </m:ctrlPr>
                  </m:sSubPr>
                  <m:e>
                    <m:r>
                      <w:ins w:id="4278" w:author="JAVIERA PAZ LEFORT IBANEZ" w:date="2025-09-22T03:19:00Z" w16du:dateUtc="2025-09-22T06:19:00Z">
                        <w:rPr>
                          <w:rFonts w:ascii="Cambria Math" w:eastAsiaTheme="minorEastAsia" w:hAnsi="Cambria Math" w:cs="Arial"/>
                        </w:rPr>
                        <m:t>K</m:t>
                      </w:ins>
                    </m:r>
                  </m:e>
                  <m:sub>
                    <m:r>
                      <w:ins w:id="4279" w:author="JAVIERA PAZ LEFORT IBANEZ" w:date="2025-09-22T03:19:00Z" w16du:dateUtc="2025-09-22T06:19:00Z">
                        <w:rPr>
                          <w:rFonts w:ascii="Cambria Math" w:eastAsiaTheme="minorEastAsia" w:hAnsi="Cambria Math" w:cs="Arial"/>
                        </w:rPr>
                        <m:t>L</m:t>
                      </w:ins>
                    </m:r>
                  </m:sub>
                </m:sSub>
                <m:d>
                  <m:dPr>
                    <m:begChr m:val="["/>
                    <m:endChr m:val="]"/>
                    <m:ctrlPr>
                      <w:ins w:id="4280" w:author="JAVIERA PAZ LEFORT IBANEZ" w:date="2025-09-22T03:19:00Z" w16du:dateUtc="2025-09-22T06:19:00Z">
                        <w:rPr>
                          <w:rFonts w:ascii="Cambria Math" w:eastAsiaTheme="minorEastAsia" w:hAnsi="Cambria Math" w:cs="Arial"/>
                          <w:i/>
                        </w:rPr>
                      </w:ins>
                    </m:ctrlPr>
                  </m:dPr>
                  <m:e>
                    <m:sSub>
                      <m:sSubPr>
                        <m:ctrlPr>
                          <w:ins w:id="4281" w:author="JAVIERA PAZ LEFORT IBANEZ" w:date="2025-09-22T03:19:00Z" w16du:dateUtc="2025-09-22T06:19:00Z">
                            <w:rPr>
                              <w:rFonts w:ascii="Cambria Math" w:hAnsi="Cambria Math" w:cs="Arial"/>
                              <w:i/>
                            </w:rPr>
                          </w:ins>
                        </m:ctrlPr>
                      </m:sSubPr>
                      <m:e>
                        <m:r>
                          <w:ins w:id="4282" w:author="JAVIERA PAZ LEFORT IBANEZ" w:date="2025-09-22T03:19:00Z" w16du:dateUtc="2025-09-22T06:19:00Z">
                            <w:rPr>
                              <w:rFonts w:ascii="Cambria Math" w:hAnsi="Cambria Math" w:cs="Arial"/>
                            </w:rPr>
                            <m:t>f</m:t>
                          </w:ins>
                        </m:r>
                      </m:e>
                      <m:sub>
                        <m:r>
                          <w:ins w:id="4283" w:author="JAVIERA PAZ LEFORT IBANEZ" w:date="2025-09-22T03:19:00Z" w16du:dateUtc="2025-09-22T06:19:00Z">
                            <w:rPr>
                              <w:rFonts w:ascii="Cambria Math" w:hAnsi="Cambria Math" w:cs="Arial"/>
                            </w:rPr>
                            <m:t>fibra</m:t>
                          </w:ins>
                        </m:r>
                      </m:sub>
                    </m:sSub>
                    <m:d>
                      <m:dPr>
                        <m:ctrlPr>
                          <w:ins w:id="4284" w:author="JAVIERA PAZ LEFORT IBANEZ" w:date="2025-09-22T03:19:00Z" w16du:dateUtc="2025-09-22T06:19:00Z">
                            <w:rPr>
                              <w:rFonts w:ascii="Cambria Math" w:hAnsi="Cambria Math" w:cs="Arial"/>
                              <w:i/>
                            </w:rPr>
                          </w:ins>
                        </m:ctrlPr>
                      </m:dPr>
                      <m:e>
                        <m:r>
                          <w:ins w:id="4285" w:author="JAVIERA PAZ LEFORT IBANEZ" w:date="2025-09-22T03:19:00Z" w16du:dateUtc="2025-09-22T06:19:00Z">
                            <w:rPr>
                              <w:rFonts w:ascii="Cambria Math" w:hAnsi="Cambria Math" w:cs="Arial"/>
                            </w:rPr>
                            <m:t>z</m:t>
                          </w:ins>
                        </m:r>
                      </m:e>
                    </m:d>
                    <m:r>
                      <w:ins w:id="4286" w:author="JAVIERA PAZ LEFORT IBANEZ" w:date="2025-09-22T03:19:00Z" w16du:dateUtc="2025-09-22T06:19:00Z">
                        <w:rPr>
                          <w:rFonts w:ascii="Cambria Math" w:hAnsi="Cambria Math" w:cs="Arial"/>
                        </w:rPr>
                        <m:t>-</m:t>
                      </w:ins>
                    </m:r>
                    <m:sSup>
                      <m:sSupPr>
                        <m:ctrlPr>
                          <w:ins w:id="4287" w:author="JAVIERA PAZ LEFORT IBANEZ" w:date="2025-09-22T03:19:00Z" w16du:dateUtc="2025-09-22T06:19:00Z">
                            <w:rPr>
                              <w:rFonts w:ascii="Cambria Math" w:hAnsi="Cambria Math" w:cs="Arial"/>
                              <w:i/>
                            </w:rPr>
                          </w:ins>
                        </m:ctrlPr>
                      </m:sSupPr>
                      <m:e>
                        <m:r>
                          <w:ins w:id="4288" w:author="JAVIERA PAZ LEFORT IBANEZ" w:date="2025-09-22T03:19:00Z" w16du:dateUtc="2025-09-22T06:19:00Z">
                            <w:rPr>
                              <w:rFonts w:ascii="Cambria Math" w:hAnsi="Cambria Math" w:cs="Arial"/>
                            </w:rPr>
                            <m:t>f</m:t>
                          </w:ins>
                        </m:r>
                      </m:e>
                      <m:sup>
                        <m:r>
                          <w:ins w:id="4289" w:author="JAVIERA PAZ LEFORT IBANEZ" w:date="2025-09-22T03:19:00Z" w16du:dateUtc="2025-09-22T06:19:00Z">
                            <w:rPr>
                              <w:rFonts w:ascii="Cambria Math" w:hAnsi="Cambria Math" w:cs="Arial"/>
                            </w:rPr>
                            <m:t>*</m:t>
                          </w:ins>
                        </m:r>
                      </m:sup>
                    </m:sSup>
                    <m:d>
                      <m:dPr>
                        <m:ctrlPr>
                          <w:ins w:id="4290" w:author="JAVIERA PAZ LEFORT IBANEZ" w:date="2025-09-22T03:19:00Z" w16du:dateUtc="2025-09-22T06:19:00Z">
                            <w:rPr>
                              <w:rFonts w:ascii="Cambria Math" w:hAnsi="Cambria Math" w:cs="Arial"/>
                              <w:i/>
                            </w:rPr>
                          </w:ins>
                        </m:ctrlPr>
                      </m:dPr>
                      <m:e>
                        <m:r>
                          <w:ins w:id="4291" w:author="JAVIERA PAZ LEFORT IBANEZ" w:date="2025-09-22T03:19:00Z" w16du:dateUtc="2025-09-22T06:19:00Z">
                            <w:rPr>
                              <w:rFonts w:ascii="Cambria Math" w:hAnsi="Cambria Math" w:cs="Arial"/>
                            </w:rPr>
                            <m:t>z</m:t>
                          </w:ins>
                        </m:r>
                      </m:e>
                    </m:d>
                    <m:ctrlPr>
                      <w:ins w:id="4292" w:author="JAVIERA PAZ LEFORT IBANEZ" w:date="2025-09-22T03:19:00Z" w16du:dateUtc="2025-09-22T06:19:00Z">
                        <w:rPr>
                          <w:rFonts w:ascii="Cambria Math" w:hAnsi="Cambria Math" w:cs="Arial"/>
                          <w:i/>
                        </w:rPr>
                      </w:ins>
                    </m:ctrlPr>
                  </m:e>
                </m:d>
                <m:r>
                  <w:ins w:id="4293" w:author="JAVIERA PAZ LEFORT IBANEZ" w:date="2025-09-22T03:19:00Z" w16du:dateUtc="2025-09-22T06:19:00Z">
                    <w:rPr>
                      <w:rFonts w:ascii="Cambria Math" w:hAnsi="Cambria Math" w:cs="Arial"/>
                    </w:rPr>
                    <m:t>=</m:t>
                  </w:ins>
                </m:r>
                <m:sSub>
                  <m:sSubPr>
                    <m:ctrlPr>
                      <w:ins w:id="4294" w:author="JAVIERA PAZ LEFORT IBANEZ" w:date="2025-09-22T03:19:00Z" w16du:dateUtc="2025-09-22T06:19:00Z">
                        <w:rPr>
                          <w:rFonts w:ascii="Cambria Math" w:eastAsiaTheme="minorEastAsia" w:hAnsi="Cambria Math" w:cs="Arial"/>
                          <w:i/>
                        </w:rPr>
                      </w:ins>
                    </m:ctrlPr>
                  </m:sSubPr>
                  <m:e>
                    <m:r>
                      <w:ins w:id="4295" w:author="JAVIERA PAZ LEFORT IBANEZ" w:date="2025-09-22T03:19:00Z" w16du:dateUtc="2025-09-22T06:19:00Z">
                        <w:rPr>
                          <w:rFonts w:ascii="Cambria Math" w:eastAsiaTheme="minorEastAsia" w:hAnsi="Cambria Math" w:cs="Arial"/>
                        </w:rPr>
                        <m:t>K</m:t>
                      </w:ins>
                    </m:r>
                  </m:e>
                  <m:sub>
                    <m:r>
                      <w:ins w:id="4296" w:author="JAVIERA PAZ LEFORT IBANEZ" w:date="2025-09-22T03:19:00Z" w16du:dateUtc="2025-09-22T06:19:00Z">
                        <w:rPr>
                          <w:rFonts w:ascii="Cambria Math" w:eastAsiaTheme="minorEastAsia" w:hAnsi="Cambria Math" w:cs="Arial"/>
                        </w:rPr>
                        <m:t>carcasa</m:t>
                      </w:ins>
                    </m:r>
                  </m:sub>
                </m:sSub>
                <m:r>
                  <w:ins w:id="4297" w:author="JAVIERA PAZ LEFORT IBANEZ" w:date="2025-09-22T03:19:00Z" w16du:dateUtc="2025-09-22T06:19:00Z">
                    <w:rPr>
                      <w:rFonts w:ascii="Cambria Math" w:eastAsiaTheme="minorEastAsia" w:hAnsi="Cambria Math" w:cs="Arial"/>
                    </w:rPr>
                    <m:t>[</m:t>
                  </w:ins>
                </m:r>
                <m:sSup>
                  <m:sSupPr>
                    <m:ctrlPr>
                      <w:ins w:id="4298" w:author="JAVIERA PAZ LEFORT IBANEZ" w:date="2025-09-22T03:19:00Z" w16du:dateUtc="2025-09-22T06:19:00Z">
                        <w:rPr>
                          <w:rFonts w:ascii="Cambria Math" w:hAnsi="Cambria Math" w:cs="Arial"/>
                          <w:i/>
                        </w:rPr>
                      </w:ins>
                    </m:ctrlPr>
                  </m:sSupPr>
                  <m:e>
                    <m:r>
                      <w:ins w:id="4299" w:author="JAVIERA PAZ LEFORT IBANEZ" w:date="2025-09-22T03:19:00Z" w16du:dateUtc="2025-09-22T06:19:00Z">
                        <w:rPr>
                          <w:rFonts w:ascii="Cambria Math" w:hAnsi="Cambria Math" w:cs="Arial"/>
                        </w:rPr>
                        <m:t>f</m:t>
                      </w:ins>
                    </m:r>
                  </m:e>
                  <m:sup>
                    <m:r>
                      <w:ins w:id="4300" w:author="JAVIERA PAZ LEFORT IBANEZ" w:date="2025-09-22T03:19:00Z" w16du:dateUtc="2025-09-22T06:19:00Z">
                        <w:rPr>
                          <w:rFonts w:ascii="Cambria Math" w:hAnsi="Cambria Math" w:cs="Arial"/>
                        </w:rPr>
                        <m:t>*</m:t>
                      </w:ins>
                    </m:r>
                  </m:sup>
                </m:sSup>
                <m:d>
                  <m:dPr>
                    <m:ctrlPr>
                      <w:ins w:id="4301" w:author="JAVIERA PAZ LEFORT IBANEZ" w:date="2025-09-22T03:19:00Z" w16du:dateUtc="2025-09-22T06:19:00Z">
                        <w:rPr>
                          <w:rFonts w:ascii="Cambria Math" w:hAnsi="Cambria Math" w:cs="Arial"/>
                          <w:i/>
                        </w:rPr>
                      </w:ins>
                    </m:ctrlPr>
                  </m:dPr>
                  <m:e>
                    <m:r>
                      <w:ins w:id="4302" w:author="JAVIERA PAZ LEFORT IBANEZ" w:date="2025-09-22T03:19:00Z" w16du:dateUtc="2025-09-22T06:19:00Z">
                        <w:rPr>
                          <w:rFonts w:ascii="Cambria Math" w:hAnsi="Cambria Math" w:cs="Arial"/>
                        </w:rPr>
                        <m:t>z</m:t>
                      </w:ins>
                    </m:r>
                  </m:e>
                </m:d>
                <m:r>
                  <w:ins w:id="4303" w:author="JAVIERA PAZ LEFORT IBANEZ" w:date="2025-09-22T03:19:00Z" w16du:dateUtc="2025-09-22T06:19:00Z">
                    <w:rPr>
                      <w:rFonts w:ascii="Cambria Math" w:hAnsi="Cambria Math" w:cs="Arial"/>
                    </w:rPr>
                    <m:t>-</m:t>
                  </w:ins>
                </m:r>
                <m:sSub>
                  <m:sSubPr>
                    <m:ctrlPr>
                      <w:ins w:id="4304" w:author="JAVIERA PAZ LEFORT IBANEZ" w:date="2025-09-22T03:19:00Z" w16du:dateUtc="2025-09-22T06:19:00Z">
                        <w:rPr>
                          <w:rFonts w:ascii="Cambria Math" w:hAnsi="Cambria Math" w:cs="Arial"/>
                          <w:i/>
                        </w:rPr>
                      </w:ins>
                    </m:ctrlPr>
                  </m:sSubPr>
                  <m:e>
                    <m:r>
                      <w:ins w:id="4305" w:author="JAVIERA PAZ LEFORT IBANEZ" w:date="2025-09-22T03:19:00Z" w16du:dateUtc="2025-09-22T06:19:00Z">
                        <w:rPr>
                          <w:rFonts w:ascii="Cambria Math" w:hAnsi="Cambria Math" w:cs="Arial"/>
                        </w:rPr>
                        <m:t>f</m:t>
                      </w:ins>
                    </m:r>
                  </m:e>
                  <m:sub>
                    <m:r>
                      <w:ins w:id="4306" w:author="JAVIERA PAZ LEFORT IBANEZ" w:date="2025-09-22T03:19:00Z" w16du:dateUtc="2025-09-22T06:19:00Z">
                        <w:rPr>
                          <w:rFonts w:ascii="Cambria Math" w:hAnsi="Cambria Math" w:cs="Arial"/>
                        </w:rPr>
                        <m:t>carcasa</m:t>
                      </w:ins>
                    </m:r>
                  </m:sub>
                </m:sSub>
                <m:d>
                  <m:dPr>
                    <m:ctrlPr>
                      <w:ins w:id="4307" w:author="JAVIERA PAZ LEFORT IBANEZ" w:date="2025-09-22T03:19:00Z" w16du:dateUtc="2025-09-22T06:19:00Z">
                        <w:rPr>
                          <w:rFonts w:ascii="Cambria Math" w:hAnsi="Cambria Math" w:cs="Arial"/>
                          <w:i/>
                        </w:rPr>
                      </w:ins>
                    </m:ctrlPr>
                  </m:dPr>
                  <m:e>
                    <m:r>
                      <w:ins w:id="4308" w:author="JAVIERA PAZ LEFORT IBANEZ" w:date="2025-09-22T03:19:00Z" w16du:dateUtc="2025-09-22T06:19:00Z">
                        <w:rPr>
                          <w:rFonts w:ascii="Cambria Math" w:hAnsi="Cambria Math" w:cs="Arial"/>
                        </w:rPr>
                        <m:t>z</m:t>
                      </w:ins>
                    </m:r>
                  </m:e>
                </m:d>
                <m:r>
                  <w:ins w:id="4309" w:author="JAVIERA PAZ LEFORT IBANEZ" w:date="2025-09-22T03:19:00Z" w16du:dateUtc="2025-09-22T06:19:00Z">
                    <w:rPr>
                      <w:rFonts w:ascii="Cambria Math" w:hAnsi="Cambria Math" w:cs="Arial"/>
                    </w:rPr>
                    <m:t>]</m:t>
                  </w:ins>
                </m:r>
              </m:oMath>
            </m:oMathPara>
          </w:p>
          <w:p w14:paraId="2B2D8C32" w14:textId="77777777" w:rsidR="00175A4B" w:rsidRPr="00760A38" w:rsidRDefault="00175A4B">
            <w:pPr>
              <w:spacing w:line="360" w:lineRule="auto"/>
              <w:rPr>
                <w:ins w:id="4310" w:author="JAVIERA PAZ LEFORT IBANEZ" w:date="2025-09-22T03:17:00Z" w16du:dateUtc="2025-09-22T06:17:00Z"/>
                <w:rFonts w:ascii="Arial" w:hAnsi="Arial" w:cs="Arial"/>
              </w:rPr>
              <w:pPrChange w:id="4311" w:author="JAVIERA PAZ LEFORT IBANEZ" w:date="2025-09-22T17:13:00Z" w16du:dateUtc="2025-09-22T20:13:00Z">
                <w:pPr/>
              </w:pPrChange>
            </w:pPr>
          </w:p>
        </w:tc>
        <w:tc>
          <w:tcPr>
            <w:tcW w:w="643" w:type="dxa"/>
            <w:tcPrChange w:id="4312" w:author="JAVIERA PAZ LEFORT IBANEZ" w:date="2025-09-22T03:27:00Z" w16du:dateUtc="2025-09-22T06:27:00Z">
              <w:tcPr>
                <w:tcW w:w="611" w:type="dxa"/>
                <w:gridSpan w:val="2"/>
              </w:tcPr>
            </w:tcPrChange>
          </w:tcPr>
          <w:p w14:paraId="0D681FED" w14:textId="1DC59364" w:rsidR="00175A4B" w:rsidRDefault="00175A4B">
            <w:pPr>
              <w:spacing w:line="360" w:lineRule="auto"/>
              <w:jc w:val="right"/>
              <w:rPr>
                <w:ins w:id="4313" w:author="JAVIERA PAZ LEFORT IBANEZ" w:date="2025-09-22T03:17:00Z" w16du:dateUtc="2025-09-22T06:17:00Z"/>
                <w:rFonts w:ascii="Arial" w:eastAsiaTheme="minorEastAsia" w:hAnsi="Arial" w:cs="Arial"/>
              </w:rPr>
              <w:pPrChange w:id="4314" w:author="JAVIERA PAZ LEFORT IBANEZ" w:date="2025-09-22T17:13:00Z" w16du:dateUtc="2025-09-22T20:13:00Z">
                <w:pPr>
                  <w:jc w:val="right"/>
                </w:pPr>
              </w:pPrChange>
            </w:pPr>
            <w:ins w:id="4315" w:author="JAVIERA PAZ LEFORT IBANEZ" w:date="2025-09-22T03:17:00Z" w16du:dateUtc="2025-09-22T06:17:00Z">
              <w:r>
                <w:rPr>
                  <w:rFonts w:ascii="Arial" w:eastAsiaTheme="minorEastAsia" w:hAnsi="Arial" w:cs="Arial"/>
                </w:rPr>
                <w:t>(2</w:t>
              </w:r>
            </w:ins>
            <w:ins w:id="4316" w:author="JAVIERA PAZ LEFORT IBANEZ" w:date="2025-09-22T03:26:00Z" w16du:dateUtc="2025-09-22T06:26:00Z">
              <w:r w:rsidR="00A35DAC">
                <w:rPr>
                  <w:rFonts w:ascii="Arial" w:eastAsiaTheme="minorEastAsia" w:hAnsi="Arial" w:cs="Arial"/>
                </w:rPr>
                <w:t>6</w:t>
              </w:r>
            </w:ins>
            <w:ins w:id="4317" w:author="JAVIERA PAZ LEFORT IBANEZ" w:date="2025-09-22T03:17:00Z" w16du:dateUtc="2025-09-22T06:17:00Z">
              <w:r>
                <w:rPr>
                  <w:rFonts w:ascii="Arial" w:eastAsiaTheme="minorEastAsia" w:hAnsi="Arial" w:cs="Arial"/>
                </w:rPr>
                <w:t>)</w:t>
              </w:r>
            </w:ins>
          </w:p>
        </w:tc>
      </w:tr>
    </w:tbl>
    <w:p w14:paraId="4CC7A355" w14:textId="4A4D59BA" w:rsidR="001D2C73" w:rsidRPr="00175A4B" w:rsidRDefault="001D2C73">
      <w:pPr>
        <w:spacing w:line="360" w:lineRule="auto"/>
        <w:ind w:left="708"/>
        <w:jc w:val="both"/>
        <w:rPr>
          <w:ins w:id="4318" w:author="JAVIERA PAZ LEFORT IBANEZ" w:date="2025-09-22T03:17:00Z" w16du:dateUtc="2025-09-22T06:17:00Z"/>
          <w:rFonts w:ascii="Arial" w:eastAsiaTheme="minorEastAsia" w:hAnsi="Arial" w:cs="Arial"/>
        </w:rPr>
        <w:pPrChange w:id="4319" w:author="JAVIERA PAZ LEFORT IBANEZ" w:date="2025-09-22T17:13:00Z" w16du:dateUtc="2025-09-22T20:13:00Z">
          <w:pPr>
            <w:jc w:val="both"/>
          </w:pPr>
        </w:pPrChange>
      </w:pPr>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320" w:author="JAVIERA PAZ LEFORT IBANEZ" w:date="2025-09-22T03:27:00Z" w16du:dateUtc="2025-09-22T06:27:00Z">
          <w:tblPr>
            <w:tblStyle w:val="Tablaconcuadrcula"/>
            <w:tblW w:w="0" w:type="auto"/>
            <w:tblLook w:val="04A0" w:firstRow="1" w:lastRow="0" w:firstColumn="1" w:lastColumn="0" w:noHBand="0" w:noVBand="1"/>
          </w:tblPr>
        </w:tblPrChange>
      </w:tblPr>
      <w:tblGrid>
        <w:gridCol w:w="8195"/>
        <w:gridCol w:w="643"/>
        <w:tblGridChange w:id="4321">
          <w:tblGrid>
            <w:gridCol w:w="20"/>
            <w:gridCol w:w="8175"/>
            <w:gridCol w:w="10"/>
            <w:gridCol w:w="633"/>
            <w:gridCol w:w="10"/>
          </w:tblGrid>
        </w:tblGridChange>
      </w:tblGrid>
      <w:tr w:rsidR="00175A4B" w14:paraId="4AEC98D9" w14:textId="77777777" w:rsidTr="00D26ADE">
        <w:trPr>
          <w:ins w:id="4322" w:author="JAVIERA PAZ LEFORT IBANEZ" w:date="2025-09-22T03:17:00Z"/>
          <w:trPrChange w:id="4323" w:author="JAVIERA PAZ LEFORT IBANEZ" w:date="2025-09-22T03:27:00Z" w16du:dateUtc="2025-09-22T06:27:00Z">
            <w:trPr>
              <w:gridBefore w:val="1"/>
            </w:trPr>
          </w:trPrChange>
        </w:trPr>
        <w:tc>
          <w:tcPr>
            <w:tcW w:w="8195" w:type="dxa"/>
            <w:tcPrChange w:id="4324" w:author="JAVIERA PAZ LEFORT IBANEZ" w:date="2025-09-22T03:27:00Z" w16du:dateUtc="2025-09-22T06:27:00Z">
              <w:tcPr>
                <w:tcW w:w="8217" w:type="dxa"/>
                <w:gridSpan w:val="2"/>
              </w:tcPr>
            </w:tcPrChange>
          </w:tcPr>
          <w:p w14:paraId="5F1201FD" w14:textId="77777777" w:rsidR="00B12A43" w:rsidRPr="00175A4B" w:rsidRDefault="00B12A43">
            <w:pPr>
              <w:spacing w:line="360" w:lineRule="auto"/>
              <w:jc w:val="both"/>
              <w:rPr>
                <w:ins w:id="4325" w:author="JAVIERA PAZ LEFORT IBANEZ" w:date="2025-09-22T03:19:00Z" w16du:dateUtc="2025-09-22T06:19:00Z"/>
                <w:rFonts w:ascii="Arial" w:eastAsiaTheme="minorEastAsia" w:hAnsi="Arial" w:cs="Arial"/>
              </w:rPr>
              <w:pPrChange w:id="4326" w:author="JAVIERA PAZ LEFORT IBANEZ" w:date="2025-09-22T17:13:00Z" w16du:dateUtc="2025-09-22T20:13:00Z">
                <w:pPr>
                  <w:jc w:val="both"/>
                </w:pPr>
              </w:pPrChange>
            </w:pPr>
            <m:oMathPara>
              <m:oMath>
                <m:r>
                  <w:ins w:id="4327" w:author="JAVIERA PAZ LEFORT IBANEZ" w:date="2025-09-22T03:19:00Z" w16du:dateUtc="2025-09-22T06:19:00Z">
                    <w:rPr>
                      <w:rFonts w:ascii="Cambria Math" w:hAnsi="Cambria Math" w:cs="Arial"/>
                    </w:rPr>
                    <m:t>J</m:t>
                  </w:ins>
                </m:r>
                <m:d>
                  <m:dPr>
                    <m:ctrlPr>
                      <w:ins w:id="4328" w:author="JAVIERA PAZ LEFORT IBANEZ" w:date="2025-09-22T03:19:00Z" w16du:dateUtc="2025-09-22T06:19:00Z">
                        <w:rPr>
                          <w:rFonts w:ascii="Cambria Math" w:hAnsi="Cambria Math" w:cs="Arial"/>
                          <w:i/>
                        </w:rPr>
                      </w:ins>
                    </m:ctrlPr>
                  </m:dPr>
                  <m:e>
                    <m:r>
                      <w:ins w:id="4329" w:author="JAVIERA PAZ LEFORT IBANEZ" w:date="2025-09-22T03:19:00Z" w16du:dateUtc="2025-09-22T06:19:00Z">
                        <w:rPr>
                          <w:rFonts w:ascii="Cambria Math" w:hAnsi="Cambria Math" w:cs="Arial"/>
                        </w:rPr>
                        <m:t>z</m:t>
                      </w:ins>
                    </m:r>
                  </m:e>
                </m:d>
                <m:r>
                  <w:ins w:id="4330" w:author="JAVIERA PAZ LEFORT IBANEZ" w:date="2025-09-22T03:19:00Z" w16du:dateUtc="2025-09-22T06:19:00Z">
                    <w:rPr>
                      <w:rFonts w:ascii="Cambria Math" w:hAnsi="Cambria Math" w:cs="Arial"/>
                    </w:rPr>
                    <m:t>=</m:t>
                  </w:ins>
                </m:r>
                <m:sSub>
                  <m:sSubPr>
                    <m:ctrlPr>
                      <w:ins w:id="4331" w:author="JAVIERA PAZ LEFORT IBANEZ" w:date="2025-09-22T03:19:00Z" w16du:dateUtc="2025-09-22T06:19:00Z">
                        <w:rPr>
                          <w:rFonts w:ascii="Cambria Math" w:eastAsiaTheme="minorEastAsia" w:hAnsi="Cambria Math" w:cs="Arial"/>
                          <w:i/>
                        </w:rPr>
                      </w:ins>
                    </m:ctrlPr>
                  </m:sSubPr>
                  <m:e>
                    <m:r>
                      <w:ins w:id="4332" w:author="JAVIERA PAZ LEFORT IBANEZ" w:date="2025-09-22T03:19:00Z" w16du:dateUtc="2025-09-22T06:19:00Z">
                        <w:rPr>
                          <w:rFonts w:ascii="Cambria Math" w:eastAsiaTheme="minorEastAsia" w:hAnsi="Cambria Math" w:cs="Arial"/>
                        </w:rPr>
                        <m:t>K</m:t>
                      </w:ins>
                    </m:r>
                  </m:e>
                  <m:sub>
                    <m:r>
                      <w:ins w:id="4333" w:author="JAVIERA PAZ LEFORT IBANEZ" w:date="2025-09-22T03:19:00Z" w16du:dateUtc="2025-09-22T06:19:00Z">
                        <w:rPr>
                          <w:rFonts w:ascii="Cambria Math" w:eastAsiaTheme="minorEastAsia" w:hAnsi="Cambria Math" w:cs="Arial"/>
                        </w:rPr>
                        <m:t>global</m:t>
                      </w:ins>
                    </m:r>
                  </m:sub>
                </m:sSub>
                <m:r>
                  <w:ins w:id="4334" w:author="JAVIERA PAZ LEFORT IBANEZ" w:date="2025-09-22T03:19:00Z" w16du:dateUtc="2025-09-22T06:19:00Z">
                    <w:rPr>
                      <w:rFonts w:ascii="Cambria Math" w:eastAsiaTheme="minorEastAsia" w:hAnsi="Cambria Math" w:cs="Arial"/>
                    </w:rPr>
                    <m:t>(z)</m:t>
                  </w:ins>
                </m:r>
                <m:d>
                  <m:dPr>
                    <m:begChr m:val="["/>
                    <m:endChr m:val="]"/>
                    <m:ctrlPr>
                      <w:ins w:id="4335" w:author="JAVIERA PAZ LEFORT IBANEZ" w:date="2025-09-22T03:19:00Z" w16du:dateUtc="2025-09-22T06:19:00Z">
                        <w:rPr>
                          <w:rFonts w:ascii="Cambria Math" w:eastAsiaTheme="minorEastAsia" w:hAnsi="Cambria Math" w:cs="Arial"/>
                          <w:i/>
                        </w:rPr>
                      </w:ins>
                    </m:ctrlPr>
                  </m:dPr>
                  <m:e>
                    <m:sSub>
                      <m:sSubPr>
                        <m:ctrlPr>
                          <w:ins w:id="4336" w:author="JAVIERA PAZ LEFORT IBANEZ" w:date="2025-09-22T03:19:00Z" w16du:dateUtc="2025-09-22T06:19:00Z">
                            <w:rPr>
                              <w:rFonts w:ascii="Cambria Math" w:hAnsi="Cambria Math" w:cs="Arial"/>
                              <w:i/>
                            </w:rPr>
                          </w:ins>
                        </m:ctrlPr>
                      </m:sSubPr>
                      <m:e>
                        <m:r>
                          <w:ins w:id="4337" w:author="JAVIERA PAZ LEFORT IBANEZ" w:date="2025-09-22T03:19:00Z" w16du:dateUtc="2025-09-22T06:19:00Z">
                            <w:rPr>
                              <w:rFonts w:ascii="Cambria Math" w:hAnsi="Cambria Math" w:cs="Arial"/>
                            </w:rPr>
                            <m:t>f</m:t>
                          </w:ins>
                        </m:r>
                      </m:e>
                      <m:sub>
                        <m:r>
                          <w:ins w:id="4338" w:author="JAVIERA PAZ LEFORT IBANEZ" w:date="2025-09-22T03:19:00Z" w16du:dateUtc="2025-09-22T06:19:00Z">
                            <w:rPr>
                              <w:rFonts w:ascii="Cambria Math" w:hAnsi="Cambria Math" w:cs="Arial"/>
                            </w:rPr>
                            <m:t>fibra</m:t>
                          </w:ins>
                        </m:r>
                      </m:sub>
                    </m:sSub>
                    <m:d>
                      <m:dPr>
                        <m:ctrlPr>
                          <w:ins w:id="4339" w:author="JAVIERA PAZ LEFORT IBANEZ" w:date="2025-09-22T03:19:00Z" w16du:dateUtc="2025-09-22T06:19:00Z">
                            <w:rPr>
                              <w:rFonts w:ascii="Cambria Math" w:hAnsi="Cambria Math" w:cs="Arial"/>
                              <w:i/>
                            </w:rPr>
                          </w:ins>
                        </m:ctrlPr>
                      </m:dPr>
                      <m:e>
                        <m:r>
                          <w:ins w:id="4340" w:author="JAVIERA PAZ LEFORT IBANEZ" w:date="2025-09-22T03:19:00Z" w16du:dateUtc="2025-09-22T06:19:00Z">
                            <w:rPr>
                              <w:rFonts w:ascii="Cambria Math" w:hAnsi="Cambria Math" w:cs="Arial"/>
                            </w:rPr>
                            <m:t>z</m:t>
                          </w:ins>
                        </m:r>
                      </m:e>
                    </m:d>
                    <m:r>
                      <w:ins w:id="4341" w:author="JAVIERA PAZ LEFORT IBANEZ" w:date="2025-09-22T03:19:00Z" w16du:dateUtc="2025-09-22T06:19:00Z">
                        <w:rPr>
                          <w:rFonts w:ascii="Cambria Math" w:hAnsi="Cambria Math" w:cs="Arial"/>
                        </w:rPr>
                        <m:t>-</m:t>
                      </w:ins>
                    </m:r>
                    <m:sSub>
                      <m:sSubPr>
                        <m:ctrlPr>
                          <w:ins w:id="4342" w:author="JAVIERA PAZ LEFORT IBANEZ" w:date="2025-09-22T03:19:00Z" w16du:dateUtc="2025-09-22T06:19:00Z">
                            <w:rPr>
                              <w:rFonts w:ascii="Cambria Math" w:hAnsi="Cambria Math" w:cs="Arial"/>
                              <w:i/>
                            </w:rPr>
                          </w:ins>
                        </m:ctrlPr>
                      </m:sSubPr>
                      <m:e>
                        <m:r>
                          <w:ins w:id="4343" w:author="JAVIERA PAZ LEFORT IBANEZ" w:date="2025-09-22T03:19:00Z" w16du:dateUtc="2025-09-22T06:19:00Z">
                            <w:rPr>
                              <w:rFonts w:ascii="Cambria Math" w:hAnsi="Cambria Math" w:cs="Arial"/>
                            </w:rPr>
                            <m:t>f</m:t>
                          </w:ins>
                        </m:r>
                      </m:e>
                      <m:sub>
                        <m:r>
                          <w:ins w:id="4344" w:author="JAVIERA PAZ LEFORT IBANEZ" w:date="2025-09-22T03:19:00Z" w16du:dateUtc="2025-09-22T06:19:00Z">
                            <w:rPr>
                              <w:rFonts w:ascii="Cambria Math" w:hAnsi="Cambria Math" w:cs="Arial"/>
                            </w:rPr>
                            <m:t>carcasa</m:t>
                          </w:ins>
                        </m:r>
                      </m:sub>
                    </m:sSub>
                    <m:d>
                      <m:dPr>
                        <m:ctrlPr>
                          <w:ins w:id="4345" w:author="JAVIERA PAZ LEFORT IBANEZ" w:date="2025-09-22T03:19:00Z" w16du:dateUtc="2025-09-22T06:19:00Z">
                            <w:rPr>
                              <w:rFonts w:ascii="Cambria Math" w:hAnsi="Cambria Math" w:cs="Arial"/>
                              <w:i/>
                            </w:rPr>
                          </w:ins>
                        </m:ctrlPr>
                      </m:dPr>
                      <m:e>
                        <m:r>
                          <w:ins w:id="4346" w:author="JAVIERA PAZ LEFORT IBANEZ" w:date="2025-09-22T03:19:00Z" w16du:dateUtc="2025-09-22T06:19:00Z">
                            <w:rPr>
                              <w:rFonts w:ascii="Cambria Math" w:hAnsi="Cambria Math" w:cs="Arial"/>
                            </w:rPr>
                            <m:t>z</m:t>
                          </w:ins>
                        </m:r>
                      </m:e>
                    </m:d>
                    <m:ctrlPr>
                      <w:ins w:id="4347" w:author="JAVIERA PAZ LEFORT IBANEZ" w:date="2025-09-22T03:19:00Z" w16du:dateUtc="2025-09-22T06:19:00Z">
                        <w:rPr>
                          <w:rFonts w:ascii="Cambria Math" w:hAnsi="Cambria Math" w:cs="Arial"/>
                          <w:i/>
                        </w:rPr>
                      </w:ins>
                    </m:ctrlPr>
                  </m:e>
                </m:d>
              </m:oMath>
            </m:oMathPara>
          </w:p>
          <w:p w14:paraId="0CF83B17" w14:textId="77777777" w:rsidR="00175A4B" w:rsidRPr="00760A38" w:rsidRDefault="00175A4B">
            <w:pPr>
              <w:spacing w:line="360" w:lineRule="auto"/>
              <w:rPr>
                <w:ins w:id="4348" w:author="JAVIERA PAZ LEFORT IBANEZ" w:date="2025-09-22T03:17:00Z" w16du:dateUtc="2025-09-22T06:17:00Z"/>
                <w:rFonts w:ascii="Arial" w:hAnsi="Arial" w:cs="Arial"/>
              </w:rPr>
              <w:pPrChange w:id="4349" w:author="JAVIERA PAZ LEFORT IBANEZ" w:date="2025-09-22T17:13:00Z" w16du:dateUtc="2025-09-22T20:13:00Z">
                <w:pPr/>
              </w:pPrChange>
            </w:pPr>
          </w:p>
        </w:tc>
        <w:tc>
          <w:tcPr>
            <w:tcW w:w="643" w:type="dxa"/>
            <w:tcPrChange w:id="4350" w:author="JAVIERA PAZ LEFORT IBANEZ" w:date="2025-09-22T03:27:00Z" w16du:dateUtc="2025-09-22T06:27:00Z">
              <w:tcPr>
                <w:tcW w:w="611" w:type="dxa"/>
                <w:gridSpan w:val="2"/>
              </w:tcPr>
            </w:tcPrChange>
          </w:tcPr>
          <w:p w14:paraId="29FF870C" w14:textId="73E65602" w:rsidR="00175A4B" w:rsidRDefault="00175A4B">
            <w:pPr>
              <w:spacing w:line="360" w:lineRule="auto"/>
              <w:jc w:val="right"/>
              <w:rPr>
                <w:ins w:id="4351" w:author="JAVIERA PAZ LEFORT IBANEZ" w:date="2025-09-22T03:17:00Z" w16du:dateUtc="2025-09-22T06:17:00Z"/>
                <w:rFonts w:ascii="Arial" w:eastAsiaTheme="minorEastAsia" w:hAnsi="Arial" w:cs="Arial"/>
              </w:rPr>
              <w:pPrChange w:id="4352" w:author="JAVIERA PAZ LEFORT IBANEZ" w:date="2025-09-22T17:13:00Z" w16du:dateUtc="2025-09-22T20:13:00Z">
                <w:pPr>
                  <w:jc w:val="right"/>
                </w:pPr>
              </w:pPrChange>
            </w:pPr>
            <w:ins w:id="4353" w:author="JAVIERA PAZ LEFORT IBANEZ" w:date="2025-09-22T03:17:00Z" w16du:dateUtc="2025-09-22T06:17:00Z">
              <w:r>
                <w:rPr>
                  <w:rFonts w:ascii="Arial" w:eastAsiaTheme="minorEastAsia" w:hAnsi="Arial" w:cs="Arial"/>
                </w:rPr>
                <w:t>(2</w:t>
              </w:r>
            </w:ins>
            <w:ins w:id="4354" w:author="JAVIERA PAZ LEFORT IBANEZ" w:date="2025-09-22T03:26:00Z" w16du:dateUtc="2025-09-22T06:26:00Z">
              <w:r w:rsidR="00A35DAC">
                <w:rPr>
                  <w:rFonts w:ascii="Arial" w:eastAsiaTheme="minorEastAsia" w:hAnsi="Arial" w:cs="Arial"/>
                </w:rPr>
                <w:t>7</w:t>
              </w:r>
            </w:ins>
            <w:ins w:id="4355" w:author="JAVIERA PAZ LEFORT IBANEZ" w:date="2025-09-22T03:17:00Z" w16du:dateUtc="2025-09-22T06:17:00Z">
              <w:r>
                <w:rPr>
                  <w:rFonts w:ascii="Arial" w:eastAsiaTheme="minorEastAsia" w:hAnsi="Arial" w:cs="Arial"/>
                </w:rPr>
                <w:t>)</w:t>
              </w:r>
            </w:ins>
          </w:p>
        </w:tc>
      </w:tr>
    </w:tbl>
    <w:p w14:paraId="02350517" w14:textId="0AA1E7FE" w:rsidR="009910F2" w:rsidRDefault="009910F2">
      <w:pPr>
        <w:spacing w:line="360" w:lineRule="auto"/>
        <w:ind w:left="708"/>
        <w:jc w:val="both"/>
        <w:rPr>
          <w:ins w:id="4356" w:author="JAVIERA PAZ LEFORT IBANEZ" w:date="2025-09-22T03:17:00Z" w16du:dateUtc="2025-09-22T06:17:00Z"/>
          <w:rFonts w:ascii="Arial" w:hAnsi="Arial" w:cs="Arial"/>
        </w:rPr>
        <w:pPrChange w:id="4357" w:author="JAVIERA PAZ LEFORT IBANEZ" w:date="2025-09-22T17:13:00Z" w16du:dateUtc="2025-09-22T20:13:00Z">
          <w:pPr>
            <w:jc w:val="both"/>
          </w:pPr>
        </w:pPrChange>
      </w:pPr>
      <w:ins w:id="4358" w:author="JAVIERA PAZ LEFORT IBANEZ" w:date="2025-09-19T23:27:00Z">
        <w:r w:rsidRPr="00B355AB">
          <w:rPr>
            <w:rFonts w:ascii="Arial" w:hAnsi="Arial" w:cs="Arial"/>
          </w:rPr>
          <w:t xml:space="preserve">Para reportes, si </w:t>
        </w:r>
      </w:ins>
      <m:oMath>
        <m:r>
          <w:ins w:id="4359" w:author="JAVIERA PAZ LEFORT IBANEZ" w:date="2025-09-19T23:27:00Z">
            <w:rPr>
              <w:rFonts w:ascii="Cambria Math" w:hAnsi="Cambria Math" w:cs="Arial"/>
            </w:rPr>
            <m:t>J</m:t>
          </w:ins>
        </m:r>
      </m:oMath>
      <w:ins w:id="4360" w:author="JAVIERA PAZ LEFORT IBANEZ" w:date="2025-09-19T23:27:00Z">
        <w:r w:rsidRPr="00B355AB">
          <w:rPr>
            <w:rFonts w:ascii="Arial" w:hAnsi="Arial" w:cs="Arial"/>
          </w:rPr>
          <w:t xml:space="preserve"> se calcula en </w:t>
        </w:r>
      </w:ins>
      <w:ins w:id="4361" w:author="JAVIERA PAZ LEFORT IBANEZ" w:date="2025-09-19T23:50:00Z" w16du:dateUtc="2025-09-20T02:50:00Z">
        <w:r w:rsidR="005B0DB5" w:rsidRPr="00B355AB">
          <w:rPr>
            <w:rFonts w:ascii="Arial" w:eastAsiaTheme="minorEastAsia" w:hAnsi="Arial" w:cs="Arial"/>
          </w:rPr>
          <w:t>mol·m</w:t>
        </w:r>
        <w:r w:rsidR="005B0DB5" w:rsidRPr="00B355AB">
          <w:rPr>
            <w:rFonts w:ascii="Cambria Math" w:eastAsiaTheme="minorEastAsia" w:hAnsi="Cambria Math" w:cs="Cambria Math"/>
          </w:rPr>
          <w:t>⁻</w:t>
        </w:r>
        <w:r w:rsidR="005B0DB5" w:rsidRPr="00B355AB">
          <w:rPr>
            <w:rFonts w:ascii="Arial" w:eastAsiaTheme="minorEastAsia" w:hAnsi="Arial" w:cs="Arial"/>
          </w:rPr>
          <w:t>²·s</w:t>
        </w:r>
        <w:r w:rsidR="005B0DB5" w:rsidRPr="00B355AB">
          <w:rPr>
            <w:rFonts w:ascii="Cambria Math" w:eastAsiaTheme="minorEastAsia" w:hAnsi="Cambria Math" w:cs="Cambria Math"/>
          </w:rPr>
          <w:t>⁻</w:t>
        </w:r>
        <w:r w:rsidR="005B0DB5" w:rsidRPr="00B355AB">
          <w:rPr>
            <w:rFonts w:ascii="Arial" w:eastAsiaTheme="minorEastAsia" w:hAnsi="Arial" w:cs="Arial"/>
          </w:rPr>
          <w:t>¹</w:t>
        </w:r>
      </w:ins>
      <w:ins w:id="4362" w:author="JAVIERA PAZ LEFORT IBANEZ" w:date="2025-09-19T23:27:00Z">
        <w:r w:rsidRPr="00B355AB">
          <w:rPr>
            <w:rFonts w:ascii="Arial" w:hAnsi="Arial" w:cs="Arial"/>
          </w:rPr>
          <w:t xml:space="preserve">, la conversión a </w:t>
        </w:r>
      </w:ins>
      <w:ins w:id="4363" w:author="JAVIERA PAZ LEFORT IBANEZ" w:date="2025-09-19T23:50:00Z" w16du:dateUtc="2025-09-20T02:50:00Z">
        <w:r w:rsidR="00E40986" w:rsidRPr="00B355AB">
          <w:rPr>
            <w:rFonts w:ascii="Arial" w:eastAsiaTheme="minorEastAsia" w:hAnsi="Arial" w:cs="Arial"/>
          </w:rPr>
          <w:t>kg·m</w:t>
        </w:r>
        <w:r w:rsidR="00E40986" w:rsidRPr="00B355AB">
          <w:rPr>
            <w:rFonts w:ascii="Cambria Math" w:eastAsiaTheme="minorEastAsia" w:hAnsi="Cambria Math" w:cs="Cambria Math"/>
          </w:rPr>
          <w:t>⁻</w:t>
        </w:r>
        <w:r w:rsidR="00E40986" w:rsidRPr="00B355AB">
          <w:rPr>
            <w:rFonts w:ascii="Arial" w:eastAsiaTheme="minorEastAsia" w:hAnsi="Arial" w:cs="Arial"/>
          </w:rPr>
          <w:t>²·h</w:t>
        </w:r>
        <w:r w:rsidR="00E40986" w:rsidRPr="00B355AB">
          <w:rPr>
            <w:rFonts w:ascii="Cambria Math" w:eastAsiaTheme="minorEastAsia" w:hAnsi="Cambria Math" w:cs="Cambria Math"/>
          </w:rPr>
          <w:t>⁻</w:t>
        </w:r>
        <w:r w:rsidR="00E40986" w:rsidRPr="00B355AB">
          <w:rPr>
            <w:rFonts w:ascii="Arial" w:eastAsiaTheme="minorEastAsia" w:hAnsi="Arial" w:cs="Arial"/>
          </w:rPr>
          <w:t xml:space="preserve">¹ </w:t>
        </w:r>
      </w:ins>
      <w:ins w:id="4364" w:author="JAVIERA PAZ LEFORT IBANEZ" w:date="2025-09-19T23:27:00Z">
        <w:r w:rsidRPr="00B355AB">
          <w:rPr>
            <w:rFonts w:ascii="Arial" w:hAnsi="Arial" w:cs="Arial"/>
          </w:rPr>
          <w:t>es:</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365" w:author="JAVIERA PAZ LEFORT IBANEZ" w:date="2025-09-22T03:27:00Z" w16du:dateUtc="2025-09-22T06:27:00Z">
          <w:tblPr>
            <w:tblStyle w:val="Tablaconcuadrcula"/>
            <w:tblW w:w="0" w:type="auto"/>
            <w:tblLook w:val="04A0" w:firstRow="1" w:lastRow="0" w:firstColumn="1" w:lastColumn="0" w:noHBand="0" w:noVBand="1"/>
          </w:tblPr>
        </w:tblPrChange>
      </w:tblPr>
      <w:tblGrid>
        <w:gridCol w:w="8195"/>
        <w:gridCol w:w="643"/>
        <w:tblGridChange w:id="4366">
          <w:tblGrid>
            <w:gridCol w:w="20"/>
            <w:gridCol w:w="8175"/>
            <w:gridCol w:w="10"/>
            <w:gridCol w:w="633"/>
            <w:gridCol w:w="10"/>
          </w:tblGrid>
        </w:tblGridChange>
      </w:tblGrid>
      <w:tr w:rsidR="00175A4B" w14:paraId="101CC1DB" w14:textId="77777777" w:rsidTr="00D26ADE">
        <w:trPr>
          <w:ins w:id="4367" w:author="JAVIERA PAZ LEFORT IBANEZ" w:date="2025-09-22T03:17:00Z"/>
          <w:trPrChange w:id="4368" w:author="JAVIERA PAZ LEFORT IBANEZ" w:date="2025-09-22T03:27:00Z" w16du:dateUtc="2025-09-22T06:27:00Z">
            <w:trPr>
              <w:gridBefore w:val="1"/>
            </w:trPr>
          </w:trPrChange>
        </w:trPr>
        <w:tc>
          <w:tcPr>
            <w:tcW w:w="8195" w:type="dxa"/>
            <w:tcPrChange w:id="4369" w:author="JAVIERA PAZ LEFORT IBANEZ" w:date="2025-09-22T03:27:00Z" w16du:dateUtc="2025-09-22T06:27:00Z">
              <w:tcPr>
                <w:tcW w:w="8217" w:type="dxa"/>
                <w:gridSpan w:val="2"/>
              </w:tcPr>
            </w:tcPrChange>
          </w:tcPr>
          <w:p w14:paraId="49927B5D" w14:textId="198EC1E8" w:rsidR="00175A4B" w:rsidRPr="00C96C14" w:rsidRDefault="00000000">
            <w:pPr>
              <w:spacing w:line="360" w:lineRule="auto"/>
              <w:jc w:val="both"/>
              <w:rPr>
                <w:ins w:id="4370" w:author="JAVIERA PAZ LEFORT IBANEZ" w:date="2025-09-22T03:17:00Z" w16du:dateUtc="2025-09-22T06:17:00Z"/>
                <w:rFonts w:ascii="Arial" w:hAnsi="Arial" w:cs="Arial"/>
                <w:rPrChange w:id="4371" w:author="JAVIERA PAZ LEFORT IBANEZ" w:date="2025-09-22T17:43:00Z" w16du:dateUtc="2025-09-22T20:43:00Z">
                  <w:rPr>
                    <w:ins w:id="4372" w:author="JAVIERA PAZ LEFORT IBANEZ" w:date="2025-09-22T03:17:00Z" w16du:dateUtc="2025-09-22T06:17:00Z"/>
                    <w:rFonts w:ascii="Arial" w:eastAsiaTheme="minorEastAsia" w:hAnsi="Arial" w:cs="Arial"/>
                  </w:rPr>
                </w:rPrChange>
              </w:rPr>
              <w:pPrChange w:id="4373" w:author="JAVIERA PAZ LEFORT IBANEZ" w:date="2025-09-22T17:43:00Z" w16du:dateUtc="2025-09-22T20:43:00Z">
                <w:pPr/>
              </w:pPrChange>
            </w:pPr>
            <m:oMathPara>
              <m:oMath>
                <m:sSub>
                  <m:sSubPr>
                    <m:ctrlPr>
                      <w:ins w:id="4374" w:author="JAVIERA PAZ LEFORT IBANEZ" w:date="2025-09-22T03:20:00Z" w16du:dateUtc="2025-09-22T06:20:00Z">
                        <w:rPr>
                          <w:rFonts w:ascii="Cambria Math" w:hAnsi="Cambria Math" w:cs="Arial"/>
                          <w:i/>
                        </w:rPr>
                      </w:ins>
                    </m:ctrlPr>
                  </m:sSubPr>
                  <m:e>
                    <m:r>
                      <w:ins w:id="4375" w:author="JAVIERA PAZ LEFORT IBANEZ" w:date="2025-09-22T03:20:00Z" w16du:dateUtc="2025-09-22T06:20:00Z">
                        <w:rPr>
                          <w:rFonts w:ascii="Cambria Math" w:hAnsi="Cambria Math" w:cs="Arial"/>
                        </w:rPr>
                        <m:t>J</m:t>
                      </w:ins>
                    </m:r>
                  </m:e>
                  <m:sub>
                    <m:r>
                      <w:ins w:id="4376" w:author="JAVIERA PAZ LEFORT IBANEZ" w:date="2025-09-22T03:20:00Z" w16du:dateUtc="2025-09-22T06:20:00Z">
                        <w:rPr>
                          <w:rFonts w:ascii="Cambria Math" w:hAnsi="Cambria Math" w:cs="Arial"/>
                        </w:rPr>
                        <m:t>kg/(</m:t>
                      </w:ins>
                    </m:r>
                    <m:sSup>
                      <m:sSupPr>
                        <m:ctrlPr>
                          <w:ins w:id="4377" w:author="JAVIERA PAZ LEFORT IBANEZ" w:date="2025-09-22T03:20:00Z" w16du:dateUtc="2025-09-22T06:20:00Z">
                            <w:rPr>
                              <w:rFonts w:ascii="Cambria Math" w:hAnsi="Cambria Math" w:cs="Arial"/>
                              <w:i/>
                            </w:rPr>
                          </w:ins>
                        </m:ctrlPr>
                      </m:sSupPr>
                      <m:e>
                        <m:r>
                          <w:ins w:id="4378" w:author="JAVIERA PAZ LEFORT IBANEZ" w:date="2025-09-22T03:20:00Z" w16du:dateUtc="2025-09-22T06:20:00Z">
                            <w:rPr>
                              <w:rFonts w:ascii="Cambria Math" w:hAnsi="Cambria Math" w:cs="Arial"/>
                            </w:rPr>
                            <m:t>m</m:t>
                          </w:ins>
                        </m:r>
                      </m:e>
                      <m:sup>
                        <m:r>
                          <w:ins w:id="4379" w:author="JAVIERA PAZ LEFORT IBANEZ" w:date="2025-09-22T03:20:00Z" w16du:dateUtc="2025-09-22T06:20:00Z">
                            <w:rPr>
                              <w:rFonts w:ascii="Cambria Math" w:hAnsi="Cambria Math" w:cs="Arial"/>
                            </w:rPr>
                            <m:t>2</m:t>
                          </w:ins>
                        </m:r>
                      </m:sup>
                    </m:sSup>
                    <m:r>
                      <w:ins w:id="4380" w:author="JAVIERA PAZ LEFORT IBANEZ" w:date="2025-09-22T03:20:00Z" w16du:dateUtc="2025-09-22T06:20:00Z">
                        <w:rPr>
                          <w:rFonts w:ascii="Cambria Math" w:hAnsi="Cambria Math" w:cs="Arial"/>
                        </w:rPr>
                        <m:t>∙h)</m:t>
                      </w:ins>
                    </m:r>
                  </m:sub>
                </m:sSub>
                <m:r>
                  <w:ins w:id="4381" w:author="JAVIERA PAZ LEFORT IBANEZ" w:date="2025-09-22T03:20:00Z" w16du:dateUtc="2025-09-22T06:20:00Z">
                    <w:rPr>
                      <w:rFonts w:ascii="Cambria Math" w:hAnsi="Cambria Math" w:cs="Arial"/>
                    </w:rPr>
                    <m:t>=</m:t>
                  </w:ins>
                </m:r>
                <m:sSub>
                  <m:sSubPr>
                    <m:ctrlPr>
                      <w:ins w:id="4382" w:author="JAVIERA PAZ LEFORT IBANEZ" w:date="2025-09-22T03:20:00Z" w16du:dateUtc="2025-09-22T06:20:00Z">
                        <w:rPr>
                          <w:rFonts w:ascii="Cambria Math" w:hAnsi="Cambria Math" w:cs="Arial"/>
                          <w:i/>
                        </w:rPr>
                      </w:ins>
                    </m:ctrlPr>
                  </m:sSubPr>
                  <m:e>
                    <m:r>
                      <w:ins w:id="4383" w:author="JAVIERA PAZ LEFORT IBANEZ" w:date="2025-09-22T03:20:00Z" w16du:dateUtc="2025-09-22T06:20:00Z">
                        <w:rPr>
                          <w:rFonts w:ascii="Cambria Math" w:hAnsi="Cambria Math" w:cs="Arial"/>
                        </w:rPr>
                        <m:t>J</m:t>
                      </w:ins>
                    </m:r>
                  </m:e>
                  <m:sub>
                    <m:r>
                      <w:ins w:id="4384" w:author="JAVIERA PAZ LEFORT IBANEZ" w:date="2025-09-22T03:20:00Z" w16du:dateUtc="2025-09-22T06:20:00Z">
                        <w:rPr>
                          <w:rFonts w:ascii="Cambria Math" w:hAnsi="Cambria Math" w:cs="Arial"/>
                        </w:rPr>
                        <m:t>mol/(</m:t>
                      </w:ins>
                    </m:r>
                    <m:sSup>
                      <m:sSupPr>
                        <m:ctrlPr>
                          <w:ins w:id="4385" w:author="JAVIERA PAZ LEFORT IBANEZ" w:date="2025-09-22T03:20:00Z" w16du:dateUtc="2025-09-22T06:20:00Z">
                            <w:rPr>
                              <w:rFonts w:ascii="Cambria Math" w:hAnsi="Cambria Math" w:cs="Arial"/>
                              <w:i/>
                            </w:rPr>
                          </w:ins>
                        </m:ctrlPr>
                      </m:sSupPr>
                      <m:e>
                        <m:r>
                          <w:ins w:id="4386" w:author="JAVIERA PAZ LEFORT IBANEZ" w:date="2025-09-22T03:20:00Z" w16du:dateUtc="2025-09-22T06:20:00Z">
                            <w:rPr>
                              <w:rFonts w:ascii="Cambria Math" w:hAnsi="Cambria Math" w:cs="Arial"/>
                            </w:rPr>
                            <m:t>m</m:t>
                          </w:ins>
                        </m:r>
                      </m:e>
                      <m:sup>
                        <m:r>
                          <w:ins w:id="4387" w:author="JAVIERA PAZ LEFORT IBANEZ" w:date="2025-09-22T03:20:00Z" w16du:dateUtc="2025-09-22T06:20:00Z">
                            <w:rPr>
                              <w:rFonts w:ascii="Cambria Math" w:hAnsi="Cambria Math" w:cs="Arial"/>
                            </w:rPr>
                            <m:t>2</m:t>
                          </w:ins>
                        </m:r>
                      </m:sup>
                    </m:sSup>
                    <m:r>
                      <w:ins w:id="4388" w:author="JAVIERA PAZ LEFORT IBANEZ" w:date="2025-09-22T03:20:00Z" w16du:dateUtc="2025-09-22T06:20:00Z">
                        <w:rPr>
                          <w:rFonts w:ascii="Cambria Math" w:hAnsi="Cambria Math" w:cs="Arial"/>
                        </w:rPr>
                        <m:t>∙s)</m:t>
                      </w:ins>
                    </m:r>
                  </m:sub>
                </m:sSub>
                <m:r>
                  <w:ins w:id="4389" w:author="JAVIERA PAZ LEFORT IBANEZ" w:date="2025-09-22T03:20:00Z" w16du:dateUtc="2025-09-22T06:20:00Z">
                    <w:rPr>
                      <w:rFonts w:ascii="Cambria Math" w:hAnsi="Cambria Math" w:cs="Arial"/>
                    </w:rPr>
                    <m:t>×</m:t>
                  </w:ins>
                </m:r>
                <m:sSub>
                  <m:sSubPr>
                    <m:ctrlPr>
                      <w:ins w:id="4390" w:author="JAVIERA PAZ LEFORT IBANEZ" w:date="2025-09-22T03:20:00Z" w16du:dateUtc="2025-09-22T06:20:00Z">
                        <w:rPr>
                          <w:rFonts w:ascii="Cambria Math" w:hAnsi="Cambria Math" w:cs="Arial"/>
                          <w:i/>
                        </w:rPr>
                      </w:ins>
                    </m:ctrlPr>
                  </m:sSubPr>
                  <m:e>
                    <m:r>
                      <w:ins w:id="4391" w:author="JAVIERA PAZ LEFORT IBANEZ" w:date="2025-09-22T03:20:00Z" w16du:dateUtc="2025-09-22T06:20:00Z">
                        <w:rPr>
                          <w:rFonts w:ascii="Cambria Math" w:hAnsi="Cambria Math" w:cs="Arial"/>
                        </w:rPr>
                        <m:t>MW</m:t>
                      </w:ins>
                    </m:r>
                  </m:e>
                  <m:sub>
                    <m:sSub>
                      <m:sSubPr>
                        <m:ctrlPr>
                          <w:ins w:id="4392" w:author="JAVIERA PAZ LEFORT IBANEZ" w:date="2025-09-22T03:20:00Z" w16du:dateUtc="2025-09-22T06:20:00Z">
                            <w:rPr>
                              <w:rFonts w:ascii="Cambria Math" w:hAnsi="Cambria Math" w:cs="Arial"/>
                              <w:i/>
                            </w:rPr>
                          </w:ins>
                        </m:ctrlPr>
                      </m:sSubPr>
                      <m:e>
                        <m:r>
                          <w:ins w:id="4393" w:author="JAVIERA PAZ LEFORT IBANEZ" w:date="2025-09-22T03:20:00Z" w16du:dateUtc="2025-09-22T06:20:00Z">
                            <w:rPr>
                              <w:rFonts w:ascii="Cambria Math" w:hAnsi="Cambria Math" w:cs="Arial"/>
                            </w:rPr>
                            <m:t>H</m:t>
                          </w:ins>
                        </m:r>
                      </m:e>
                      <m:sub>
                        <m:r>
                          <w:ins w:id="4394" w:author="JAVIERA PAZ LEFORT IBANEZ" w:date="2025-09-22T03:20:00Z" w16du:dateUtc="2025-09-22T06:20:00Z">
                            <w:rPr>
                              <w:rFonts w:ascii="Cambria Math" w:hAnsi="Cambria Math" w:cs="Arial"/>
                            </w:rPr>
                            <m:t>2</m:t>
                          </w:ins>
                        </m:r>
                      </m:sub>
                    </m:sSub>
                    <m:r>
                      <w:ins w:id="4395" w:author="JAVIERA PAZ LEFORT IBANEZ" w:date="2025-09-22T03:20:00Z" w16du:dateUtc="2025-09-22T06:20:00Z">
                        <w:rPr>
                          <w:rFonts w:ascii="Cambria Math" w:hAnsi="Cambria Math" w:cs="Arial"/>
                        </w:rPr>
                        <m:t>O</m:t>
                      </w:ins>
                    </m:r>
                  </m:sub>
                </m:sSub>
                <m:r>
                  <w:ins w:id="4396" w:author="JAVIERA PAZ LEFORT IBANEZ" w:date="2025-09-22T03:20:00Z" w16du:dateUtc="2025-09-22T06:20:00Z">
                    <w:rPr>
                      <w:rFonts w:ascii="Cambria Math" w:hAnsi="Cambria Math" w:cs="Arial"/>
                    </w:rPr>
                    <m:t>×3600</m:t>
                  </w:ins>
                </m:r>
              </m:oMath>
            </m:oMathPara>
          </w:p>
          <w:p w14:paraId="13938C42" w14:textId="77777777" w:rsidR="00175A4B" w:rsidRPr="00760A38" w:rsidRDefault="00175A4B">
            <w:pPr>
              <w:spacing w:line="360" w:lineRule="auto"/>
              <w:rPr>
                <w:ins w:id="4397" w:author="JAVIERA PAZ LEFORT IBANEZ" w:date="2025-09-22T03:17:00Z" w16du:dateUtc="2025-09-22T06:17:00Z"/>
                <w:rFonts w:ascii="Arial" w:hAnsi="Arial" w:cs="Arial"/>
              </w:rPr>
              <w:pPrChange w:id="4398" w:author="JAVIERA PAZ LEFORT IBANEZ" w:date="2025-09-22T17:13:00Z" w16du:dateUtc="2025-09-22T20:13:00Z">
                <w:pPr/>
              </w:pPrChange>
            </w:pPr>
          </w:p>
        </w:tc>
        <w:tc>
          <w:tcPr>
            <w:tcW w:w="643" w:type="dxa"/>
            <w:tcPrChange w:id="4399" w:author="JAVIERA PAZ LEFORT IBANEZ" w:date="2025-09-22T03:27:00Z" w16du:dateUtc="2025-09-22T06:27:00Z">
              <w:tcPr>
                <w:tcW w:w="611" w:type="dxa"/>
                <w:gridSpan w:val="2"/>
              </w:tcPr>
            </w:tcPrChange>
          </w:tcPr>
          <w:p w14:paraId="1E7881EA" w14:textId="57C1E860" w:rsidR="00175A4B" w:rsidRDefault="00175A4B">
            <w:pPr>
              <w:spacing w:line="360" w:lineRule="auto"/>
              <w:jc w:val="right"/>
              <w:rPr>
                <w:ins w:id="4400" w:author="JAVIERA PAZ LEFORT IBANEZ" w:date="2025-09-22T03:17:00Z" w16du:dateUtc="2025-09-22T06:17:00Z"/>
                <w:rFonts w:ascii="Arial" w:eastAsiaTheme="minorEastAsia" w:hAnsi="Arial" w:cs="Arial"/>
              </w:rPr>
              <w:pPrChange w:id="4401" w:author="JAVIERA PAZ LEFORT IBANEZ" w:date="2025-09-22T17:13:00Z" w16du:dateUtc="2025-09-22T20:13:00Z">
                <w:pPr>
                  <w:jc w:val="right"/>
                </w:pPr>
              </w:pPrChange>
            </w:pPr>
            <w:ins w:id="4402" w:author="JAVIERA PAZ LEFORT IBANEZ" w:date="2025-09-22T03:17:00Z" w16du:dateUtc="2025-09-22T06:17:00Z">
              <w:r>
                <w:rPr>
                  <w:rFonts w:ascii="Arial" w:eastAsiaTheme="minorEastAsia" w:hAnsi="Arial" w:cs="Arial"/>
                </w:rPr>
                <w:lastRenderedPageBreak/>
                <w:t>(2</w:t>
              </w:r>
            </w:ins>
            <w:ins w:id="4403" w:author="JAVIERA PAZ LEFORT IBANEZ" w:date="2025-09-22T03:26:00Z" w16du:dateUtc="2025-09-22T06:26:00Z">
              <w:r w:rsidR="00A35DAC">
                <w:rPr>
                  <w:rFonts w:ascii="Arial" w:eastAsiaTheme="minorEastAsia" w:hAnsi="Arial" w:cs="Arial"/>
                </w:rPr>
                <w:t>8</w:t>
              </w:r>
            </w:ins>
            <w:ins w:id="4404" w:author="JAVIERA PAZ LEFORT IBANEZ" w:date="2025-09-22T03:17:00Z" w16du:dateUtc="2025-09-22T06:17:00Z">
              <w:r>
                <w:rPr>
                  <w:rFonts w:ascii="Arial" w:eastAsiaTheme="minorEastAsia" w:hAnsi="Arial" w:cs="Arial"/>
                </w:rPr>
                <w:t>)</w:t>
              </w:r>
            </w:ins>
          </w:p>
        </w:tc>
      </w:tr>
    </w:tbl>
    <w:p w14:paraId="724A0A7F" w14:textId="5E390C21" w:rsidR="009910F2" w:rsidRPr="00B355AB" w:rsidRDefault="009910F2">
      <w:pPr>
        <w:spacing w:line="360" w:lineRule="auto"/>
        <w:ind w:left="708"/>
        <w:jc w:val="both"/>
        <w:rPr>
          <w:ins w:id="4405" w:author="JAVIERA PAZ LEFORT IBANEZ" w:date="2025-09-19T23:27:00Z"/>
          <w:rStyle w:val="nfasissutil"/>
          <w:rFonts w:ascii="Arial" w:hAnsi="Arial" w:cs="Arial"/>
          <w:rPrChange w:id="4406" w:author="JAVIERA PAZ LEFORT IBANEZ" w:date="2025-09-19T23:52:00Z" w16du:dateUtc="2025-09-20T02:52:00Z">
            <w:rPr>
              <w:ins w:id="4407" w:author="JAVIERA PAZ LEFORT IBANEZ" w:date="2025-09-19T23:27:00Z"/>
              <w:b/>
              <w:bCs/>
            </w:rPr>
          </w:rPrChange>
        </w:rPr>
        <w:pPrChange w:id="4408" w:author="JAVIERA PAZ LEFORT IBANEZ" w:date="2025-09-22T17:13:00Z" w16du:dateUtc="2025-09-22T20:13:00Z">
          <w:pPr>
            <w:pStyle w:val="Ttulo3"/>
            <w:jc w:val="both"/>
          </w:pPr>
        </w:pPrChange>
      </w:pPr>
      <w:ins w:id="4409" w:author="JAVIERA PAZ LEFORT IBANEZ" w:date="2025-09-19T23:27:00Z">
        <w:r w:rsidRPr="00B355AB">
          <w:rPr>
            <w:rStyle w:val="nfasissutil"/>
            <w:rFonts w:ascii="Arial" w:hAnsi="Arial" w:cs="Arial"/>
            <w:rPrChange w:id="4410" w:author="JAVIERA PAZ LEFORT IBANEZ" w:date="2025-09-19T23:52:00Z" w16du:dateUtc="2025-09-20T02:52:00Z">
              <w:rPr>
                <w:b/>
                <w:bCs/>
              </w:rPr>
            </w:rPrChange>
          </w:rPr>
          <w:t>Actualización axial (esquema discreto)</w:t>
        </w:r>
      </w:ins>
    </w:p>
    <w:p w14:paraId="1D81A41F" w14:textId="5D61AF28" w:rsidR="009910F2" w:rsidRDefault="009910F2">
      <w:pPr>
        <w:spacing w:line="360" w:lineRule="auto"/>
        <w:ind w:left="708"/>
        <w:jc w:val="both"/>
        <w:rPr>
          <w:ins w:id="4411" w:author="JAVIERA PAZ LEFORT IBANEZ" w:date="2025-09-22T03:17:00Z" w16du:dateUtc="2025-09-22T06:17:00Z"/>
          <w:rFonts w:ascii="Arial" w:hAnsi="Arial" w:cs="Arial"/>
        </w:rPr>
        <w:pPrChange w:id="4412" w:author="JAVIERA PAZ LEFORT IBANEZ" w:date="2025-09-22T17:13:00Z" w16du:dateUtc="2025-09-22T20:13:00Z">
          <w:pPr>
            <w:jc w:val="both"/>
          </w:pPr>
        </w:pPrChange>
      </w:pPr>
      <w:ins w:id="4413" w:author="JAVIERA PAZ LEFORT IBANEZ" w:date="2025-09-19T23:27:00Z">
        <w:r w:rsidRPr="00B355AB">
          <w:rPr>
            <w:rFonts w:ascii="Arial" w:hAnsi="Arial" w:cs="Arial"/>
          </w:rPr>
          <w:t xml:space="preserve">En una malla uniforme </w:t>
        </w:r>
      </w:ins>
      <m:oMath>
        <m:sSub>
          <m:sSubPr>
            <m:ctrlPr>
              <w:ins w:id="4414" w:author="JAVIERA PAZ LEFORT IBANEZ" w:date="2025-09-19T23:52:00Z" w16du:dateUtc="2025-09-20T02:52:00Z">
                <w:rPr>
                  <w:rFonts w:ascii="Cambria Math" w:hAnsi="Cambria Math" w:cs="Arial"/>
                  <w:i/>
                </w:rPr>
              </w:ins>
            </m:ctrlPr>
          </m:sSubPr>
          <m:e>
            <m:r>
              <w:ins w:id="4415" w:author="JAVIERA PAZ LEFORT IBANEZ" w:date="2025-09-19T23:52:00Z" w16du:dateUtc="2025-09-20T02:52:00Z">
                <w:rPr>
                  <w:rFonts w:ascii="Cambria Math" w:hAnsi="Cambria Math" w:cs="Arial"/>
                </w:rPr>
                <m:t>z</m:t>
              </w:ins>
            </m:r>
          </m:e>
          <m:sub>
            <m:r>
              <w:ins w:id="4416" w:author="JAVIERA PAZ LEFORT IBANEZ" w:date="2025-09-19T23:52:00Z" w16du:dateUtc="2025-09-20T02:52:00Z">
                <w:rPr>
                  <w:rFonts w:ascii="Cambria Math" w:hAnsi="Cambria Math" w:cs="Arial"/>
                </w:rPr>
                <m:t>0</m:t>
              </w:ins>
            </m:r>
          </m:sub>
        </m:sSub>
        <m:r>
          <w:ins w:id="4417" w:author="JAVIERA PAZ LEFORT IBANEZ" w:date="2025-09-19T23:52:00Z" w16du:dateUtc="2025-09-20T02:52:00Z">
            <w:rPr>
              <w:rFonts w:ascii="Cambria Math" w:hAnsi="Cambria Math" w:cs="Arial"/>
            </w:rPr>
            <m:t xml:space="preserve">, …, </m:t>
          </w:ins>
        </m:r>
        <m:sSub>
          <m:sSubPr>
            <m:ctrlPr>
              <w:ins w:id="4418" w:author="JAVIERA PAZ LEFORT IBANEZ" w:date="2025-09-19T23:52:00Z" w16du:dateUtc="2025-09-20T02:52:00Z">
                <w:rPr>
                  <w:rFonts w:ascii="Cambria Math" w:hAnsi="Cambria Math" w:cs="Arial"/>
                  <w:i/>
                </w:rPr>
              </w:ins>
            </m:ctrlPr>
          </m:sSubPr>
          <m:e>
            <m:r>
              <w:ins w:id="4419" w:author="JAVIERA PAZ LEFORT IBANEZ" w:date="2025-09-19T23:53:00Z" w16du:dateUtc="2025-09-20T02:53:00Z">
                <w:rPr>
                  <w:rFonts w:ascii="Cambria Math" w:hAnsi="Cambria Math" w:cs="Arial"/>
                </w:rPr>
                <m:t>z</m:t>
              </w:ins>
            </m:r>
          </m:e>
          <m:sub>
            <m:r>
              <w:ins w:id="4420" w:author="JAVIERA PAZ LEFORT IBANEZ" w:date="2025-09-19T23:53:00Z" w16du:dateUtc="2025-09-20T02:53:00Z">
                <w:rPr>
                  <w:rFonts w:ascii="Cambria Math" w:hAnsi="Cambria Math" w:cs="Arial"/>
                </w:rPr>
                <m:t>N</m:t>
              </w:ins>
            </m:r>
          </m:sub>
        </m:sSub>
      </m:oMath>
      <w:ins w:id="4421" w:author="JAVIERA PAZ LEFORT IBANEZ" w:date="2025-09-19T23:53:00Z" w16du:dateUtc="2025-09-20T02:53:00Z">
        <w:r w:rsidR="003C43E9" w:rsidRPr="00B355AB">
          <w:rPr>
            <w:rFonts w:ascii="Arial" w:eastAsiaTheme="minorEastAsia" w:hAnsi="Arial" w:cs="Arial"/>
          </w:rPr>
          <w:t xml:space="preserve"> </w:t>
        </w:r>
      </w:ins>
      <w:ins w:id="4422" w:author="JAVIERA PAZ LEFORT IBANEZ" w:date="2025-09-19T23:27:00Z">
        <w:r w:rsidRPr="00B355AB">
          <w:rPr>
            <w:rFonts w:ascii="Arial" w:hAnsi="Arial" w:cs="Arial"/>
          </w:rPr>
          <w:t xml:space="preserve">con </w:t>
        </w:r>
      </w:ins>
      <m:oMath>
        <m:r>
          <w:ins w:id="4423" w:author="JAVIERA PAZ LEFORT IBANEZ" w:date="2025-09-19T23:27:00Z">
            <w:rPr>
              <w:rFonts w:ascii="Cambria Math" w:hAnsi="Cambria Math" w:cs="Arial"/>
            </w:rPr>
            <m:t>Δz</m:t>
          </w:ins>
        </m:r>
      </m:oMath>
      <w:ins w:id="4424" w:author="JAVIERA PAZ LEFORT IBANEZ" w:date="2025-09-19T23:27:00Z">
        <w:r w:rsidRPr="00B355AB">
          <w:rPr>
            <w:rFonts w:ascii="Arial" w:hAnsi="Arial" w:cs="Arial"/>
          </w:rPr>
          <w:t xml:space="preserve">, el </w:t>
        </w:r>
        <w:r w:rsidRPr="00B355AB">
          <w:rPr>
            <w:rFonts w:ascii="Arial" w:hAnsi="Arial" w:cs="Arial"/>
            <w:rPrChange w:id="4425" w:author="JAVIERA PAZ LEFORT IBANEZ" w:date="2025-09-19T23:53:00Z" w16du:dateUtc="2025-09-20T02:53:00Z">
              <w:rPr>
                <w:b/>
                <w:bCs/>
              </w:rPr>
            </w:rPrChange>
          </w:rPr>
          <w:t>área interfacial del tramo</w:t>
        </w:r>
        <w:r w:rsidRPr="00B355AB">
          <w:rPr>
            <w:rFonts w:ascii="Arial" w:hAnsi="Arial" w:cs="Arial"/>
          </w:rPr>
          <w:t xml:space="preserve"> es</w:t>
        </w:r>
      </w:ins>
      <m:oMath>
        <m:sSub>
          <m:sSubPr>
            <m:ctrlPr>
              <w:ins w:id="4426" w:author="JAVIERA PAZ LEFORT IBANEZ" w:date="2025-09-19T23:53:00Z" w16du:dateUtc="2025-09-20T02:53:00Z">
                <w:rPr>
                  <w:rFonts w:ascii="Cambria Math" w:hAnsi="Cambria Math" w:cs="Arial"/>
                  <w:i/>
                </w:rPr>
              </w:ins>
            </m:ctrlPr>
          </m:sSubPr>
          <m:e>
            <m:r>
              <w:ins w:id="4427" w:author="JAVIERA PAZ LEFORT IBANEZ" w:date="2025-09-19T23:53:00Z" w16du:dateUtc="2025-09-20T02:53:00Z">
                <w:rPr>
                  <w:rFonts w:ascii="Cambria Math" w:hAnsi="Cambria Math" w:cs="Arial"/>
                </w:rPr>
                <m:t>A</m:t>
              </w:ins>
            </m:r>
          </m:e>
          <m:sub>
            <m:r>
              <w:ins w:id="4428" w:author="JAVIERA PAZ LEFORT IBANEZ" w:date="2025-09-19T23:54:00Z" w16du:dateUtc="2025-09-20T02:54:00Z">
                <w:rPr>
                  <w:rFonts w:ascii="Cambria Math" w:hAnsi="Cambria Math" w:cs="Arial"/>
                </w:rPr>
                <m:t>i</m:t>
              </w:ins>
            </m:r>
          </m:sub>
        </m:sSub>
        <m:r>
          <w:ins w:id="4429" w:author="JAVIERA PAZ LEFORT IBANEZ" w:date="2025-09-19T23:54:00Z" w16du:dateUtc="2025-09-20T02:54:00Z">
            <w:rPr>
              <w:rFonts w:ascii="Cambria Math" w:hAnsi="Cambria Math" w:cs="Arial"/>
            </w:rPr>
            <m:t>=A∆z/L</m:t>
          </w:ins>
        </m:r>
      </m:oMath>
      <w:ins w:id="4430" w:author="JAVIERA PAZ LEFORT IBANEZ" w:date="2025-09-19T23:27:00Z">
        <w:r w:rsidRPr="00B355AB">
          <w:rPr>
            <w:rFonts w:ascii="Arial" w:hAnsi="Arial" w:cs="Arial"/>
          </w:rPr>
          <w:t xml:space="preserve">. La </w:t>
        </w:r>
        <w:r w:rsidRPr="00B355AB">
          <w:rPr>
            <w:rFonts w:ascii="Arial" w:hAnsi="Arial" w:cs="Arial"/>
            <w:rPrChange w:id="4431" w:author="JAVIERA PAZ LEFORT IBANEZ" w:date="2025-09-19T23:54:00Z" w16du:dateUtc="2025-09-20T02:54:00Z">
              <w:rPr>
                <w:b/>
                <w:bCs/>
              </w:rPr>
            </w:rPrChange>
          </w:rPr>
          <w:t>tasa másica</w:t>
        </w:r>
        <w:r w:rsidRPr="00B355AB">
          <w:rPr>
            <w:rFonts w:ascii="Arial" w:hAnsi="Arial" w:cs="Arial"/>
          </w:rPr>
          <w:t xml:space="preserve"> transferida en el tramo </w:t>
        </w:r>
      </w:ins>
      <m:oMath>
        <m:r>
          <w:ins w:id="4432" w:author="JAVIERA PAZ LEFORT IBANEZ" w:date="2025-09-19T23:27:00Z">
            <w:rPr>
              <w:rFonts w:ascii="Cambria Math" w:hAnsi="Cambria Math" w:cs="Arial"/>
            </w:rPr>
            <m:t>i</m:t>
          </w:ins>
        </m:r>
      </m:oMath>
      <w:ins w:id="4433" w:author="JAVIERA PAZ LEFORT IBANEZ" w:date="2025-09-19T23:27:00Z">
        <w:r w:rsidRPr="00B355AB">
          <w:rPr>
            <w:rFonts w:ascii="Arial" w:hAnsi="Arial" w:cs="Arial"/>
          </w:rPr>
          <w:t xml:space="preserve"> es:</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434" w:author="JAVIERA PAZ LEFORT IBANEZ" w:date="2025-09-22T03:27:00Z" w16du:dateUtc="2025-09-22T06:27:00Z">
          <w:tblPr>
            <w:tblStyle w:val="Tablaconcuadrcula"/>
            <w:tblW w:w="0" w:type="auto"/>
            <w:tblLook w:val="04A0" w:firstRow="1" w:lastRow="0" w:firstColumn="1" w:lastColumn="0" w:noHBand="0" w:noVBand="1"/>
          </w:tblPr>
        </w:tblPrChange>
      </w:tblPr>
      <w:tblGrid>
        <w:gridCol w:w="8195"/>
        <w:gridCol w:w="643"/>
        <w:tblGridChange w:id="4435">
          <w:tblGrid>
            <w:gridCol w:w="20"/>
            <w:gridCol w:w="8175"/>
            <w:gridCol w:w="10"/>
            <w:gridCol w:w="633"/>
            <w:gridCol w:w="10"/>
          </w:tblGrid>
        </w:tblGridChange>
      </w:tblGrid>
      <w:tr w:rsidR="00175A4B" w14:paraId="1750C88E" w14:textId="77777777" w:rsidTr="00D26ADE">
        <w:trPr>
          <w:ins w:id="4436" w:author="JAVIERA PAZ LEFORT IBANEZ" w:date="2025-09-22T03:17:00Z"/>
          <w:trPrChange w:id="4437" w:author="JAVIERA PAZ LEFORT IBANEZ" w:date="2025-09-22T03:27:00Z" w16du:dateUtc="2025-09-22T06:27:00Z">
            <w:trPr>
              <w:gridBefore w:val="1"/>
            </w:trPr>
          </w:trPrChange>
        </w:trPr>
        <w:tc>
          <w:tcPr>
            <w:tcW w:w="8195" w:type="dxa"/>
            <w:tcPrChange w:id="4438" w:author="JAVIERA PAZ LEFORT IBANEZ" w:date="2025-09-22T03:27:00Z" w16du:dateUtc="2025-09-22T06:27:00Z">
              <w:tcPr>
                <w:tcW w:w="8217" w:type="dxa"/>
                <w:gridSpan w:val="2"/>
              </w:tcPr>
            </w:tcPrChange>
          </w:tcPr>
          <w:p w14:paraId="50CB1263" w14:textId="33DA29E9" w:rsidR="00E97682" w:rsidRPr="00E83F78" w:rsidRDefault="00000000">
            <w:pPr>
              <w:spacing w:line="360" w:lineRule="auto"/>
              <w:jc w:val="center"/>
              <w:rPr>
                <w:ins w:id="4439" w:author="JAVIERA PAZ LEFORT IBANEZ" w:date="2025-09-22T03:20:00Z" w16du:dateUtc="2025-09-22T06:20:00Z"/>
                <w:rFonts w:ascii="Arial" w:eastAsiaTheme="minorEastAsia" w:hAnsi="Arial" w:cs="Arial"/>
              </w:rPr>
              <w:pPrChange w:id="4440" w:author="JAVIERA PAZ LEFORT IBANEZ" w:date="2025-09-22T17:13:00Z" w16du:dateUtc="2025-09-22T20:13:00Z">
                <w:pPr/>
              </w:pPrChange>
            </w:pPr>
            <m:oMathPara>
              <m:oMath>
                <m:sSub>
                  <m:sSubPr>
                    <m:ctrlPr>
                      <w:ins w:id="4441" w:author="JAVIERA PAZ LEFORT IBANEZ" w:date="2025-09-22T03:20:00Z" w16du:dateUtc="2025-09-22T06:20:00Z">
                        <w:rPr>
                          <w:rFonts w:ascii="Cambria Math" w:hAnsi="Cambria Math" w:cs="Arial"/>
                          <w:i/>
                        </w:rPr>
                      </w:ins>
                    </m:ctrlPr>
                  </m:sSubPr>
                  <m:e>
                    <m:acc>
                      <m:accPr>
                        <m:chr m:val="̇"/>
                        <m:ctrlPr>
                          <w:ins w:id="4442" w:author="JAVIERA PAZ LEFORT IBANEZ" w:date="2025-09-22T03:20:00Z" w16du:dateUtc="2025-09-22T06:20:00Z">
                            <w:rPr>
                              <w:rFonts w:ascii="Cambria Math" w:hAnsi="Cambria Math" w:cs="Arial"/>
                              <w:i/>
                            </w:rPr>
                          </w:ins>
                        </m:ctrlPr>
                      </m:accPr>
                      <m:e>
                        <m:r>
                          <w:ins w:id="4443" w:author="JAVIERA PAZ LEFORT IBANEZ" w:date="2025-09-22T03:20:00Z" w16du:dateUtc="2025-09-22T06:20:00Z">
                            <w:rPr>
                              <w:rFonts w:ascii="Cambria Math" w:hAnsi="Cambria Math" w:cs="Arial"/>
                            </w:rPr>
                            <m:t>m</m:t>
                          </w:ins>
                        </m:r>
                      </m:e>
                    </m:acc>
                  </m:e>
                  <m:sub>
                    <m:r>
                      <w:ins w:id="4444" w:author="JAVIERA PAZ LEFORT IBANEZ" w:date="2025-09-22T03:20:00Z" w16du:dateUtc="2025-09-22T06:20:00Z">
                        <w:rPr>
                          <w:rFonts w:ascii="Cambria Math" w:hAnsi="Cambria Math" w:cs="Arial"/>
                        </w:rPr>
                        <m:t>i</m:t>
                      </w:ins>
                    </m:r>
                  </m:sub>
                </m:sSub>
                <m:r>
                  <w:ins w:id="4445" w:author="JAVIERA PAZ LEFORT IBANEZ" w:date="2025-09-22T03:20:00Z" w16du:dateUtc="2025-09-22T06:20:00Z">
                    <w:rPr>
                      <w:rFonts w:ascii="Cambria Math" w:hAnsi="Cambria Math" w:cs="Arial"/>
                    </w:rPr>
                    <m:t>=</m:t>
                  </w:ins>
                </m:r>
                <m:sSub>
                  <m:sSubPr>
                    <m:ctrlPr>
                      <w:ins w:id="4446" w:author="JAVIERA PAZ LEFORT IBANEZ" w:date="2025-09-22T03:20:00Z" w16du:dateUtc="2025-09-22T06:20:00Z">
                        <w:rPr>
                          <w:rFonts w:ascii="Cambria Math" w:hAnsi="Cambria Math" w:cs="Arial"/>
                          <w:i/>
                        </w:rPr>
                      </w:ins>
                    </m:ctrlPr>
                  </m:sSubPr>
                  <m:e>
                    <m:r>
                      <w:ins w:id="4447" w:author="JAVIERA PAZ LEFORT IBANEZ" w:date="2025-09-22T03:20:00Z" w16du:dateUtc="2025-09-22T06:20:00Z">
                        <w:rPr>
                          <w:rFonts w:ascii="Cambria Math" w:hAnsi="Cambria Math" w:cs="Arial"/>
                        </w:rPr>
                        <m:t>J</m:t>
                      </w:ins>
                    </m:r>
                  </m:e>
                  <m:sub>
                    <m:r>
                      <w:ins w:id="4448" w:author="JAVIERA PAZ LEFORT IBANEZ" w:date="2025-09-22T03:20:00Z" w16du:dateUtc="2025-09-22T06:20:00Z">
                        <w:rPr>
                          <w:rFonts w:ascii="Cambria Math" w:hAnsi="Cambria Math" w:cs="Arial"/>
                        </w:rPr>
                        <m:t>i</m:t>
                      </w:ins>
                    </m:r>
                  </m:sub>
                </m:sSub>
                <m:sSub>
                  <m:sSubPr>
                    <m:ctrlPr>
                      <w:ins w:id="4449" w:author="JAVIERA PAZ LEFORT IBANEZ" w:date="2025-09-22T03:20:00Z" w16du:dateUtc="2025-09-22T06:20:00Z">
                        <w:rPr>
                          <w:rFonts w:ascii="Cambria Math" w:hAnsi="Cambria Math" w:cs="Arial"/>
                          <w:i/>
                        </w:rPr>
                      </w:ins>
                    </m:ctrlPr>
                  </m:sSubPr>
                  <m:e>
                    <m:r>
                      <w:ins w:id="4450" w:author="JAVIERA PAZ LEFORT IBANEZ" w:date="2025-09-22T03:20:00Z" w16du:dateUtc="2025-09-22T06:20:00Z">
                        <w:rPr>
                          <w:rFonts w:ascii="Cambria Math" w:hAnsi="Cambria Math" w:cs="Arial"/>
                        </w:rPr>
                        <m:t>MW</m:t>
                      </w:ins>
                    </m:r>
                  </m:e>
                  <m:sub>
                    <m:sSub>
                      <m:sSubPr>
                        <m:ctrlPr>
                          <w:ins w:id="4451" w:author="JAVIERA PAZ LEFORT IBANEZ" w:date="2025-09-22T03:20:00Z" w16du:dateUtc="2025-09-22T06:20:00Z">
                            <w:rPr>
                              <w:rFonts w:ascii="Cambria Math" w:hAnsi="Cambria Math" w:cs="Arial"/>
                              <w:i/>
                            </w:rPr>
                          </w:ins>
                        </m:ctrlPr>
                      </m:sSubPr>
                      <m:e>
                        <m:r>
                          <w:ins w:id="4452" w:author="JAVIERA PAZ LEFORT IBANEZ" w:date="2025-09-22T03:20:00Z" w16du:dateUtc="2025-09-22T06:20:00Z">
                            <w:rPr>
                              <w:rFonts w:ascii="Cambria Math" w:hAnsi="Cambria Math" w:cs="Arial"/>
                            </w:rPr>
                            <m:t>H</m:t>
                          </w:ins>
                        </m:r>
                      </m:e>
                      <m:sub>
                        <m:r>
                          <w:ins w:id="4453" w:author="JAVIERA PAZ LEFORT IBANEZ" w:date="2025-09-22T03:20:00Z" w16du:dateUtc="2025-09-22T06:20:00Z">
                            <w:rPr>
                              <w:rFonts w:ascii="Cambria Math" w:hAnsi="Cambria Math" w:cs="Arial"/>
                            </w:rPr>
                            <m:t>2</m:t>
                          </w:ins>
                        </m:r>
                      </m:sub>
                    </m:sSub>
                    <m:r>
                      <w:ins w:id="4454" w:author="JAVIERA PAZ LEFORT IBANEZ" w:date="2025-09-22T03:20:00Z" w16du:dateUtc="2025-09-22T06:20:00Z">
                        <w:rPr>
                          <w:rFonts w:ascii="Cambria Math" w:hAnsi="Cambria Math" w:cs="Arial"/>
                        </w:rPr>
                        <m:t>O</m:t>
                      </w:ins>
                    </m:r>
                  </m:sub>
                </m:sSub>
                <m:sSub>
                  <m:sSubPr>
                    <m:ctrlPr>
                      <w:ins w:id="4455" w:author="JAVIERA PAZ LEFORT IBANEZ" w:date="2025-09-22T03:20:00Z" w16du:dateUtc="2025-09-22T06:20:00Z">
                        <w:rPr>
                          <w:rFonts w:ascii="Cambria Math" w:hAnsi="Cambria Math" w:cs="Arial"/>
                          <w:i/>
                        </w:rPr>
                      </w:ins>
                    </m:ctrlPr>
                  </m:sSubPr>
                  <m:e>
                    <m:r>
                      <w:ins w:id="4456" w:author="JAVIERA PAZ LEFORT IBANEZ" w:date="2025-09-22T03:20:00Z" w16du:dateUtc="2025-09-22T06:20:00Z">
                        <w:rPr>
                          <w:rFonts w:ascii="Cambria Math" w:hAnsi="Cambria Math" w:cs="Arial"/>
                        </w:rPr>
                        <m:t>A</m:t>
                      </w:ins>
                    </m:r>
                  </m:e>
                  <m:sub>
                    <m:r>
                      <w:ins w:id="4457" w:author="JAVIERA PAZ LEFORT IBANEZ" w:date="2025-09-22T03:20:00Z" w16du:dateUtc="2025-09-22T06:20:00Z">
                        <w:rPr>
                          <w:rFonts w:ascii="Cambria Math" w:hAnsi="Cambria Math" w:cs="Arial"/>
                        </w:rPr>
                        <m:t>i</m:t>
                      </w:ins>
                    </m:r>
                  </m:sub>
                </m:sSub>
              </m:oMath>
            </m:oMathPara>
          </w:p>
          <w:p w14:paraId="1E310E55" w14:textId="77777777" w:rsidR="00175A4B" w:rsidRPr="00760A38" w:rsidRDefault="00175A4B">
            <w:pPr>
              <w:spacing w:line="360" w:lineRule="auto"/>
              <w:rPr>
                <w:ins w:id="4458" w:author="JAVIERA PAZ LEFORT IBANEZ" w:date="2025-09-22T03:17:00Z" w16du:dateUtc="2025-09-22T06:17:00Z"/>
                <w:rFonts w:ascii="Arial" w:hAnsi="Arial" w:cs="Arial"/>
              </w:rPr>
              <w:pPrChange w:id="4459" w:author="JAVIERA PAZ LEFORT IBANEZ" w:date="2025-09-22T17:13:00Z" w16du:dateUtc="2025-09-22T20:13:00Z">
                <w:pPr/>
              </w:pPrChange>
            </w:pPr>
          </w:p>
        </w:tc>
        <w:tc>
          <w:tcPr>
            <w:tcW w:w="643" w:type="dxa"/>
            <w:tcPrChange w:id="4460" w:author="JAVIERA PAZ LEFORT IBANEZ" w:date="2025-09-22T03:27:00Z" w16du:dateUtc="2025-09-22T06:27:00Z">
              <w:tcPr>
                <w:tcW w:w="611" w:type="dxa"/>
                <w:gridSpan w:val="2"/>
              </w:tcPr>
            </w:tcPrChange>
          </w:tcPr>
          <w:p w14:paraId="5AFF82FB" w14:textId="5CAEC3FD" w:rsidR="00175A4B" w:rsidRDefault="00175A4B">
            <w:pPr>
              <w:spacing w:line="360" w:lineRule="auto"/>
              <w:jc w:val="right"/>
              <w:rPr>
                <w:ins w:id="4461" w:author="JAVIERA PAZ LEFORT IBANEZ" w:date="2025-09-22T03:17:00Z" w16du:dateUtc="2025-09-22T06:17:00Z"/>
                <w:rFonts w:ascii="Arial" w:eastAsiaTheme="minorEastAsia" w:hAnsi="Arial" w:cs="Arial"/>
              </w:rPr>
              <w:pPrChange w:id="4462" w:author="JAVIERA PAZ LEFORT IBANEZ" w:date="2025-09-22T17:13:00Z" w16du:dateUtc="2025-09-22T20:13:00Z">
                <w:pPr>
                  <w:jc w:val="right"/>
                </w:pPr>
              </w:pPrChange>
            </w:pPr>
            <w:ins w:id="4463" w:author="JAVIERA PAZ LEFORT IBANEZ" w:date="2025-09-22T03:17:00Z" w16du:dateUtc="2025-09-22T06:17:00Z">
              <w:r>
                <w:rPr>
                  <w:rFonts w:ascii="Arial" w:eastAsiaTheme="minorEastAsia" w:hAnsi="Arial" w:cs="Arial"/>
                </w:rPr>
                <w:t>(2</w:t>
              </w:r>
            </w:ins>
            <w:ins w:id="4464" w:author="JAVIERA PAZ LEFORT IBANEZ" w:date="2025-09-22T03:26:00Z" w16du:dateUtc="2025-09-22T06:26:00Z">
              <w:r w:rsidR="00A35DAC">
                <w:rPr>
                  <w:rFonts w:ascii="Arial" w:eastAsiaTheme="minorEastAsia" w:hAnsi="Arial" w:cs="Arial"/>
                </w:rPr>
                <w:t>9</w:t>
              </w:r>
            </w:ins>
            <w:ins w:id="4465" w:author="JAVIERA PAZ LEFORT IBANEZ" w:date="2025-09-22T03:17:00Z" w16du:dateUtc="2025-09-22T06:17:00Z">
              <w:r>
                <w:rPr>
                  <w:rFonts w:ascii="Arial" w:eastAsiaTheme="minorEastAsia" w:hAnsi="Arial" w:cs="Arial"/>
                </w:rPr>
                <w:t>)</w:t>
              </w:r>
            </w:ins>
          </w:p>
        </w:tc>
      </w:tr>
    </w:tbl>
    <w:p w14:paraId="447A3142" w14:textId="0CF58B89" w:rsidR="009910F2" w:rsidRDefault="009910F2">
      <w:pPr>
        <w:spacing w:line="360" w:lineRule="auto"/>
        <w:ind w:left="708"/>
        <w:jc w:val="both"/>
        <w:rPr>
          <w:ins w:id="4466" w:author="JAVIERA PAZ LEFORT IBANEZ" w:date="2025-09-22T03:18:00Z" w16du:dateUtc="2025-09-22T06:18:00Z"/>
          <w:rFonts w:ascii="Arial" w:hAnsi="Arial" w:cs="Arial"/>
        </w:rPr>
        <w:pPrChange w:id="4467" w:author="JAVIERA PAZ LEFORT IBANEZ" w:date="2025-09-22T17:13:00Z" w16du:dateUtc="2025-09-22T20:13:00Z">
          <w:pPr>
            <w:jc w:val="both"/>
          </w:pPr>
        </w:pPrChange>
      </w:pPr>
      <w:ins w:id="4468" w:author="JAVIERA PAZ LEFORT IBANEZ" w:date="2025-09-19T23:27:00Z">
        <w:r w:rsidRPr="00B355AB">
          <w:rPr>
            <w:rFonts w:ascii="Arial" w:hAnsi="Arial" w:cs="Arial"/>
          </w:rPr>
          <w:t xml:space="preserve">Las </w:t>
        </w:r>
        <w:r w:rsidRPr="00B355AB">
          <w:rPr>
            <w:rFonts w:ascii="Arial" w:hAnsi="Arial" w:cs="Arial"/>
            <w:rPrChange w:id="4469" w:author="JAVIERA PAZ LEFORT IBANEZ" w:date="2025-09-19T23:55:00Z" w16du:dateUtc="2025-09-20T02:55:00Z">
              <w:rPr>
                <w:b/>
                <w:bCs/>
              </w:rPr>
            </w:rPrChange>
          </w:rPr>
          <w:t>fracciones</w:t>
        </w:r>
        <w:r w:rsidRPr="00B355AB">
          <w:rPr>
            <w:rFonts w:ascii="Arial" w:hAnsi="Arial" w:cs="Arial"/>
          </w:rPr>
          <w:t xml:space="preserve"> se actualizan por balance con los caudales de cada lado:</w:t>
        </w:r>
      </w:ins>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470" w:author="JAVIERA PAZ LEFORT IBANEZ" w:date="2025-09-22T03:27:00Z" w16du:dateUtc="2025-09-22T06:27:00Z">
          <w:tblPr>
            <w:tblStyle w:val="Tablaconcuadrcula"/>
            <w:tblW w:w="0" w:type="auto"/>
            <w:tblLook w:val="04A0" w:firstRow="1" w:lastRow="0" w:firstColumn="1" w:lastColumn="0" w:noHBand="0" w:noVBand="1"/>
          </w:tblPr>
        </w:tblPrChange>
      </w:tblPr>
      <w:tblGrid>
        <w:gridCol w:w="7508"/>
        <w:gridCol w:w="1320"/>
        <w:tblGridChange w:id="4471">
          <w:tblGrid>
            <w:gridCol w:w="20"/>
            <w:gridCol w:w="7488"/>
            <w:gridCol w:w="630"/>
            <w:gridCol w:w="690"/>
            <w:gridCol w:w="20"/>
          </w:tblGrid>
        </w:tblGridChange>
      </w:tblGrid>
      <w:tr w:rsidR="002B7B3B" w14:paraId="71B663F0" w14:textId="77777777" w:rsidTr="00D26ADE">
        <w:trPr>
          <w:ins w:id="4472" w:author="JAVIERA PAZ LEFORT IBANEZ" w:date="2025-09-22T03:18:00Z"/>
          <w:trPrChange w:id="4473" w:author="JAVIERA PAZ LEFORT IBANEZ" w:date="2025-09-22T03:27:00Z" w16du:dateUtc="2025-09-22T06:27:00Z">
            <w:trPr>
              <w:gridBefore w:val="1"/>
            </w:trPr>
          </w:trPrChange>
        </w:trPr>
        <w:tc>
          <w:tcPr>
            <w:tcW w:w="7508" w:type="dxa"/>
            <w:tcPrChange w:id="4474" w:author="JAVIERA PAZ LEFORT IBANEZ" w:date="2025-09-22T03:27:00Z" w16du:dateUtc="2025-09-22T06:27:00Z">
              <w:tcPr>
                <w:tcW w:w="8217" w:type="dxa"/>
                <w:gridSpan w:val="2"/>
              </w:tcPr>
            </w:tcPrChange>
          </w:tcPr>
          <w:p w14:paraId="4F7372A1" w14:textId="0144B9E4" w:rsidR="00E97682" w:rsidRPr="00B355AB" w:rsidRDefault="00000000">
            <w:pPr>
              <w:spacing w:line="360" w:lineRule="auto"/>
              <w:jc w:val="center"/>
              <w:rPr>
                <w:ins w:id="4475" w:author="JAVIERA PAZ LEFORT IBANEZ" w:date="2025-09-22T03:20:00Z" w16du:dateUtc="2025-09-22T06:20:00Z"/>
                <w:rFonts w:ascii="Arial" w:hAnsi="Arial" w:cs="Arial"/>
              </w:rPr>
              <w:pPrChange w:id="4476" w:author="JAVIERA PAZ LEFORT IBANEZ" w:date="2025-09-22T17:13:00Z" w16du:dateUtc="2025-09-22T20:13:00Z">
                <w:pPr>
                  <w:jc w:val="both"/>
                </w:pPr>
              </w:pPrChange>
            </w:pPr>
            <m:oMath>
              <m:sSubSup>
                <m:sSubSupPr>
                  <m:ctrlPr>
                    <w:ins w:id="4477" w:author="JAVIERA PAZ LEFORT IBANEZ" w:date="2025-09-22T03:20:00Z" w16du:dateUtc="2025-09-22T06:20:00Z">
                      <w:rPr>
                        <w:rFonts w:ascii="Cambria Math" w:hAnsi="Cambria Math" w:cs="Arial"/>
                        <w:i/>
                      </w:rPr>
                    </w:ins>
                  </m:ctrlPr>
                </m:sSubSupPr>
                <m:e>
                  <m:sSubSup>
                    <m:sSubSupPr>
                      <m:ctrlPr>
                        <w:ins w:id="4478" w:author="JAVIERA PAZ LEFORT IBANEZ" w:date="2025-09-22T03:21:00Z" w16du:dateUtc="2025-09-22T06:21:00Z">
                          <w:rPr>
                            <w:rFonts w:ascii="Cambria Math" w:hAnsi="Cambria Math" w:cs="Arial"/>
                            <w:i/>
                          </w:rPr>
                        </w:ins>
                      </m:ctrlPr>
                    </m:sSubSupPr>
                    <m:e>
                      <m:r>
                        <w:ins w:id="4479" w:author="JAVIERA PAZ LEFORT IBANEZ" w:date="2025-09-22T03:21:00Z" w16du:dateUtc="2025-09-22T06:21:00Z">
                          <w:rPr>
                            <w:rFonts w:ascii="Cambria Math" w:hAnsi="Cambria Math" w:cs="Arial"/>
                          </w:rPr>
                          <m:t>f</m:t>
                        </w:ins>
                      </m:r>
                    </m:e>
                    <m:sub>
                      <m:r>
                        <w:ins w:id="4480" w:author="JAVIERA PAZ LEFORT IBANEZ" w:date="2025-09-22T03:21:00Z" w16du:dateUtc="2025-09-22T06:21:00Z">
                          <w:rPr>
                            <w:rFonts w:ascii="Cambria Math" w:hAnsi="Cambria Math" w:cs="Arial"/>
                          </w:rPr>
                          <m:t>fibra</m:t>
                        </w:ins>
                      </m:r>
                    </m:sub>
                    <m:sup>
                      <m:r>
                        <w:ins w:id="4481" w:author="JAVIERA PAZ LEFORT IBANEZ" w:date="2025-09-22T03:21:00Z" w16du:dateUtc="2025-09-22T06:21:00Z">
                          <w:rPr>
                            <w:rFonts w:ascii="Cambria Math" w:hAnsi="Cambria Math" w:cs="Arial"/>
                          </w:rPr>
                          <m:t>i+1</m:t>
                        </w:ins>
                      </m:r>
                    </m:sup>
                  </m:sSubSup>
                  <m:r>
                    <w:ins w:id="4482" w:author="JAVIERA PAZ LEFORT IBANEZ" w:date="2025-09-22T03:21:00Z" w16du:dateUtc="2025-09-22T06:21:00Z">
                      <w:rPr>
                        <w:rFonts w:ascii="Cambria Math" w:hAnsi="Cambria Math" w:cs="Arial"/>
                      </w:rPr>
                      <m:t>=</m:t>
                    </w:ins>
                  </m:r>
                  <m:r>
                    <w:ins w:id="4483" w:author="JAVIERA PAZ LEFORT IBANEZ" w:date="2025-09-22T03:20:00Z" w16du:dateUtc="2025-09-22T06:20:00Z">
                      <w:rPr>
                        <w:rFonts w:ascii="Cambria Math" w:hAnsi="Cambria Math" w:cs="Arial"/>
                      </w:rPr>
                      <m:t>f</m:t>
                    </w:ins>
                  </m:r>
                </m:e>
                <m:sub>
                  <m:r>
                    <w:ins w:id="4484" w:author="JAVIERA PAZ LEFORT IBANEZ" w:date="2025-09-22T03:20:00Z" w16du:dateUtc="2025-09-22T06:20:00Z">
                      <w:rPr>
                        <w:rFonts w:ascii="Cambria Math" w:hAnsi="Cambria Math" w:cs="Arial"/>
                      </w:rPr>
                      <m:t>fibra</m:t>
                    </w:ins>
                  </m:r>
                </m:sub>
                <m:sup>
                  <m:r>
                    <w:ins w:id="4485" w:author="JAVIERA PAZ LEFORT IBANEZ" w:date="2025-09-22T03:20:00Z" w16du:dateUtc="2025-09-22T06:20:00Z">
                      <w:rPr>
                        <w:rFonts w:ascii="Cambria Math" w:hAnsi="Cambria Math" w:cs="Arial"/>
                      </w:rPr>
                      <m:t>i</m:t>
                    </w:ins>
                  </m:r>
                </m:sup>
              </m:sSubSup>
              <m:r>
                <w:ins w:id="4486" w:author="JAVIERA PAZ LEFORT IBANEZ" w:date="2025-09-22T03:20:00Z" w16du:dateUtc="2025-09-22T06:20:00Z">
                  <w:rPr>
                    <w:rFonts w:ascii="Cambria Math" w:hAnsi="Cambria Math" w:cs="Arial"/>
                  </w:rPr>
                  <m:t>-</m:t>
                </w:ins>
              </m:r>
              <m:f>
                <m:fPr>
                  <m:ctrlPr>
                    <w:ins w:id="4487" w:author="JAVIERA PAZ LEFORT IBANEZ" w:date="2025-09-22T03:20:00Z" w16du:dateUtc="2025-09-22T06:20:00Z">
                      <w:rPr>
                        <w:rFonts w:ascii="Cambria Math" w:hAnsi="Cambria Math" w:cs="Arial"/>
                        <w:i/>
                      </w:rPr>
                    </w:ins>
                  </m:ctrlPr>
                </m:fPr>
                <m:num>
                  <m:sSub>
                    <m:sSubPr>
                      <m:ctrlPr>
                        <w:ins w:id="4488" w:author="JAVIERA PAZ LEFORT IBANEZ" w:date="2025-09-22T03:20:00Z" w16du:dateUtc="2025-09-22T06:20:00Z">
                          <w:rPr>
                            <w:rFonts w:ascii="Cambria Math" w:hAnsi="Cambria Math" w:cs="Arial"/>
                            <w:i/>
                          </w:rPr>
                        </w:ins>
                      </m:ctrlPr>
                    </m:sSubPr>
                    <m:e>
                      <m:acc>
                        <m:accPr>
                          <m:chr m:val="̇"/>
                          <m:ctrlPr>
                            <w:ins w:id="4489" w:author="JAVIERA PAZ LEFORT IBANEZ" w:date="2025-09-22T03:20:00Z" w16du:dateUtc="2025-09-22T06:20:00Z">
                              <w:rPr>
                                <w:rFonts w:ascii="Cambria Math" w:hAnsi="Cambria Math" w:cs="Arial"/>
                                <w:i/>
                              </w:rPr>
                            </w:ins>
                          </m:ctrlPr>
                        </m:accPr>
                        <m:e>
                          <m:r>
                            <w:ins w:id="4490" w:author="JAVIERA PAZ LEFORT IBANEZ" w:date="2025-09-22T03:20:00Z" w16du:dateUtc="2025-09-22T06:20:00Z">
                              <w:rPr>
                                <w:rFonts w:ascii="Cambria Math" w:hAnsi="Cambria Math" w:cs="Arial"/>
                              </w:rPr>
                              <m:t>m</m:t>
                            </w:ins>
                          </m:r>
                        </m:e>
                      </m:acc>
                    </m:e>
                    <m:sub>
                      <m:r>
                        <w:ins w:id="4491" w:author="JAVIERA PAZ LEFORT IBANEZ" w:date="2025-09-22T03:20:00Z" w16du:dateUtc="2025-09-22T06:20:00Z">
                          <w:rPr>
                            <w:rFonts w:ascii="Cambria Math" w:hAnsi="Cambria Math" w:cs="Arial"/>
                          </w:rPr>
                          <m:t>i</m:t>
                        </w:ins>
                      </m:r>
                    </m:sub>
                  </m:sSub>
                </m:num>
                <m:den>
                  <m:sSub>
                    <m:sSubPr>
                      <m:ctrlPr>
                        <w:ins w:id="4492" w:author="JAVIERA PAZ LEFORT IBANEZ" w:date="2025-09-22T03:20:00Z" w16du:dateUtc="2025-09-22T06:20:00Z">
                          <w:rPr>
                            <w:rFonts w:ascii="Cambria Math" w:eastAsiaTheme="minorEastAsia" w:hAnsi="Cambria Math" w:cs="Arial"/>
                            <w:i/>
                          </w:rPr>
                        </w:ins>
                      </m:ctrlPr>
                    </m:sSubPr>
                    <m:e>
                      <m:r>
                        <w:ins w:id="4493" w:author="JAVIERA PAZ LEFORT IBANEZ" w:date="2025-09-22T03:20:00Z" w16du:dateUtc="2025-09-22T06:20:00Z">
                          <w:rPr>
                            <w:rFonts w:ascii="Cambria Math" w:eastAsiaTheme="minorEastAsia" w:hAnsi="Cambria Math" w:cs="Arial"/>
                          </w:rPr>
                          <m:t>ρ</m:t>
                        </w:ins>
                      </m:r>
                    </m:e>
                    <m:sub>
                      <m:r>
                        <w:ins w:id="4494" w:author="JAVIERA PAZ LEFORT IBANEZ" w:date="2025-09-22T03:20:00Z" w16du:dateUtc="2025-09-22T06:20:00Z">
                          <w:rPr>
                            <w:rFonts w:ascii="Cambria Math" w:eastAsiaTheme="minorEastAsia" w:hAnsi="Cambria Math" w:cs="Arial"/>
                          </w:rPr>
                          <m:t>f</m:t>
                        </w:ins>
                      </m:r>
                    </m:sub>
                  </m:sSub>
                  <m:sSub>
                    <m:sSubPr>
                      <m:ctrlPr>
                        <w:ins w:id="4495" w:author="JAVIERA PAZ LEFORT IBANEZ" w:date="2025-09-22T03:20:00Z" w16du:dateUtc="2025-09-22T06:20:00Z">
                          <w:rPr>
                            <w:rFonts w:ascii="Cambria Math" w:eastAsiaTheme="minorEastAsia" w:hAnsi="Cambria Math" w:cs="Arial"/>
                            <w:i/>
                          </w:rPr>
                        </w:ins>
                      </m:ctrlPr>
                    </m:sSubPr>
                    <m:e>
                      <m:r>
                        <w:ins w:id="4496" w:author="JAVIERA PAZ LEFORT IBANEZ" w:date="2025-09-22T03:20:00Z" w16du:dateUtc="2025-09-22T06:20:00Z">
                          <w:rPr>
                            <w:rFonts w:ascii="Cambria Math" w:eastAsiaTheme="minorEastAsia" w:hAnsi="Cambria Math" w:cs="Arial"/>
                          </w:rPr>
                          <m:t>Q</m:t>
                        </w:ins>
                      </m:r>
                    </m:e>
                    <m:sub>
                      <m:r>
                        <w:ins w:id="4497" w:author="JAVIERA PAZ LEFORT IBANEZ" w:date="2025-09-22T03:20:00Z" w16du:dateUtc="2025-09-22T06:20:00Z">
                          <w:rPr>
                            <w:rFonts w:ascii="Cambria Math" w:eastAsiaTheme="minorEastAsia" w:hAnsi="Cambria Math" w:cs="Arial"/>
                          </w:rPr>
                          <m:t>f</m:t>
                        </w:ins>
                      </m:r>
                    </m:sub>
                  </m:sSub>
                </m:den>
              </m:f>
            </m:oMath>
            <w:ins w:id="4498" w:author="JAVIERA PAZ LEFORT IBANEZ" w:date="2025-09-22T03:20:00Z" w16du:dateUtc="2025-09-22T06:20:00Z">
              <w:r w:rsidR="00E97682" w:rsidRPr="00B355AB">
                <w:rPr>
                  <w:rFonts w:ascii="Arial" w:eastAsiaTheme="minorEastAsia" w:hAnsi="Arial" w:cs="Arial"/>
                </w:rPr>
                <w:t xml:space="preserve">,       </w:t>
              </w:r>
            </w:ins>
            <m:oMath>
              <m:sSubSup>
                <m:sSubSupPr>
                  <m:ctrlPr>
                    <w:ins w:id="4499" w:author="JAVIERA PAZ LEFORT IBANEZ" w:date="2025-09-22T03:20:00Z" w16du:dateUtc="2025-09-22T06:20:00Z">
                      <w:rPr>
                        <w:rFonts w:ascii="Cambria Math" w:hAnsi="Cambria Math" w:cs="Arial"/>
                        <w:i/>
                      </w:rPr>
                    </w:ins>
                  </m:ctrlPr>
                </m:sSubSupPr>
                <m:e>
                  <m:r>
                    <w:ins w:id="4500" w:author="JAVIERA PAZ LEFORT IBANEZ" w:date="2025-09-22T03:20:00Z" w16du:dateUtc="2025-09-22T06:20:00Z">
                      <w:rPr>
                        <w:rFonts w:ascii="Cambria Math" w:hAnsi="Cambria Math" w:cs="Arial"/>
                      </w:rPr>
                      <m:t>f</m:t>
                    </w:ins>
                  </m:r>
                </m:e>
                <m:sub>
                  <m:r>
                    <w:ins w:id="4501" w:author="JAVIERA PAZ LEFORT IBANEZ" w:date="2025-09-22T03:20:00Z" w16du:dateUtc="2025-09-22T06:20:00Z">
                      <w:rPr>
                        <w:rFonts w:ascii="Cambria Math" w:hAnsi="Cambria Math" w:cs="Arial"/>
                      </w:rPr>
                      <m:t>carcasa</m:t>
                    </w:ins>
                  </m:r>
                </m:sub>
                <m:sup>
                  <m:r>
                    <w:ins w:id="4502" w:author="JAVIERA PAZ LEFORT IBANEZ" w:date="2025-09-22T03:20:00Z" w16du:dateUtc="2025-09-22T06:20:00Z">
                      <w:rPr>
                        <w:rFonts w:ascii="Cambria Math" w:hAnsi="Cambria Math" w:cs="Arial"/>
                      </w:rPr>
                      <m:t>i+1</m:t>
                    </w:ins>
                  </m:r>
                </m:sup>
              </m:sSubSup>
              <m:r>
                <w:ins w:id="4503" w:author="JAVIERA PAZ LEFORT IBANEZ" w:date="2025-09-22T03:20:00Z" w16du:dateUtc="2025-09-22T06:20:00Z">
                  <w:rPr>
                    <w:rFonts w:ascii="Cambria Math" w:hAnsi="Cambria Math" w:cs="Arial"/>
                  </w:rPr>
                  <m:t>=</m:t>
                </w:ins>
              </m:r>
              <m:sSubSup>
                <m:sSubSupPr>
                  <m:ctrlPr>
                    <w:ins w:id="4504" w:author="JAVIERA PAZ LEFORT IBANEZ" w:date="2025-09-22T03:20:00Z" w16du:dateUtc="2025-09-22T06:20:00Z">
                      <w:rPr>
                        <w:rFonts w:ascii="Cambria Math" w:hAnsi="Cambria Math" w:cs="Arial"/>
                        <w:i/>
                      </w:rPr>
                    </w:ins>
                  </m:ctrlPr>
                </m:sSubSupPr>
                <m:e>
                  <m:r>
                    <w:ins w:id="4505" w:author="JAVIERA PAZ LEFORT IBANEZ" w:date="2025-09-22T03:20:00Z" w16du:dateUtc="2025-09-22T06:20:00Z">
                      <w:rPr>
                        <w:rFonts w:ascii="Cambria Math" w:hAnsi="Cambria Math" w:cs="Arial"/>
                      </w:rPr>
                      <m:t>f</m:t>
                    </w:ins>
                  </m:r>
                </m:e>
                <m:sub>
                  <m:r>
                    <w:ins w:id="4506" w:author="JAVIERA PAZ LEFORT IBANEZ" w:date="2025-09-22T03:20:00Z" w16du:dateUtc="2025-09-22T06:20:00Z">
                      <w:rPr>
                        <w:rFonts w:ascii="Cambria Math" w:hAnsi="Cambria Math" w:cs="Arial"/>
                      </w:rPr>
                      <m:t>carcasa</m:t>
                    </w:ins>
                  </m:r>
                </m:sub>
                <m:sup>
                  <m:r>
                    <w:ins w:id="4507" w:author="JAVIERA PAZ LEFORT IBANEZ" w:date="2025-09-22T03:20:00Z" w16du:dateUtc="2025-09-22T06:20:00Z">
                      <w:rPr>
                        <w:rFonts w:ascii="Cambria Math" w:hAnsi="Cambria Math" w:cs="Arial"/>
                      </w:rPr>
                      <m:t>i</m:t>
                    </w:ins>
                  </m:r>
                </m:sup>
              </m:sSubSup>
              <m:r>
                <w:ins w:id="4508" w:author="JAVIERA PAZ LEFORT IBANEZ" w:date="2025-09-22T03:20:00Z" w16du:dateUtc="2025-09-22T06:20:00Z">
                  <w:rPr>
                    <w:rFonts w:ascii="Cambria Math" w:hAnsi="Cambria Math" w:cs="Arial"/>
                  </w:rPr>
                  <m:t>-</m:t>
                </w:ins>
              </m:r>
              <m:f>
                <m:fPr>
                  <m:ctrlPr>
                    <w:ins w:id="4509" w:author="JAVIERA PAZ LEFORT IBANEZ" w:date="2025-09-22T03:20:00Z" w16du:dateUtc="2025-09-22T06:20:00Z">
                      <w:rPr>
                        <w:rFonts w:ascii="Cambria Math" w:hAnsi="Cambria Math" w:cs="Arial"/>
                        <w:i/>
                      </w:rPr>
                    </w:ins>
                  </m:ctrlPr>
                </m:fPr>
                <m:num>
                  <m:sSub>
                    <m:sSubPr>
                      <m:ctrlPr>
                        <w:ins w:id="4510" w:author="JAVIERA PAZ LEFORT IBANEZ" w:date="2025-09-22T03:20:00Z" w16du:dateUtc="2025-09-22T06:20:00Z">
                          <w:rPr>
                            <w:rFonts w:ascii="Cambria Math" w:hAnsi="Cambria Math" w:cs="Arial"/>
                            <w:i/>
                          </w:rPr>
                        </w:ins>
                      </m:ctrlPr>
                    </m:sSubPr>
                    <m:e>
                      <m:acc>
                        <m:accPr>
                          <m:chr m:val="̇"/>
                          <m:ctrlPr>
                            <w:ins w:id="4511" w:author="JAVIERA PAZ LEFORT IBANEZ" w:date="2025-09-22T03:20:00Z" w16du:dateUtc="2025-09-22T06:20:00Z">
                              <w:rPr>
                                <w:rFonts w:ascii="Cambria Math" w:hAnsi="Cambria Math" w:cs="Arial"/>
                                <w:i/>
                              </w:rPr>
                            </w:ins>
                          </m:ctrlPr>
                        </m:accPr>
                        <m:e>
                          <m:r>
                            <w:ins w:id="4512" w:author="JAVIERA PAZ LEFORT IBANEZ" w:date="2025-09-22T03:20:00Z" w16du:dateUtc="2025-09-22T06:20:00Z">
                              <w:rPr>
                                <w:rFonts w:ascii="Cambria Math" w:hAnsi="Cambria Math" w:cs="Arial"/>
                              </w:rPr>
                              <m:t>m</m:t>
                            </w:ins>
                          </m:r>
                        </m:e>
                      </m:acc>
                    </m:e>
                    <m:sub>
                      <m:r>
                        <w:ins w:id="4513" w:author="JAVIERA PAZ LEFORT IBANEZ" w:date="2025-09-22T03:20:00Z" w16du:dateUtc="2025-09-22T06:20:00Z">
                          <w:rPr>
                            <w:rFonts w:ascii="Cambria Math" w:hAnsi="Cambria Math" w:cs="Arial"/>
                          </w:rPr>
                          <m:t>i</m:t>
                        </w:ins>
                      </m:r>
                    </m:sub>
                  </m:sSub>
                </m:num>
                <m:den>
                  <m:sSub>
                    <m:sSubPr>
                      <m:ctrlPr>
                        <w:ins w:id="4514" w:author="JAVIERA PAZ LEFORT IBANEZ" w:date="2025-09-22T03:20:00Z" w16du:dateUtc="2025-09-22T06:20:00Z">
                          <w:rPr>
                            <w:rFonts w:ascii="Cambria Math" w:eastAsiaTheme="minorEastAsia" w:hAnsi="Cambria Math" w:cs="Arial"/>
                            <w:i/>
                          </w:rPr>
                        </w:ins>
                      </m:ctrlPr>
                    </m:sSubPr>
                    <m:e>
                      <m:r>
                        <w:ins w:id="4515" w:author="JAVIERA PAZ LEFORT IBANEZ" w:date="2025-09-22T03:20:00Z" w16du:dateUtc="2025-09-22T06:20:00Z">
                          <w:rPr>
                            <w:rFonts w:ascii="Cambria Math" w:eastAsiaTheme="minorEastAsia" w:hAnsi="Cambria Math" w:cs="Arial"/>
                          </w:rPr>
                          <m:t>ρ</m:t>
                        </w:ins>
                      </m:r>
                    </m:e>
                    <m:sub>
                      <m:r>
                        <w:ins w:id="4516" w:author="JAVIERA PAZ LEFORT IBANEZ" w:date="2025-09-22T03:20:00Z" w16du:dateUtc="2025-09-22T06:20:00Z">
                          <w:rPr>
                            <w:rFonts w:ascii="Cambria Math" w:eastAsiaTheme="minorEastAsia" w:hAnsi="Cambria Math" w:cs="Arial"/>
                          </w:rPr>
                          <m:t>s</m:t>
                        </w:ins>
                      </m:r>
                    </m:sub>
                  </m:sSub>
                  <m:sSub>
                    <m:sSubPr>
                      <m:ctrlPr>
                        <w:ins w:id="4517" w:author="JAVIERA PAZ LEFORT IBANEZ" w:date="2025-09-22T03:20:00Z" w16du:dateUtc="2025-09-22T06:20:00Z">
                          <w:rPr>
                            <w:rFonts w:ascii="Cambria Math" w:eastAsiaTheme="minorEastAsia" w:hAnsi="Cambria Math" w:cs="Arial"/>
                            <w:i/>
                          </w:rPr>
                        </w:ins>
                      </m:ctrlPr>
                    </m:sSubPr>
                    <m:e>
                      <m:r>
                        <w:ins w:id="4518" w:author="JAVIERA PAZ LEFORT IBANEZ" w:date="2025-09-22T03:20:00Z" w16du:dateUtc="2025-09-22T06:20:00Z">
                          <w:rPr>
                            <w:rFonts w:ascii="Cambria Math" w:eastAsiaTheme="minorEastAsia" w:hAnsi="Cambria Math" w:cs="Arial"/>
                          </w:rPr>
                          <m:t>Q</m:t>
                        </w:ins>
                      </m:r>
                    </m:e>
                    <m:sub>
                      <m:r>
                        <w:ins w:id="4519" w:author="JAVIERA PAZ LEFORT IBANEZ" w:date="2025-09-22T03:20:00Z" w16du:dateUtc="2025-09-22T06:20:00Z">
                          <w:rPr>
                            <w:rFonts w:ascii="Cambria Math" w:eastAsiaTheme="minorEastAsia" w:hAnsi="Cambria Math" w:cs="Arial"/>
                          </w:rPr>
                          <m:t>s</m:t>
                        </w:ins>
                      </m:r>
                    </m:sub>
                  </m:sSub>
                </m:den>
              </m:f>
            </m:oMath>
          </w:p>
          <w:p w14:paraId="450314FF" w14:textId="77777777" w:rsidR="002B7B3B" w:rsidRPr="00760A38" w:rsidRDefault="002B7B3B">
            <w:pPr>
              <w:spacing w:line="360" w:lineRule="auto"/>
              <w:rPr>
                <w:ins w:id="4520" w:author="JAVIERA PAZ LEFORT IBANEZ" w:date="2025-09-22T03:18:00Z" w16du:dateUtc="2025-09-22T06:18:00Z"/>
                <w:rFonts w:ascii="Arial" w:hAnsi="Arial" w:cs="Arial"/>
              </w:rPr>
              <w:pPrChange w:id="4521" w:author="JAVIERA PAZ LEFORT IBANEZ" w:date="2025-09-22T17:13:00Z" w16du:dateUtc="2025-09-22T20:13:00Z">
                <w:pPr/>
              </w:pPrChange>
            </w:pPr>
          </w:p>
        </w:tc>
        <w:tc>
          <w:tcPr>
            <w:tcW w:w="1320" w:type="dxa"/>
            <w:tcPrChange w:id="4522" w:author="JAVIERA PAZ LEFORT IBANEZ" w:date="2025-09-22T03:27:00Z" w16du:dateUtc="2025-09-22T06:27:00Z">
              <w:tcPr>
                <w:tcW w:w="611" w:type="dxa"/>
                <w:gridSpan w:val="2"/>
              </w:tcPr>
            </w:tcPrChange>
          </w:tcPr>
          <w:p w14:paraId="22495108" w14:textId="2F5388AE" w:rsidR="002B7B3B" w:rsidRDefault="002B7B3B">
            <w:pPr>
              <w:spacing w:line="360" w:lineRule="auto"/>
              <w:jc w:val="right"/>
              <w:rPr>
                <w:ins w:id="4523" w:author="JAVIERA PAZ LEFORT IBANEZ" w:date="2025-09-22T03:18:00Z" w16du:dateUtc="2025-09-22T06:18:00Z"/>
                <w:rFonts w:ascii="Arial" w:eastAsiaTheme="minorEastAsia" w:hAnsi="Arial" w:cs="Arial"/>
              </w:rPr>
              <w:pPrChange w:id="4524" w:author="JAVIERA PAZ LEFORT IBANEZ" w:date="2025-09-22T17:13:00Z" w16du:dateUtc="2025-09-22T20:13:00Z">
                <w:pPr>
                  <w:jc w:val="right"/>
                </w:pPr>
              </w:pPrChange>
            </w:pPr>
            <w:ins w:id="4525" w:author="JAVIERA PAZ LEFORT IBANEZ" w:date="2025-09-22T03:18:00Z" w16du:dateUtc="2025-09-22T06:18:00Z">
              <w:r>
                <w:rPr>
                  <w:rFonts w:ascii="Arial" w:eastAsiaTheme="minorEastAsia" w:hAnsi="Arial" w:cs="Arial"/>
                </w:rPr>
                <w:t>(</w:t>
              </w:r>
            </w:ins>
            <w:ins w:id="4526" w:author="JAVIERA PAZ LEFORT IBANEZ" w:date="2025-09-22T03:26:00Z" w16du:dateUtc="2025-09-22T06:26:00Z">
              <w:r w:rsidR="00A35DAC">
                <w:rPr>
                  <w:rFonts w:ascii="Arial" w:eastAsiaTheme="minorEastAsia" w:hAnsi="Arial" w:cs="Arial"/>
                </w:rPr>
                <w:t>30</w:t>
              </w:r>
            </w:ins>
            <w:ins w:id="4527" w:author="JAVIERA PAZ LEFORT IBANEZ" w:date="2025-09-22T03:18:00Z" w16du:dateUtc="2025-09-22T06:18:00Z">
              <w:r>
                <w:rPr>
                  <w:rFonts w:ascii="Arial" w:eastAsiaTheme="minorEastAsia" w:hAnsi="Arial" w:cs="Arial"/>
                </w:rPr>
                <w:t>)</w:t>
              </w:r>
            </w:ins>
            <w:ins w:id="4528" w:author="JAVIERA PAZ LEFORT IBANEZ" w:date="2025-09-22T03:21:00Z" w16du:dateUtc="2025-09-22T06:21:00Z">
              <w:r w:rsidR="001C494D">
                <w:rPr>
                  <w:rFonts w:ascii="Arial" w:eastAsiaTheme="minorEastAsia" w:hAnsi="Arial" w:cs="Arial"/>
                </w:rPr>
                <w:t>, (3</w:t>
              </w:r>
            </w:ins>
            <w:ins w:id="4529" w:author="JAVIERA PAZ LEFORT IBANEZ" w:date="2025-09-22T03:26:00Z" w16du:dateUtc="2025-09-22T06:26:00Z">
              <w:r w:rsidR="00A35DAC">
                <w:rPr>
                  <w:rFonts w:ascii="Arial" w:eastAsiaTheme="minorEastAsia" w:hAnsi="Arial" w:cs="Arial"/>
                </w:rPr>
                <w:t>1</w:t>
              </w:r>
            </w:ins>
            <w:ins w:id="4530" w:author="JAVIERA PAZ LEFORT IBANEZ" w:date="2025-09-22T03:21:00Z" w16du:dateUtc="2025-09-22T06:21:00Z">
              <w:r w:rsidR="001C494D">
                <w:rPr>
                  <w:rFonts w:ascii="Arial" w:eastAsiaTheme="minorEastAsia" w:hAnsi="Arial" w:cs="Arial"/>
                </w:rPr>
                <w:t>)</w:t>
              </w:r>
            </w:ins>
          </w:p>
        </w:tc>
      </w:tr>
    </w:tbl>
    <w:p w14:paraId="5AF38D19" w14:textId="77777777" w:rsidR="009910F2" w:rsidRPr="00B355AB" w:rsidRDefault="009910F2">
      <w:pPr>
        <w:spacing w:line="360" w:lineRule="auto"/>
        <w:ind w:left="708"/>
        <w:jc w:val="both"/>
        <w:rPr>
          <w:ins w:id="4531" w:author="JAVIERA PAZ LEFORT IBANEZ" w:date="2025-09-19T23:27:00Z"/>
          <w:rStyle w:val="nfasissutil"/>
          <w:rFonts w:ascii="Arial" w:hAnsi="Arial" w:cs="Arial"/>
          <w:rPrChange w:id="4532" w:author="JAVIERA PAZ LEFORT IBANEZ" w:date="2025-09-19T23:57:00Z" w16du:dateUtc="2025-09-20T02:57:00Z">
            <w:rPr>
              <w:ins w:id="4533" w:author="JAVIERA PAZ LEFORT IBANEZ" w:date="2025-09-19T23:27:00Z"/>
              <w:b/>
              <w:bCs/>
            </w:rPr>
          </w:rPrChange>
        </w:rPr>
        <w:pPrChange w:id="4534" w:author="JAVIERA PAZ LEFORT IBANEZ" w:date="2025-09-22T17:13:00Z" w16du:dateUtc="2025-09-22T20:13:00Z">
          <w:pPr>
            <w:pStyle w:val="Ttulo3"/>
            <w:jc w:val="both"/>
          </w:pPr>
        </w:pPrChange>
      </w:pPr>
      <w:ins w:id="4535" w:author="JAVIERA PAZ LEFORT IBANEZ" w:date="2025-09-19T23:27:00Z">
        <w:r w:rsidRPr="00B355AB">
          <w:rPr>
            <w:rStyle w:val="nfasissutil"/>
            <w:rFonts w:ascii="Arial" w:hAnsi="Arial" w:cs="Arial"/>
            <w:rPrChange w:id="4536" w:author="JAVIERA PAZ LEFORT IBANEZ" w:date="2025-09-19T23:57:00Z" w16du:dateUtc="2025-09-20T02:57:00Z">
              <w:rPr>
                <w:b/>
                <w:bCs/>
              </w:rPr>
            </w:rPrChange>
          </w:rPr>
          <w:t>Magnitudes integradas y control de cierre</w:t>
        </w:r>
      </w:ins>
    </w:p>
    <w:p w14:paraId="4C78DA50" w14:textId="5E5D713B" w:rsidR="009910F2" w:rsidRDefault="009910F2">
      <w:pPr>
        <w:spacing w:line="360" w:lineRule="auto"/>
        <w:ind w:left="708"/>
        <w:jc w:val="both"/>
        <w:rPr>
          <w:ins w:id="4537" w:author="JAVIERA PAZ LEFORT IBANEZ" w:date="2025-09-22T03:18:00Z" w16du:dateUtc="2025-09-22T06:18:00Z"/>
          <w:rFonts w:ascii="Arial" w:hAnsi="Arial" w:cs="Arial"/>
        </w:rPr>
        <w:pPrChange w:id="4538" w:author="JAVIERA PAZ LEFORT IBANEZ" w:date="2025-09-22T17:13:00Z" w16du:dateUtc="2025-09-22T20:13:00Z">
          <w:pPr>
            <w:jc w:val="both"/>
          </w:pPr>
        </w:pPrChange>
      </w:pPr>
      <w:ins w:id="4539" w:author="JAVIERA PAZ LEFORT IBANEZ" w:date="2025-09-19T23:27:00Z">
        <w:r w:rsidRPr="00B355AB">
          <w:rPr>
            <w:rFonts w:ascii="Arial" w:hAnsi="Arial" w:cs="Arial"/>
          </w:rPr>
          <w:t xml:space="preserve">El </w:t>
        </w:r>
        <w:r w:rsidRPr="00B355AB">
          <w:rPr>
            <w:rFonts w:ascii="Arial" w:hAnsi="Arial" w:cs="Arial"/>
            <w:rPrChange w:id="4540" w:author="JAVIERA PAZ LEFORT IBANEZ" w:date="2025-09-19T23:57:00Z" w16du:dateUtc="2025-09-20T02:57:00Z">
              <w:rPr>
                <w:b/>
                <w:bCs/>
              </w:rPr>
            </w:rPrChange>
          </w:rPr>
          <w:t>promedio axial</w:t>
        </w:r>
        <w:r w:rsidRPr="00B355AB">
          <w:rPr>
            <w:rFonts w:ascii="Arial" w:hAnsi="Arial" w:cs="Arial"/>
          </w:rPr>
          <w:t xml:space="preserve"> </w:t>
        </w:r>
      </w:ins>
      <m:oMath>
        <m:d>
          <m:dPr>
            <m:begChr m:val="〈"/>
            <m:endChr m:val="〉"/>
            <m:ctrlPr>
              <w:ins w:id="4541" w:author="JAVIERA PAZ LEFORT IBANEZ" w:date="2025-09-19T23:58:00Z" w16du:dateUtc="2025-09-20T02:58:00Z">
                <w:rPr>
                  <w:rFonts w:ascii="Cambria Math" w:hAnsi="Cambria Math" w:cs="Arial"/>
                  <w:i/>
                </w:rPr>
              </w:ins>
            </m:ctrlPr>
          </m:dPr>
          <m:e>
            <m:r>
              <w:ins w:id="4542" w:author="JAVIERA PAZ LEFORT IBANEZ" w:date="2025-09-19T23:58:00Z" w16du:dateUtc="2025-09-20T02:58:00Z">
                <w:rPr>
                  <w:rFonts w:ascii="Cambria Math" w:hAnsi="Cambria Math" w:cs="Arial"/>
                </w:rPr>
                <m:t>J</m:t>
              </w:ins>
            </m:r>
          </m:e>
        </m:d>
      </m:oMath>
      <w:ins w:id="4543" w:author="JAVIERA PAZ LEFORT IBANEZ" w:date="2025-09-19T23:27:00Z">
        <w:r w:rsidRPr="00B355AB">
          <w:rPr>
            <w:rFonts w:ascii="Arial" w:hAnsi="Arial" w:cs="Arial"/>
          </w:rPr>
          <w:t xml:space="preserve"> y la </w:t>
        </w:r>
        <w:r w:rsidRPr="00B355AB">
          <w:rPr>
            <w:rFonts w:ascii="Arial" w:hAnsi="Arial" w:cs="Arial"/>
            <w:rPrChange w:id="4544" w:author="JAVIERA PAZ LEFORT IBANEZ" w:date="2025-09-19T23:58:00Z" w16du:dateUtc="2025-09-20T02:58:00Z">
              <w:rPr>
                <w:b/>
                <w:bCs/>
              </w:rPr>
            </w:rPrChange>
          </w:rPr>
          <w:t>masa integrada</w:t>
        </w:r>
        <w:r w:rsidRPr="00B355AB">
          <w:rPr>
            <w:rFonts w:ascii="Arial" w:hAnsi="Arial" w:cs="Arial"/>
          </w:rPr>
          <w:t xml:space="preserve"> </w:t>
        </w:r>
      </w:ins>
      <m:oMath>
        <m:sSub>
          <m:sSubPr>
            <m:ctrlPr>
              <w:ins w:id="4545" w:author="JAVIERA PAZ LEFORT IBANEZ" w:date="2025-09-19T23:58:00Z" w16du:dateUtc="2025-09-20T02:58:00Z">
                <w:rPr>
                  <w:rFonts w:ascii="Cambria Math" w:hAnsi="Cambria Math" w:cs="Arial"/>
                  <w:i/>
                </w:rPr>
              </w:ins>
            </m:ctrlPr>
          </m:sSubPr>
          <m:e>
            <m:acc>
              <m:accPr>
                <m:chr m:val="̇"/>
                <m:ctrlPr>
                  <w:ins w:id="4546" w:author="JAVIERA PAZ LEFORT IBANEZ" w:date="2025-09-19T23:58:00Z" w16du:dateUtc="2025-09-20T02:58:00Z">
                    <w:rPr>
                      <w:rFonts w:ascii="Cambria Math" w:hAnsi="Cambria Math" w:cs="Arial"/>
                      <w:i/>
                    </w:rPr>
                  </w:ins>
                </m:ctrlPr>
              </m:accPr>
              <m:e>
                <m:r>
                  <w:ins w:id="4547" w:author="JAVIERA PAZ LEFORT IBANEZ" w:date="2025-09-19T23:58:00Z" w16du:dateUtc="2025-09-20T02:58:00Z">
                    <w:rPr>
                      <w:rFonts w:ascii="Cambria Math" w:hAnsi="Cambria Math" w:cs="Arial"/>
                    </w:rPr>
                    <m:t>m</m:t>
                  </w:ins>
                </m:r>
              </m:e>
            </m:acc>
          </m:e>
          <m:sub>
            <m:r>
              <w:ins w:id="4548" w:author="JAVIERA PAZ LEFORT IBANEZ" w:date="2025-09-19T23:58:00Z" w16du:dateUtc="2025-09-20T02:58:00Z">
                <w:rPr>
                  <w:rFonts w:ascii="Cambria Math" w:hAnsi="Cambria Math" w:cs="Arial"/>
                </w:rPr>
                <m:t>int</m:t>
              </w:ins>
            </m:r>
          </m:sub>
        </m:sSub>
      </m:oMath>
      <w:ins w:id="4549" w:author="JAVIERA PAZ LEFORT IBANEZ" w:date="2025-09-19T23:27:00Z">
        <w:r w:rsidRPr="00B355AB">
          <w:rPr>
            <w:rFonts w:ascii="Arial" w:hAnsi="Arial" w:cs="Arial"/>
          </w:rPr>
          <w:t xml:space="preserve"> se obtienen con:</w:t>
        </w:r>
      </w:ins>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550" w:author="JAVIERA PAZ LEFORT IBANEZ" w:date="2025-09-22T03:27:00Z" w16du:dateUtc="2025-09-22T06:27:00Z">
          <w:tblPr>
            <w:tblStyle w:val="Tablaconcuadrcula"/>
            <w:tblW w:w="0" w:type="auto"/>
            <w:tblLook w:val="04A0" w:firstRow="1" w:lastRow="0" w:firstColumn="1" w:lastColumn="0" w:noHBand="0" w:noVBand="1"/>
          </w:tblPr>
        </w:tblPrChange>
      </w:tblPr>
      <w:tblGrid>
        <w:gridCol w:w="8185"/>
        <w:gridCol w:w="643"/>
        <w:tblGridChange w:id="4551">
          <w:tblGrid>
            <w:gridCol w:w="20"/>
            <w:gridCol w:w="8165"/>
            <w:gridCol w:w="20"/>
            <w:gridCol w:w="623"/>
            <w:gridCol w:w="20"/>
          </w:tblGrid>
        </w:tblGridChange>
      </w:tblGrid>
      <w:tr w:rsidR="002B7B3B" w14:paraId="140966BB" w14:textId="77777777" w:rsidTr="00D26ADE">
        <w:trPr>
          <w:ins w:id="4552" w:author="JAVIERA PAZ LEFORT IBANEZ" w:date="2025-09-22T03:18:00Z"/>
          <w:trPrChange w:id="4553" w:author="JAVIERA PAZ LEFORT IBANEZ" w:date="2025-09-22T03:27:00Z" w16du:dateUtc="2025-09-22T06:27:00Z">
            <w:trPr>
              <w:gridBefore w:val="1"/>
            </w:trPr>
          </w:trPrChange>
        </w:trPr>
        <w:tc>
          <w:tcPr>
            <w:tcW w:w="8185" w:type="dxa"/>
            <w:tcPrChange w:id="4554" w:author="JAVIERA PAZ LEFORT IBANEZ" w:date="2025-09-22T03:27:00Z" w16du:dateUtc="2025-09-22T06:27:00Z">
              <w:tcPr>
                <w:tcW w:w="8185" w:type="dxa"/>
                <w:gridSpan w:val="2"/>
              </w:tcPr>
            </w:tcPrChange>
          </w:tcPr>
          <w:p w14:paraId="330F2EA2" w14:textId="2CBD1E46" w:rsidR="002B7B3B" w:rsidRPr="00760A38" w:rsidRDefault="00000000">
            <w:pPr>
              <w:spacing w:line="360" w:lineRule="auto"/>
              <w:rPr>
                <w:ins w:id="4555" w:author="JAVIERA PAZ LEFORT IBANEZ" w:date="2025-09-22T03:18:00Z" w16du:dateUtc="2025-09-22T06:18:00Z"/>
                <w:rFonts w:ascii="Arial" w:hAnsi="Arial" w:cs="Arial"/>
              </w:rPr>
              <w:pPrChange w:id="4556" w:author="JAVIERA PAZ LEFORT IBANEZ" w:date="2025-09-22T17:13:00Z" w16du:dateUtc="2025-09-22T20:13:00Z">
                <w:pPr/>
              </w:pPrChange>
            </w:pPr>
            <m:oMathPara>
              <m:oMath>
                <m:d>
                  <m:dPr>
                    <m:begChr m:val="〈"/>
                    <m:endChr m:val="〉"/>
                    <m:ctrlPr>
                      <w:ins w:id="4557" w:author="JAVIERA PAZ LEFORT IBANEZ" w:date="2025-09-22T03:22:00Z" w16du:dateUtc="2025-09-22T06:22:00Z">
                        <w:rPr>
                          <w:rFonts w:ascii="Cambria Math" w:hAnsi="Cambria Math" w:cs="Arial"/>
                          <w:i/>
                        </w:rPr>
                      </w:ins>
                    </m:ctrlPr>
                  </m:dPr>
                  <m:e>
                    <m:r>
                      <w:ins w:id="4558" w:author="JAVIERA PAZ LEFORT IBANEZ" w:date="2025-09-22T03:22:00Z" w16du:dateUtc="2025-09-22T06:22:00Z">
                        <w:rPr>
                          <w:rFonts w:ascii="Cambria Math" w:hAnsi="Cambria Math" w:cs="Arial"/>
                        </w:rPr>
                        <m:t>J</m:t>
                      </w:ins>
                    </m:r>
                  </m:e>
                </m:d>
                <m:r>
                  <w:ins w:id="4559" w:author="JAVIERA PAZ LEFORT IBANEZ" w:date="2025-09-22T03:22:00Z" w16du:dateUtc="2025-09-22T06:22:00Z">
                    <w:rPr>
                      <w:rFonts w:ascii="Cambria Math" w:hAnsi="Cambria Math" w:cs="Arial"/>
                    </w:rPr>
                    <m:t>=</m:t>
                  </w:ins>
                </m:r>
                <m:f>
                  <m:fPr>
                    <m:ctrlPr>
                      <w:ins w:id="4560" w:author="JAVIERA PAZ LEFORT IBANEZ" w:date="2025-09-22T03:22:00Z" w16du:dateUtc="2025-09-22T06:22:00Z">
                        <w:rPr>
                          <w:rFonts w:ascii="Cambria Math" w:hAnsi="Cambria Math" w:cs="Arial"/>
                          <w:i/>
                        </w:rPr>
                      </w:ins>
                    </m:ctrlPr>
                  </m:fPr>
                  <m:num>
                    <m:r>
                      <w:ins w:id="4561" w:author="JAVIERA PAZ LEFORT IBANEZ" w:date="2025-09-22T03:22:00Z" w16du:dateUtc="2025-09-22T06:22:00Z">
                        <w:rPr>
                          <w:rFonts w:ascii="Cambria Math" w:hAnsi="Cambria Math" w:cs="Arial"/>
                        </w:rPr>
                        <m:t>1</m:t>
                      </w:ins>
                    </m:r>
                  </m:num>
                  <m:den>
                    <m:r>
                      <w:ins w:id="4562" w:author="JAVIERA PAZ LEFORT IBANEZ" w:date="2025-09-22T03:22:00Z" w16du:dateUtc="2025-09-22T06:22:00Z">
                        <w:rPr>
                          <w:rFonts w:ascii="Cambria Math" w:hAnsi="Cambria Math" w:cs="Arial"/>
                        </w:rPr>
                        <m:t>L</m:t>
                      </w:ins>
                    </m:r>
                  </m:den>
                </m:f>
                <m:nary>
                  <m:naryPr>
                    <m:limLoc m:val="subSup"/>
                    <m:ctrlPr>
                      <w:ins w:id="4563" w:author="JAVIERA PAZ LEFORT IBANEZ" w:date="2025-09-22T03:22:00Z" w16du:dateUtc="2025-09-22T06:22:00Z">
                        <w:rPr>
                          <w:rFonts w:ascii="Cambria Math" w:hAnsi="Cambria Math" w:cs="Arial"/>
                          <w:i/>
                        </w:rPr>
                      </w:ins>
                    </m:ctrlPr>
                  </m:naryPr>
                  <m:sub>
                    <m:r>
                      <w:ins w:id="4564" w:author="JAVIERA PAZ LEFORT IBANEZ" w:date="2025-09-22T03:22:00Z" w16du:dateUtc="2025-09-22T06:22:00Z">
                        <w:rPr>
                          <w:rFonts w:ascii="Cambria Math" w:hAnsi="Cambria Math" w:cs="Arial"/>
                        </w:rPr>
                        <m:t>0</m:t>
                      </w:ins>
                    </m:r>
                  </m:sub>
                  <m:sup>
                    <m:r>
                      <w:ins w:id="4565" w:author="JAVIERA PAZ LEFORT IBANEZ" w:date="2025-09-22T03:22:00Z" w16du:dateUtc="2025-09-22T06:22:00Z">
                        <w:rPr>
                          <w:rFonts w:ascii="Cambria Math" w:hAnsi="Cambria Math" w:cs="Arial"/>
                        </w:rPr>
                        <m:t>L</m:t>
                      </w:ins>
                    </m:r>
                  </m:sup>
                  <m:e>
                    <m:r>
                      <w:ins w:id="4566" w:author="JAVIERA PAZ LEFORT IBANEZ" w:date="2025-09-22T03:22:00Z" w16du:dateUtc="2025-09-22T06:22:00Z">
                        <w:rPr>
                          <w:rFonts w:ascii="Cambria Math" w:hAnsi="Cambria Math" w:cs="Arial"/>
                        </w:rPr>
                        <m:t>J</m:t>
                      </w:ins>
                    </m:r>
                    <m:d>
                      <m:dPr>
                        <m:ctrlPr>
                          <w:ins w:id="4567" w:author="JAVIERA PAZ LEFORT IBANEZ" w:date="2025-09-22T03:22:00Z" w16du:dateUtc="2025-09-22T06:22:00Z">
                            <w:rPr>
                              <w:rFonts w:ascii="Cambria Math" w:hAnsi="Cambria Math" w:cs="Arial"/>
                              <w:i/>
                            </w:rPr>
                          </w:ins>
                        </m:ctrlPr>
                      </m:dPr>
                      <m:e>
                        <m:r>
                          <w:ins w:id="4568" w:author="JAVIERA PAZ LEFORT IBANEZ" w:date="2025-09-22T03:22:00Z" w16du:dateUtc="2025-09-22T06:22:00Z">
                            <w:rPr>
                              <w:rFonts w:ascii="Cambria Math" w:hAnsi="Cambria Math" w:cs="Arial"/>
                            </w:rPr>
                            <m:t>z</m:t>
                          </w:ins>
                        </m:r>
                      </m:e>
                    </m:d>
                    <m:r>
                      <w:ins w:id="4569" w:author="JAVIERA PAZ LEFORT IBANEZ" w:date="2025-09-22T03:22:00Z" w16du:dateUtc="2025-09-22T06:22:00Z">
                        <w:rPr>
                          <w:rFonts w:ascii="Cambria Math" w:hAnsi="Cambria Math" w:cs="Arial"/>
                        </w:rPr>
                        <m:t>dz</m:t>
                      </w:ins>
                    </m:r>
                  </m:e>
                </m:nary>
              </m:oMath>
            </m:oMathPara>
          </w:p>
        </w:tc>
        <w:tc>
          <w:tcPr>
            <w:tcW w:w="643" w:type="dxa"/>
            <w:tcPrChange w:id="4570" w:author="JAVIERA PAZ LEFORT IBANEZ" w:date="2025-09-22T03:27:00Z" w16du:dateUtc="2025-09-22T06:27:00Z">
              <w:tcPr>
                <w:tcW w:w="643" w:type="dxa"/>
                <w:gridSpan w:val="2"/>
              </w:tcPr>
            </w:tcPrChange>
          </w:tcPr>
          <w:p w14:paraId="687CBA71" w14:textId="1E388733" w:rsidR="002B7B3B" w:rsidRDefault="002B7B3B">
            <w:pPr>
              <w:spacing w:line="360" w:lineRule="auto"/>
              <w:jc w:val="right"/>
              <w:rPr>
                <w:ins w:id="4571" w:author="JAVIERA PAZ LEFORT IBANEZ" w:date="2025-09-22T03:18:00Z" w16du:dateUtc="2025-09-22T06:18:00Z"/>
                <w:rFonts w:ascii="Arial" w:eastAsiaTheme="minorEastAsia" w:hAnsi="Arial" w:cs="Arial"/>
              </w:rPr>
              <w:pPrChange w:id="4572" w:author="JAVIERA PAZ LEFORT IBANEZ" w:date="2025-09-22T17:13:00Z" w16du:dateUtc="2025-09-22T20:13:00Z">
                <w:pPr>
                  <w:jc w:val="right"/>
                </w:pPr>
              </w:pPrChange>
            </w:pPr>
            <w:ins w:id="4573" w:author="JAVIERA PAZ LEFORT IBANEZ" w:date="2025-09-22T03:18:00Z" w16du:dateUtc="2025-09-22T06:18:00Z">
              <w:r>
                <w:rPr>
                  <w:rFonts w:ascii="Arial" w:eastAsiaTheme="minorEastAsia" w:hAnsi="Arial" w:cs="Arial"/>
                </w:rPr>
                <w:t>(</w:t>
              </w:r>
            </w:ins>
            <w:ins w:id="4574" w:author="JAVIERA PAZ LEFORT IBANEZ" w:date="2025-09-22T03:22:00Z" w16du:dateUtc="2025-09-22T06:22:00Z">
              <w:r w:rsidR="009A73B6">
                <w:rPr>
                  <w:rFonts w:ascii="Arial" w:eastAsiaTheme="minorEastAsia" w:hAnsi="Arial" w:cs="Arial"/>
                </w:rPr>
                <w:t>3</w:t>
              </w:r>
            </w:ins>
            <w:ins w:id="4575" w:author="JAVIERA PAZ LEFORT IBANEZ" w:date="2025-09-22T03:26:00Z" w16du:dateUtc="2025-09-22T06:26:00Z">
              <w:r w:rsidR="00A35DAC">
                <w:rPr>
                  <w:rFonts w:ascii="Arial" w:eastAsiaTheme="minorEastAsia" w:hAnsi="Arial" w:cs="Arial"/>
                </w:rPr>
                <w:t>2</w:t>
              </w:r>
            </w:ins>
            <w:ins w:id="4576" w:author="JAVIERA PAZ LEFORT IBANEZ" w:date="2025-09-22T03:18:00Z" w16du:dateUtc="2025-09-22T06:18:00Z">
              <w:r>
                <w:rPr>
                  <w:rFonts w:ascii="Arial" w:eastAsiaTheme="minorEastAsia" w:hAnsi="Arial" w:cs="Arial"/>
                </w:rPr>
                <w:t>)</w:t>
              </w:r>
            </w:ins>
          </w:p>
        </w:tc>
      </w:tr>
      <w:tr w:rsidR="00B12A43" w14:paraId="432AF7C8" w14:textId="77777777" w:rsidTr="00D26ADE">
        <w:trPr>
          <w:trHeight w:val="733"/>
          <w:ins w:id="4577" w:author="JAVIERA PAZ LEFORT IBANEZ" w:date="2025-09-22T03:18:00Z"/>
          <w:trPrChange w:id="4578" w:author="JAVIERA PAZ LEFORT IBANEZ" w:date="2025-09-22T03:27:00Z" w16du:dateUtc="2025-09-22T06:27:00Z">
            <w:trPr>
              <w:gridBefore w:val="1"/>
            </w:trPr>
          </w:trPrChange>
        </w:trPr>
        <w:tc>
          <w:tcPr>
            <w:tcW w:w="8185" w:type="dxa"/>
            <w:tcPrChange w:id="4579" w:author="JAVIERA PAZ LEFORT IBANEZ" w:date="2025-09-22T03:27:00Z" w16du:dateUtc="2025-09-22T06:27:00Z">
              <w:tcPr>
                <w:tcW w:w="8185" w:type="dxa"/>
                <w:gridSpan w:val="2"/>
              </w:tcPr>
            </w:tcPrChange>
          </w:tcPr>
          <w:p w14:paraId="0B769790" w14:textId="6F9D8BAA" w:rsidR="00B12A43" w:rsidRPr="00760A38" w:rsidRDefault="00000000">
            <w:pPr>
              <w:spacing w:line="360" w:lineRule="auto"/>
              <w:rPr>
                <w:ins w:id="4580" w:author="JAVIERA PAZ LEFORT IBANEZ" w:date="2025-09-22T03:18:00Z" w16du:dateUtc="2025-09-22T06:18:00Z"/>
                <w:rFonts w:ascii="Arial" w:hAnsi="Arial" w:cs="Arial"/>
              </w:rPr>
              <w:pPrChange w:id="4581" w:author="JAVIERA PAZ LEFORT IBANEZ" w:date="2025-09-22T17:13:00Z" w16du:dateUtc="2025-09-22T20:13:00Z">
                <w:pPr/>
              </w:pPrChange>
            </w:pPr>
            <m:oMathPara>
              <m:oMath>
                <m:sSub>
                  <m:sSubPr>
                    <m:ctrlPr>
                      <w:ins w:id="4582" w:author="JAVIERA PAZ LEFORT IBANEZ" w:date="2025-09-22T03:22:00Z" w16du:dateUtc="2025-09-22T06:22:00Z">
                        <w:rPr>
                          <w:rFonts w:ascii="Cambria Math" w:hAnsi="Cambria Math" w:cs="Arial"/>
                          <w:i/>
                        </w:rPr>
                      </w:ins>
                    </m:ctrlPr>
                  </m:sSubPr>
                  <m:e>
                    <m:acc>
                      <m:accPr>
                        <m:chr m:val="̇"/>
                        <m:ctrlPr>
                          <w:ins w:id="4583" w:author="JAVIERA PAZ LEFORT IBANEZ" w:date="2025-09-22T03:22:00Z" w16du:dateUtc="2025-09-22T06:22:00Z">
                            <w:rPr>
                              <w:rFonts w:ascii="Cambria Math" w:hAnsi="Cambria Math" w:cs="Arial"/>
                              <w:i/>
                            </w:rPr>
                          </w:ins>
                        </m:ctrlPr>
                      </m:accPr>
                      <m:e>
                        <m:r>
                          <w:ins w:id="4584" w:author="JAVIERA PAZ LEFORT IBANEZ" w:date="2025-09-22T03:22:00Z" w16du:dateUtc="2025-09-22T06:22:00Z">
                            <w:rPr>
                              <w:rFonts w:ascii="Cambria Math" w:hAnsi="Cambria Math" w:cs="Arial"/>
                            </w:rPr>
                            <m:t>m</m:t>
                          </w:ins>
                        </m:r>
                      </m:e>
                    </m:acc>
                  </m:e>
                  <m:sub>
                    <m:r>
                      <w:ins w:id="4585" w:author="JAVIERA PAZ LEFORT IBANEZ" w:date="2025-09-22T03:22:00Z" w16du:dateUtc="2025-09-22T06:22:00Z">
                        <w:rPr>
                          <w:rFonts w:ascii="Cambria Math" w:hAnsi="Cambria Math" w:cs="Arial"/>
                        </w:rPr>
                        <m:t>int</m:t>
                      </w:ins>
                    </m:r>
                  </m:sub>
                </m:sSub>
                <m:r>
                  <w:ins w:id="4586" w:author="JAVIERA PAZ LEFORT IBANEZ" w:date="2025-09-22T03:22:00Z" w16du:dateUtc="2025-09-22T06:22:00Z">
                    <w:rPr>
                      <w:rFonts w:ascii="Cambria Math" w:hAnsi="Cambria Math" w:cs="Arial"/>
                    </w:rPr>
                    <m:t>=</m:t>
                  </w:ins>
                </m:r>
                <m:sSub>
                  <m:sSubPr>
                    <m:ctrlPr>
                      <w:ins w:id="4587" w:author="JAVIERA PAZ LEFORT IBANEZ" w:date="2025-09-22T03:22:00Z" w16du:dateUtc="2025-09-22T06:22:00Z">
                        <w:rPr>
                          <w:rFonts w:ascii="Cambria Math" w:hAnsi="Cambria Math" w:cs="Arial"/>
                          <w:i/>
                        </w:rPr>
                      </w:ins>
                    </m:ctrlPr>
                  </m:sSubPr>
                  <m:e>
                    <m:r>
                      <w:ins w:id="4588" w:author="JAVIERA PAZ LEFORT IBANEZ" w:date="2025-09-22T03:22:00Z" w16du:dateUtc="2025-09-22T06:22:00Z">
                        <w:rPr>
                          <w:rFonts w:ascii="Cambria Math" w:hAnsi="Cambria Math" w:cs="Arial"/>
                        </w:rPr>
                        <m:t>MW</m:t>
                      </w:ins>
                    </m:r>
                  </m:e>
                  <m:sub>
                    <m:sSub>
                      <m:sSubPr>
                        <m:ctrlPr>
                          <w:ins w:id="4589" w:author="JAVIERA PAZ LEFORT IBANEZ" w:date="2025-09-22T03:22:00Z" w16du:dateUtc="2025-09-22T06:22:00Z">
                            <w:rPr>
                              <w:rFonts w:ascii="Cambria Math" w:hAnsi="Cambria Math" w:cs="Arial"/>
                              <w:i/>
                            </w:rPr>
                          </w:ins>
                        </m:ctrlPr>
                      </m:sSubPr>
                      <m:e>
                        <m:r>
                          <w:ins w:id="4590" w:author="JAVIERA PAZ LEFORT IBANEZ" w:date="2025-09-22T03:22:00Z" w16du:dateUtc="2025-09-22T06:22:00Z">
                            <w:rPr>
                              <w:rFonts w:ascii="Cambria Math" w:hAnsi="Cambria Math" w:cs="Arial"/>
                            </w:rPr>
                            <m:t>H</m:t>
                          </w:ins>
                        </m:r>
                      </m:e>
                      <m:sub>
                        <m:r>
                          <w:ins w:id="4591" w:author="JAVIERA PAZ LEFORT IBANEZ" w:date="2025-09-22T03:22:00Z" w16du:dateUtc="2025-09-22T06:22:00Z">
                            <w:rPr>
                              <w:rFonts w:ascii="Cambria Math" w:hAnsi="Cambria Math" w:cs="Arial"/>
                            </w:rPr>
                            <m:t>2</m:t>
                          </w:ins>
                        </m:r>
                      </m:sub>
                    </m:sSub>
                    <m:r>
                      <w:ins w:id="4592" w:author="JAVIERA PAZ LEFORT IBANEZ" w:date="2025-09-22T03:22:00Z" w16du:dateUtc="2025-09-22T06:22:00Z">
                        <w:rPr>
                          <w:rFonts w:ascii="Cambria Math" w:hAnsi="Cambria Math" w:cs="Arial"/>
                        </w:rPr>
                        <m:t>O</m:t>
                      </w:ins>
                    </m:r>
                  </m:sub>
                </m:sSub>
                <m:f>
                  <m:fPr>
                    <m:ctrlPr>
                      <w:ins w:id="4593" w:author="JAVIERA PAZ LEFORT IBANEZ" w:date="2025-09-22T03:22:00Z" w16du:dateUtc="2025-09-22T06:22:00Z">
                        <w:rPr>
                          <w:rFonts w:ascii="Cambria Math" w:hAnsi="Cambria Math" w:cs="Arial"/>
                          <w:i/>
                        </w:rPr>
                      </w:ins>
                    </m:ctrlPr>
                  </m:fPr>
                  <m:num>
                    <m:r>
                      <w:ins w:id="4594" w:author="JAVIERA PAZ LEFORT IBANEZ" w:date="2025-09-22T03:22:00Z" w16du:dateUtc="2025-09-22T06:22:00Z">
                        <w:rPr>
                          <w:rFonts w:ascii="Cambria Math" w:hAnsi="Cambria Math" w:cs="Arial"/>
                        </w:rPr>
                        <m:t>A</m:t>
                      </w:ins>
                    </m:r>
                  </m:num>
                  <m:den>
                    <m:r>
                      <w:ins w:id="4595" w:author="JAVIERA PAZ LEFORT IBANEZ" w:date="2025-09-22T03:22:00Z" w16du:dateUtc="2025-09-22T06:22:00Z">
                        <w:rPr>
                          <w:rFonts w:ascii="Cambria Math" w:hAnsi="Cambria Math" w:cs="Arial"/>
                        </w:rPr>
                        <m:t>L</m:t>
                      </w:ins>
                    </m:r>
                  </m:den>
                </m:f>
                <m:nary>
                  <m:naryPr>
                    <m:limLoc m:val="subSup"/>
                    <m:ctrlPr>
                      <w:ins w:id="4596" w:author="JAVIERA PAZ LEFORT IBANEZ" w:date="2025-09-22T03:22:00Z" w16du:dateUtc="2025-09-22T06:22:00Z">
                        <w:rPr>
                          <w:rFonts w:ascii="Cambria Math" w:hAnsi="Cambria Math" w:cs="Arial"/>
                          <w:i/>
                        </w:rPr>
                      </w:ins>
                    </m:ctrlPr>
                  </m:naryPr>
                  <m:sub>
                    <m:r>
                      <w:ins w:id="4597" w:author="JAVIERA PAZ LEFORT IBANEZ" w:date="2025-09-22T03:22:00Z" w16du:dateUtc="2025-09-22T06:22:00Z">
                        <w:rPr>
                          <w:rFonts w:ascii="Cambria Math" w:hAnsi="Cambria Math" w:cs="Arial"/>
                        </w:rPr>
                        <m:t>0</m:t>
                      </w:ins>
                    </m:r>
                  </m:sub>
                  <m:sup>
                    <m:r>
                      <w:ins w:id="4598" w:author="JAVIERA PAZ LEFORT IBANEZ" w:date="2025-09-22T03:22:00Z" w16du:dateUtc="2025-09-22T06:22:00Z">
                        <w:rPr>
                          <w:rFonts w:ascii="Cambria Math" w:hAnsi="Cambria Math" w:cs="Arial"/>
                        </w:rPr>
                        <m:t>L</m:t>
                      </w:ins>
                    </m:r>
                  </m:sup>
                  <m:e>
                    <m:r>
                      <w:ins w:id="4599" w:author="JAVIERA PAZ LEFORT IBANEZ" w:date="2025-09-22T03:22:00Z" w16du:dateUtc="2025-09-22T06:22:00Z">
                        <w:rPr>
                          <w:rFonts w:ascii="Cambria Math" w:hAnsi="Cambria Math" w:cs="Arial"/>
                        </w:rPr>
                        <m:t>J</m:t>
                      </w:ins>
                    </m:r>
                    <m:d>
                      <m:dPr>
                        <m:ctrlPr>
                          <w:ins w:id="4600" w:author="JAVIERA PAZ LEFORT IBANEZ" w:date="2025-09-22T03:22:00Z" w16du:dateUtc="2025-09-22T06:22:00Z">
                            <w:rPr>
                              <w:rFonts w:ascii="Cambria Math" w:hAnsi="Cambria Math" w:cs="Arial"/>
                              <w:i/>
                            </w:rPr>
                          </w:ins>
                        </m:ctrlPr>
                      </m:dPr>
                      <m:e>
                        <m:r>
                          <w:ins w:id="4601" w:author="JAVIERA PAZ LEFORT IBANEZ" w:date="2025-09-22T03:22:00Z" w16du:dateUtc="2025-09-22T06:22:00Z">
                            <w:rPr>
                              <w:rFonts w:ascii="Cambria Math" w:hAnsi="Cambria Math" w:cs="Arial"/>
                            </w:rPr>
                            <m:t>z</m:t>
                          </w:ins>
                        </m:r>
                      </m:e>
                    </m:d>
                    <m:r>
                      <w:ins w:id="4602" w:author="JAVIERA PAZ LEFORT IBANEZ" w:date="2025-09-22T03:22:00Z" w16du:dateUtc="2025-09-22T06:22:00Z">
                        <w:rPr>
                          <w:rFonts w:ascii="Cambria Math" w:hAnsi="Cambria Math" w:cs="Arial"/>
                        </w:rPr>
                        <m:t>dz</m:t>
                      </w:ins>
                    </m:r>
                  </m:e>
                </m:nary>
              </m:oMath>
            </m:oMathPara>
          </w:p>
        </w:tc>
        <w:tc>
          <w:tcPr>
            <w:tcW w:w="643" w:type="dxa"/>
            <w:tcPrChange w:id="4603" w:author="JAVIERA PAZ LEFORT IBANEZ" w:date="2025-09-22T03:27:00Z" w16du:dateUtc="2025-09-22T06:27:00Z">
              <w:tcPr>
                <w:tcW w:w="643" w:type="dxa"/>
                <w:gridSpan w:val="2"/>
              </w:tcPr>
            </w:tcPrChange>
          </w:tcPr>
          <w:p w14:paraId="5FA11EE4" w14:textId="258AB5D2" w:rsidR="00B12A43" w:rsidRDefault="00B12A43">
            <w:pPr>
              <w:spacing w:line="360" w:lineRule="auto"/>
              <w:jc w:val="right"/>
              <w:rPr>
                <w:ins w:id="4604" w:author="JAVIERA PAZ LEFORT IBANEZ" w:date="2025-09-22T03:18:00Z" w16du:dateUtc="2025-09-22T06:18:00Z"/>
                <w:rFonts w:ascii="Arial" w:eastAsiaTheme="minorEastAsia" w:hAnsi="Arial" w:cs="Arial"/>
              </w:rPr>
              <w:pPrChange w:id="4605" w:author="JAVIERA PAZ LEFORT IBANEZ" w:date="2025-09-22T17:13:00Z" w16du:dateUtc="2025-09-22T20:13:00Z">
                <w:pPr>
                  <w:jc w:val="right"/>
                </w:pPr>
              </w:pPrChange>
            </w:pPr>
            <w:ins w:id="4606" w:author="JAVIERA PAZ LEFORT IBANEZ" w:date="2025-09-22T03:18:00Z" w16du:dateUtc="2025-09-22T06:18:00Z">
              <w:r>
                <w:rPr>
                  <w:rFonts w:ascii="Arial" w:eastAsiaTheme="minorEastAsia" w:hAnsi="Arial" w:cs="Arial"/>
                </w:rPr>
                <w:t>(</w:t>
              </w:r>
            </w:ins>
            <w:ins w:id="4607" w:author="JAVIERA PAZ LEFORT IBANEZ" w:date="2025-09-22T03:22:00Z" w16du:dateUtc="2025-09-22T06:22:00Z">
              <w:r w:rsidR="009A73B6">
                <w:rPr>
                  <w:rFonts w:ascii="Arial" w:eastAsiaTheme="minorEastAsia" w:hAnsi="Arial" w:cs="Arial"/>
                </w:rPr>
                <w:t>3</w:t>
              </w:r>
            </w:ins>
            <w:ins w:id="4608" w:author="JAVIERA PAZ LEFORT IBANEZ" w:date="2025-09-22T03:26:00Z" w16du:dateUtc="2025-09-22T06:26:00Z">
              <w:r w:rsidR="00A35DAC">
                <w:rPr>
                  <w:rFonts w:ascii="Arial" w:eastAsiaTheme="minorEastAsia" w:hAnsi="Arial" w:cs="Arial"/>
                </w:rPr>
                <w:t>3</w:t>
              </w:r>
            </w:ins>
            <w:ins w:id="4609" w:author="JAVIERA PAZ LEFORT IBANEZ" w:date="2025-09-22T03:18:00Z" w16du:dateUtc="2025-09-22T06:18:00Z">
              <w:r>
                <w:rPr>
                  <w:rFonts w:ascii="Arial" w:eastAsiaTheme="minorEastAsia" w:hAnsi="Arial" w:cs="Arial"/>
                </w:rPr>
                <w:t>)</w:t>
              </w:r>
            </w:ins>
          </w:p>
        </w:tc>
      </w:tr>
    </w:tbl>
    <w:p w14:paraId="0D8EEEEE" w14:textId="1412046B" w:rsidR="009910F2" w:rsidRDefault="009910F2">
      <w:pPr>
        <w:spacing w:line="360" w:lineRule="auto"/>
        <w:ind w:left="708"/>
        <w:jc w:val="both"/>
        <w:rPr>
          <w:ins w:id="4610" w:author="JAVIERA PAZ LEFORT IBANEZ" w:date="2025-09-22T03:18:00Z" w16du:dateUtc="2025-09-22T06:18:00Z"/>
          <w:rFonts w:ascii="Arial" w:hAnsi="Arial" w:cs="Arial"/>
        </w:rPr>
        <w:pPrChange w:id="4611" w:author="JAVIERA PAZ LEFORT IBANEZ" w:date="2025-09-22T17:13:00Z" w16du:dateUtc="2025-09-22T20:13:00Z">
          <w:pPr>
            <w:jc w:val="both"/>
          </w:pPr>
        </w:pPrChange>
      </w:pPr>
      <w:ins w:id="4612" w:author="JAVIERA PAZ LEFORT IBANEZ" w:date="2025-09-19T23:27:00Z">
        <w:r w:rsidRPr="00B355AB">
          <w:rPr>
            <w:rFonts w:ascii="Arial" w:hAnsi="Arial" w:cs="Arial"/>
          </w:rPr>
          <w:t xml:space="preserve">El </w:t>
        </w:r>
        <w:r w:rsidRPr="00B355AB">
          <w:rPr>
            <w:rFonts w:ascii="Arial" w:hAnsi="Arial" w:cs="Arial"/>
            <w:rPrChange w:id="4613" w:author="JAVIERA PAZ LEFORT IBANEZ" w:date="2025-09-20T00:01:00Z" w16du:dateUtc="2025-09-20T03:01:00Z">
              <w:rPr>
                <w:b/>
                <w:bCs/>
              </w:rPr>
            </w:rPrChange>
          </w:rPr>
          <w:t>cierre de masa</w:t>
        </w:r>
        <w:r w:rsidRPr="00B355AB">
          <w:rPr>
            <w:rFonts w:ascii="Arial" w:hAnsi="Arial" w:cs="Arial"/>
          </w:rPr>
          <w:t xml:space="preserve"> se verifica comparando</w:t>
        </w:r>
      </w:ins>
      <w:ins w:id="4614" w:author="JAVIERA PAZ LEFORT IBANEZ" w:date="2025-09-20T00:01:00Z" w16du:dateUtc="2025-09-20T03:01:00Z">
        <w:r w:rsidR="00381C2D" w:rsidRPr="00B355AB">
          <w:rPr>
            <w:rFonts w:ascii="Arial" w:hAnsi="Arial" w:cs="Arial"/>
          </w:rPr>
          <w:t xml:space="preserve"> </w:t>
        </w:r>
      </w:ins>
      <m:oMath>
        <m:sSub>
          <m:sSubPr>
            <m:ctrlPr>
              <w:ins w:id="4615" w:author="JAVIERA PAZ LEFORT IBANEZ" w:date="2025-09-20T00:01:00Z" w16du:dateUtc="2025-09-20T03:01:00Z">
                <w:rPr>
                  <w:rFonts w:ascii="Cambria Math" w:hAnsi="Cambria Math" w:cs="Arial"/>
                  <w:i/>
                </w:rPr>
              </w:ins>
            </m:ctrlPr>
          </m:sSubPr>
          <m:e>
            <m:acc>
              <m:accPr>
                <m:chr m:val="̇"/>
                <m:ctrlPr>
                  <w:ins w:id="4616" w:author="JAVIERA PAZ LEFORT IBANEZ" w:date="2025-09-20T00:01:00Z" w16du:dateUtc="2025-09-20T03:01:00Z">
                    <w:rPr>
                      <w:rFonts w:ascii="Cambria Math" w:hAnsi="Cambria Math" w:cs="Arial"/>
                      <w:i/>
                    </w:rPr>
                  </w:ins>
                </m:ctrlPr>
              </m:accPr>
              <m:e>
                <m:r>
                  <w:ins w:id="4617" w:author="JAVIERA PAZ LEFORT IBANEZ" w:date="2025-09-20T00:01:00Z" w16du:dateUtc="2025-09-20T03:01:00Z">
                    <w:rPr>
                      <w:rFonts w:ascii="Cambria Math" w:hAnsi="Cambria Math" w:cs="Arial"/>
                    </w:rPr>
                    <m:t>m</m:t>
                  </w:ins>
                </m:r>
              </m:e>
            </m:acc>
          </m:e>
          <m:sub>
            <m:r>
              <w:ins w:id="4618" w:author="JAVIERA PAZ LEFORT IBANEZ" w:date="2025-09-20T00:01:00Z" w16du:dateUtc="2025-09-20T03:01:00Z">
                <w:rPr>
                  <w:rFonts w:ascii="Cambria Math" w:hAnsi="Cambria Math" w:cs="Arial"/>
                </w:rPr>
                <m:t>int</m:t>
              </w:ins>
            </m:r>
          </m:sub>
        </m:sSub>
      </m:oMath>
      <w:ins w:id="4619" w:author="JAVIERA PAZ LEFORT IBANEZ" w:date="2025-09-19T23:27:00Z">
        <w:r w:rsidRPr="00B355AB">
          <w:rPr>
            <w:rFonts w:ascii="Arial" w:hAnsi="Arial" w:cs="Arial"/>
          </w:rPr>
          <w:t>​ con la diferencia de flujo másico entre entrada y salida de cada lado</w:t>
        </w:r>
      </w:ins>
      <w:ins w:id="4620" w:author="JAVIERA PAZ LEFORT IBANEZ" w:date="2025-09-20T00:14:00Z" w16du:dateUtc="2025-09-20T03:14:00Z">
        <w:r w:rsidR="0050343D" w:rsidRPr="00B355AB">
          <w:rPr>
            <w:rFonts w:ascii="Arial" w:hAnsi="Arial" w:cs="Arial"/>
          </w:rPr>
          <w:t>. E</w:t>
        </w:r>
      </w:ins>
      <w:ins w:id="4621" w:author="JAVIERA PAZ LEFORT IBANEZ" w:date="2025-09-19T23:27:00Z">
        <w:r w:rsidRPr="00B355AB">
          <w:rPr>
            <w:rFonts w:ascii="Arial" w:hAnsi="Arial" w:cs="Arial"/>
          </w:rPr>
          <w:t>n la fibra:</w:t>
        </w:r>
      </w:ins>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622" w:author="JAVIERA PAZ LEFORT IBANEZ" w:date="2025-09-22T03:27:00Z" w16du:dateUtc="2025-09-22T06:27:00Z">
          <w:tblPr>
            <w:tblStyle w:val="Tablaconcuadrcula"/>
            <w:tblW w:w="0" w:type="auto"/>
            <w:tblLook w:val="04A0" w:firstRow="1" w:lastRow="0" w:firstColumn="1" w:lastColumn="0" w:noHBand="0" w:noVBand="1"/>
          </w:tblPr>
        </w:tblPrChange>
      </w:tblPr>
      <w:tblGrid>
        <w:gridCol w:w="8185"/>
        <w:gridCol w:w="643"/>
        <w:tblGridChange w:id="4623">
          <w:tblGrid>
            <w:gridCol w:w="20"/>
            <w:gridCol w:w="8165"/>
            <w:gridCol w:w="20"/>
            <w:gridCol w:w="623"/>
            <w:gridCol w:w="20"/>
          </w:tblGrid>
        </w:tblGridChange>
      </w:tblGrid>
      <w:tr w:rsidR="00B12A43" w14:paraId="2BC06613" w14:textId="77777777" w:rsidTr="00D26ADE">
        <w:trPr>
          <w:trHeight w:val="442"/>
          <w:ins w:id="4624" w:author="JAVIERA PAZ LEFORT IBANEZ" w:date="2025-09-22T03:18:00Z"/>
          <w:trPrChange w:id="4625" w:author="JAVIERA PAZ LEFORT IBANEZ" w:date="2025-09-22T03:27:00Z" w16du:dateUtc="2025-09-22T06:27:00Z">
            <w:trPr>
              <w:gridBefore w:val="1"/>
            </w:trPr>
          </w:trPrChange>
        </w:trPr>
        <w:tc>
          <w:tcPr>
            <w:tcW w:w="8185" w:type="dxa"/>
            <w:tcPrChange w:id="4626" w:author="JAVIERA PAZ LEFORT IBANEZ" w:date="2025-09-22T03:27:00Z" w16du:dateUtc="2025-09-22T06:27:00Z">
              <w:tcPr>
                <w:tcW w:w="8185" w:type="dxa"/>
                <w:gridSpan w:val="2"/>
              </w:tcPr>
            </w:tcPrChange>
          </w:tcPr>
          <w:p w14:paraId="46D54B66" w14:textId="50CF13AF" w:rsidR="00B12A43" w:rsidRPr="00760A38" w:rsidRDefault="00000000">
            <w:pPr>
              <w:spacing w:line="360" w:lineRule="auto"/>
              <w:rPr>
                <w:ins w:id="4627" w:author="JAVIERA PAZ LEFORT IBANEZ" w:date="2025-09-22T03:18:00Z" w16du:dateUtc="2025-09-22T06:18:00Z"/>
                <w:rFonts w:ascii="Arial" w:hAnsi="Arial" w:cs="Arial"/>
              </w:rPr>
              <w:pPrChange w:id="4628" w:author="JAVIERA PAZ LEFORT IBANEZ" w:date="2025-09-22T17:13:00Z" w16du:dateUtc="2025-09-22T20:13:00Z">
                <w:pPr/>
              </w:pPrChange>
            </w:pPr>
            <m:oMathPara>
              <m:oMath>
                <m:sSub>
                  <m:sSubPr>
                    <m:ctrlPr>
                      <w:ins w:id="4629" w:author="JAVIERA PAZ LEFORT IBANEZ" w:date="2025-09-22T03:22:00Z" w16du:dateUtc="2025-09-22T06:22:00Z">
                        <w:rPr>
                          <w:rFonts w:ascii="Cambria Math" w:hAnsi="Cambria Math" w:cs="Arial"/>
                          <w:i/>
                        </w:rPr>
                      </w:ins>
                    </m:ctrlPr>
                  </m:sSubPr>
                  <m:e>
                    <m:acc>
                      <m:accPr>
                        <m:chr m:val="̇"/>
                        <m:ctrlPr>
                          <w:ins w:id="4630" w:author="JAVIERA PAZ LEFORT IBANEZ" w:date="2025-09-22T03:22:00Z" w16du:dateUtc="2025-09-22T06:22:00Z">
                            <w:rPr>
                              <w:rFonts w:ascii="Cambria Math" w:hAnsi="Cambria Math" w:cs="Arial"/>
                              <w:i/>
                            </w:rPr>
                          </w:ins>
                        </m:ctrlPr>
                      </m:accPr>
                      <m:e>
                        <m:r>
                          <w:ins w:id="4631" w:author="JAVIERA PAZ LEFORT IBANEZ" w:date="2025-09-22T03:22:00Z" w16du:dateUtc="2025-09-22T06:22:00Z">
                            <w:rPr>
                              <w:rFonts w:ascii="Cambria Math" w:hAnsi="Cambria Math" w:cs="Arial"/>
                            </w:rPr>
                            <m:t>m</m:t>
                          </w:ins>
                        </m:r>
                      </m:e>
                    </m:acc>
                  </m:e>
                  <m:sub>
                    <m:r>
                      <w:ins w:id="4632" w:author="JAVIERA PAZ LEFORT IBANEZ" w:date="2025-09-22T03:22:00Z" w16du:dateUtc="2025-09-22T06:22:00Z">
                        <w:rPr>
                          <w:rFonts w:ascii="Cambria Math" w:hAnsi="Cambria Math" w:cs="Arial"/>
                        </w:rPr>
                        <m:t>fibra</m:t>
                      </w:ins>
                    </m:r>
                  </m:sub>
                </m:sSub>
                <m:r>
                  <w:ins w:id="4633" w:author="JAVIERA PAZ LEFORT IBANEZ" w:date="2025-09-22T03:22:00Z" w16du:dateUtc="2025-09-22T06:22:00Z">
                    <w:rPr>
                      <w:rFonts w:ascii="Cambria Math" w:hAnsi="Cambria Math" w:cs="Arial"/>
                    </w:rPr>
                    <m:t>=</m:t>
                  </w:ins>
                </m:r>
                <m:sSub>
                  <m:sSubPr>
                    <m:ctrlPr>
                      <w:ins w:id="4634" w:author="JAVIERA PAZ LEFORT IBANEZ" w:date="2025-09-22T03:22:00Z" w16du:dateUtc="2025-09-22T06:22:00Z">
                        <w:rPr>
                          <w:rFonts w:ascii="Cambria Math" w:eastAsiaTheme="minorEastAsia" w:hAnsi="Cambria Math" w:cs="Arial"/>
                          <w:i/>
                        </w:rPr>
                      </w:ins>
                    </m:ctrlPr>
                  </m:sSubPr>
                  <m:e>
                    <m:r>
                      <w:ins w:id="4635" w:author="JAVIERA PAZ LEFORT IBANEZ" w:date="2025-09-22T03:22:00Z" w16du:dateUtc="2025-09-22T06:22:00Z">
                        <w:rPr>
                          <w:rFonts w:ascii="Cambria Math" w:eastAsiaTheme="minorEastAsia" w:hAnsi="Cambria Math" w:cs="Arial"/>
                        </w:rPr>
                        <m:t>ρ</m:t>
                      </w:ins>
                    </m:r>
                  </m:e>
                  <m:sub>
                    <m:r>
                      <w:ins w:id="4636" w:author="JAVIERA PAZ LEFORT IBANEZ" w:date="2025-09-22T03:22:00Z" w16du:dateUtc="2025-09-22T06:22:00Z">
                        <w:rPr>
                          <w:rFonts w:ascii="Cambria Math" w:eastAsiaTheme="minorEastAsia" w:hAnsi="Cambria Math" w:cs="Arial"/>
                        </w:rPr>
                        <m:t>f</m:t>
                      </w:ins>
                    </m:r>
                  </m:sub>
                </m:sSub>
                <m:sSub>
                  <m:sSubPr>
                    <m:ctrlPr>
                      <w:ins w:id="4637" w:author="JAVIERA PAZ LEFORT IBANEZ" w:date="2025-09-22T03:22:00Z" w16du:dateUtc="2025-09-22T06:22:00Z">
                        <w:rPr>
                          <w:rFonts w:ascii="Cambria Math" w:eastAsiaTheme="minorEastAsia" w:hAnsi="Cambria Math" w:cs="Arial"/>
                          <w:i/>
                        </w:rPr>
                      </w:ins>
                    </m:ctrlPr>
                  </m:sSubPr>
                  <m:e>
                    <m:r>
                      <w:ins w:id="4638" w:author="JAVIERA PAZ LEFORT IBANEZ" w:date="2025-09-22T03:22:00Z" w16du:dateUtc="2025-09-22T06:22:00Z">
                        <w:rPr>
                          <w:rFonts w:ascii="Cambria Math" w:eastAsiaTheme="minorEastAsia" w:hAnsi="Cambria Math" w:cs="Arial"/>
                        </w:rPr>
                        <m:t>Q</m:t>
                      </w:ins>
                    </m:r>
                  </m:e>
                  <m:sub>
                    <m:r>
                      <w:ins w:id="4639" w:author="JAVIERA PAZ LEFORT IBANEZ" w:date="2025-09-22T03:22:00Z" w16du:dateUtc="2025-09-22T06:22:00Z">
                        <w:rPr>
                          <w:rFonts w:ascii="Cambria Math" w:eastAsiaTheme="minorEastAsia" w:hAnsi="Cambria Math" w:cs="Arial"/>
                        </w:rPr>
                        <m:t>f</m:t>
                      </w:ins>
                    </m:r>
                  </m:sub>
                </m:sSub>
                <m:r>
                  <w:ins w:id="4640" w:author="JAVIERA PAZ LEFORT IBANEZ" w:date="2025-09-22T03:22:00Z" w16du:dateUtc="2025-09-22T06:22:00Z">
                    <w:rPr>
                      <w:rFonts w:ascii="Cambria Math" w:eastAsiaTheme="minorEastAsia" w:hAnsi="Cambria Math" w:cs="Arial"/>
                    </w:rPr>
                    <m:t>[</m:t>
                  </w:ins>
                </m:r>
                <m:sSub>
                  <m:sSubPr>
                    <m:ctrlPr>
                      <w:ins w:id="4641" w:author="JAVIERA PAZ LEFORT IBANEZ" w:date="2025-09-22T03:22:00Z" w16du:dateUtc="2025-09-22T06:22:00Z">
                        <w:rPr>
                          <w:rFonts w:ascii="Cambria Math" w:hAnsi="Cambria Math" w:cs="Arial"/>
                          <w:i/>
                        </w:rPr>
                      </w:ins>
                    </m:ctrlPr>
                  </m:sSubPr>
                  <m:e>
                    <m:r>
                      <w:ins w:id="4642" w:author="JAVIERA PAZ LEFORT IBANEZ" w:date="2025-09-22T03:22:00Z" w16du:dateUtc="2025-09-22T06:22:00Z">
                        <w:rPr>
                          <w:rFonts w:ascii="Cambria Math" w:hAnsi="Cambria Math" w:cs="Arial"/>
                        </w:rPr>
                        <m:t>f</m:t>
                      </w:ins>
                    </m:r>
                  </m:e>
                  <m:sub>
                    <m:r>
                      <w:ins w:id="4643" w:author="JAVIERA PAZ LEFORT IBANEZ" w:date="2025-09-22T03:22:00Z" w16du:dateUtc="2025-09-22T06:22:00Z">
                        <w:rPr>
                          <w:rFonts w:ascii="Cambria Math" w:hAnsi="Cambria Math" w:cs="Arial"/>
                        </w:rPr>
                        <m:t>fibra,in</m:t>
                      </w:ins>
                    </m:r>
                  </m:sub>
                </m:sSub>
                <m:r>
                  <w:ins w:id="4644" w:author="JAVIERA PAZ LEFORT IBANEZ" w:date="2025-09-22T03:22:00Z" w16du:dateUtc="2025-09-22T06:22:00Z">
                    <w:rPr>
                      <w:rFonts w:ascii="Cambria Math" w:hAnsi="Cambria Math" w:cs="Arial"/>
                    </w:rPr>
                    <m:t>-</m:t>
                  </w:ins>
                </m:r>
                <m:sSub>
                  <m:sSubPr>
                    <m:ctrlPr>
                      <w:ins w:id="4645" w:author="JAVIERA PAZ LEFORT IBANEZ" w:date="2025-09-22T03:22:00Z" w16du:dateUtc="2025-09-22T06:22:00Z">
                        <w:rPr>
                          <w:rFonts w:ascii="Cambria Math" w:hAnsi="Cambria Math" w:cs="Arial"/>
                          <w:i/>
                        </w:rPr>
                      </w:ins>
                    </m:ctrlPr>
                  </m:sSubPr>
                  <m:e>
                    <m:r>
                      <w:ins w:id="4646" w:author="JAVIERA PAZ LEFORT IBANEZ" w:date="2025-09-22T03:22:00Z" w16du:dateUtc="2025-09-22T06:22:00Z">
                        <w:rPr>
                          <w:rFonts w:ascii="Cambria Math" w:hAnsi="Cambria Math" w:cs="Arial"/>
                        </w:rPr>
                        <m:t>f</m:t>
                      </w:ins>
                    </m:r>
                  </m:e>
                  <m:sub>
                    <m:r>
                      <w:ins w:id="4647" w:author="JAVIERA PAZ LEFORT IBANEZ" w:date="2025-09-22T03:22:00Z" w16du:dateUtc="2025-09-22T06:22:00Z">
                        <w:rPr>
                          <w:rFonts w:ascii="Cambria Math" w:hAnsi="Cambria Math" w:cs="Arial"/>
                        </w:rPr>
                        <m:t>fibra,out</m:t>
                      </w:ins>
                    </m:r>
                  </m:sub>
                </m:sSub>
                <m:r>
                  <w:ins w:id="4648" w:author="JAVIERA PAZ LEFORT IBANEZ" w:date="2025-09-22T03:22:00Z" w16du:dateUtc="2025-09-22T06:22:00Z">
                    <w:rPr>
                      <w:rFonts w:ascii="Cambria Math" w:hAnsi="Cambria Math" w:cs="Arial"/>
                    </w:rPr>
                    <m:t>]</m:t>
                  </w:ins>
                </m:r>
              </m:oMath>
            </m:oMathPara>
          </w:p>
        </w:tc>
        <w:tc>
          <w:tcPr>
            <w:tcW w:w="643" w:type="dxa"/>
            <w:tcPrChange w:id="4649" w:author="JAVIERA PAZ LEFORT IBANEZ" w:date="2025-09-22T03:27:00Z" w16du:dateUtc="2025-09-22T06:27:00Z">
              <w:tcPr>
                <w:tcW w:w="643" w:type="dxa"/>
                <w:gridSpan w:val="2"/>
              </w:tcPr>
            </w:tcPrChange>
          </w:tcPr>
          <w:p w14:paraId="7FBA5E4B" w14:textId="120FE006" w:rsidR="00B12A43" w:rsidRDefault="00B12A43">
            <w:pPr>
              <w:spacing w:line="360" w:lineRule="auto"/>
              <w:jc w:val="right"/>
              <w:rPr>
                <w:ins w:id="4650" w:author="JAVIERA PAZ LEFORT IBANEZ" w:date="2025-09-22T03:18:00Z" w16du:dateUtc="2025-09-22T06:18:00Z"/>
                <w:rFonts w:ascii="Arial" w:eastAsiaTheme="minorEastAsia" w:hAnsi="Arial" w:cs="Arial"/>
              </w:rPr>
              <w:pPrChange w:id="4651" w:author="JAVIERA PAZ LEFORT IBANEZ" w:date="2025-09-22T17:13:00Z" w16du:dateUtc="2025-09-22T20:13:00Z">
                <w:pPr>
                  <w:jc w:val="right"/>
                </w:pPr>
              </w:pPrChange>
            </w:pPr>
            <w:ins w:id="4652" w:author="JAVIERA PAZ LEFORT IBANEZ" w:date="2025-09-22T03:18:00Z" w16du:dateUtc="2025-09-22T06:18:00Z">
              <w:r>
                <w:rPr>
                  <w:rFonts w:ascii="Arial" w:eastAsiaTheme="minorEastAsia" w:hAnsi="Arial" w:cs="Arial"/>
                </w:rPr>
                <w:t>(</w:t>
              </w:r>
            </w:ins>
            <w:ins w:id="4653" w:author="JAVIERA PAZ LEFORT IBANEZ" w:date="2025-09-22T03:22:00Z" w16du:dateUtc="2025-09-22T06:22:00Z">
              <w:r w:rsidR="009A73B6">
                <w:rPr>
                  <w:rFonts w:ascii="Arial" w:eastAsiaTheme="minorEastAsia" w:hAnsi="Arial" w:cs="Arial"/>
                </w:rPr>
                <w:t>3</w:t>
              </w:r>
            </w:ins>
            <w:ins w:id="4654" w:author="JAVIERA PAZ LEFORT IBANEZ" w:date="2025-09-22T03:26:00Z" w16du:dateUtc="2025-09-22T06:26:00Z">
              <w:r w:rsidR="00A35DAC">
                <w:rPr>
                  <w:rFonts w:ascii="Arial" w:eastAsiaTheme="minorEastAsia" w:hAnsi="Arial" w:cs="Arial"/>
                </w:rPr>
                <w:t>4</w:t>
              </w:r>
            </w:ins>
            <w:ins w:id="4655" w:author="JAVIERA PAZ LEFORT IBANEZ" w:date="2025-09-22T03:18:00Z" w16du:dateUtc="2025-09-22T06:18:00Z">
              <w:r>
                <w:rPr>
                  <w:rFonts w:ascii="Arial" w:eastAsiaTheme="minorEastAsia" w:hAnsi="Arial" w:cs="Arial"/>
                </w:rPr>
                <w:t>)</w:t>
              </w:r>
            </w:ins>
          </w:p>
        </w:tc>
      </w:tr>
      <w:tr w:rsidR="00B12A43" w14:paraId="03CF6C7D" w14:textId="77777777" w:rsidTr="00D26ADE">
        <w:trPr>
          <w:ins w:id="4656" w:author="JAVIERA PAZ LEFORT IBANEZ" w:date="2025-09-22T03:18:00Z"/>
          <w:trPrChange w:id="4657" w:author="JAVIERA PAZ LEFORT IBANEZ" w:date="2025-09-22T03:27:00Z" w16du:dateUtc="2025-09-22T06:27:00Z">
            <w:trPr>
              <w:gridBefore w:val="1"/>
            </w:trPr>
          </w:trPrChange>
        </w:trPr>
        <w:tc>
          <w:tcPr>
            <w:tcW w:w="8185" w:type="dxa"/>
            <w:tcPrChange w:id="4658" w:author="JAVIERA PAZ LEFORT IBANEZ" w:date="2025-09-22T03:27:00Z" w16du:dateUtc="2025-09-22T06:27:00Z">
              <w:tcPr>
                <w:tcW w:w="8185" w:type="dxa"/>
                <w:gridSpan w:val="2"/>
              </w:tcPr>
            </w:tcPrChange>
          </w:tcPr>
          <w:p w14:paraId="2812B195" w14:textId="00DFDF3B" w:rsidR="00B12A43" w:rsidRPr="00B355AB" w:rsidRDefault="00000000">
            <w:pPr>
              <w:spacing w:line="360" w:lineRule="auto"/>
              <w:rPr>
                <w:ins w:id="4659" w:author="JAVIERA PAZ LEFORT IBANEZ" w:date="2025-09-22T03:18:00Z" w16du:dateUtc="2025-09-22T06:18:00Z"/>
                <w:rFonts w:ascii="Arial" w:eastAsiaTheme="minorEastAsia" w:hAnsi="Arial" w:cs="Arial"/>
              </w:rPr>
              <w:pPrChange w:id="4660" w:author="JAVIERA PAZ LEFORT IBANEZ" w:date="2025-09-22T17:13:00Z" w16du:dateUtc="2025-09-22T20:13:00Z">
                <w:pPr/>
              </w:pPrChange>
            </w:pPr>
            <m:oMathPara>
              <m:oMath>
                <m:sSub>
                  <m:sSubPr>
                    <m:ctrlPr>
                      <w:ins w:id="4661" w:author="JAVIERA PAZ LEFORT IBANEZ" w:date="2025-09-22T03:22:00Z" w16du:dateUtc="2025-09-22T06:22:00Z">
                        <w:rPr>
                          <w:rFonts w:ascii="Cambria Math" w:eastAsiaTheme="minorEastAsia" w:hAnsi="Cambria Math" w:cs="Arial"/>
                          <w:i/>
                        </w:rPr>
                      </w:ins>
                    </m:ctrlPr>
                  </m:sSubPr>
                  <m:e>
                    <m:r>
                      <w:ins w:id="4662" w:author="JAVIERA PAZ LEFORT IBANEZ" w:date="2025-09-22T03:22:00Z" w16du:dateUtc="2025-09-22T06:22:00Z">
                        <w:rPr>
                          <w:rFonts w:ascii="Cambria Math" w:eastAsiaTheme="minorEastAsia" w:hAnsi="Cambria Math" w:cs="Arial"/>
                        </w:rPr>
                        <m:t>E</m:t>
                      </w:ins>
                    </m:r>
                  </m:e>
                  <m:sub>
                    <m:r>
                      <w:ins w:id="4663" w:author="JAVIERA PAZ LEFORT IBANEZ" w:date="2025-09-22T03:22:00Z" w16du:dateUtc="2025-09-22T06:22:00Z">
                        <w:rPr>
                          <w:rFonts w:ascii="Cambria Math" w:eastAsiaTheme="minorEastAsia" w:hAnsi="Cambria Math" w:cs="Arial"/>
                        </w:rPr>
                        <m:t>bal, f</m:t>
                      </w:ins>
                    </m:r>
                  </m:sub>
                </m:sSub>
                <m:r>
                  <w:ins w:id="4664" w:author="JAVIERA PAZ LEFORT IBANEZ" w:date="2025-09-22T03:22:00Z" w16du:dateUtc="2025-09-22T06:22:00Z">
                    <w:rPr>
                      <w:rFonts w:ascii="Cambria Math" w:eastAsiaTheme="minorEastAsia" w:hAnsi="Cambria Math" w:cs="Arial"/>
                    </w:rPr>
                    <m:t>=</m:t>
                  </w:ins>
                </m:r>
                <m:f>
                  <m:fPr>
                    <m:ctrlPr>
                      <w:ins w:id="4665" w:author="JAVIERA PAZ LEFORT IBANEZ" w:date="2025-09-22T03:22:00Z" w16du:dateUtc="2025-09-22T06:22:00Z">
                        <w:rPr>
                          <w:rFonts w:ascii="Cambria Math" w:eastAsiaTheme="minorEastAsia" w:hAnsi="Cambria Math" w:cs="Arial"/>
                          <w:i/>
                        </w:rPr>
                      </w:ins>
                    </m:ctrlPr>
                  </m:fPr>
                  <m:num>
                    <m:sSub>
                      <m:sSubPr>
                        <m:ctrlPr>
                          <w:ins w:id="4666" w:author="JAVIERA PAZ LEFORT IBANEZ" w:date="2025-09-22T03:22:00Z" w16du:dateUtc="2025-09-22T06:22:00Z">
                            <w:rPr>
                              <w:rFonts w:ascii="Cambria Math" w:hAnsi="Cambria Math" w:cs="Arial"/>
                              <w:i/>
                            </w:rPr>
                          </w:ins>
                        </m:ctrlPr>
                      </m:sSubPr>
                      <m:e>
                        <m:acc>
                          <m:accPr>
                            <m:chr m:val="̇"/>
                            <m:ctrlPr>
                              <w:ins w:id="4667" w:author="JAVIERA PAZ LEFORT IBANEZ" w:date="2025-09-22T03:22:00Z" w16du:dateUtc="2025-09-22T06:22:00Z">
                                <w:rPr>
                                  <w:rFonts w:ascii="Cambria Math" w:hAnsi="Cambria Math" w:cs="Arial"/>
                                  <w:i/>
                                </w:rPr>
                              </w:ins>
                            </m:ctrlPr>
                          </m:accPr>
                          <m:e>
                            <m:r>
                              <w:ins w:id="4668" w:author="JAVIERA PAZ LEFORT IBANEZ" w:date="2025-09-22T03:22:00Z" w16du:dateUtc="2025-09-22T06:22:00Z">
                                <w:rPr>
                                  <w:rFonts w:ascii="Cambria Math" w:hAnsi="Cambria Math" w:cs="Arial"/>
                                </w:rPr>
                                <m:t>m</m:t>
                              </w:ins>
                            </m:r>
                          </m:e>
                        </m:acc>
                      </m:e>
                      <m:sub>
                        <m:r>
                          <w:ins w:id="4669" w:author="JAVIERA PAZ LEFORT IBANEZ" w:date="2025-09-22T03:22:00Z" w16du:dateUtc="2025-09-22T06:22:00Z">
                            <w:rPr>
                              <w:rFonts w:ascii="Cambria Math" w:hAnsi="Cambria Math" w:cs="Arial"/>
                            </w:rPr>
                            <m:t>int</m:t>
                          </w:ins>
                        </m:r>
                      </m:sub>
                    </m:sSub>
                    <m:r>
                      <w:ins w:id="4670" w:author="JAVIERA PAZ LEFORT IBANEZ" w:date="2025-09-22T03:22:00Z" w16du:dateUtc="2025-09-22T06:22:00Z">
                        <w:rPr>
                          <w:rFonts w:ascii="Cambria Math" w:hAnsi="Cambria Math" w:cs="Arial"/>
                        </w:rPr>
                        <m:t>-</m:t>
                      </w:ins>
                    </m:r>
                    <m:sSub>
                      <m:sSubPr>
                        <m:ctrlPr>
                          <w:ins w:id="4671" w:author="JAVIERA PAZ LEFORT IBANEZ" w:date="2025-09-22T03:22:00Z" w16du:dateUtc="2025-09-22T06:22:00Z">
                            <w:rPr>
                              <w:rFonts w:ascii="Cambria Math" w:hAnsi="Cambria Math" w:cs="Arial"/>
                              <w:i/>
                            </w:rPr>
                          </w:ins>
                        </m:ctrlPr>
                      </m:sSubPr>
                      <m:e>
                        <m:acc>
                          <m:accPr>
                            <m:chr m:val="̇"/>
                            <m:ctrlPr>
                              <w:ins w:id="4672" w:author="JAVIERA PAZ LEFORT IBANEZ" w:date="2025-09-22T03:22:00Z" w16du:dateUtc="2025-09-22T06:22:00Z">
                                <w:rPr>
                                  <w:rFonts w:ascii="Cambria Math" w:hAnsi="Cambria Math" w:cs="Arial"/>
                                  <w:i/>
                                </w:rPr>
                              </w:ins>
                            </m:ctrlPr>
                          </m:accPr>
                          <m:e>
                            <m:r>
                              <w:ins w:id="4673" w:author="JAVIERA PAZ LEFORT IBANEZ" w:date="2025-09-22T03:22:00Z" w16du:dateUtc="2025-09-22T06:22:00Z">
                                <w:rPr>
                                  <w:rFonts w:ascii="Cambria Math" w:hAnsi="Cambria Math" w:cs="Arial"/>
                                </w:rPr>
                                <m:t>m</m:t>
                              </w:ins>
                            </m:r>
                          </m:e>
                        </m:acc>
                      </m:e>
                      <m:sub>
                        <m:r>
                          <w:ins w:id="4674" w:author="JAVIERA PAZ LEFORT IBANEZ" w:date="2025-09-22T03:22:00Z" w16du:dateUtc="2025-09-22T06:22:00Z">
                            <w:rPr>
                              <w:rFonts w:ascii="Cambria Math" w:hAnsi="Cambria Math" w:cs="Arial"/>
                            </w:rPr>
                            <m:t>fibra</m:t>
                          </w:ins>
                        </m:r>
                      </m:sub>
                    </m:sSub>
                  </m:num>
                  <m:den>
                    <m:d>
                      <m:dPr>
                        <m:begChr m:val="|"/>
                        <m:endChr m:val="|"/>
                        <m:ctrlPr>
                          <w:ins w:id="4675" w:author="JAVIERA PAZ LEFORT IBANEZ" w:date="2025-09-22T03:22:00Z" w16du:dateUtc="2025-09-22T06:22:00Z">
                            <w:rPr>
                              <w:rFonts w:ascii="Cambria Math" w:eastAsiaTheme="minorEastAsia" w:hAnsi="Cambria Math" w:cs="Arial"/>
                              <w:i/>
                            </w:rPr>
                          </w:ins>
                        </m:ctrlPr>
                      </m:dPr>
                      <m:e>
                        <m:sSub>
                          <m:sSubPr>
                            <m:ctrlPr>
                              <w:ins w:id="4676" w:author="JAVIERA PAZ LEFORT IBANEZ" w:date="2025-09-22T03:22:00Z" w16du:dateUtc="2025-09-22T06:22:00Z">
                                <w:rPr>
                                  <w:rFonts w:ascii="Cambria Math" w:hAnsi="Cambria Math" w:cs="Arial"/>
                                  <w:i/>
                                </w:rPr>
                              </w:ins>
                            </m:ctrlPr>
                          </m:sSubPr>
                          <m:e>
                            <m:acc>
                              <m:accPr>
                                <m:chr m:val="̇"/>
                                <m:ctrlPr>
                                  <w:ins w:id="4677" w:author="JAVIERA PAZ LEFORT IBANEZ" w:date="2025-09-22T03:22:00Z" w16du:dateUtc="2025-09-22T06:22:00Z">
                                    <w:rPr>
                                      <w:rFonts w:ascii="Cambria Math" w:hAnsi="Cambria Math" w:cs="Arial"/>
                                      <w:i/>
                                    </w:rPr>
                                  </w:ins>
                                </m:ctrlPr>
                              </m:accPr>
                              <m:e>
                                <m:r>
                                  <w:ins w:id="4678" w:author="JAVIERA PAZ LEFORT IBANEZ" w:date="2025-09-22T03:22:00Z" w16du:dateUtc="2025-09-22T06:22:00Z">
                                    <w:rPr>
                                      <w:rFonts w:ascii="Cambria Math" w:hAnsi="Cambria Math" w:cs="Arial"/>
                                    </w:rPr>
                                    <m:t>m</m:t>
                                  </w:ins>
                                </m:r>
                              </m:e>
                            </m:acc>
                          </m:e>
                          <m:sub>
                            <m:r>
                              <w:ins w:id="4679" w:author="JAVIERA PAZ LEFORT IBANEZ" w:date="2025-09-22T03:22:00Z" w16du:dateUtc="2025-09-22T06:22:00Z">
                                <w:rPr>
                                  <w:rFonts w:ascii="Cambria Math" w:hAnsi="Cambria Math" w:cs="Arial"/>
                                </w:rPr>
                                <m:t>fibra</m:t>
                              </w:ins>
                            </m:r>
                          </m:sub>
                        </m:sSub>
                      </m:e>
                    </m:d>
                  </m:den>
                </m:f>
              </m:oMath>
            </m:oMathPara>
          </w:p>
          <w:p w14:paraId="70335FA7" w14:textId="77777777" w:rsidR="00B12A43" w:rsidRPr="00760A38" w:rsidRDefault="00B12A43">
            <w:pPr>
              <w:spacing w:line="360" w:lineRule="auto"/>
              <w:rPr>
                <w:ins w:id="4680" w:author="JAVIERA PAZ LEFORT IBANEZ" w:date="2025-09-22T03:18:00Z" w16du:dateUtc="2025-09-22T06:18:00Z"/>
                <w:rFonts w:ascii="Arial" w:hAnsi="Arial" w:cs="Arial"/>
              </w:rPr>
              <w:pPrChange w:id="4681" w:author="JAVIERA PAZ LEFORT IBANEZ" w:date="2025-09-22T17:13:00Z" w16du:dateUtc="2025-09-22T20:13:00Z">
                <w:pPr/>
              </w:pPrChange>
            </w:pPr>
          </w:p>
        </w:tc>
        <w:tc>
          <w:tcPr>
            <w:tcW w:w="643" w:type="dxa"/>
            <w:tcPrChange w:id="4682" w:author="JAVIERA PAZ LEFORT IBANEZ" w:date="2025-09-22T03:27:00Z" w16du:dateUtc="2025-09-22T06:27:00Z">
              <w:tcPr>
                <w:tcW w:w="643" w:type="dxa"/>
                <w:gridSpan w:val="2"/>
              </w:tcPr>
            </w:tcPrChange>
          </w:tcPr>
          <w:p w14:paraId="7DE98CE7" w14:textId="1AB73F89" w:rsidR="00B12A43" w:rsidRDefault="00B12A43">
            <w:pPr>
              <w:spacing w:line="360" w:lineRule="auto"/>
              <w:jc w:val="right"/>
              <w:rPr>
                <w:ins w:id="4683" w:author="JAVIERA PAZ LEFORT IBANEZ" w:date="2025-09-22T03:18:00Z" w16du:dateUtc="2025-09-22T06:18:00Z"/>
                <w:rFonts w:ascii="Arial" w:eastAsiaTheme="minorEastAsia" w:hAnsi="Arial" w:cs="Arial"/>
              </w:rPr>
              <w:pPrChange w:id="4684" w:author="JAVIERA PAZ LEFORT IBANEZ" w:date="2025-09-22T17:13:00Z" w16du:dateUtc="2025-09-22T20:13:00Z">
                <w:pPr>
                  <w:jc w:val="right"/>
                </w:pPr>
              </w:pPrChange>
            </w:pPr>
            <w:ins w:id="4685" w:author="JAVIERA PAZ LEFORT IBANEZ" w:date="2025-09-22T03:18:00Z" w16du:dateUtc="2025-09-22T06:18:00Z">
              <w:r>
                <w:rPr>
                  <w:rFonts w:ascii="Arial" w:eastAsiaTheme="minorEastAsia" w:hAnsi="Arial" w:cs="Arial"/>
                </w:rPr>
                <w:t>(</w:t>
              </w:r>
            </w:ins>
            <w:ins w:id="4686" w:author="JAVIERA PAZ LEFORT IBANEZ" w:date="2025-09-22T03:22:00Z" w16du:dateUtc="2025-09-22T06:22:00Z">
              <w:r w:rsidR="009A73B6">
                <w:rPr>
                  <w:rFonts w:ascii="Arial" w:eastAsiaTheme="minorEastAsia" w:hAnsi="Arial" w:cs="Arial"/>
                </w:rPr>
                <w:t>3</w:t>
              </w:r>
            </w:ins>
            <w:ins w:id="4687" w:author="JAVIERA PAZ LEFORT IBANEZ" w:date="2025-09-22T03:26:00Z" w16du:dateUtc="2025-09-22T06:26:00Z">
              <w:r w:rsidR="00A35DAC">
                <w:rPr>
                  <w:rFonts w:ascii="Arial" w:eastAsiaTheme="minorEastAsia" w:hAnsi="Arial" w:cs="Arial"/>
                </w:rPr>
                <w:t>5</w:t>
              </w:r>
            </w:ins>
            <w:ins w:id="4688" w:author="JAVIERA PAZ LEFORT IBANEZ" w:date="2025-09-22T03:18:00Z" w16du:dateUtc="2025-09-22T06:18:00Z">
              <w:r>
                <w:rPr>
                  <w:rFonts w:ascii="Arial" w:eastAsiaTheme="minorEastAsia" w:hAnsi="Arial" w:cs="Arial"/>
                </w:rPr>
                <w:t>)</w:t>
              </w:r>
            </w:ins>
          </w:p>
        </w:tc>
      </w:tr>
    </w:tbl>
    <w:p w14:paraId="098DF38F" w14:textId="68649239" w:rsidR="00783902" w:rsidDel="00B12A43" w:rsidRDefault="0050343D">
      <w:pPr>
        <w:spacing w:line="360" w:lineRule="auto"/>
        <w:ind w:left="708"/>
        <w:jc w:val="both"/>
        <w:rPr>
          <w:del w:id="4689" w:author="JAVIERA PAZ LEFORT IBANEZ" w:date="2025-09-19T23:27:00Z" w16du:dateUtc="2025-09-20T02:27:00Z"/>
          <w:rFonts w:ascii="Arial" w:hAnsi="Arial" w:cs="Arial"/>
        </w:rPr>
        <w:pPrChange w:id="4690" w:author="JAVIERA PAZ LEFORT IBANEZ" w:date="2025-09-22T17:13:00Z" w16du:dateUtc="2025-09-22T20:13:00Z">
          <w:pPr>
            <w:jc w:val="both"/>
          </w:pPr>
        </w:pPrChange>
      </w:pPr>
      <w:ins w:id="4691" w:author="JAVIERA PAZ LEFORT IBANEZ" w:date="2025-09-20T00:14:00Z">
        <w:r w:rsidRPr="00B355AB">
          <w:rPr>
            <w:rFonts w:ascii="Arial" w:hAnsi="Arial" w:cs="Arial"/>
          </w:rPr>
          <w:t xml:space="preserve">De forma análoga, para la </w:t>
        </w:r>
        <w:r w:rsidRPr="00B355AB">
          <w:rPr>
            <w:rFonts w:ascii="Arial" w:hAnsi="Arial" w:cs="Arial"/>
            <w:rPrChange w:id="4692" w:author="JAVIERA PAZ LEFORT IBANEZ" w:date="2025-09-20T00:14:00Z" w16du:dateUtc="2025-09-20T03:14:00Z">
              <w:rPr>
                <w:b/>
                <w:bCs/>
              </w:rPr>
            </w:rPrChange>
          </w:rPr>
          <w:t>carcasa</w:t>
        </w:r>
        <w:r w:rsidRPr="00B355AB">
          <w:rPr>
            <w:rFonts w:ascii="Arial" w:hAnsi="Arial" w:cs="Arial"/>
          </w:rPr>
          <w:t>:</w:t>
        </w:r>
      </w:ins>
      <w:del w:id="4693" w:author="JAVIERA PAZ LEFORT IBANEZ" w:date="2025-09-19T23:27:00Z" w16du:dateUtc="2025-09-20T02:27:00Z">
        <w:r w:rsidR="00783902" w:rsidRPr="00B355AB" w:rsidDel="009910F2">
          <w:rPr>
            <w:rFonts w:ascii="Arial" w:hAnsi="Arial" w:cs="Arial"/>
          </w:rPr>
          <w:delText>El modelo matemático desarrollado para describir la transferencia de m</w:delText>
        </w:r>
        <w:r w:rsidR="002708F4" w:rsidRPr="00B355AB" w:rsidDel="009910F2">
          <w:rPr>
            <w:rFonts w:ascii="Arial" w:hAnsi="Arial" w:cs="Arial"/>
          </w:rPr>
          <w:delText>teria</w:delText>
        </w:r>
        <w:r w:rsidR="00783902" w:rsidRPr="00B355AB" w:rsidDel="009910F2">
          <w:rPr>
            <w:rFonts w:ascii="Arial" w:hAnsi="Arial" w:cs="Arial"/>
          </w:rPr>
          <w:delText xml:space="preserve"> en el contactor de membrana de fibra hueca se basa en el enfoque de </w:delText>
        </w:r>
        <w:r w:rsidR="00783902" w:rsidRPr="00B355AB" w:rsidDel="009910F2">
          <w:rPr>
            <w:rFonts w:ascii="Arial" w:hAnsi="Arial" w:cs="Arial"/>
            <w:b/>
            <w:bCs/>
          </w:rPr>
          <w:delText>resistencias en serie</w:delText>
        </w:r>
        <w:r w:rsidR="00783902" w:rsidRPr="00B355AB" w:rsidDel="009910F2">
          <w:rPr>
            <w:rFonts w:ascii="Arial" w:hAnsi="Arial" w:cs="Arial"/>
          </w:rPr>
          <w:delText>, el cual permite representar las barreras que enfrentan las moléculas de agua al desplazarse desde el vino hacia la solución extractora.</w:delText>
        </w:r>
      </w:del>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694" w:author="JAVIERA PAZ LEFORT IBANEZ" w:date="2025-09-22T03:27:00Z" w16du:dateUtc="2025-09-22T06:27:00Z">
          <w:tblPr>
            <w:tblStyle w:val="Tablaconcuadrcula"/>
            <w:tblW w:w="0" w:type="auto"/>
            <w:tblLook w:val="04A0" w:firstRow="1" w:lastRow="0" w:firstColumn="1" w:lastColumn="0" w:noHBand="0" w:noVBand="1"/>
          </w:tblPr>
        </w:tblPrChange>
      </w:tblPr>
      <w:tblGrid>
        <w:gridCol w:w="8185"/>
        <w:gridCol w:w="643"/>
        <w:tblGridChange w:id="4695">
          <w:tblGrid>
            <w:gridCol w:w="20"/>
            <w:gridCol w:w="8165"/>
            <w:gridCol w:w="20"/>
            <w:gridCol w:w="623"/>
            <w:gridCol w:w="20"/>
          </w:tblGrid>
        </w:tblGridChange>
      </w:tblGrid>
      <w:tr w:rsidR="00B12A43" w14:paraId="773D3FAF" w14:textId="77777777" w:rsidTr="00D26ADE">
        <w:trPr>
          <w:trHeight w:val="494"/>
          <w:ins w:id="4696" w:author="JAVIERA PAZ LEFORT IBANEZ" w:date="2025-09-22T03:18:00Z"/>
          <w:trPrChange w:id="4697" w:author="JAVIERA PAZ LEFORT IBANEZ" w:date="2025-09-22T03:27:00Z" w16du:dateUtc="2025-09-22T06:27:00Z">
            <w:trPr>
              <w:gridBefore w:val="1"/>
            </w:trPr>
          </w:trPrChange>
        </w:trPr>
        <w:tc>
          <w:tcPr>
            <w:tcW w:w="8185" w:type="dxa"/>
            <w:tcPrChange w:id="4698" w:author="JAVIERA PAZ LEFORT IBANEZ" w:date="2025-09-22T03:27:00Z" w16du:dateUtc="2025-09-22T06:27:00Z">
              <w:tcPr>
                <w:tcW w:w="8185" w:type="dxa"/>
                <w:gridSpan w:val="2"/>
              </w:tcPr>
            </w:tcPrChange>
          </w:tcPr>
          <w:p w14:paraId="0C9F1253" w14:textId="77777777" w:rsidR="00B9798E" w:rsidRPr="00B9798E" w:rsidRDefault="00B9798E">
            <w:pPr>
              <w:spacing w:line="360" w:lineRule="auto"/>
              <w:ind w:left="708"/>
              <w:rPr>
                <w:ins w:id="4699" w:author="JAVIERA PAZ LEFORT IBANEZ" w:date="2025-09-22T03:28:00Z" w16du:dateUtc="2025-09-22T06:28:00Z"/>
                <w:rFonts w:ascii="Arial" w:eastAsiaTheme="minorEastAsia" w:hAnsi="Arial" w:cs="Arial"/>
              </w:rPr>
              <w:pPrChange w:id="4700" w:author="JAVIERA PAZ LEFORT IBANEZ" w:date="2025-09-22T17:13:00Z" w16du:dateUtc="2025-09-22T20:13:00Z">
                <w:pPr/>
              </w:pPrChange>
            </w:pPr>
          </w:p>
          <w:p w14:paraId="7966BB5C" w14:textId="77777777" w:rsidR="00B12A43" w:rsidRPr="0074149C" w:rsidRDefault="00000000">
            <w:pPr>
              <w:spacing w:line="360" w:lineRule="auto"/>
              <w:rPr>
                <w:ins w:id="4701" w:author="JAVIERA PAZ LEFORT IBANEZ" w:date="2025-09-22T03:40:00Z" w16du:dateUtc="2025-09-22T06:40:00Z"/>
                <w:rFonts w:ascii="Arial" w:eastAsiaTheme="minorEastAsia" w:hAnsi="Arial" w:cs="Arial"/>
              </w:rPr>
              <w:pPrChange w:id="4702" w:author="JAVIERA PAZ LEFORT IBANEZ" w:date="2025-09-22T17:13:00Z" w16du:dateUtc="2025-09-22T20:13:00Z">
                <w:pPr/>
              </w:pPrChange>
            </w:pPr>
            <m:oMathPara>
              <m:oMath>
                <m:sSub>
                  <m:sSubPr>
                    <m:ctrlPr>
                      <w:ins w:id="4703" w:author="JAVIERA PAZ LEFORT IBANEZ" w:date="2025-09-22T03:23:00Z" w16du:dateUtc="2025-09-22T06:23:00Z">
                        <w:rPr>
                          <w:rFonts w:ascii="Cambria Math" w:hAnsi="Cambria Math" w:cs="Arial"/>
                          <w:i/>
                        </w:rPr>
                      </w:ins>
                    </m:ctrlPr>
                  </m:sSubPr>
                  <m:e>
                    <m:acc>
                      <m:accPr>
                        <m:chr m:val="̇"/>
                        <m:ctrlPr>
                          <w:ins w:id="4704" w:author="JAVIERA PAZ LEFORT IBANEZ" w:date="2025-09-22T03:23:00Z" w16du:dateUtc="2025-09-22T06:23:00Z">
                            <w:rPr>
                              <w:rFonts w:ascii="Cambria Math" w:hAnsi="Cambria Math" w:cs="Arial"/>
                              <w:i/>
                            </w:rPr>
                          </w:ins>
                        </m:ctrlPr>
                      </m:accPr>
                      <m:e>
                        <m:r>
                          <w:ins w:id="4705" w:author="JAVIERA PAZ LEFORT IBANEZ" w:date="2025-09-22T03:23:00Z" w16du:dateUtc="2025-09-22T06:23:00Z">
                            <w:rPr>
                              <w:rFonts w:ascii="Cambria Math" w:hAnsi="Cambria Math" w:cs="Arial"/>
                            </w:rPr>
                            <m:t>m</m:t>
                          </w:ins>
                        </m:r>
                      </m:e>
                    </m:acc>
                  </m:e>
                  <m:sub>
                    <m:r>
                      <w:ins w:id="4706" w:author="JAVIERA PAZ LEFORT IBANEZ" w:date="2025-09-22T03:23:00Z" w16du:dateUtc="2025-09-22T06:23:00Z">
                        <w:rPr>
                          <w:rFonts w:ascii="Cambria Math" w:hAnsi="Cambria Math" w:cs="Arial"/>
                        </w:rPr>
                        <m:t>carcasa</m:t>
                      </w:ins>
                    </m:r>
                  </m:sub>
                </m:sSub>
                <m:r>
                  <w:ins w:id="4707" w:author="JAVIERA PAZ LEFORT IBANEZ" w:date="2025-09-22T03:23:00Z" w16du:dateUtc="2025-09-22T06:23:00Z">
                    <w:rPr>
                      <w:rFonts w:ascii="Cambria Math" w:hAnsi="Cambria Math" w:cs="Arial"/>
                    </w:rPr>
                    <m:t>=</m:t>
                  </w:ins>
                </m:r>
                <m:sSub>
                  <m:sSubPr>
                    <m:ctrlPr>
                      <w:ins w:id="4708" w:author="JAVIERA PAZ LEFORT IBANEZ" w:date="2025-09-22T03:23:00Z" w16du:dateUtc="2025-09-22T06:23:00Z">
                        <w:rPr>
                          <w:rFonts w:ascii="Cambria Math" w:eastAsiaTheme="minorEastAsia" w:hAnsi="Cambria Math" w:cs="Arial"/>
                          <w:i/>
                        </w:rPr>
                      </w:ins>
                    </m:ctrlPr>
                  </m:sSubPr>
                  <m:e>
                    <m:r>
                      <w:ins w:id="4709" w:author="JAVIERA PAZ LEFORT IBANEZ" w:date="2025-09-22T03:23:00Z" w16du:dateUtc="2025-09-22T06:23:00Z">
                        <w:rPr>
                          <w:rFonts w:ascii="Cambria Math" w:eastAsiaTheme="minorEastAsia" w:hAnsi="Cambria Math" w:cs="Arial"/>
                        </w:rPr>
                        <m:t>ρ</m:t>
                      </w:ins>
                    </m:r>
                  </m:e>
                  <m:sub>
                    <m:r>
                      <w:ins w:id="4710" w:author="JAVIERA PAZ LEFORT IBANEZ" w:date="2025-09-22T03:23:00Z" w16du:dateUtc="2025-09-22T06:23:00Z">
                        <w:rPr>
                          <w:rFonts w:ascii="Cambria Math" w:eastAsiaTheme="minorEastAsia" w:hAnsi="Cambria Math" w:cs="Arial"/>
                        </w:rPr>
                        <m:t>s</m:t>
                      </w:ins>
                    </m:r>
                  </m:sub>
                </m:sSub>
                <m:sSub>
                  <m:sSubPr>
                    <m:ctrlPr>
                      <w:ins w:id="4711" w:author="JAVIERA PAZ LEFORT IBANEZ" w:date="2025-09-22T03:23:00Z" w16du:dateUtc="2025-09-22T06:23:00Z">
                        <w:rPr>
                          <w:rFonts w:ascii="Cambria Math" w:eastAsiaTheme="minorEastAsia" w:hAnsi="Cambria Math" w:cs="Arial"/>
                          <w:i/>
                        </w:rPr>
                      </w:ins>
                    </m:ctrlPr>
                  </m:sSubPr>
                  <m:e>
                    <m:r>
                      <w:ins w:id="4712" w:author="JAVIERA PAZ LEFORT IBANEZ" w:date="2025-09-22T03:23:00Z" w16du:dateUtc="2025-09-22T06:23:00Z">
                        <w:rPr>
                          <w:rFonts w:ascii="Cambria Math" w:eastAsiaTheme="minorEastAsia" w:hAnsi="Cambria Math" w:cs="Arial"/>
                        </w:rPr>
                        <m:t>Q</m:t>
                      </w:ins>
                    </m:r>
                  </m:e>
                  <m:sub>
                    <m:r>
                      <w:ins w:id="4713" w:author="JAVIERA PAZ LEFORT IBANEZ" w:date="2025-09-22T03:23:00Z" w16du:dateUtc="2025-09-22T06:23:00Z">
                        <w:rPr>
                          <w:rFonts w:ascii="Cambria Math" w:eastAsiaTheme="minorEastAsia" w:hAnsi="Cambria Math" w:cs="Arial"/>
                        </w:rPr>
                        <m:t>s</m:t>
                      </w:ins>
                    </m:r>
                  </m:sub>
                </m:sSub>
                <m:r>
                  <w:ins w:id="4714" w:author="JAVIERA PAZ LEFORT IBANEZ" w:date="2025-09-22T03:23:00Z" w16du:dateUtc="2025-09-22T06:23:00Z">
                    <w:rPr>
                      <w:rFonts w:ascii="Cambria Math" w:eastAsiaTheme="minorEastAsia" w:hAnsi="Cambria Math" w:cs="Arial"/>
                    </w:rPr>
                    <m:t>[</m:t>
                  </w:ins>
                </m:r>
                <m:sSub>
                  <m:sSubPr>
                    <m:ctrlPr>
                      <w:ins w:id="4715" w:author="JAVIERA PAZ LEFORT IBANEZ" w:date="2025-09-22T03:23:00Z" w16du:dateUtc="2025-09-22T06:23:00Z">
                        <w:rPr>
                          <w:rFonts w:ascii="Cambria Math" w:hAnsi="Cambria Math" w:cs="Arial"/>
                          <w:i/>
                        </w:rPr>
                      </w:ins>
                    </m:ctrlPr>
                  </m:sSubPr>
                  <m:e>
                    <m:r>
                      <w:ins w:id="4716" w:author="JAVIERA PAZ LEFORT IBANEZ" w:date="2025-09-22T03:23:00Z" w16du:dateUtc="2025-09-22T06:23:00Z">
                        <w:rPr>
                          <w:rFonts w:ascii="Cambria Math" w:hAnsi="Cambria Math" w:cs="Arial"/>
                        </w:rPr>
                        <m:t>f</m:t>
                      </w:ins>
                    </m:r>
                  </m:e>
                  <m:sub>
                    <m:r>
                      <w:ins w:id="4717" w:author="JAVIERA PAZ LEFORT IBANEZ" w:date="2025-09-22T03:23:00Z" w16du:dateUtc="2025-09-22T06:23:00Z">
                        <w:rPr>
                          <w:rFonts w:ascii="Cambria Math" w:hAnsi="Cambria Math" w:cs="Arial"/>
                        </w:rPr>
                        <m:t>carcasa,in</m:t>
                      </w:ins>
                    </m:r>
                  </m:sub>
                </m:sSub>
                <m:r>
                  <w:ins w:id="4718" w:author="JAVIERA PAZ LEFORT IBANEZ" w:date="2025-09-22T03:23:00Z" w16du:dateUtc="2025-09-22T06:23:00Z">
                    <w:rPr>
                      <w:rFonts w:ascii="Cambria Math" w:hAnsi="Cambria Math" w:cs="Arial"/>
                    </w:rPr>
                    <m:t>-</m:t>
                  </w:ins>
                </m:r>
                <m:sSub>
                  <m:sSubPr>
                    <m:ctrlPr>
                      <w:ins w:id="4719" w:author="JAVIERA PAZ LEFORT IBANEZ" w:date="2025-09-22T03:23:00Z" w16du:dateUtc="2025-09-22T06:23:00Z">
                        <w:rPr>
                          <w:rFonts w:ascii="Cambria Math" w:hAnsi="Cambria Math" w:cs="Arial"/>
                          <w:i/>
                        </w:rPr>
                      </w:ins>
                    </m:ctrlPr>
                  </m:sSubPr>
                  <m:e>
                    <m:r>
                      <w:ins w:id="4720" w:author="JAVIERA PAZ LEFORT IBANEZ" w:date="2025-09-22T03:23:00Z" w16du:dateUtc="2025-09-22T06:23:00Z">
                        <w:rPr>
                          <w:rFonts w:ascii="Cambria Math" w:hAnsi="Cambria Math" w:cs="Arial"/>
                        </w:rPr>
                        <m:t>f</m:t>
                      </w:ins>
                    </m:r>
                  </m:e>
                  <m:sub>
                    <m:r>
                      <w:ins w:id="4721" w:author="JAVIERA PAZ LEFORT IBANEZ" w:date="2025-09-22T03:23:00Z" w16du:dateUtc="2025-09-22T06:23:00Z">
                        <w:rPr>
                          <w:rFonts w:ascii="Cambria Math" w:hAnsi="Cambria Math" w:cs="Arial"/>
                        </w:rPr>
                        <m:t>carcasa,out</m:t>
                      </w:ins>
                    </m:r>
                  </m:sub>
                </m:sSub>
                <m:r>
                  <w:ins w:id="4722" w:author="JAVIERA PAZ LEFORT IBANEZ" w:date="2025-09-22T03:23:00Z" w16du:dateUtc="2025-09-22T06:23:00Z">
                    <w:rPr>
                      <w:rFonts w:ascii="Cambria Math" w:hAnsi="Cambria Math" w:cs="Arial"/>
                    </w:rPr>
                    <m:t>]</m:t>
                  </w:ins>
                </m:r>
              </m:oMath>
            </m:oMathPara>
          </w:p>
          <w:p w14:paraId="051E785E" w14:textId="73B1F208" w:rsidR="0074149C" w:rsidRPr="00760A38" w:rsidRDefault="0074149C">
            <w:pPr>
              <w:spacing w:line="360" w:lineRule="auto"/>
              <w:rPr>
                <w:ins w:id="4723" w:author="JAVIERA PAZ LEFORT IBANEZ" w:date="2025-09-22T03:18:00Z" w16du:dateUtc="2025-09-22T06:18:00Z"/>
                <w:rFonts w:ascii="Arial" w:hAnsi="Arial" w:cs="Arial"/>
              </w:rPr>
              <w:pPrChange w:id="4724" w:author="JAVIERA PAZ LEFORT IBANEZ" w:date="2025-09-22T17:13:00Z" w16du:dateUtc="2025-09-22T20:13:00Z">
                <w:pPr/>
              </w:pPrChange>
            </w:pPr>
          </w:p>
        </w:tc>
        <w:tc>
          <w:tcPr>
            <w:tcW w:w="643" w:type="dxa"/>
            <w:tcPrChange w:id="4725" w:author="JAVIERA PAZ LEFORT IBANEZ" w:date="2025-09-22T03:27:00Z" w16du:dateUtc="2025-09-22T06:27:00Z">
              <w:tcPr>
                <w:tcW w:w="643" w:type="dxa"/>
                <w:gridSpan w:val="2"/>
              </w:tcPr>
            </w:tcPrChange>
          </w:tcPr>
          <w:p w14:paraId="7CFC545C" w14:textId="67CB6A17" w:rsidR="00B12A43" w:rsidRDefault="00B12A43">
            <w:pPr>
              <w:spacing w:line="360" w:lineRule="auto"/>
              <w:jc w:val="right"/>
              <w:rPr>
                <w:ins w:id="4726" w:author="JAVIERA PAZ LEFORT IBANEZ" w:date="2025-09-22T03:18:00Z" w16du:dateUtc="2025-09-22T06:18:00Z"/>
                <w:rFonts w:ascii="Arial" w:eastAsiaTheme="minorEastAsia" w:hAnsi="Arial" w:cs="Arial"/>
              </w:rPr>
              <w:pPrChange w:id="4727" w:author="JAVIERA PAZ LEFORT IBANEZ" w:date="2025-09-22T17:13:00Z" w16du:dateUtc="2025-09-22T20:13:00Z">
                <w:pPr>
                  <w:jc w:val="right"/>
                </w:pPr>
              </w:pPrChange>
            </w:pPr>
            <w:ins w:id="4728" w:author="JAVIERA PAZ LEFORT IBANEZ" w:date="2025-09-22T03:18:00Z" w16du:dateUtc="2025-09-22T06:18:00Z">
              <w:r>
                <w:rPr>
                  <w:rFonts w:ascii="Arial" w:eastAsiaTheme="minorEastAsia" w:hAnsi="Arial" w:cs="Arial"/>
                </w:rPr>
                <w:t>(</w:t>
              </w:r>
            </w:ins>
            <w:ins w:id="4729" w:author="JAVIERA PAZ LEFORT IBANEZ" w:date="2025-09-22T03:23:00Z" w16du:dateUtc="2025-09-22T06:23:00Z">
              <w:r w:rsidR="009A73B6">
                <w:rPr>
                  <w:rFonts w:ascii="Arial" w:eastAsiaTheme="minorEastAsia" w:hAnsi="Arial" w:cs="Arial"/>
                </w:rPr>
                <w:t>3</w:t>
              </w:r>
            </w:ins>
            <w:ins w:id="4730" w:author="JAVIERA PAZ LEFORT IBANEZ" w:date="2025-09-22T03:26:00Z" w16du:dateUtc="2025-09-22T06:26:00Z">
              <w:r w:rsidR="00A35DAC">
                <w:rPr>
                  <w:rFonts w:ascii="Arial" w:eastAsiaTheme="minorEastAsia" w:hAnsi="Arial" w:cs="Arial"/>
                </w:rPr>
                <w:t>6</w:t>
              </w:r>
            </w:ins>
            <w:ins w:id="4731" w:author="JAVIERA PAZ LEFORT IBANEZ" w:date="2025-09-22T03:18:00Z" w16du:dateUtc="2025-09-22T06:18:00Z">
              <w:r>
                <w:rPr>
                  <w:rFonts w:ascii="Arial" w:eastAsiaTheme="minorEastAsia" w:hAnsi="Arial" w:cs="Arial"/>
                </w:rPr>
                <w:t>)</w:t>
              </w:r>
            </w:ins>
          </w:p>
        </w:tc>
      </w:tr>
      <w:tr w:rsidR="00B12A43" w14:paraId="0142C513" w14:textId="77777777" w:rsidTr="00D26ADE">
        <w:trPr>
          <w:ins w:id="4732" w:author="JAVIERA PAZ LEFORT IBANEZ" w:date="2025-09-22T03:18:00Z"/>
          <w:trPrChange w:id="4733" w:author="JAVIERA PAZ LEFORT IBANEZ" w:date="2025-09-22T03:27:00Z" w16du:dateUtc="2025-09-22T06:27:00Z">
            <w:trPr>
              <w:gridBefore w:val="1"/>
            </w:trPr>
          </w:trPrChange>
        </w:trPr>
        <w:tc>
          <w:tcPr>
            <w:tcW w:w="8185" w:type="dxa"/>
            <w:tcPrChange w:id="4734" w:author="JAVIERA PAZ LEFORT IBANEZ" w:date="2025-09-22T03:27:00Z" w16du:dateUtc="2025-09-22T06:27:00Z">
              <w:tcPr>
                <w:tcW w:w="8185" w:type="dxa"/>
                <w:gridSpan w:val="2"/>
              </w:tcPr>
            </w:tcPrChange>
          </w:tcPr>
          <w:p w14:paraId="3F07C4E8" w14:textId="308EE5A5" w:rsidR="00B12A43" w:rsidRPr="00760A38" w:rsidRDefault="00000000">
            <w:pPr>
              <w:spacing w:line="360" w:lineRule="auto"/>
              <w:rPr>
                <w:ins w:id="4735" w:author="JAVIERA PAZ LEFORT IBANEZ" w:date="2025-09-22T03:18:00Z" w16du:dateUtc="2025-09-22T06:18:00Z"/>
                <w:rFonts w:ascii="Arial" w:hAnsi="Arial" w:cs="Arial"/>
              </w:rPr>
              <w:pPrChange w:id="4736" w:author="JAVIERA PAZ LEFORT IBANEZ" w:date="2025-09-22T17:13:00Z" w16du:dateUtc="2025-09-22T20:13:00Z">
                <w:pPr/>
              </w:pPrChange>
            </w:pPr>
            <m:oMathPara>
              <m:oMath>
                <m:sSub>
                  <m:sSubPr>
                    <m:ctrlPr>
                      <w:ins w:id="4737" w:author="JAVIERA PAZ LEFORT IBANEZ" w:date="2025-09-22T03:23:00Z" w16du:dateUtc="2025-09-22T06:23:00Z">
                        <w:rPr>
                          <w:rFonts w:ascii="Cambria Math" w:eastAsiaTheme="minorEastAsia" w:hAnsi="Cambria Math" w:cs="Arial"/>
                          <w:i/>
                        </w:rPr>
                      </w:ins>
                    </m:ctrlPr>
                  </m:sSubPr>
                  <m:e>
                    <m:r>
                      <w:ins w:id="4738" w:author="JAVIERA PAZ LEFORT IBANEZ" w:date="2025-09-22T03:23:00Z" w16du:dateUtc="2025-09-22T06:23:00Z">
                        <w:rPr>
                          <w:rFonts w:ascii="Cambria Math" w:eastAsiaTheme="minorEastAsia" w:hAnsi="Cambria Math" w:cs="Arial"/>
                        </w:rPr>
                        <m:t>E</m:t>
                      </w:ins>
                    </m:r>
                  </m:e>
                  <m:sub>
                    <m:r>
                      <w:ins w:id="4739" w:author="JAVIERA PAZ LEFORT IBANEZ" w:date="2025-09-22T03:23:00Z" w16du:dateUtc="2025-09-22T06:23:00Z">
                        <w:rPr>
                          <w:rFonts w:ascii="Cambria Math" w:eastAsiaTheme="minorEastAsia" w:hAnsi="Cambria Math" w:cs="Arial"/>
                        </w:rPr>
                        <m:t>bal, s</m:t>
                      </w:ins>
                    </m:r>
                  </m:sub>
                </m:sSub>
                <m:r>
                  <w:ins w:id="4740" w:author="JAVIERA PAZ LEFORT IBANEZ" w:date="2025-09-22T03:23:00Z" w16du:dateUtc="2025-09-22T06:23:00Z">
                    <w:rPr>
                      <w:rFonts w:ascii="Cambria Math" w:eastAsiaTheme="minorEastAsia" w:hAnsi="Cambria Math" w:cs="Arial"/>
                    </w:rPr>
                    <m:t>=</m:t>
                  </w:ins>
                </m:r>
                <m:f>
                  <m:fPr>
                    <m:ctrlPr>
                      <w:ins w:id="4741" w:author="JAVIERA PAZ LEFORT IBANEZ" w:date="2025-09-22T03:23:00Z" w16du:dateUtc="2025-09-22T06:23:00Z">
                        <w:rPr>
                          <w:rFonts w:ascii="Cambria Math" w:eastAsiaTheme="minorEastAsia" w:hAnsi="Cambria Math" w:cs="Arial"/>
                          <w:i/>
                        </w:rPr>
                      </w:ins>
                    </m:ctrlPr>
                  </m:fPr>
                  <m:num>
                    <m:sSub>
                      <m:sSubPr>
                        <m:ctrlPr>
                          <w:ins w:id="4742" w:author="JAVIERA PAZ LEFORT IBANEZ" w:date="2025-09-22T03:23:00Z" w16du:dateUtc="2025-09-22T06:23:00Z">
                            <w:rPr>
                              <w:rFonts w:ascii="Cambria Math" w:hAnsi="Cambria Math" w:cs="Arial"/>
                              <w:i/>
                            </w:rPr>
                          </w:ins>
                        </m:ctrlPr>
                      </m:sSubPr>
                      <m:e>
                        <m:acc>
                          <m:accPr>
                            <m:chr m:val="̇"/>
                            <m:ctrlPr>
                              <w:ins w:id="4743" w:author="JAVIERA PAZ LEFORT IBANEZ" w:date="2025-09-22T03:23:00Z" w16du:dateUtc="2025-09-22T06:23:00Z">
                                <w:rPr>
                                  <w:rFonts w:ascii="Cambria Math" w:hAnsi="Cambria Math" w:cs="Arial"/>
                                  <w:i/>
                                </w:rPr>
                              </w:ins>
                            </m:ctrlPr>
                          </m:accPr>
                          <m:e>
                            <m:r>
                              <w:ins w:id="4744" w:author="JAVIERA PAZ LEFORT IBANEZ" w:date="2025-09-22T03:23:00Z" w16du:dateUtc="2025-09-22T06:23:00Z">
                                <w:rPr>
                                  <w:rFonts w:ascii="Cambria Math" w:hAnsi="Cambria Math" w:cs="Arial"/>
                                </w:rPr>
                                <m:t>m</m:t>
                              </w:ins>
                            </m:r>
                          </m:e>
                        </m:acc>
                      </m:e>
                      <m:sub>
                        <m:r>
                          <w:ins w:id="4745" w:author="JAVIERA PAZ LEFORT IBANEZ" w:date="2025-09-22T03:23:00Z" w16du:dateUtc="2025-09-22T06:23:00Z">
                            <w:rPr>
                              <w:rFonts w:ascii="Cambria Math" w:hAnsi="Cambria Math" w:cs="Arial"/>
                            </w:rPr>
                            <m:t>int</m:t>
                          </w:ins>
                        </m:r>
                      </m:sub>
                    </m:sSub>
                    <m:r>
                      <w:ins w:id="4746" w:author="JAVIERA PAZ LEFORT IBANEZ" w:date="2025-09-22T03:23:00Z" w16du:dateUtc="2025-09-22T06:23:00Z">
                        <w:rPr>
                          <w:rFonts w:ascii="Cambria Math" w:hAnsi="Cambria Math" w:cs="Arial"/>
                        </w:rPr>
                        <m:t>-</m:t>
                      </w:ins>
                    </m:r>
                    <m:sSub>
                      <m:sSubPr>
                        <m:ctrlPr>
                          <w:ins w:id="4747" w:author="JAVIERA PAZ LEFORT IBANEZ" w:date="2025-09-22T03:23:00Z" w16du:dateUtc="2025-09-22T06:23:00Z">
                            <w:rPr>
                              <w:rFonts w:ascii="Cambria Math" w:hAnsi="Cambria Math" w:cs="Arial"/>
                              <w:i/>
                            </w:rPr>
                          </w:ins>
                        </m:ctrlPr>
                      </m:sSubPr>
                      <m:e>
                        <m:acc>
                          <m:accPr>
                            <m:chr m:val="̇"/>
                            <m:ctrlPr>
                              <w:ins w:id="4748" w:author="JAVIERA PAZ LEFORT IBANEZ" w:date="2025-09-22T03:23:00Z" w16du:dateUtc="2025-09-22T06:23:00Z">
                                <w:rPr>
                                  <w:rFonts w:ascii="Cambria Math" w:hAnsi="Cambria Math" w:cs="Arial"/>
                                  <w:i/>
                                </w:rPr>
                              </w:ins>
                            </m:ctrlPr>
                          </m:accPr>
                          <m:e>
                            <m:r>
                              <w:ins w:id="4749" w:author="JAVIERA PAZ LEFORT IBANEZ" w:date="2025-09-22T03:23:00Z" w16du:dateUtc="2025-09-22T06:23:00Z">
                                <w:rPr>
                                  <w:rFonts w:ascii="Cambria Math" w:hAnsi="Cambria Math" w:cs="Arial"/>
                                </w:rPr>
                                <m:t>m</m:t>
                              </w:ins>
                            </m:r>
                          </m:e>
                        </m:acc>
                      </m:e>
                      <m:sub>
                        <m:r>
                          <w:ins w:id="4750" w:author="JAVIERA PAZ LEFORT IBANEZ" w:date="2025-09-22T03:23:00Z" w16du:dateUtc="2025-09-22T06:23:00Z">
                            <w:rPr>
                              <w:rFonts w:ascii="Cambria Math" w:hAnsi="Cambria Math" w:cs="Arial"/>
                            </w:rPr>
                            <m:t>carcasa</m:t>
                          </w:ins>
                        </m:r>
                      </m:sub>
                    </m:sSub>
                  </m:num>
                  <m:den>
                    <m:d>
                      <m:dPr>
                        <m:begChr m:val="|"/>
                        <m:endChr m:val="|"/>
                        <m:ctrlPr>
                          <w:ins w:id="4751" w:author="JAVIERA PAZ LEFORT IBANEZ" w:date="2025-09-22T03:23:00Z" w16du:dateUtc="2025-09-22T06:23:00Z">
                            <w:rPr>
                              <w:rFonts w:ascii="Cambria Math" w:eastAsiaTheme="minorEastAsia" w:hAnsi="Cambria Math" w:cs="Arial"/>
                              <w:i/>
                            </w:rPr>
                          </w:ins>
                        </m:ctrlPr>
                      </m:dPr>
                      <m:e>
                        <m:sSub>
                          <m:sSubPr>
                            <m:ctrlPr>
                              <w:ins w:id="4752" w:author="JAVIERA PAZ LEFORT IBANEZ" w:date="2025-09-22T03:23:00Z" w16du:dateUtc="2025-09-22T06:23:00Z">
                                <w:rPr>
                                  <w:rFonts w:ascii="Cambria Math" w:hAnsi="Cambria Math" w:cs="Arial"/>
                                  <w:i/>
                                </w:rPr>
                              </w:ins>
                            </m:ctrlPr>
                          </m:sSubPr>
                          <m:e>
                            <m:acc>
                              <m:accPr>
                                <m:chr m:val="̇"/>
                                <m:ctrlPr>
                                  <w:ins w:id="4753" w:author="JAVIERA PAZ LEFORT IBANEZ" w:date="2025-09-22T03:23:00Z" w16du:dateUtc="2025-09-22T06:23:00Z">
                                    <w:rPr>
                                      <w:rFonts w:ascii="Cambria Math" w:hAnsi="Cambria Math" w:cs="Arial"/>
                                      <w:i/>
                                    </w:rPr>
                                  </w:ins>
                                </m:ctrlPr>
                              </m:accPr>
                              <m:e>
                                <m:r>
                                  <w:ins w:id="4754" w:author="JAVIERA PAZ LEFORT IBANEZ" w:date="2025-09-22T03:23:00Z" w16du:dateUtc="2025-09-22T06:23:00Z">
                                    <w:rPr>
                                      <w:rFonts w:ascii="Cambria Math" w:hAnsi="Cambria Math" w:cs="Arial"/>
                                    </w:rPr>
                                    <m:t>m</m:t>
                                  </w:ins>
                                </m:r>
                              </m:e>
                            </m:acc>
                          </m:e>
                          <m:sub>
                            <m:r>
                              <w:ins w:id="4755" w:author="JAVIERA PAZ LEFORT IBANEZ" w:date="2025-09-22T03:23:00Z" w16du:dateUtc="2025-09-22T06:23:00Z">
                                <w:rPr>
                                  <w:rFonts w:ascii="Cambria Math" w:hAnsi="Cambria Math" w:cs="Arial"/>
                                </w:rPr>
                                <m:t>carcasa</m:t>
                              </w:ins>
                            </m:r>
                          </m:sub>
                        </m:sSub>
                      </m:e>
                    </m:d>
                  </m:den>
                </m:f>
              </m:oMath>
            </m:oMathPara>
          </w:p>
        </w:tc>
        <w:tc>
          <w:tcPr>
            <w:tcW w:w="643" w:type="dxa"/>
            <w:tcPrChange w:id="4756" w:author="JAVIERA PAZ LEFORT IBANEZ" w:date="2025-09-22T03:27:00Z" w16du:dateUtc="2025-09-22T06:27:00Z">
              <w:tcPr>
                <w:tcW w:w="643" w:type="dxa"/>
                <w:gridSpan w:val="2"/>
              </w:tcPr>
            </w:tcPrChange>
          </w:tcPr>
          <w:p w14:paraId="2819CFB9" w14:textId="3BB25E25" w:rsidR="00B12A43" w:rsidRDefault="00B12A43">
            <w:pPr>
              <w:spacing w:line="360" w:lineRule="auto"/>
              <w:jc w:val="right"/>
              <w:rPr>
                <w:ins w:id="4757" w:author="JAVIERA PAZ LEFORT IBANEZ" w:date="2025-09-22T03:18:00Z" w16du:dateUtc="2025-09-22T06:18:00Z"/>
                <w:rFonts w:ascii="Arial" w:eastAsiaTheme="minorEastAsia" w:hAnsi="Arial" w:cs="Arial"/>
              </w:rPr>
              <w:pPrChange w:id="4758" w:author="JAVIERA PAZ LEFORT IBANEZ" w:date="2025-09-22T17:13:00Z" w16du:dateUtc="2025-09-22T20:13:00Z">
                <w:pPr>
                  <w:jc w:val="right"/>
                </w:pPr>
              </w:pPrChange>
            </w:pPr>
            <w:ins w:id="4759" w:author="JAVIERA PAZ LEFORT IBANEZ" w:date="2025-09-22T03:18:00Z" w16du:dateUtc="2025-09-22T06:18:00Z">
              <w:r>
                <w:rPr>
                  <w:rFonts w:ascii="Arial" w:eastAsiaTheme="minorEastAsia" w:hAnsi="Arial" w:cs="Arial"/>
                </w:rPr>
                <w:t>(</w:t>
              </w:r>
            </w:ins>
            <w:ins w:id="4760" w:author="JAVIERA PAZ LEFORT IBANEZ" w:date="2025-09-22T03:23:00Z" w16du:dateUtc="2025-09-22T06:23:00Z">
              <w:r w:rsidR="009A73B6">
                <w:rPr>
                  <w:rFonts w:ascii="Arial" w:eastAsiaTheme="minorEastAsia" w:hAnsi="Arial" w:cs="Arial"/>
                </w:rPr>
                <w:t>3</w:t>
              </w:r>
            </w:ins>
            <w:ins w:id="4761" w:author="JAVIERA PAZ LEFORT IBANEZ" w:date="2025-09-22T03:26:00Z" w16du:dateUtc="2025-09-22T06:26:00Z">
              <w:r w:rsidR="00A35DAC">
                <w:rPr>
                  <w:rFonts w:ascii="Arial" w:eastAsiaTheme="minorEastAsia" w:hAnsi="Arial" w:cs="Arial"/>
                </w:rPr>
                <w:t>7</w:t>
              </w:r>
            </w:ins>
            <w:ins w:id="4762" w:author="JAVIERA PAZ LEFORT IBANEZ" w:date="2025-09-22T03:18:00Z" w16du:dateUtc="2025-09-22T06:18:00Z">
              <w:r>
                <w:rPr>
                  <w:rFonts w:ascii="Arial" w:eastAsiaTheme="minorEastAsia" w:hAnsi="Arial" w:cs="Arial"/>
                </w:rPr>
                <w:t>)</w:t>
              </w:r>
            </w:ins>
          </w:p>
        </w:tc>
      </w:tr>
    </w:tbl>
    <w:p w14:paraId="14F1A8D0" w14:textId="77777777" w:rsidR="00B12A43" w:rsidRPr="00B355AB" w:rsidRDefault="00B12A43">
      <w:pPr>
        <w:spacing w:line="360" w:lineRule="auto"/>
        <w:ind w:left="708"/>
        <w:jc w:val="both"/>
        <w:rPr>
          <w:ins w:id="4763" w:author="JAVIERA PAZ LEFORT IBANEZ" w:date="2025-09-22T03:18:00Z" w16du:dateUtc="2025-09-22T06:18:00Z"/>
          <w:rFonts w:ascii="Arial" w:hAnsi="Arial" w:cs="Arial"/>
        </w:rPr>
        <w:pPrChange w:id="4764" w:author="JAVIERA PAZ LEFORT IBANEZ" w:date="2025-09-22T17:13:00Z" w16du:dateUtc="2025-09-22T20:13:00Z">
          <w:pPr>
            <w:jc w:val="both"/>
          </w:pPr>
        </w:pPrChange>
      </w:pPr>
    </w:p>
    <w:p w14:paraId="5442A6B7" w14:textId="75EBE7F8" w:rsidR="009006DB" w:rsidRPr="00B355AB" w:rsidRDefault="009006DB">
      <w:pPr>
        <w:spacing w:line="360" w:lineRule="auto"/>
        <w:ind w:left="708"/>
        <w:jc w:val="both"/>
        <w:rPr>
          <w:ins w:id="4765" w:author="JAVIERA PAZ LEFORT IBANEZ" w:date="2025-09-19T23:27:00Z" w16du:dateUtc="2025-09-20T02:27:00Z"/>
          <w:rFonts w:ascii="Arial" w:hAnsi="Arial" w:cs="Arial"/>
        </w:rPr>
        <w:pPrChange w:id="4766" w:author="JAVIERA PAZ LEFORT IBANEZ" w:date="2025-09-22T17:13:00Z" w16du:dateUtc="2025-09-22T20:13:00Z">
          <w:pPr>
            <w:jc w:val="both"/>
          </w:pPr>
        </w:pPrChange>
      </w:pPr>
      <w:ins w:id="4767" w:author="JAVIERA PAZ LEFORT IBANEZ" w:date="2025-09-20T00:15:00Z">
        <w:r w:rsidRPr="00B355AB">
          <w:rPr>
            <w:rFonts w:ascii="Arial" w:hAnsi="Arial" w:cs="Arial"/>
          </w:rPr>
          <w:lastRenderedPageBreak/>
          <w:t xml:space="preserve">En los gráficos/tablas se reporta </w:t>
        </w:r>
      </w:ins>
      <m:oMath>
        <m:r>
          <w:ins w:id="4768" w:author="JAVIERA PAZ LEFORT IBANEZ" w:date="2025-09-20T00:16:00Z" w16du:dateUtc="2025-09-20T03:16:00Z">
            <w:rPr>
              <w:rFonts w:ascii="Cambria Math" w:hAnsi="Cambria Math" w:cs="Arial"/>
            </w:rPr>
            <m:t xml:space="preserve">100 ∙ </m:t>
          </w:ins>
        </m:r>
        <m:sSub>
          <m:sSubPr>
            <m:ctrlPr>
              <w:ins w:id="4769" w:author="JAVIERA PAZ LEFORT IBANEZ" w:date="2025-09-20T00:16:00Z" w16du:dateUtc="2025-09-20T03:16:00Z">
                <w:rPr>
                  <w:rFonts w:ascii="Cambria Math" w:eastAsiaTheme="minorEastAsia" w:hAnsi="Cambria Math" w:cs="Arial"/>
                  <w:i/>
                </w:rPr>
              </w:ins>
            </m:ctrlPr>
          </m:sSubPr>
          <m:e>
            <m:r>
              <w:ins w:id="4770" w:author="JAVIERA PAZ LEFORT IBANEZ" w:date="2025-09-20T00:16:00Z" w16du:dateUtc="2025-09-20T03:16:00Z">
                <w:rPr>
                  <w:rFonts w:ascii="Cambria Math" w:eastAsiaTheme="minorEastAsia" w:hAnsi="Cambria Math" w:cs="Arial"/>
                </w:rPr>
                <m:t>E</m:t>
              </w:ins>
            </m:r>
          </m:e>
          <m:sub>
            <m:r>
              <w:ins w:id="4771" w:author="JAVIERA PAZ LEFORT IBANEZ" w:date="2025-09-20T00:16:00Z" w16du:dateUtc="2025-09-20T03:16:00Z">
                <w:rPr>
                  <w:rFonts w:ascii="Cambria Math" w:eastAsiaTheme="minorEastAsia" w:hAnsi="Cambria Math" w:cs="Arial"/>
                </w:rPr>
                <m:t>bal</m:t>
              </w:ins>
            </m:r>
          </m:sub>
        </m:sSub>
      </m:oMath>
      <w:ins w:id="4772" w:author="JAVIERA PAZ LEFORT IBANEZ" w:date="2025-09-20T00:16:00Z" w16du:dateUtc="2025-09-20T03:16:00Z">
        <w:r w:rsidRPr="00B355AB">
          <w:rPr>
            <w:rFonts w:ascii="Arial" w:eastAsiaTheme="minorEastAsia" w:hAnsi="Arial" w:cs="Arial"/>
          </w:rPr>
          <w:t xml:space="preserve"> en </w:t>
        </w:r>
      </w:ins>
      <w:ins w:id="4773" w:author="JAVIERA PAZ LEFORT IBANEZ" w:date="2025-09-20T00:15:00Z">
        <w:r w:rsidRPr="00B355AB">
          <w:rPr>
            <w:rFonts w:ascii="Arial" w:hAnsi="Arial" w:cs="Arial"/>
            <w:b/>
            <w:bCs/>
          </w:rPr>
          <w:t>%</w:t>
        </w:r>
        <w:r w:rsidRPr="00B355AB">
          <w:rPr>
            <w:rFonts w:ascii="Arial" w:hAnsi="Arial" w:cs="Arial"/>
          </w:rPr>
          <w:t>.</w:t>
        </w:r>
      </w:ins>
    </w:p>
    <w:p w14:paraId="25C557CB" w14:textId="0D9182F2" w:rsidR="00783902" w:rsidRPr="005D59EA" w:rsidDel="009910F2" w:rsidRDefault="00783902">
      <w:pPr>
        <w:spacing w:line="360" w:lineRule="auto"/>
        <w:ind w:left="708"/>
        <w:jc w:val="both"/>
        <w:rPr>
          <w:del w:id="4774" w:author="JAVIERA PAZ LEFORT IBANEZ" w:date="2025-09-19T23:27:00Z" w16du:dateUtc="2025-09-20T02:27:00Z"/>
          <w:rFonts w:ascii="Arial" w:hAnsi="Arial" w:cs="Arial"/>
        </w:rPr>
        <w:pPrChange w:id="4775" w:author="JAVIERA PAZ LEFORT IBANEZ" w:date="2025-09-22T17:13:00Z" w16du:dateUtc="2025-09-22T20:13:00Z">
          <w:pPr>
            <w:jc w:val="both"/>
          </w:pPr>
        </w:pPrChange>
      </w:pPr>
      <w:del w:id="4776" w:author="JAVIERA PAZ LEFORT IBANEZ" w:date="2025-09-19T23:27:00Z" w16du:dateUtc="2025-09-20T02:27:00Z">
        <w:r w:rsidRPr="005D59EA" w:rsidDel="009910F2">
          <w:rPr>
            <w:rFonts w:ascii="Arial" w:hAnsi="Arial" w:cs="Arial"/>
          </w:rPr>
          <w:delText>El modelo considera tres resistencias principales que determinan la eficiencia global del proceso:</w:delText>
        </w:r>
      </w:del>
    </w:p>
    <w:p w14:paraId="252F2FBB" w14:textId="37A8BA46" w:rsidR="00783902" w:rsidRPr="005D59EA" w:rsidDel="009910F2" w:rsidRDefault="00783902">
      <w:pPr>
        <w:numPr>
          <w:ilvl w:val="0"/>
          <w:numId w:val="20"/>
        </w:numPr>
        <w:spacing w:line="360" w:lineRule="auto"/>
        <w:ind w:left="1428"/>
        <w:jc w:val="both"/>
        <w:rPr>
          <w:del w:id="4777" w:author="JAVIERA PAZ LEFORT IBANEZ" w:date="2025-09-19T23:27:00Z" w16du:dateUtc="2025-09-20T02:27:00Z"/>
          <w:rFonts w:ascii="Arial" w:hAnsi="Arial" w:cs="Arial"/>
        </w:rPr>
        <w:pPrChange w:id="4778" w:author="JAVIERA PAZ LEFORT IBANEZ" w:date="2025-09-22T17:13:00Z" w16du:dateUtc="2025-09-22T20:13:00Z">
          <w:pPr>
            <w:numPr>
              <w:numId w:val="20"/>
            </w:numPr>
            <w:tabs>
              <w:tab w:val="num" w:pos="720"/>
            </w:tabs>
            <w:ind w:left="720" w:hanging="360"/>
            <w:jc w:val="both"/>
          </w:pPr>
        </w:pPrChange>
      </w:pPr>
      <w:del w:id="4779" w:author="JAVIERA PAZ LEFORT IBANEZ" w:date="2025-09-19T23:27:00Z" w16du:dateUtc="2025-09-20T02:27:00Z">
        <w:r w:rsidRPr="005D59EA" w:rsidDel="009910F2">
          <w:rPr>
            <w:rFonts w:ascii="Arial" w:hAnsi="Arial" w:cs="Arial"/>
            <w:b/>
            <w:bCs/>
          </w:rPr>
          <w:delText>Resistencia en la Fase Interna (Vino):</w:delText>
        </w:r>
        <w:r w:rsidRPr="005D59EA" w:rsidDel="009910F2">
          <w:rPr>
            <w:rFonts w:ascii="Arial" w:hAnsi="Arial" w:cs="Arial"/>
          </w:rPr>
          <w:delText xml:space="preserve"> Representa la dificultad que enfrentan las moléculas de agua para desplazarse desde el volumen del vino hasta la </w:delText>
        </w:r>
        <w:r w:rsidR="002E2CAA" w:rsidRPr="005D59EA" w:rsidDel="009910F2">
          <w:rPr>
            <w:rFonts w:ascii="Arial" w:hAnsi="Arial" w:cs="Arial"/>
          </w:rPr>
          <w:delText>interface líquido-gaseoso</w:delText>
        </w:r>
        <w:r w:rsidR="0053101A" w:rsidRPr="005D59EA" w:rsidDel="009910F2">
          <w:rPr>
            <w:rFonts w:ascii="Arial" w:hAnsi="Arial" w:cs="Arial"/>
          </w:rPr>
          <w:delText xml:space="preserve"> en el poro de membrana</w:delText>
        </w:r>
        <w:r w:rsidRPr="005D59EA" w:rsidDel="009910F2">
          <w:rPr>
            <w:rFonts w:ascii="Arial" w:hAnsi="Arial" w:cs="Arial"/>
          </w:rPr>
          <w:delText xml:space="preserve">. Esta resistencia está controlada por el coeficiente de transferencia de masa </w:delText>
        </w:r>
      </w:del>
      <m:oMath>
        <m:sSub>
          <m:sSubPr>
            <m:ctrlPr>
              <w:del w:id="4780" w:author="JAVIERA PAZ LEFORT IBANEZ" w:date="2025-09-19T23:27:00Z" w16du:dateUtc="2025-09-20T02:27:00Z">
                <w:rPr>
                  <w:rFonts w:ascii="Cambria Math" w:hAnsi="Cambria Math" w:cs="Arial"/>
                  <w:i/>
                </w:rPr>
              </w:del>
            </m:ctrlPr>
          </m:sSubPr>
          <m:e>
            <m:r>
              <w:del w:id="4781" w:author="JAVIERA PAZ LEFORT IBANEZ" w:date="2025-09-19T23:27:00Z" w16du:dateUtc="2025-09-20T02:27:00Z">
                <w:rPr>
                  <w:rFonts w:ascii="Cambria Math" w:hAnsi="Cambria Math" w:cs="Arial"/>
                </w:rPr>
                <m:t>K</m:t>
              </w:del>
            </m:r>
          </m:e>
          <m:sub>
            <m:r>
              <w:del w:id="4782" w:author="JAVIERA PAZ LEFORT IBANEZ" w:date="2025-09-19T23:27:00Z" w16du:dateUtc="2025-09-20T02:27:00Z">
                <w:rPr>
                  <w:rFonts w:ascii="Cambria Math" w:hAnsi="Cambria Math" w:cs="Arial"/>
                </w:rPr>
                <m:t>L</m:t>
              </w:del>
            </m:r>
          </m:sub>
        </m:sSub>
      </m:oMath>
      <w:del w:id="4783" w:author="JAVIERA PAZ LEFORT IBANEZ" w:date="2025-09-19T23:27:00Z" w16du:dateUtc="2025-09-20T02:27:00Z">
        <w:r w:rsidRPr="005D59EA" w:rsidDel="009910F2">
          <w:rPr>
            <w:rFonts w:ascii="Arial" w:hAnsi="Arial" w:cs="Arial"/>
          </w:rPr>
          <w:delText xml:space="preserve">​, el cual </w:delText>
        </w:r>
        <w:r w:rsidR="0053101A" w:rsidRPr="005D59EA" w:rsidDel="009910F2">
          <w:rPr>
            <w:rFonts w:ascii="Arial" w:hAnsi="Arial" w:cs="Arial"/>
          </w:rPr>
          <w:delText>está en función del</w:delText>
        </w:r>
        <w:r w:rsidRPr="005D59EA" w:rsidDel="009910F2">
          <w:rPr>
            <w:rFonts w:ascii="Arial" w:hAnsi="Arial" w:cs="Arial"/>
          </w:rPr>
          <w:delText xml:space="preserve"> </w:delText>
        </w:r>
        <w:r w:rsidRPr="005D59EA" w:rsidDel="009910F2">
          <w:rPr>
            <w:rFonts w:ascii="Arial" w:hAnsi="Arial" w:cs="Arial"/>
            <w:b/>
            <w:bCs/>
          </w:rPr>
          <w:delText>número de Sherwood (</w:delText>
        </w:r>
      </w:del>
      <m:oMath>
        <m:r>
          <w:del w:id="4784" w:author="JAVIERA PAZ LEFORT IBANEZ" w:date="2025-09-19T23:27:00Z" w16du:dateUtc="2025-09-20T02:27:00Z">
            <m:rPr>
              <m:sty m:val="bi"/>
            </m:rPr>
            <w:rPr>
              <w:rFonts w:ascii="Cambria Math" w:hAnsi="Cambria Math" w:cs="Arial"/>
            </w:rPr>
            <m:t>Sh</m:t>
          </w:del>
        </m:r>
      </m:oMath>
      <w:del w:id="4785" w:author="JAVIERA PAZ LEFORT IBANEZ" w:date="2025-09-19T23:27:00Z" w16du:dateUtc="2025-09-20T02:27:00Z">
        <w:r w:rsidRPr="005D59EA" w:rsidDel="009910F2">
          <w:rPr>
            <w:rFonts w:ascii="Arial" w:hAnsi="Arial" w:cs="Arial"/>
            <w:b/>
            <w:bCs/>
          </w:rPr>
          <w:delText>)</w:delText>
        </w:r>
        <w:r w:rsidRPr="005D59EA" w:rsidDel="009910F2">
          <w:rPr>
            <w:rFonts w:ascii="Arial" w:hAnsi="Arial" w:cs="Arial"/>
          </w:rPr>
          <w:delText xml:space="preserve"> y el coeficiente de difusión del agua en el vino</w:delText>
        </w:r>
        <w:r w:rsidR="0053101A" w:rsidRPr="005D59EA" w:rsidDel="009910F2">
          <w:rPr>
            <w:rFonts w:ascii="Arial" w:hAnsi="Arial" w:cs="Arial"/>
          </w:rPr>
          <w:delText xml:space="preserve"> (Deff)</w:delText>
        </w:r>
        <w:r w:rsidRPr="005D59EA" w:rsidDel="009910F2">
          <w:rPr>
            <w:rFonts w:ascii="Arial" w:hAnsi="Arial" w:cs="Arial"/>
          </w:rPr>
          <w:delText>:​​</w:delText>
        </w:r>
      </w:del>
    </w:p>
    <w:p w14:paraId="62B57D9F" w14:textId="4142C035" w:rsidR="00726870" w:rsidRPr="005D59EA" w:rsidDel="009910F2" w:rsidRDefault="00000000">
      <w:pPr>
        <w:spacing w:line="360" w:lineRule="auto"/>
        <w:ind w:left="708"/>
        <w:jc w:val="both"/>
        <w:rPr>
          <w:del w:id="4786" w:author="JAVIERA PAZ LEFORT IBANEZ" w:date="2025-09-19T23:27:00Z" w16du:dateUtc="2025-09-20T02:27:00Z"/>
          <w:rFonts w:ascii="Arial" w:hAnsi="Arial" w:cs="Arial"/>
        </w:rPr>
        <w:pPrChange w:id="4787" w:author="JAVIERA PAZ LEFORT IBANEZ" w:date="2025-09-22T17:13:00Z" w16du:dateUtc="2025-09-22T20:13:00Z">
          <w:pPr>
            <w:jc w:val="both"/>
          </w:pPr>
        </w:pPrChange>
      </w:pPr>
      <m:oMathPara>
        <m:oMath>
          <m:sSub>
            <m:sSubPr>
              <m:ctrlPr>
                <w:del w:id="4788" w:author="JAVIERA PAZ LEFORT IBANEZ" w:date="2025-09-19T23:27:00Z" w16du:dateUtc="2025-09-20T02:27:00Z">
                  <w:rPr>
                    <w:rFonts w:ascii="Cambria Math" w:hAnsi="Cambria Math" w:cs="Arial"/>
                    <w:i/>
                  </w:rPr>
                </w:del>
              </m:ctrlPr>
            </m:sSubPr>
            <m:e>
              <m:r>
                <w:del w:id="4789" w:author="JAVIERA PAZ LEFORT IBANEZ" w:date="2025-09-19T23:27:00Z" w16du:dateUtc="2025-09-20T02:27:00Z">
                  <w:rPr>
                    <w:rFonts w:ascii="Cambria Math" w:hAnsi="Cambria Math" w:cs="Arial"/>
                  </w:rPr>
                  <m:t>K</m:t>
                </w:del>
              </m:r>
            </m:e>
            <m:sub>
              <m:r>
                <w:del w:id="4790" w:author="JAVIERA PAZ LEFORT IBANEZ" w:date="2025-09-19T23:27:00Z" w16du:dateUtc="2025-09-20T02:27:00Z">
                  <w:rPr>
                    <w:rFonts w:ascii="Cambria Math" w:hAnsi="Cambria Math" w:cs="Arial"/>
                  </w:rPr>
                  <m:t>L</m:t>
                </w:del>
              </m:r>
            </m:sub>
          </m:sSub>
          <m:r>
            <w:del w:id="4791" w:author="JAVIERA PAZ LEFORT IBANEZ" w:date="2025-09-19T23:27:00Z" w16du:dateUtc="2025-09-20T02:27:00Z">
              <w:rPr>
                <w:rFonts w:ascii="Cambria Math" w:hAnsi="Cambria Math" w:cs="Arial"/>
              </w:rPr>
              <m:t>=</m:t>
            </w:del>
          </m:r>
          <m:f>
            <m:fPr>
              <m:ctrlPr>
                <w:del w:id="4792" w:author="JAVIERA PAZ LEFORT IBANEZ" w:date="2025-09-19T23:27:00Z" w16du:dateUtc="2025-09-20T02:27:00Z">
                  <w:rPr>
                    <w:rFonts w:ascii="Cambria Math" w:hAnsi="Cambria Math" w:cs="Arial"/>
                    <w:i/>
                  </w:rPr>
                </w:del>
              </m:ctrlPr>
            </m:fPr>
            <m:num>
              <m:r>
                <w:del w:id="4793" w:author="JAVIERA PAZ LEFORT IBANEZ" w:date="2025-09-19T23:27:00Z" w16du:dateUtc="2025-09-20T02:27:00Z">
                  <w:rPr>
                    <w:rFonts w:ascii="Cambria Math" w:hAnsi="Cambria Math" w:cs="Arial"/>
                  </w:rPr>
                  <m:t>Sh∙</m:t>
                </w:del>
              </m:r>
              <m:sSub>
                <m:sSubPr>
                  <m:ctrlPr>
                    <w:del w:id="4794" w:author="JAVIERA PAZ LEFORT IBANEZ" w:date="2025-09-19T23:27:00Z" w16du:dateUtc="2025-09-20T02:27:00Z">
                      <w:rPr>
                        <w:rFonts w:ascii="Cambria Math" w:hAnsi="Cambria Math" w:cs="Arial"/>
                        <w:i/>
                      </w:rPr>
                    </w:del>
                  </m:ctrlPr>
                </m:sSubPr>
                <m:e>
                  <m:r>
                    <w:del w:id="4795" w:author="JAVIERA PAZ LEFORT IBANEZ" w:date="2025-09-19T23:27:00Z" w16du:dateUtc="2025-09-20T02:27:00Z">
                      <w:rPr>
                        <w:rFonts w:ascii="Cambria Math" w:hAnsi="Cambria Math" w:cs="Arial"/>
                      </w:rPr>
                      <m:t>D</m:t>
                    </w:del>
                  </m:r>
                </m:e>
                <m:sub>
                  <m:r>
                    <w:del w:id="4796" w:author="JAVIERA PAZ LEFORT IBANEZ" w:date="2025-09-19T23:27:00Z" w16du:dateUtc="2025-09-20T02:27:00Z">
                      <w:rPr>
                        <w:rFonts w:ascii="Cambria Math" w:hAnsi="Cambria Math" w:cs="Arial"/>
                      </w:rPr>
                      <m:t>efectivo</m:t>
                    </w:del>
                  </m:r>
                </m:sub>
              </m:sSub>
            </m:num>
            <m:den>
              <m:sSub>
                <m:sSubPr>
                  <m:ctrlPr>
                    <w:del w:id="4797" w:author="JAVIERA PAZ LEFORT IBANEZ" w:date="2025-09-19T23:27:00Z" w16du:dateUtc="2025-09-20T02:27:00Z">
                      <w:rPr>
                        <w:rFonts w:ascii="Cambria Math" w:hAnsi="Cambria Math" w:cs="Arial"/>
                        <w:i/>
                      </w:rPr>
                    </w:del>
                  </m:ctrlPr>
                </m:sSubPr>
                <m:e>
                  <m:r>
                    <w:del w:id="4798" w:author="JAVIERA PAZ LEFORT IBANEZ" w:date="2025-09-19T23:27:00Z" w16du:dateUtc="2025-09-20T02:27:00Z">
                      <w:rPr>
                        <w:rFonts w:ascii="Cambria Math" w:hAnsi="Cambria Math" w:cs="Arial"/>
                      </w:rPr>
                      <m:t>d</m:t>
                    </w:del>
                  </m:r>
                </m:e>
                <m:sub>
                  <m:r>
                    <w:del w:id="4799" w:author="JAVIERA PAZ LEFORT IBANEZ" w:date="2025-09-19T23:27:00Z" w16du:dateUtc="2025-09-20T02:27:00Z">
                      <w:rPr>
                        <w:rFonts w:ascii="Cambria Math" w:hAnsi="Cambria Math" w:cs="Arial"/>
                      </w:rPr>
                      <m:t>h</m:t>
                    </w:del>
                  </m:r>
                </m:sub>
              </m:sSub>
            </m:den>
          </m:f>
        </m:oMath>
      </m:oMathPara>
    </w:p>
    <w:p w14:paraId="1E46E0B8" w14:textId="6FB713AB" w:rsidR="00783902" w:rsidRPr="005D59EA" w:rsidDel="009910F2" w:rsidRDefault="00783902">
      <w:pPr>
        <w:spacing w:line="360" w:lineRule="auto"/>
        <w:ind w:left="708" w:firstLine="708"/>
        <w:jc w:val="both"/>
        <w:rPr>
          <w:del w:id="4800" w:author="JAVIERA PAZ LEFORT IBANEZ" w:date="2025-09-19T23:27:00Z" w16du:dateUtc="2025-09-20T02:27:00Z"/>
          <w:rFonts w:ascii="Arial" w:hAnsi="Arial" w:cs="Arial"/>
        </w:rPr>
        <w:pPrChange w:id="4801" w:author="JAVIERA PAZ LEFORT IBANEZ" w:date="2025-09-22T17:13:00Z" w16du:dateUtc="2025-09-22T20:13:00Z">
          <w:pPr>
            <w:ind w:firstLine="708"/>
            <w:jc w:val="both"/>
          </w:pPr>
        </w:pPrChange>
      </w:pPr>
      <w:del w:id="4802" w:author="JAVIERA PAZ LEFORT IBANEZ" w:date="2025-09-19T23:27:00Z" w16du:dateUtc="2025-09-20T02:27:00Z">
        <w:r w:rsidRPr="005D59EA" w:rsidDel="009910F2">
          <w:rPr>
            <w:rFonts w:ascii="Arial" w:hAnsi="Arial" w:cs="Arial"/>
          </w:rPr>
          <w:delText xml:space="preserve">Donde </w:delText>
        </w:r>
      </w:del>
      <m:oMath>
        <m:sSub>
          <m:sSubPr>
            <m:ctrlPr>
              <w:del w:id="4803" w:author="JAVIERA PAZ LEFORT IBANEZ" w:date="2025-09-19T23:27:00Z" w16du:dateUtc="2025-09-20T02:27:00Z">
                <w:rPr>
                  <w:rFonts w:ascii="Cambria Math" w:hAnsi="Cambria Math" w:cs="Arial"/>
                  <w:i/>
                </w:rPr>
              </w:del>
            </m:ctrlPr>
          </m:sSubPr>
          <m:e>
            <m:r>
              <w:del w:id="4804" w:author="JAVIERA PAZ LEFORT IBANEZ" w:date="2025-09-19T23:27:00Z" w16du:dateUtc="2025-09-20T02:27:00Z">
                <w:rPr>
                  <w:rFonts w:ascii="Cambria Math" w:hAnsi="Cambria Math" w:cs="Arial"/>
                </w:rPr>
                <m:t>d</m:t>
              </w:del>
            </m:r>
          </m:e>
          <m:sub>
            <m:r>
              <w:del w:id="4805" w:author="JAVIERA PAZ LEFORT IBANEZ" w:date="2025-09-19T23:27:00Z" w16du:dateUtc="2025-09-20T02:27:00Z">
                <w:rPr>
                  <w:rFonts w:ascii="Cambria Math" w:hAnsi="Cambria Math" w:cs="Arial"/>
                </w:rPr>
                <m:t>h</m:t>
              </w:del>
            </m:r>
          </m:sub>
        </m:sSub>
      </m:oMath>
      <w:del w:id="4806" w:author="JAVIERA PAZ LEFORT IBANEZ" w:date="2025-09-19T23:27:00Z" w16du:dateUtc="2025-09-20T02:27:00Z">
        <w:r w:rsidR="00C443CF" w:rsidRPr="005D59EA" w:rsidDel="009910F2">
          <w:rPr>
            <w:rFonts w:ascii="Arial" w:eastAsiaTheme="minorEastAsia" w:hAnsi="Arial" w:cs="Arial"/>
          </w:rPr>
          <w:delText xml:space="preserve"> </w:delText>
        </w:r>
        <w:r w:rsidRPr="005D59EA" w:rsidDel="009910F2">
          <w:rPr>
            <w:rFonts w:ascii="Arial" w:hAnsi="Arial" w:cs="Arial"/>
          </w:rPr>
          <w:delText>es el diámetro hidráulico de la fibra hueca.</w:delText>
        </w:r>
      </w:del>
    </w:p>
    <w:p w14:paraId="0A82467A" w14:textId="540EC21E" w:rsidR="00D20B65" w:rsidRPr="005D59EA" w:rsidDel="009910F2" w:rsidRDefault="00783902">
      <w:pPr>
        <w:numPr>
          <w:ilvl w:val="0"/>
          <w:numId w:val="20"/>
        </w:numPr>
        <w:spacing w:line="360" w:lineRule="auto"/>
        <w:ind w:left="1428"/>
        <w:jc w:val="both"/>
        <w:rPr>
          <w:del w:id="4807" w:author="JAVIERA PAZ LEFORT IBANEZ" w:date="2025-09-19T23:27:00Z" w16du:dateUtc="2025-09-20T02:27:00Z"/>
          <w:rFonts w:ascii="Arial" w:hAnsi="Arial" w:cs="Arial"/>
        </w:rPr>
        <w:pPrChange w:id="4808" w:author="JAVIERA PAZ LEFORT IBANEZ" w:date="2025-09-22T17:13:00Z" w16du:dateUtc="2025-09-22T20:13:00Z">
          <w:pPr>
            <w:numPr>
              <w:numId w:val="20"/>
            </w:numPr>
            <w:tabs>
              <w:tab w:val="num" w:pos="720"/>
            </w:tabs>
            <w:ind w:left="720" w:hanging="360"/>
            <w:jc w:val="both"/>
          </w:pPr>
        </w:pPrChange>
      </w:pPr>
      <w:del w:id="4809" w:author="JAVIERA PAZ LEFORT IBANEZ" w:date="2025-09-19T23:27:00Z" w16du:dateUtc="2025-09-20T02:27:00Z">
        <w:r w:rsidRPr="005D59EA" w:rsidDel="009910F2">
          <w:rPr>
            <w:rFonts w:ascii="Arial" w:hAnsi="Arial" w:cs="Arial"/>
            <w:b/>
            <w:bCs/>
          </w:rPr>
          <w:delText>Resistencia en la Membrana:</w:delText>
        </w:r>
        <w:r w:rsidRPr="005D59EA" w:rsidDel="009910F2">
          <w:rPr>
            <w:rFonts w:ascii="Arial" w:hAnsi="Arial" w:cs="Arial"/>
          </w:rPr>
          <w:delText xml:space="preserve"> Corresponde al paso del </w:delText>
        </w:r>
        <w:r w:rsidR="0053101A" w:rsidRPr="005D59EA" w:rsidDel="009910F2">
          <w:rPr>
            <w:rFonts w:ascii="Arial" w:hAnsi="Arial" w:cs="Arial"/>
          </w:rPr>
          <w:delText xml:space="preserve">vapor de </w:delText>
        </w:r>
        <w:r w:rsidRPr="005D59EA" w:rsidDel="009910F2">
          <w:rPr>
            <w:rFonts w:ascii="Arial" w:hAnsi="Arial" w:cs="Arial"/>
          </w:rPr>
          <w:delText>agua a través de los poros de la membrana. Esta resistencia está influenciada por la porosidad (</w:delText>
        </w:r>
      </w:del>
      <m:oMath>
        <m:r>
          <w:del w:id="4810" w:author="JAVIERA PAZ LEFORT IBANEZ" w:date="2025-09-19T23:27:00Z" w16du:dateUtc="2025-09-20T02:27:00Z">
            <w:rPr>
              <w:rFonts w:ascii="Cambria Math" w:hAnsi="Cambria Math" w:cs="Arial"/>
            </w:rPr>
            <m:t>ε</m:t>
          </w:del>
        </m:r>
      </m:oMath>
      <w:del w:id="4811" w:author="JAVIERA PAZ LEFORT IBANEZ" w:date="2025-09-19T23:27:00Z" w16du:dateUtc="2025-09-20T02:27:00Z">
        <w:r w:rsidRPr="005D59EA" w:rsidDel="009910F2">
          <w:rPr>
            <w:rFonts w:ascii="Arial" w:hAnsi="Arial" w:cs="Arial"/>
          </w:rPr>
          <w:delText>), la tortuosidad (</w:delText>
        </w:r>
      </w:del>
      <m:oMath>
        <m:r>
          <w:del w:id="4812" w:author="JAVIERA PAZ LEFORT IBANEZ" w:date="2025-09-19T23:27:00Z" w16du:dateUtc="2025-09-20T02:27:00Z">
            <w:rPr>
              <w:rFonts w:ascii="Cambria Math" w:hAnsi="Cambria Math" w:cs="Arial"/>
            </w:rPr>
            <m:t>τ</m:t>
          </w:del>
        </m:r>
      </m:oMath>
      <w:del w:id="4813" w:author="JAVIERA PAZ LEFORT IBANEZ" w:date="2025-09-19T23:27:00Z" w16du:dateUtc="2025-09-20T02:27:00Z">
        <w:r w:rsidRPr="005D59EA" w:rsidDel="009910F2">
          <w:rPr>
            <w:rFonts w:ascii="Arial" w:hAnsi="Arial" w:cs="Arial"/>
          </w:rPr>
          <w:delText>) y el espesor de la membrana (</w:delText>
        </w:r>
      </w:del>
      <m:oMath>
        <m:sSub>
          <m:sSubPr>
            <m:ctrlPr>
              <w:del w:id="4814" w:author="JAVIERA PAZ LEFORT IBANEZ" w:date="2025-09-19T23:27:00Z" w16du:dateUtc="2025-09-20T02:27:00Z">
                <w:rPr>
                  <w:rFonts w:ascii="Cambria Math" w:hAnsi="Cambria Math" w:cs="Arial"/>
                  <w:i/>
                </w:rPr>
              </w:del>
            </m:ctrlPr>
          </m:sSubPr>
          <m:e>
            <m:r>
              <w:del w:id="4815" w:author="JAVIERA PAZ LEFORT IBANEZ" w:date="2025-09-19T23:27:00Z" w16du:dateUtc="2025-09-20T02:27:00Z">
                <w:rPr>
                  <w:rFonts w:ascii="Cambria Math" w:hAnsi="Cambria Math" w:cs="Arial"/>
                </w:rPr>
                <m:t>δ</m:t>
              </w:del>
            </m:r>
          </m:e>
          <m:sub>
            <m:r>
              <w:del w:id="4816" w:author="JAVIERA PAZ LEFORT IBANEZ" w:date="2025-09-19T23:27:00Z" w16du:dateUtc="2025-09-20T02:27:00Z">
                <w:rPr>
                  <w:rFonts w:ascii="Cambria Math" w:hAnsi="Cambria Math" w:cs="Arial"/>
                </w:rPr>
                <m:t>M</m:t>
              </w:del>
            </m:r>
          </m:sub>
        </m:sSub>
      </m:oMath>
      <w:del w:id="4817" w:author="JAVIERA PAZ LEFORT IBANEZ" w:date="2025-09-19T23:27:00Z" w16du:dateUtc="2025-09-20T02:27:00Z">
        <w:r w:rsidRPr="005D59EA" w:rsidDel="009910F2">
          <w:rPr>
            <w:rFonts w:ascii="Arial" w:hAnsi="Arial" w:cs="Arial"/>
          </w:rPr>
          <w:delText>​). El coeficiente de transferencia de masa a través de la membrana</w:delText>
        </w:r>
        <w:r w:rsidR="009E1FDD" w:rsidRPr="005D59EA" w:rsidDel="009910F2">
          <w:rPr>
            <w:rFonts w:ascii="Arial" w:hAnsi="Arial" w:cs="Arial"/>
          </w:rPr>
          <w:delText xml:space="preserve"> (</w:delText>
        </w:r>
      </w:del>
      <m:oMath>
        <m:sSub>
          <m:sSubPr>
            <m:ctrlPr>
              <w:del w:id="4818" w:author="JAVIERA PAZ LEFORT IBANEZ" w:date="2025-09-19T23:27:00Z" w16du:dateUtc="2025-09-20T02:27:00Z">
                <w:rPr>
                  <w:rFonts w:ascii="Cambria Math" w:hAnsi="Cambria Math" w:cs="Arial"/>
                  <w:i/>
                </w:rPr>
              </w:del>
            </m:ctrlPr>
          </m:sSubPr>
          <m:e>
            <m:r>
              <w:del w:id="4819" w:author="JAVIERA PAZ LEFORT IBANEZ" w:date="2025-09-19T23:27:00Z" w16du:dateUtc="2025-09-20T02:27:00Z">
                <w:rPr>
                  <w:rFonts w:ascii="Cambria Math" w:hAnsi="Cambria Math" w:cs="Arial"/>
                </w:rPr>
                <m:t>K</m:t>
              </w:del>
            </m:r>
          </m:e>
          <m:sub>
            <m:r>
              <w:del w:id="4820" w:author="JAVIERA PAZ LEFORT IBANEZ" w:date="2025-09-19T23:27:00Z" w16du:dateUtc="2025-09-20T02:27:00Z">
                <w:rPr>
                  <w:rFonts w:ascii="Cambria Math" w:hAnsi="Cambria Math" w:cs="Arial"/>
                </w:rPr>
                <m:t>M</m:t>
              </w:del>
            </m:r>
          </m:sub>
        </m:sSub>
      </m:oMath>
      <w:del w:id="4821" w:author="JAVIERA PAZ LEFORT IBANEZ" w:date="2025-09-19T23:27:00Z" w16du:dateUtc="2025-09-20T02:27:00Z">
        <w:r w:rsidR="009E1FDD" w:rsidRPr="005D59EA" w:rsidDel="009910F2">
          <w:rPr>
            <w:rFonts w:ascii="Arial" w:hAnsi="Arial" w:cs="Arial"/>
          </w:rPr>
          <w:delText>)</w:delText>
        </w:r>
        <w:r w:rsidRPr="005D59EA" w:rsidDel="009910F2">
          <w:rPr>
            <w:rFonts w:ascii="Arial" w:hAnsi="Arial" w:cs="Arial"/>
          </w:rPr>
          <w:delText xml:space="preserve"> se calcula como:</w:delText>
        </w:r>
      </w:del>
    </w:p>
    <w:p w14:paraId="47CA7F07" w14:textId="2584D171" w:rsidR="00726870" w:rsidRPr="005D59EA" w:rsidDel="009910F2" w:rsidRDefault="00000000">
      <w:pPr>
        <w:spacing w:line="360" w:lineRule="auto"/>
        <w:ind w:left="708"/>
        <w:jc w:val="both"/>
        <w:rPr>
          <w:del w:id="4822" w:author="JAVIERA PAZ LEFORT IBANEZ" w:date="2025-09-19T23:27:00Z" w16du:dateUtc="2025-09-20T02:27:00Z"/>
          <w:rFonts w:ascii="Arial" w:hAnsi="Arial" w:cs="Arial"/>
        </w:rPr>
        <w:pPrChange w:id="4823" w:author="JAVIERA PAZ LEFORT IBANEZ" w:date="2025-09-22T17:13:00Z" w16du:dateUtc="2025-09-22T20:13:00Z">
          <w:pPr>
            <w:jc w:val="center"/>
          </w:pPr>
        </w:pPrChange>
      </w:pPr>
      <m:oMathPara>
        <m:oMath>
          <m:sSub>
            <m:sSubPr>
              <m:ctrlPr>
                <w:del w:id="4824" w:author="JAVIERA PAZ LEFORT IBANEZ" w:date="2025-09-19T23:27:00Z" w16du:dateUtc="2025-09-20T02:27:00Z">
                  <w:rPr>
                    <w:rFonts w:ascii="Cambria Math" w:hAnsi="Cambria Math" w:cs="Arial"/>
                    <w:i/>
                  </w:rPr>
                </w:del>
              </m:ctrlPr>
            </m:sSubPr>
            <m:e>
              <m:r>
                <w:del w:id="4825" w:author="JAVIERA PAZ LEFORT IBANEZ" w:date="2025-09-19T23:27:00Z" w16du:dateUtc="2025-09-20T02:27:00Z">
                  <w:rPr>
                    <w:rFonts w:ascii="Cambria Math" w:hAnsi="Cambria Math" w:cs="Arial"/>
                  </w:rPr>
                  <m:t>K</m:t>
                </w:del>
              </m:r>
            </m:e>
            <m:sub>
              <m:r>
                <w:del w:id="4826" w:author="JAVIERA PAZ LEFORT IBANEZ" w:date="2025-09-19T23:27:00Z" w16du:dateUtc="2025-09-20T02:27:00Z">
                  <w:rPr>
                    <w:rFonts w:ascii="Cambria Math" w:hAnsi="Cambria Math" w:cs="Arial"/>
                  </w:rPr>
                  <m:t>M</m:t>
                </w:del>
              </m:r>
            </m:sub>
          </m:sSub>
          <m:r>
            <w:del w:id="4827" w:author="JAVIERA PAZ LEFORT IBANEZ" w:date="2025-09-19T23:27:00Z" w16du:dateUtc="2025-09-20T02:27:00Z">
              <w:rPr>
                <w:rFonts w:ascii="Cambria Math" w:hAnsi="Cambria Math" w:cs="Arial"/>
              </w:rPr>
              <m:t>=</m:t>
            </w:del>
          </m:r>
          <m:f>
            <m:fPr>
              <m:ctrlPr>
                <w:del w:id="4828" w:author="JAVIERA PAZ LEFORT IBANEZ" w:date="2025-09-19T23:27:00Z" w16du:dateUtc="2025-09-20T02:27:00Z">
                  <w:rPr>
                    <w:rFonts w:ascii="Cambria Math" w:hAnsi="Cambria Math" w:cs="Arial"/>
                    <w:i/>
                  </w:rPr>
                </w:del>
              </m:ctrlPr>
            </m:fPr>
            <m:num>
              <m:r>
                <w:del w:id="4829" w:author="JAVIERA PAZ LEFORT IBANEZ" w:date="2025-09-19T23:27:00Z" w16du:dateUtc="2025-09-20T02:27:00Z">
                  <w:rPr>
                    <w:rFonts w:ascii="Cambria Math" w:hAnsi="Cambria Math" w:cs="Arial"/>
                  </w:rPr>
                  <m:t>ε</m:t>
                </w:del>
              </m:r>
              <m:sSub>
                <m:sSubPr>
                  <m:ctrlPr>
                    <w:del w:id="4830" w:author="JAVIERA PAZ LEFORT IBANEZ" w:date="2025-09-19T23:27:00Z" w16du:dateUtc="2025-09-20T02:27:00Z">
                      <w:rPr>
                        <w:rFonts w:ascii="Cambria Math" w:hAnsi="Cambria Math" w:cs="Arial"/>
                        <w:i/>
                      </w:rPr>
                    </w:del>
                  </m:ctrlPr>
                </m:sSubPr>
                <m:e>
                  <m:r>
                    <w:del w:id="4831" w:author="JAVIERA PAZ LEFORT IBANEZ" w:date="2025-09-19T23:27:00Z" w16du:dateUtc="2025-09-20T02:27:00Z">
                      <w:rPr>
                        <w:rFonts w:ascii="Cambria Math" w:hAnsi="Cambria Math" w:cs="Arial"/>
                      </w:rPr>
                      <m:t>D</m:t>
                    </w:del>
                  </m:r>
                </m:e>
                <m:sub>
                  <m:r>
                    <w:del w:id="4832" w:author="JAVIERA PAZ LEFORT IBANEZ" w:date="2025-09-19T23:27:00Z" w16du:dateUtc="2025-09-20T02:27:00Z">
                      <w:rPr>
                        <w:rFonts w:ascii="Cambria Math" w:hAnsi="Cambria Math" w:cs="Arial"/>
                      </w:rPr>
                      <m:t>efectivo</m:t>
                    </w:del>
                  </m:r>
                </m:sub>
              </m:sSub>
            </m:num>
            <m:den>
              <m:r>
                <w:del w:id="4833" w:author="JAVIERA PAZ LEFORT IBANEZ" w:date="2025-09-19T23:27:00Z" w16du:dateUtc="2025-09-20T02:27:00Z">
                  <w:rPr>
                    <w:rFonts w:ascii="Cambria Math" w:hAnsi="Cambria Math" w:cs="Arial"/>
                  </w:rPr>
                  <m:t>τ</m:t>
                </w:del>
              </m:r>
              <m:sSub>
                <m:sSubPr>
                  <m:ctrlPr>
                    <w:del w:id="4834" w:author="JAVIERA PAZ LEFORT IBANEZ" w:date="2025-09-19T23:27:00Z" w16du:dateUtc="2025-09-20T02:27:00Z">
                      <w:rPr>
                        <w:rFonts w:ascii="Cambria Math" w:hAnsi="Cambria Math" w:cs="Arial"/>
                        <w:i/>
                      </w:rPr>
                    </w:del>
                  </m:ctrlPr>
                </m:sSubPr>
                <m:e>
                  <m:r>
                    <w:del w:id="4835" w:author="JAVIERA PAZ LEFORT IBANEZ" w:date="2025-09-19T23:27:00Z" w16du:dateUtc="2025-09-20T02:27:00Z">
                      <w:rPr>
                        <w:rFonts w:ascii="Cambria Math" w:hAnsi="Cambria Math" w:cs="Arial"/>
                      </w:rPr>
                      <m:t>δ</m:t>
                    </w:del>
                  </m:r>
                </m:e>
                <m:sub>
                  <m:r>
                    <w:del w:id="4836" w:author="JAVIERA PAZ LEFORT IBANEZ" w:date="2025-09-19T23:27:00Z" w16du:dateUtc="2025-09-20T02:27:00Z">
                      <w:rPr>
                        <w:rFonts w:ascii="Cambria Math" w:hAnsi="Cambria Math" w:cs="Arial"/>
                      </w:rPr>
                      <m:t>M</m:t>
                    </w:del>
                  </m:r>
                </m:sub>
              </m:sSub>
            </m:den>
          </m:f>
        </m:oMath>
      </m:oMathPara>
    </w:p>
    <w:p w14:paraId="2195289A" w14:textId="1BD7AA86" w:rsidR="00783902" w:rsidRPr="005D59EA" w:rsidDel="009910F2" w:rsidRDefault="00783902">
      <w:pPr>
        <w:spacing w:line="360" w:lineRule="auto"/>
        <w:ind w:left="1416"/>
        <w:jc w:val="both"/>
        <w:rPr>
          <w:del w:id="4837" w:author="JAVIERA PAZ LEFORT IBANEZ" w:date="2025-09-19T23:27:00Z" w16du:dateUtc="2025-09-20T02:27:00Z"/>
          <w:rFonts w:ascii="Arial" w:hAnsi="Arial" w:cs="Arial"/>
        </w:rPr>
        <w:pPrChange w:id="4838" w:author="JAVIERA PAZ LEFORT IBANEZ" w:date="2025-09-22T17:13:00Z" w16du:dateUtc="2025-09-22T20:13:00Z">
          <w:pPr>
            <w:ind w:left="708"/>
            <w:jc w:val="both"/>
          </w:pPr>
        </w:pPrChange>
      </w:pPr>
      <w:del w:id="4839" w:author="JAVIERA PAZ LEFORT IBANEZ" w:date="2025-09-19T23:27:00Z" w16du:dateUtc="2025-09-20T02:27:00Z">
        <w:r w:rsidRPr="005D59EA" w:rsidDel="009910F2">
          <w:rPr>
            <w:rFonts w:ascii="Arial" w:hAnsi="Arial" w:cs="Arial"/>
          </w:rPr>
          <w:delText xml:space="preserve">El valor de </w:delText>
        </w:r>
      </w:del>
      <m:oMath>
        <m:sSub>
          <m:sSubPr>
            <m:ctrlPr>
              <w:del w:id="4840" w:author="JAVIERA PAZ LEFORT IBANEZ" w:date="2025-09-19T23:27:00Z" w16du:dateUtc="2025-09-20T02:27:00Z">
                <w:rPr>
                  <w:rFonts w:ascii="Cambria Math" w:hAnsi="Cambria Math" w:cs="Arial"/>
                  <w:i/>
                </w:rPr>
              </w:del>
            </m:ctrlPr>
          </m:sSubPr>
          <m:e>
            <m:r>
              <w:del w:id="4841" w:author="JAVIERA PAZ LEFORT IBANEZ" w:date="2025-09-19T23:27:00Z" w16du:dateUtc="2025-09-20T02:27:00Z">
                <w:rPr>
                  <w:rFonts w:ascii="Cambria Math" w:hAnsi="Cambria Math" w:cs="Arial"/>
                </w:rPr>
                <m:t>D</m:t>
              </w:del>
            </m:r>
          </m:e>
          <m:sub>
            <m:r>
              <w:del w:id="4842" w:author="JAVIERA PAZ LEFORT IBANEZ" w:date="2025-09-19T23:27:00Z" w16du:dateUtc="2025-09-20T02:27:00Z">
                <w:rPr>
                  <w:rFonts w:ascii="Cambria Math" w:hAnsi="Cambria Math" w:cs="Arial"/>
                </w:rPr>
                <m:t>efectivo</m:t>
              </w:del>
            </m:r>
          </m:sub>
        </m:sSub>
      </m:oMath>
      <w:del w:id="4843" w:author="JAVIERA PAZ LEFORT IBANEZ" w:date="2025-09-19T23:27:00Z" w16du:dateUtc="2025-09-20T02:27:00Z">
        <w:r w:rsidRPr="005D59EA" w:rsidDel="009910F2">
          <w:rPr>
            <w:rFonts w:ascii="Arial" w:hAnsi="Arial" w:cs="Arial"/>
          </w:rPr>
          <w:delText>​</w:delText>
        </w:r>
        <w:r w:rsidR="00726870" w:rsidRPr="005D59EA" w:rsidDel="009910F2">
          <w:rPr>
            <w:rFonts w:ascii="Arial" w:hAnsi="Arial" w:cs="Arial"/>
          </w:rPr>
          <w:delText xml:space="preserve"> </w:delText>
        </w:r>
        <w:r w:rsidRPr="005D59EA" w:rsidDel="009910F2">
          <w:rPr>
            <w:rFonts w:ascii="Arial" w:hAnsi="Arial" w:cs="Arial"/>
          </w:rPr>
          <w:delText>depende del mecanismo de difusión dominante, que puede ser Knudsen, molecular o una combinación de ambos.</w:delText>
        </w:r>
      </w:del>
    </w:p>
    <w:p w14:paraId="2BD52756" w14:textId="087788DF" w:rsidR="00D20B65" w:rsidRPr="005D59EA" w:rsidDel="009910F2" w:rsidRDefault="00783902">
      <w:pPr>
        <w:numPr>
          <w:ilvl w:val="0"/>
          <w:numId w:val="20"/>
        </w:numPr>
        <w:spacing w:line="360" w:lineRule="auto"/>
        <w:ind w:left="1428"/>
        <w:jc w:val="both"/>
        <w:rPr>
          <w:del w:id="4844" w:author="JAVIERA PAZ LEFORT IBANEZ" w:date="2025-09-19T23:27:00Z" w16du:dateUtc="2025-09-20T02:27:00Z"/>
          <w:rFonts w:ascii="Arial" w:hAnsi="Arial" w:cs="Arial"/>
        </w:rPr>
        <w:pPrChange w:id="4845" w:author="JAVIERA PAZ LEFORT IBANEZ" w:date="2025-09-22T17:13:00Z" w16du:dateUtc="2025-09-22T20:13:00Z">
          <w:pPr>
            <w:numPr>
              <w:numId w:val="20"/>
            </w:numPr>
            <w:tabs>
              <w:tab w:val="num" w:pos="720"/>
            </w:tabs>
            <w:ind w:left="720" w:hanging="360"/>
            <w:jc w:val="both"/>
          </w:pPr>
        </w:pPrChange>
      </w:pPr>
      <w:del w:id="4846" w:author="JAVIERA PAZ LEFORT IBANEZ" w:date="2025-09-19T23:27:00Z" w16du:dateUtc="2025-09-20T02:27:00Z">
        <w:r w:rsidRPr="005D59EA" w:rsidDel="009910F2">
          <w:rPr>
            <w:rFonts w:ascii="Arial" w:hAnsi="Arial" w:cs="Arial"/>
            <w:b/>
            <w:bCs/>
          </w:rPr>
          <w:delText>Resistencia en la Fase Externa (Solución Extractora):</w:delText>
        </w:r>
        <w:r w:rsidRPr="005D59EA" w:rsidDel="009910F2">
          <w:rPr>
            <w:rFonts w:ascii="Arial" w:hAnsi="Arial" w:cs="Arial"/>
          </w:rPr>
          <w:delText xml:space="preserve"> Refleja la dificultad para transferir agua desde la superficie externa de la membrana hacia el volumen de la solución extractora. El coeficiente de transferencia de masa </w:delText>
        </w:r>
      </w:del>
      <m:oMath>
        <m:sSub>
          <m:sSubPr>
            <m:ctrlPr>
              <w:del w:id="4847" w:author="JAVIERA PAZ LEFORT IBANEZ" w:date="2025-09-19T23:27:00Z" w16du:dateUtc="2025-09-20T02:27:00Z">
                <w:rPr>
                  <w:rFonts w:ascii="Cambria Math" w:hAnsi="Cambria Math" w:cs="Arial"/>
                  <w:i/>
                </w:rPr>
              </w:del>
            </m:ctrlPr>
          </m:sSubPr>
          <m:e>
            <m:r>
              <w:del w:id="4848" w:author="JAVIERA PAZ LEFORT IBANEZ" w:date="2025-09-19T23:27:00Z" w16du:dateUtc="2025-09-20T02:27:00Z">
                <w:rPr>
                  <w:rFonts w:ascii="Cambria Math" w:hAnsi="Cambria Math" w:cs="Arial"/>
                </w:rPr>
                <m:t>K</m:t>
              </w:del>
            </m:r>
          </m:e>
          <m:sub>
            <m:r>
              <w:del w:id="4849" w:author="JAVIERA PAZ LEFORT IBANEZ" w:date="2025-09-19T23:27:00Z" w16du:dateUtc="2025-09-20T02:27:00Z">
                <w:rPr>
                  <w:rFonts w:ascii="Cambria Math" w:hAnsi="Cambria Math" w:cs="Arial"/>
                </w:rPr>
                <m:t>o</m:t>
              </w:del>
            </m:r>
          </m:sub>
        </m:sSub>
      </m:oMath>
      <w:del w:id="4850" w:author="JAVIERA PAZ LEFORT IBANEZ" w:date="2025-09-19T23:27:00Z" w16du:dateUtc="2025-09-20T02:27:00Z">
        <w:r w:rsidRPr="005D59EA" w:rsidDel="009910F2">
          <w:rPr>
            <w:rFonts w:ascii="Arial" w:hAnsi="Arial" w:cs="Arial"/>
          </w:rPr>
          <w:delText xml:space="preserve"> se determina utilizando el </w:delText>
        </w:r>
        <w:r w:rsidRPr="005D59EA" w:rsidDel="009910F2">
          <w:rPr>
            <w:rFonts w:ascii="Arial" w:hAnsi="Arial" w:cs="Arial"/>
            <w:b/>
            <w:bCs/>
          </w:rPr>
          <w:delText>número de Sherwood (</w:delText>
        </w:r>
      </w:del>
      <m:oMath>
        <m:r>
          <w:del w:id="4851" w:author="JAVIERA PAZ LEFORT IBANEZ" w:date="2025-09-19T23:27:00Z" w16du:dateUtc="2025-09-20T02:27:00Z">
            <m:rPr>
              <m:sty m:val="bi"/>
            </m:rPr>
            <w:rPr>
              <w:rFonts w:ascii="Cambria Math" w:hAnsi="Cambria Math" w:cs="Arial"/>
            </w:rPr>
            <m:t>Sh</m:t>
          </w:del>
        </m:r>
      </m:oMath>
      <w:del w:id="4852" w:author="JAVIERA PAZ LEFORT IBANEZ" w:date="2025-09-19T23:27:00Z" w16du:dateUtc="2025-09-20T02:27:00Z">
        <w:r w:rsidRPr="005D59EA" w:rsidDel="009910F2">
          <w:rPr>
            <w:rFonts w:ascii="Arial" w:hAnsi="Arial" w:cs="Arial"/>
            <w:b/>
            <w:bCs/>
          </w:rPr>
          <w:delText>)</w:delText>
        </w:r>
        <w:r w:rsidRPr="005D59EA" w:rsidDel="009910F2">
          <w:rPr>
            <w:rFonts w:ascii="Arial" w:hAnsi="Arial" w:cs="Arial"/>
          </w:rPr>
          <w:delText xml:space="preserve"> para la carcasa:</w:delText>
        </w:r>
      </w:del>
    </w:p>
    <w:p w14:paraId="338CE137" w14:textId="2B854F63" w:rsidR="00C443CF" w:rsidRPr="005D59EA" w:rsidDel="009910F2" w:rsidRDefault="00000000">
      <w:pPr>
        <w:spacing w:line="360" w:lineRule="auto"/>
        <w:ind w:left="708"/>
        <w:jc w:val="both"/>
        <w:rPr>
          <w:del w:id="4853" w:author="JAVIERA PAZ LEFORT IBANEZ" w:date="2025-09-19T23:27:00Z" w16du:dateUtc="2025-09-20T02:27:00Z"/>
          <w:rFonts w:ascii="Arial" w:hAnsi="Arial" w:cs="Arial"/>
        </w:rPr>
        <w:pPrChange w:id="4854" w:author="JAVIERA PAZ LEFORT IBANEZ" w:date="2025-09-22T17:13:00Z" w16du:dateUtc="2025-09-22T20:13:00Z">
          <w:pPr>
            <w:jc w:val="both"/>
          </w:pPr>
        </w:pPrChange>
      </w:pPr>
      <m:oMathPara>
        <m:oMath>
          <m:sSub>
            <m:sSubPr>
              <m:ctrlPr>
                <w:del w:id="4855" w:author="JAVIERA PAZ LEFORT IBANEZ" w:date="2025-09-19T23:27:00Z" w16du:dateUtc="2025-09-20T02:27:00Z">
                  <w:rPr>
                    <w:rFonts w:ascii="Cambria Math" w:hAnsi="Cambria Math" w:cs="Arial"/>
                    <w:i/>
                  </w:rPr>
                </w:del>
              </m:ctrlPr>
            </m:sSubPr>
            <m:e>
              <m:r>
                <w:del w:id="4856" w:author="JAVIERA PAZ LEFORT IBANEZ" w:date="2025-09-19T23:27:00Z" w16du:dateUtc="2025-09-20T02:27:00Z">
                  <w:rPr>
                    <w:rFonts w:ascii="Cambria Math" w:hAnsi="Cambria Math" w:cs="Arial"/>
                  </w:rPr>
                  <m:t>K</m:t>
                </w:del>
              </m:r>
            </m:e>
            <m:sub>
              <m:r>
                <w:del w:id="4857" w:author="JAVIERA PAZ LEFORT IBANEZ" w:date="2025-09-19T23:27:00Z" w16du:dateUtc="2025-09-20T02:27:00Z">
                  <w:rPr>
                    <w:rFonts w:ascii="Cambria Math" w:hAnsi="Cambria Math" w:cs="Arial"/>
                  </w:rPr>
                  <m:t>o</m:t>
                </w:del>
              </m:r>
            </m:sub>
          </m:sSub>
          <m:r>
            <w:del w:id="4858" w:author="JAVIERA PAZ LEFORT IBANEZ" w:date="2025-09-19T23:27:00Z" w16du:dateUtc="2025-09-20T02:27:00Z">
              <w:rPr>
                <w:rFonts w:ascii="Cambria Math" w:hAnsi="Cambria Math" w:cs="Arial"/>
              </w:rPr>
              <m:t>=</m:t>
            </w:del>
          </m:r>
          <m:f>
            <m:fPr>
              <m:ctrlPr>
                <w:del w:id="4859" w:author="JAVIERA PAZ LEFORT IBANEZ" w:date="2025-09-19T23:27:00Z" w16du:dateUtc="2025-09-20T02:27:00Z">
                  <w:rPr>
                    <w:rFonts w:ascii="Cambria Math" w:hAnsi="Cambria Math" w:cs="Arial"/>
                    <w:i/>
                  </w:rPr>
                </w:del>
              </m:ctrlPr>
            </m:fPr>
            <m:num>
              <m:r>
                <w:del w:id="4860" w:author="JAVIERA PAZ LEFORT IBANEZ" w:date="2025-09-19T23:27:00Z" w16du:dateUtc="2025-09-20T02:27:00Z">
                  <w:rPr>
                    <w:rFonts w:ascii="Cambria Math" w:hAnsi="Cambria Math" w:cs="Arial"/>
                  </w:rPr>
                  <m:t>Sh∙</m:t>
                </w:del>
              </m:r>
              <m:sSub>
                <m:sSubPr>
                  <m:ctrlPr>
                    <w:del w:id="4861" w:author="JAVIERA PAZ LEFORT IBANEZ" w:date="2025-09-19T23:27:00Z" w16du:dateUtc="2025-09-20T02:27:00Z">
                      <w:rPr>
                        <w:rFonts w:ascii="Cambria Math" w:hAnsi="Cambria Math" w:cs="Arial"/>
                        <w:i/>
                      </w:rPr>
                    </w:del>
                  </m:ctrlPr>
                </m:sSubPr>
                <m:e>
                  <m:r>
                    <w:del w:id="4862" w:author="JAVIERA PAZ LEFORT IBANEZ" w:date="2025-09-19T23:27:00Z" w16du:dateUtc="2025-09-20T02:27:00Z">
                      <w:rPr>
                        <w:rFonts w:ascii="Cambria Math" w:hAnsi="Cambria Math" w:cs="Arial"/>
                      </w:rPr>
                      <m:t>D</m:t>
                    </w:del>
                  </m:r>
                </m:e>
                <m:sub>
                  <m:r>
                    <w:del w:id="4863" w:author="JAVIERA PAZ LEFORT IBANEZ" w:date="2025-09-19T23:27:00Z" w16du:dateUtc="2025-09-20T02:27:00Z">
                      <w:rPr>
                        <w:rFonts w:ascii="Cambria Math" w:hAnsi="Cambria Math" w:cs="Arial"/>
                      </w:rPr>
                      <m:t>efectivo</m:t>
                    </w:del>
                  </m:r>
                </m:sub>
              </m:sSub>
            </m:num>
            <m:den>
              <m:sSub>
                <m:sSubPr>
                  <m:ctrlPr>
                    <w:del w:id="4864" w:author="JAVIERA PAZ LEFORT IBANEZ" w:date="2025-09-19T23:27:00Z" w16du:dateUtc="2025-09-20T02:27:00Z">
                      <w:rPr>
                        <w:rFonts w:ascii="Cambria Math" w:hAnsi="Cambria Math" w:cs="Arial"/>
                        <w:i/>
                      </w:rPr>
                    </w:del>
                  </m:ctrlPr>
                </m:sSubPr>
                <m:e>
                  <m:r>
                    <w:del w:id="4865" w:author="JAVIERA PAZ LEFORT IBANEZ" w:date="2025-09-19T23:27:00Z" w16du:dateUtc="2025-09-20T02:27:00Z">
                      <w:rPr>
                        <w:rFonts w:ascii="Cambria Math" w:hAnsi="Cambria Math" w:cs="Arial"/>
                      </w:rPr>
                      <m:t>d</m:t>
                    </w:del>
                  </m:r>
                </m:e>
                <m:sub>
                  <m:r>
                    <w:del w:id="4866" w:author="JAVIERA PAZ LEFORT IBANEZ" w:date="2025-09-19T23:27:00Z" w16du:dateUtc="2025-09-20T02:27:00Z">
                      <w:rPr>
                        <w:rFonts w:ascii="Cambria Math" w:hAnsi="Cambria Math" w:cs="Arial"/>
                      </w:rPr>
                      <m:t>h</m:t>
                    </w:del>
                  </m:r>
                </m:sub>
              </m:sSub>
            </m:den>
          </m:f>
        </m:oMath>
      </m:oMathPara>
    </w:p>
    <w:p w14:paraId="5056B86E" w14:textId="1E24652C" w:rsidR="00783902" w:rsidRPr="005D59EA" w:rsidDel="009910F2" w:rsidRDefault="00783902">
      <w:pPr>
        <w:spacing w:line="360" w:lineRule="auto"/>
        <w:ind w:left="1416"/>
        <w:jc w:val="both"/>
        <w:rPr>
          <w:del w:id="4867" w:author="JAVIERA PAZ LEFORT IBANEZ" w:date="2025-09-19T23:27:00Z" w16du:dateUtc="2025-09-20T02:27:00Z"/>
          <w:rFonts w:ascii="Arial" w:hAnsi="Arial" w:cs="Arial"/>
        </w:rPr>
        <w:pPrChange w:id="4868" w:author="JAVIERA PAZ LEFORT IBANEZ" w:date="2025-09-22T17:13:00Z" w16du:dateUtc="2025-09-22T20:13:00Z">
          <w:pPr>
            <w:ind w:left="708"/>
            <w:jc w:val="both"/>
          </w:pPr>
        </w:pPrChange>
      </w:pPr>
      <w:del w:id="4869" w:author="JAVIERA PAZ LEFORT IBANEZ" w:date="2025-09-19T23:27:00Z" w16du:dateUtc="2025-09-20T02:27:00Z">
        <w:r w:rsidRPr="005D59EA" w:rsidDel="009910F2">
          <w:rPr>
            <w:rFonts w:ascii="Arial" w:hAnsi="Arial" w:cs="Arial"/>
          </w:rPr>
          <w:delText xml:space="preserve">El cálculo de </w:delText>
        </w:r>
      </w:del>
      <m:oMath>
        <m:r>
          <w:del w:id="4870" w:author="JAVIERA PAZ LEFORT IBANEZ" w:date="2025-09-19T23:27:00Z" w16du:dateUtc="2025-09-20T02:27:00Z">
            <w:rPr>
              <w:rFonts w:ascii="Cambria Math" w:hAnsi="Cambria Math" w:cs="Arial"/>
            </w:rPr>
            <m:t>Sh</m:t>
          </w:del>
        </m:r>
      </m:oMath>
      <w:del w:id="4871" w:author="JAVIERA PAZ LEFORT IBANEZ" w:date="2025-09-19T23:27:00Z" w16du:dateUtc="2025-09-20T02:27:00Z">
        <w:r w:rsidRPr="005D59EA" w:rsidDel="009910F2">
          <w:rPr>
            <w:rFonts w:ascii="Arial" w:hAnsi="Arial" w:cs="Arial"/>
          </w:rPr>
          <w:delText xml:space="preserve"> se realiza mediante correlaciones específicas seleccionadas según las características geométricas del módulo y el régimen de flujo (contracorriente)</w:delText>
        </w:r>
        <w:r w:rsidR="004B036D" w:rsidRPr="005D59EA" w:rsidDel="009910F2">
          <w:rPr>
            <w:rFonts w:ascii="Arial" w:hAnsi="Arial" w:cs="Arial"/>
          </w:rPr>
          <w:delText xml:space="preserve"> y el valor dh se obtiene a partir de …..</w:delText>
        </w:r>
      </w:del>
    </w:p>
    <w:p w14:paraId="35289790" w14:textId="32500D93" w:rsidR="00783902" w:rsidRPr="005D59EA" w:rsidDel="009910F2" w:rsidRDefault="00783902">
      <w:pPr>
        <w:pStyle w:val="Ttulo4"/>
        <w:spacing w:line="360" w:lineRule="auto"/>
        <w:ind w:left="708"/>
        <w:jc w:val="both"/>
        <w:rPr>
          <w:del w:id="4872" w:author="JAVIERA PAZ LEFORT IBANEZ" w:date="2025-09-19T23:27:00Z" w16du:dateUtc="2025-09-20T02:27:00Z"/>
          <w:rFonts w:ascii="Arial" w:hAnsi="Arial" w:cs="Arial"/>
          <w:color w:val="auto"/>
        </w:rPr>
        <w:pPrChange w:id="4873" w:author="JAVIERA PAZ LEFORT IBANEZ" w:date="2025-09-22T17:13:00Z" w16du:dateUtc="2025-09-22T20:13:00Z">
          <w:pPr>
            <w:pStyle w:val="Ttulo4"/>
          </w:pPr>
        </w:pPrChange>
      </w:pPr>
      <w:del w:id="4874" w:author="JAVIERA PAZ LEFORT IBANEZ" w:date="2025-09-19T23:27:00Z" w16du:dateUtc="2025-09-20T02:27:00Z">
        <w:r w:rsidRPr="005D59EA" w:rsidDel="009910F2">
          <w:rPr>
            <w:rFonts w:ascii="Arial" w:hAnsi="Arial" w:cs="Arial"/>
            <w:color w:val="auto"/>
          </w:rPr>
          <w:delText>Coeficiente Global de Transferencia de Masa</w:delText>
        </w:r>
      </w:del>
    </w:p>
    <w:p w14:paraId="2BE6162B" w14:textId="3B0D80F9" w:rsidR="00C443CF" w:rsidRPr="005D59EA" w:rsidDel="009910F2" w:rsidRDefault="00783902">
      <w:pPr>
        <w:spacing w:line="360" w:lineRule="auto"/>
        <w:ind w:left="708"/>
        <w:jc w:val="both"/>
        <w:rPr>
          <w:del w:id="4875" w:author="JAVIERA PAZ LEFORT IBANEZ" w:date="2025-09-19T23:27:00Z" w16du:dateUtc="2025-09-20T02:27:00Z"/>
          <w:rFonts w:ascii="Arial" w:hAnsi="Arial" w:cs="Arial"/>
        </w:rPr>
        <w:pPrChange w:id="4876" w:author="JAVIERA PAZ LEFORT IBANEZ" w:date="2025-09-22T17:13:00Z" w16du:dateUtc="2025-09-22T20:13:00Z">
          <w:pPr>
            <w:jc w:val="both"/>
          </w:pPr>
        </w:pPrChange>
      </w:pPr>
      <w:del w:id="4877" w:author="JAVIERA PAZ LEFORT IBANEZ" w:date="2025-09-19T23:27:00Z" w16du:dateUtc="2025-09-20T02:27:00Z">
        <w:r w:rsidRPr="005D59EA" w:rsidDel="009910F2">
          <w:rPr>
            <w:rFonts w:ascii="Arial" w:hAnsi="Arial" w:cs="Arial"/>
          </w:rPr>
          <w:delText xml:space="preserve">El modelo de resistencias en serie permite definir el </w:delText>
        </w:r>
        <w:r w:rsidRPr="005D59EA" w:rsidDel="009910F2">
          <w:rPr>
            <w:rFonts w:ascii="Arial" w:hAnsi="Arial" w:cs="Arial"/>
            <w:b/>
            <w:bCs/>
          </w:rPr>
          <w:delText xml:space="preserve">coeficiente global de transferencia de masa </w:delText>
        </w:r>
      </w:del>
      <m:oMath>
        <m:sSub>
          <m:sSubPr>
            <m:ctrlPr>
              <w:del w:id="4878" w:author="JAVIERA PAZ LEFORT IBANEZ" w:date="2025-09-19T23:27:00Z" w16du:dateUtc="2025-09-20T02:27:00Z">
                <w:rPr>
                  <w:rFonts w:ascii="Cambria Math" w:hAnsi="Cambria Math" w:cs="Arial"/>
                  <w:b/>
                  <w:bCs/>
                  <w:i/>
                </w:rPr>
              </w:del>
            </m:ctrlPr>
          </m:sSubPr>
          <m:e>
            <m:r>
              <w:del w:id="4879" w:author="JAVIERA PAZ LEFORT IBANEZ" w:date="2025-09-19T23:27:00Z" w16du:dateUtc="2025-09-20T02:27:00Z">
                <m:rPr>
                  <m:sty m:val="bi"/>
                </m:rPr>
                <w:rPr>
                  <w:rFonts w:ascii="Cambria Math" w:hAnsi="Cambria Math" w:cs="Arial"/>
                </w:rPr>
                <m:t>K</m:t>
              </w:del>
            </m:r>
          </m:e>
          <m:sub>
            <m:r>
              <w:del w:id="4880" w:author="JAVIERA PAZ LEFORT IBANEZ" w:date="2025-09-19T23:27:00Z" w16du:dateUtc="2025-09-20T02:27:00Z">
                <m:rPr>
                  <m:sty m:val="bi"/>
                </m:rPr>
                <w:rPr>
                  <w:rFonts w:ascii="Cambria Math" w:hAnsi="Cambria Math" w:cs="Arial"/>
                </w:rPr>
                <m:t>total</m:t>
              </w:del>
            </m:r>
          </m:sub>
        </m:sSub>
        <m:r>
          <w:del w:id="4881" w:author="JAVIERA PAZ LEFORT IBANEZ" w:date="2025-09-19T23:27:00Z" w16du:dateUtc="2025-09-20T02:27:00Z">
            <m:rPr>
              <m:sty m:val="bi"/>
            </m:rPr>
            <w:rPr>
              <w:rFonts w:ascii="Cambria Math" w:eastAsiaTheme="minorEastAsia" w:hAnsi="Cambria Math" w:cs="Arial"/>
            </w:rPr>
            <m:t xml:space="preserve"> </m:t>
          </w:del>
        </m:r>
      </m:oMath>
      <w:del w:id="4882" w:author="JAVIERA PAZ LEFORT IBANEZ" w:date="2025-09-19T23:27:00Z" w16du:dateUtc="2025-09-20T02:27:00Z">
        <w:r w:rsidRPr="005D59EA" w:rsidDel="009910F2">
          <w:rPr>
            <w:rFonts w:ascii="Arial" w:hAnsi="Arial" w:cs="Arial"/>
          </w:rPr>
          <w:delText>como la suma de los recíprocos de las resistencias individuales:</w:delText>
        </w:r>
      </w:del>
    </w:p>
    <w:p w14:paraId="2920C907" w14:textId="26CE4760" w:rsidR="00C443CF" w:rsidRPr="005D59EA" w:rsidDel="009910F2" w:rsidRDefault="00000000">
      <w:pPr>
        <w:spacing w:line="360" w:lineRule="auto"/>
        <w:ind w:left="708"/>
        <w:jc w:val="both"/>
        <w:rPr>
          <w:del w:id="4883" w:author="JAVIERA PAZ LEFORT IBANEZ" w:date="2025-09-19T23:27:00Z" w16du:dateUtc="2025-09-20T02:27:00Z"/>
          <w:rFonts w:ascii="Arial" w:hAnsi="Arial" w:cs="Arial"/>
        </w:rPr>
        <w:pPrChange w:id="4884" w:author="JAVIERA PAZ LEFORT IBANEZ" w:date="2025-09-22T17:13:00Z" w16du:dateUtc="2025-09-22T20:13:00Z">
          <w:pPr>
            <w:jc w:val="center"/>
          </w:pPr>
        </w:pPrChange>
      </w:pPr>
      <m:oMathPara>
        <m:oMath>
          <m:f>
            <m:fPr>
              <m:ctrlPr>
                <w:del w:id="4885" w:author="JAVIERA PAZ LEFORT IBANEZ" w:date="2025-09-19T23:27:00Z" w16du:dateUtc="2025-09-20T02:27:00Z">
                  <w:rPr>
                    <w:rFonts w:ascii="Cambria Math" w:hAnsi="Cambria Math" w:cs="Arial"/>
                    <w:i/>
                  </w:rPr>
                </w:del>
              </m:ctrlPr>
            </m:fPr>
            <m:num>
              <m:r>
                <w:del w:id="4886" w:author="JAVIERA PAZ LEFORT IBANEZ" w:date="2025-09-19T23:27:00Z" w16du:dateUtc="2025-09-20T02:27:00Z">
                  <w:rPr>
                    <w:rFonts w:ascii="Cambria Math" w:hAnsi="Cambria Math" w:cs="Arial"/>
                  </w:rPr>
                  <m:t>1</m:t>
                </w:del>
              </m:r>
            </m:num>
            <m:den>
              <m:sSub>
                <m:sSubPr>
                  <m:ctrlPr>
                    <w:del w:id="4887" w:author="JAVIERA PAZ LEFORT IBANEZ" w:date="2025-09-19T23:27:00Z" w16du:dateUtc="2025-09-20T02:27:00Z">
                      <w:rPr>
                        <w:rFonts w:ascii="Cambria Math" w:hAnsi="Cambria Math" w:cs="Arial"/>
                        <w:i/>
                      </w:rPr>
                    </w:del>
                  </m:ctrlPr>
                </m:sSubPr>
                <m:e>
                  <m:r>
                    <w:del w:id="4888" w:author="JAVIERA PAZ LEFORT IBANEZ" w:date="2025-09-19T23:27:00Z" w16du:dateUtc="2025-09-20T02:27:00Z">
                      <w:rPr>
                        <w:rFonts w:ascii="Cambria Math" w:hAnsi="Cambria Math" w:cs="Arial"/>
                      </w:rPr>
                      <m:t>K</m:t>
                    </w:del>
                  </m:r>
                </m:e>
                <m:sub>
                  <m:r>
                    <w:del w:id="4889" w:author="JAVIERA PAZ LEFORT IBANEZ" w:date="2025-09-19T23:27:00Z" w16du:dateUtc="2025-09-20T02:27:00Z">
                      <w:rPr>
                        <w:rFonts w:ascii="Cambria Math" w:hAnsi="Cambria Math" w:cs="Arial"/>
                      </w:rPr>
                      <m:t>total</m:t>
                    </w:del>
                  </m:r>
                </m:sub>
              </m:sSub>
            </m:den>
          </m:f>
          <m:r>
            <w:del w:id="4890" w:author="JAVIERA PAZ LEFORT IBANEZ" w:date="2025-09-19T23:27:00Z" w16du:dateUtc="2025-09-20T02:27:00Z">
              <w:rPr>
                <w:rFonts w:ascii="Cambria Math" w:hAnsi="Cambria Math" w:cs="Arial"/>
              </w:rPr>
              <m:t>=</m:t>
            </w:del>
          </m:r>
          <m:f>
            <m:fPr>
              <m:ctrlPr>
                <w:del w:id="4891" w:author="JAVIERA PAZ LEFORT IBANEZ" w:date="2025-09-19T23:27:00Z" w16du:dateUtc="2025-09-20T02:27:00Z">
                  <w:rPr>
                    <w:rFonts w:ascii="Cambria Math" w:hAnsi="Cambria Math" w:cs="Arial"/>
                    <w:i/>
                  </w:rPr>
                </w:del>
              </m:ctrlPr>
            </m:fPr>
            <m:num>
              <m:r>
                <w:del w:id="4892" w:author="JAVIERA PAZ LEFORT IBANEZ" w:date="2025-09-19T23:27:00Z" w16du:dateUtc="2025-09-20T02:27:00Z">
                  <w:rPr>
                    <w:rFonts w:ascii="Cambria Math" w:hAnsi="Cambria Math" w:cs="Arial"/>
                  </w:rPr>
                  <m:t>1</m:t>
                </w:del>
              </m:r>
            </m:num>
            <m:den>
              <m:sSub>
                <m:sSubPr>
                  <m:ctrlPr>
                    <w:del w:id="4893" w:author="JAVIERA PAZ LEFORT IBANEZ" w:date="2025-09-19T23:27:00Z" w16du:dateUtc="2025-09-20T02:27:00Z">
                      <w:rPr>
                        <w:rFonts w:ascii="Cambria Math" w:hAnsi="Cambria Math" w:cs="Arial"/>
                        <w:i/>
                      </w:rPr>
                    </w:del>
                  </m:ctrlPr>
                </m:sSubPr>
                <m:e>
                  <m:r>
                    <w:del w:id="4894" w:author="JAVIERA PAZ LEFORT IBANEZ" w:date="2025-09-19T23:27:00Z" w16du:dateUtc="2025-09-20T02:27:00Z">
                      <w:rPr>
                        <w:rFonts w:ascii="Cambria Math" w:hAnsi="Cambria Math" w:cs="Arial"/>
                      </w:rPr>
                      <m:t>K</m:t>
                    </w:del>
                  </m:r>
                </m:e>
                <m:sub>
                  <m:r>
                    <w:del w:id="4895" w:author="JAVIERA PAZ LEFORT IBANEZ" w:date="2025-09-19T23:27:00Z" w16du:dateUtc="2025-09-20T02:27:00Z">
                      <w:rPr>
                        <w:rFonts w:ascii="Cambria Math" w:hAnsi="Cambria Math" w:cs="Arial"/>
                      </w:rPr>
                      <m:t>L</m:t>
                    </w:del>
                  </m:r>
                </m:sub>
              </m:sSub>
            </m:den>
          </m:f>
          <m:r>
            <w:del w:id="4896" w:author="JAVIERA PAZ LEFORT IBANEZ" w:date="2025-09-19T23:27:00Z" w16du:dateUtc="2025-09-20T02:27:00Z">
              <w:rPr>
                <w:rFonts w:ascii="Cambria Math" w:hAnsi="Cambria Math" w:cs="Arial"/>
              </w:rPr>
              <m:t>+</m:t>
            </w:del>
          </m:r>
          <m:f>
            <m:fPr>
              <m:ctrlPr>
                <w:del w:id="4897" w:author="JAVIERA PAZ LEFORT IBANEZ" w:date="2025-09-19T23:27:00Z" w16du:dateUtc="2025-09-20T02:27:00Z">
                  <w:rPr>
                    <w:rFonts w:ascii="Cambria Math" w:hAnsi="Cambria Math" w:cs="Arial"/>
                    <w:i/>
                  </w:rPr>
                </w:del>
              </m:ctrlPr>
            </m:fPr>
            <m:num>
              <m:r>
                <w:del w:id="4898" w:author="JAVIERA PAZ LEFORT IBANEZ" w:date="2025-09-19T23:27:00Z" w16du:dateUtc="2025-09-20T02:27:00Z">
                  <w:rPr>
                    <w:rFonts w:ascii="Cambria Math" w:hAnsi="Cambria Math" w:cs="Arial"/>
                  </w:rPr>
                  <m:t>1</m:t>
                </w:del>
              </m:r>
            </m:num>
            <m:den>
              <m:sSub>
                <m:sSubPr>
                  <m:ctrlPr>
                    <w:del w:id="4899" w:author="JAVIERA PAZ LEFORT IBANEZ" w:date="2025-09-19T23:27:00Z" w16du:dateUtc="2025-09-20T02:27:00Z">
                      <w:rPr>
                        <w:rFonts w:ascii="Cambria Math" w:hAnsi="Cambria Math" w:cs="Arial"/>
                        <w:i/>
                      </w:rPr>
                    </w:del>
                  </m:ctrlPr>
                </m:sSubPr>
                <m:e>
                  <m:r>
                    <w:del w:id="4900" w:author="JAVIERA PAZ LEFORT IBANEZ" w:date="2025-09-19T23:27:00Z" w16du:dateUtc="2025-09-20T02:27:00Z">
                      <w:rPr>
                        <w:rFonts w:ascii="Cambria Math" w:hAnsi="Cambria Math" w:cs="Arial"/>
                      </w:rPr>
                      <m:t>K</m:t>
                    </w:del>
                  </m:r>
                </m:e>
                <m:sub>
                  <m:r>
                    <w:del w:id="4901" w:author="JAVIERA PAZ LEFORT IBANEZ" w:date="2025-09-19T23:27:00Z" w16du:dateUtc="2025-09-20T02:27:00Z">
                      <w:rPr>
                        <w:rFonts w:ascii="Cambria Math" w:hAnsi="Cambria Math" w:cs="Arial"/>
                      </w:rPr>
                      <m:t>M</m:t>
                    </w:del>
                  </m:r>
                </m:sub>
              </m:sSub>
            </m:den>
          </m:f>
          <m:r>
            <w:del w:id="4902" w:author="JAVIERA PAZ LEFORT IBANEZ" w:date="2025-09-19T23:27:00Z" w16du:dateUtc="2025-09-20T02:27:00Z">
              <w:rPr>
                <w:rFonts w:ascii="Cambria Math" w:hAnsi="Cambria Math" w:cs="Arial"/>
              </w:rPr>
              <m:t>+</m:t>
            </w:del>
          </m:r>
          <m:f>
            <m:fPr>
              <m:ctrlPr>
                <w:del w:id="4903" w:author="JAVIERA PAZ LEFORT IBANEZ" w:date="2025-09-19T23:27:00Z" w16du:dateUtc="2025-09-20T02:27:00Z">
                  <w:rPr>
                    <w:rFonts w:ascii="Cambria Math" w:hAnsi="Cambria Math" w:cs="Arial"/>
                    <w:i/>
                  </w:rPr>
                </w:del>
              </m:ctrlPr>
            </m:fPr>
            <m:num>
              <m:r>
                <w:del w:id="4904" w:author="JAVIERA PAZ LEFORT IBANEZ" w:date="2025-09-19T23:27:00Z" w16du:dateUtc="2025-09-20T02:27:00Z">
                  <w:rPr>
                    <w:rFonts w:ascii="Cambria Math" w:hAnsi="Cambria Math" w:cs="Arial"/>
                  </w:rPr>
                  <m:t>1</m:t>
                </w:del>
              </m:r>
            </m:num>
            <m:den>
              <m:sSub>
                <m:sSubPr>
                  <m:ctrlPr>
                    <w:del w:id="4905" w:author="JAVIERA PAZ LEFORT IBANEZ" w:date="2025-09-19T23:27:00Z" w16du:dateUtc="2025-09-20T02:27:00Z">
                      <w:rPr>
                        <w:rFonts w:ascii="Cambria Math" w:hAnsi="Cambria Math" w:cs="Arial"/>
                        <w:i/>
                      </w:rPr>
                    </w:del>
                  </m:ctrlPr>
                </m:sSubPr>
                <m:e>
                  <m:r>
                    <w:del w:id="4906" w:author="JAVIERA PAZ LEFORT IBANEZ" w:date="2025-09-19T23:27:00Z" w16du:dateUtc="2025-09-20T02:27:00Z">
                      <w:rPr>
                        <w:rFonts w:ascii="Cambria Math" w:hAnsi="Cambria Math" w:cs="Arial"/>
                      </w:rPr>
                      <m:t>K</m:t>
                    </w:del>
                  </m:r>
                </m:e>
                <m:sub>
                  <m:r>
                    <w:del w:id="4907" w:author="JAVIERA PAZ LEFORT IBANEZ" w:date="2025-09-19T23:27:00Z" w16du:dateUtc="2025-09-20T02:27:00Z">
                      <w:rPr>
                        <w:rFonts w:ascii="Cambria Math" w:hAnsi="Cambria Math" w:cs="Arial"/>
                      </w:rPr>
                      <m:t>o</m:t>
                    </w:del>
                  </m:r>
                </m:sub>
              </m:sSub>
            </m:den>
          </m:f>
        </m:oMath>
      </m:oMathPara>
    </w:p>
    <w:p w14:paraId="007BE511" w14:textId="5294EEC3" w:rsidR="00C443CF" w:rsidRPr="005D59EA" w:rsidDel="009910F2" w:rsidRDefault="00C443CF">
      <w:pPr>
        <w:spacing w:line="360" w:lineRule="auto"/>
        <w:ind w:left="708"/>
        <w:jc w:val="both"/>
        <w:rPr>
          <w:del w:id="4908" w:author="JAVIERA PAZ LEFORT IBANEZ" w:date="2025-09-19T23:27:00Z" w16du:dateUtc="2025-09-20T02:27:00Z"/>
          <w:rFonts w:ascii="Arial" w:hAnsi="Arial" w:cs="Arial"/>
        </w:rPr>
        <w:pPrChange w:id="4909" w:author="JAVIERA PAZ LEFORT IBANEZ" w:date="2025-09-22T17:13:00Z" w16du:dateUtc="2025-09-22T20:13:00Z">
          <w:pPr/>
        </w:pPrChange>
      </w:pPr>
    </w:p>
    <w:p w14:paraId="4210B17D" w14:textId="167AF8F8" w:rsidR="00783902" w:rsidRPr="005D59EA" w:rsidDel="009910F2" w:rsidRDefault="00783902">
      <w:pPr>
        <w:spacing w:line="360" w:lineRule="auto"/>
        <w:ind w:left="708"/>
        <w:jc w:val="both"/>
        <w:rPr>
          <w:del w:id="4910" w:author="JAVIERA PAZ LEFORT IBANEZ" w:date="2025-09-19T23:27:00Z" w16du:dateUtc="2025-09-20T02:27:00Z"/>
          <w:rFonts w:ascii="Arial" w:hAnsi="Arial" w:cs="Arial"/>
        </w:rPr>
        <w:pPrChange w:id="4911" w:author="JAVIERA PAZ LEFORT IBANEZ" w:date="2025-09-22T17:13:00Z" w16du:dateUtc="2025-09-22T20:13:00Z">
          <w:pPr>
            <w:jc w:val="both"/>
          </w:pPr>
        </w:pPrChange>
      </w:pPr>
      <w:del w:id="4912" w:author="JAVIERA PAZ LEFORT IBANEZ" w:date="2025-09-19T23:27:00Z" w16du:dateUtc="2025-09-20T02:27:00Z">
        <w:r w:rsidRPr="005D59EA" w:rsidDel="009910F2">
          <w:rPr>
            <w:rFonts w:ascii="Arial" w:hAnsi="Arial" w:cs="Arial"/>
          </w:rPr>
          <w:delText>Donde:</w:delText>
        </w:r>
      </w:del>
    </w:p>
    <w:p w14:paraId="1575DB35" w14:textId="29240F27" w:rsidR="00783902" w:rsidRPr="005D59EA" w:rsidDel="009910F2" w:rsidRDefault="00000000">
      <w:pPr>
        <w:numPr>
          <w:ilvl w:val="0"/>
          <w:numId w:val="21"/>
        </w:numPr>
        <w:spacing w:line="360" w:lineRule="auto"/>
        <w:ind w:left="1428"/>
        <w:jc w:val="both"/>
        <w:rPr>
          <w:del w:id="4913" w:author="JAVIERA PAZ LEFORT IBANEZ" w:date="2025-09-19T23:27:00Z" w16du:dateUtc="2025-09-20T02:27:00Z"/>
          <w:rFonts w:ascii="Arial" w:hAnsi="Arial" w:cs="Arial"/>
        </w:rPr>
        <w:pPrChange w:id="4914" w:author="JAVIERA PAZ LEFORT IBANEZ" w:date="2025-09-22T17:13:00Z" w16du:dateUtc="2025-09-22T20:13:00Z">
          <w:pPr>
            <w:numPr>
              <w:numId w:val="21"/>
            </w:numPr>
            <w:tabs>
              <w:tab w:val="num" w:pos="720"/>
            </w:tabs>
            <w:ind w:left="720" w:hanging="360"/>
            <w:jc w:val="both"/>
          </w:pPr>
        </w:pPrChange>
      </w:pPr>
      <m:oMath>
        <m:sSub>
          <m:sSubPr>
            <m:ctrlPr>
              <w:del w:id="4915" w:author="JAVIERA PAZ LEFORT IBANEZ" w:date="2025-09-19T23:27:00Z" w16du:dateUtc="2025-09-20T02:27:00Z">
                <w:rPr>
                  <w:rFonts w:ascii="Cambria Math" w:hAnsi="Cambria Math" w:cs="Arial"/>
                  <w:i/>
                </w:rPr>
              </w:del>
            </m:ctrlPr>
          </m:sSubPr>
          <m:e>
            <m:r>
              <w:del w:id="4916" w:author="JAVIERA PAZ LEFORT IBANEZ" w:date="2025-09-19T23:27:00Z" w16du:dateUtc="2025-09-20T02:27:00Z">
                <w:rPr>
                  <w:rFonts w:ascii="Cambria Math" w:hAnsi="Cambria Math" w:cs="Arial"/>
                </w:rPr>
                <m:t>K</m:t>
              </w:del>
            </m:r>
          </m:e>
          <m:sub>
            <m:r>
              <w:del w:id="4917" w:author="JAVIERA PAZ LEFORT IBANEZ" w:date="2025-09-19T23:27:00Z" w16du:dateUtc="2025-09-20T02:27:00Z">
                <w:rPr>
                  <w:rFonts w:ascii="Cambria Math" w:hAnsi="Cambria Math" w:cs="Arial"/>
                </w:rPr>
                <m:t>L</m:t>
              </w:del>
            </m:r>
          </m:sub>
        </m:sSub>
      </m:oMath>
      <w:del w:id="4918" w:author="JAVIERA PAZ LEFORT IBANEZ" w:date="2025-09-19T23:27:00Z" w16du:dateUtc="2025-09-20T02:27:00Z">
        <w:r w:rsidR="00783902" w:rsidRPr="005D59EA" w:rsidDel="009910F2">
          <w:rPr>
            <w:rFonts w:ascii="Arial" w:hAnsi="Arial" w:cs="Arial"/>
          </w:rPr>
          <w:delText xml:space="preserve"> es el coeficiente de transferencia de masa en la fase interna (vino).</w:delText>
        </w:r>
      </w:del>
    </w:p>
    <w:p w14:paraId="65674F14" w14:textId="58B167BA" w:rsidR="00783902" w:rsidRPr="005D59EA" w:rsidDel="009910F2" w:rsidRDefault="00000000">
      <w:pPr>
        <w:numPr>
          <w:ilvl w:val="0"/>
          <w:numId w:val="21"/>
        </w:numPr>
        <w:spacing w:line="360" w:lineRule="auto"/>
        <w:ind w:left="1428"/>
        <w:jc w:val="both"/>
        <w:rPr>
          <w:del w:id="4919" w:author="JAVIERA PAZ LEFORT IBANEZ" w:date="2025-09-19T23:27:00Z" w16du:dateUtc="2025-09-20T02:27:00Z"/>
          <w:rFonts w:ascii="Arial" w:hAnsi="Arial" w:cs="Arial"/>
        </w:rPr>
        <w:pPrChange w:id="4920" w:author="JAVIERA PAZ LEFORT IBANEZ" w:date="2025-09-22T17:13:00Z" w16du:dateUtc="2025-09-22T20:13:00Z">
          <w:pPr>
            <w:numPr>
              <w:numId w:val="21"/>
            </w:numPr>
            <w:tabs>
              <w:tab w:val="num" w:pos="720"/>
            </w:tabs>
            <w:ind w:left="720" w:hanging="360"/>
            <w:jc w:val="both"/>
          </w:pPr>
        </w:pPrChange>
      </w:pPr>
      <m:oMath>
        <m:sSub>
          <m:sSubPr>
            <m:ctrlPr>
              <w:del w:id="4921" w:author="JAVIERA PAZ LEFORT IBANEZ" w:date="2025-09-19T23:27:00Z" w16du:dateUtc="2025-09-20T02:27:00Z">
                <w:rPr>
                  <w:rFonts w:ascii="Cambria Math" w:hAnsi="Cambria Math" w:cs="Arial"/>
                  <w:i/>
                </w:rPr>
              </w:del>
            </m:ctrlPr>
          </m:sSubPr>
          <m:e>
            <m:r>
              <w:del w:id="4922" w:author="JAVIERA PAZ LEFORT IBANEZ" w:date="2025-09-19T23:27:00Z" w16du:dateUtc="2025-09-20T02:27:00Z">
                <w:rPr>
                  <w:rFonts w:ascii="Cambria Math" w:hAnsi="Cambria Math" w:cs="Arial"/>
                </w:rPr>
                <m:t>K</m:t>
              </w:del>
            </m:r>
          </m:e>
          <m:sub>
            <m:r>
              <w:del w:id="4923" w:author="JAVIERA PAZ LEFORT IBANEZ" w:date="2025-09-19T23:27:00Z" w16du:dateUtc="2025-09-20T02:27:00Z">
                <w:rPr>
                  <w:rFonts w:ascii="Cambria Math" w:hAnsi="Cambria Math" w:cs="Arial"/>
                </w:rPr>
                <m:t>M</m:t>
              </w:del>
            </m:r>
          </m:sub>
        </m:sSub>
      </m:oMath>
      <w:del w:id="4924" w:author="JAVIERA PAZ LEFORT IBANEZ" w:date="2025-09-19T23:27:00Z" w16du:dateUtc="2025-09-20T02:27:00Z">
        <w:r w:rsidR="00783902" w:rsidRPr="005D59EA" w:rsidDel="009910F2">
          <w:rPr>
            <w:rFonts w:ascii="Arial" w:hAnsi="Arial" w:cs="Arial"/>
          </w:rPr>
          <w:delText>​ es el coeficiente de transferencia de masa a través de la membrana.</w:delText>
        </w:r>
      </w:del>
    </w:p>
    <w:p w14:paraId="47518F67" w14:textId="04DEB19B" w:rsidR="00783902" w:rsidRPr="005D59EA" w:rsidDel="009910F2" w:rsidRDefault="00000000">
      <w:pPr>
        <w:numPr>
          <w:ilvl w:val="0"/>
          <w:numId w:val="21"/>
        </w:numPr>
        <w:spacing w:line="360" w:lineRule="auto"/>
        <w:ind w:left="1428"/>
        <w:jc w:val="both"/>
        <w:rPr>
          <w:del w:id="4925" w:author="JAVIERA PAZ LEFORT IBANEZ" w:date="2025-09-19T23:27:00Z" w16du:dateUtc="2025-09-20T02:27:00Z"/>
          <w:rFonts w:ascii="Arial" w:hAnsi="Arial" w:cs="Arial"/>
        </w:rPr>
        <w:pPrChange w:id="4926" w:author="JAVIERA PAZ LEFORT IBANEZ" w:date="2025-09-22T17:13:00Z" w16du:dateUtc="2025-09-22T20:13:00Z">
          <w:pPr>
            <w:numPr>
              <w:numId w:val="21"/>
            </w:numPr>
            <w:tabs>
              <w:tab w:val="num" w:pos="720"/>
            </w:tabs>
            <w:ind w:left="720" w:hanging="360"/>
            <w:jc w:val="both"/>
          </w:pPr>
        </w:pPrChange>
      </w:pPr>
      <m:oMath>
        <m:sSub>
          <m:sSubPr>
            <m:ctrlPr>
              <w:del w:id="4927" w:author="JAVIERA PAZ LEFORT IBANEZ" w:date="2025-09-19T23:27:00Z" w16du:dateUtc="2025-09-20T02:27:00Z">
                <w:rPr>
                  <w:rFonts w:ascii="Cambria Math" w:hAnsi="Cambria Math" w:cs="Arial"/>
                  <w:i/>
                </w:rPr>
              </w:del>
            </m:ctrlPr>
          </m:sSubPr>
          <m:e>
            <m:r>
              <w:del w:id="4928" w:author="JAVIERA PAZ LEFORT IBANEZ" w:date="2025-09-19T23:27:00Z" w16du:dateUtc="2025-09-20T02:27:00Z">
                <w:rPr>
                  <w:rFonts w:ascii="Cambria Math" w:hAnsi="Cambria Math" w:cs="Arial"/>
                </w:rPr>
                <m:t>K</m:t>
              </w:del>
            </m:r>
          </m:e>
          <m:sub>
            <m:r>
              <w:del w:id="4929" w:author="JAVIERA PAZ LEFORT IBANEZ" w:date="2025-09-19T23:27:00Z" w16du:dateUtc="2025-09-20T02:27:00Z">
                <w:rPr>
                  <w:rFonts w:ascii="Cambria Math" w:hAnsi="Cambria Math" w:cs="Arial"/>
                </w:rPr>
                <m:t>o</m:t>
              </w:del>
            </m:r>
          </m:sub>
        </m:sSub>
      </m:oMath>
      <w:del w:id="4930" w:author="JAVIERA PAZ LEFORT IBANEZ" w:date="2025-09-19T23:27:00Z" w16du:dateUtc="2025-09-20T02:27:00Z">
        <w:r w:rsidR="00783902" w:rsidRPr="005D59EA" w:rsidDel="009910F2">
          <w:rPr>
            <w:rFonts w:ascii="Arial" w:hAnsi="Arial" w:cs="Arial"/>
          </w:rPr>
          <w:delText>​ es el coeficiente de transferencia de masa en la fase externa (solución extractora).</w:delText>
        </w:r>
      </w:del>
    </w:p>
    <w:p w14:paraId="0C8AB044" w14:textId="16F4A24E" w:rsidR="00783902" w:rsidRPr="005D59EA" w:rsidDel="009910F2" w:rsidRDefault="00783902">
      <w:pPr>
        <w:pStyle w:val="Ttulo4"/>
        <w:spacing w:line="360" w:lineRule="auto"/>
        <w:ind w:left="708"/>
        <w:jc w:val="both"/>
        <w:rPr>
          <w:del w:id="4931" w:author="JAVIERA PAZ LEFORT IBANEZ" w:date="2025-09-19T23:27:00Z" w16du:dateUtc="2025-09-20T02:27:00Z"/>
          <w:rFonts w:ascii="Arial" w:hAnsi="Arial" w:cs="Arial"/>
          <w:color w:val="auto"/>
        </w:rPr>
        <w:pPrChange w:id="4932" w:author="JAVIERA PAZ LEFORT IBANEZ" w:date="2025-09-22T17:13:00Z" w16du:dateUtc="2025-09-22T20:13:00Z">
          <w:pPr>
            <w:pStyle w:val="Ttulo4"/>
            <w:jc w:val="both"/>
          </w:pPr>
        </w:pPrChange>
      </w:pPr>
      <w:del w:id="4933" w:author="JAVIERA PAZ LEFORT IBANEZ" w:date="2025-09-19T23:27:00Z" w16du:dateUtc="2025-09-20T02:27:00Z">
        <w:r w:rsidRPr="005D59EA" w:rsidDel="009910F2">
          <w:rPr>
            <w:rFonts w:ascii="Arial" w:hAnsi="Arial" w:cs="Arial"/>
            <w:color w:val="auto"/>
          </w:rPr>
          <w:delText>Selección de Correlaciones para los Coeficientes de Transferencia</w:delText>
        </w:r>
      </w:del>
    </w:p>
    <w:p w14:paraId="1C1B6ACE" w14:textId="42EB1602" w:rsidR="00D20B65" w:rsidRPr="005D59EA" w:rsidDel="009910F2" w:rsidRDefault="00783902">
      <w:pPr>
        <w:numPr>
          <w:ilvl w:val="0"/>
          <w:numId w:val="22"/>
        </w:numPr>
        <w:spacing w:line="360" w:lineRule="auto"/>
        <w:ind w:left="1428"/>
        <w:jc w:val="both"/>
        <w:rPr>
          <w:del w:id="4934" w:author="JAVIERA PAZ LEFORT IBANEZ" w:date="2025-09-19T23:27:00Z" w16du:dateUtc="2025-09-20T02:27:00Z"/>
          <w:rFonts w:ascii="Arial" w:hAnsi="Arial" w:cs="Arial"/>
        </w:rPr>
        <w:pPrChange w:id="4935" w:author="JAVIERA PAZ LEFORT IBANEZ" w:date="2025-09-22T17:13:00Z" w16du:dateUtc="2025-09-22T20:13:00Z">
          <w:pPr>
            <w:numPr>
              <w:numId w:val="22"/>
            </w:numPr>
            <w:tabs>
              <w:tab w:val="num" w:pos="720"/>
            </w:tabs>
            <w:ind w:left="720" w:hanging="360"/>
            <w:jc w:val="both"/>
          </w:pPr>
        </w:pPrChange>
      </w:pPr>
      <w:del w:id="4936" w:author="JAVIERA PAZ LEFORT IBANEZ" w:date="2025-09-19T23:27:00Z" w16du:dateUtc="2025-09-20T02:27:00Z">
        <w:r w:rsidRPr="005D59EA" w:rsidDel="009910F2">
          <w:rPr>
            <w:rFonts w:ascii="Arial" w:hAnsi="Arial" w:cs="Arial"/>
            <w:b/>
            <w:bCs/>
          </w:rPr>
          <w:delText>Fase Interna (Fibra - Vino):</w:delText>
        </w:r>
        <w:r w:rsidR="007F7EBA" w:rsidRPr="005D59EA" w:rsidDel="009910F2">
          <w:rPr>
            <w:rFonts w:ascii="Arial" w:hAnsi="Arial" w:cs="Arial"/>
          </w:rPr>
          <w:delText xml:space="preserve"> </w:delText>
        </w:r>
        <w:r w:rsidRPr="005D59EA" w:rsidDel="009910F2">
          <w:rPr>
            <w:rFonts w:ascii="Arial" w:hAnsi="Arial" w:cs="Arial"/>
          </w:rPr>
          <w:delText>Se utilizó una correlación tipo potencia para el número de Sherwood:</w:delText>
        </w:r>
      </w:del>
    </w:p>
    <w:p w14:paraId="7078D884" w14:textId="58257332" w:rsidR="007F7EBA" w:rsidRPr="005D59EA" w:rsidDel="009910F2" w:rsidRDefault="007F7EBA">
      <w:pPr>
        <w:spacing w:line="360" w:lineRule="auto"/>
        <w:ind w:left="708"/>
        <w:jc w:val="both"/>
        <w:rPr>
          <w:del w:id="4937" w:author="JAVIERA PAZ LEFORT IBANEZ" w:date="2025-09-19T23:27:00Z" w16du:dateUtc="2025-09-20T02:27:00Z"/>
          <w:rFonts w:ascii="Arial" w:hAnsi="Arial" w:cs="Arial"/>
        </w:rPr>
        <w:pPrChange w:id="4938" w:author="JAVIERA PAZ LEFORT IBANEZ" w:date="2025-09-22T17:13:00Z" w16du:dateUtc="2025-09-22T20:13:00Z">
          <w:pPr>
            <w:jc w:val="both"/>
          </w:pPr>
        </w:pPrChange>
      </w:pPr>
      <m:oMathPara>
        <m:oMath>
          <m:r>
            <w:del w:id="4939" w:author="JAVIERA PAZ LEFORT IBANEZ" w:date="2025-09-19T23:27:00Z" w16du:dateUtc="2025-09-20T02:27:00Z">
              <w:rPr>
                <w:rFonts w:ascii="Cambria Math" w:hAnsi="Cambria Math" w:cs="Arial"/>
              </w:rPr>
              <m:t>Sh=a∙</m:t>
            </w:del>
          </m:r>
          <m:sSup>
            <m:sSupPr>
              <m:ctrlPr>
                <w:del w:id="4940" w:author="JAVIERA PAZ LEFORT IBANEZ" w:date="2025-09-19T23:27:00Z" w16du:dateUtc="2025-09-20T02:27:00Z">
                  <w:rPr>
                    <w:rFonts w:ascii="Cambria Math" w:hAnsi="Cambria Math" w:cs="Arial"/>
                    <w:i/>
                  </w:rPr>
                </w:del>
              </m:ctrlPr>
            </m:sSupPr>
            <m:e>
              <m:r>
                <w:del w:id="4941" w:author="JAVIERA PAZ LEFORT IBANEZ" w:date="2025-09-19T23:27:00Z" w16du:dateUtc="2025-09-20T02:27:00Z">
                  <w:rPr>
                    <w:rFonts w:ascii="Cambria Math" w:hAnsi="Cambria Math" w:cs="Arial"/>
                  </w:rPr>
                  <m:t>Re</m:t>
                </w:del>
              </m:r>
            </m:e>
            <m:sup>
              <m:r>
                <w:del w:id="4942" w:author="JAVIERA PAZ LEFORT IBANEZ" w:date="2025-09-19T23:27:00Z" w16du:dateUtc="2025-09-20T02:27:00Z">
                  <w:rPr>
                    <w:rFonts w:ascii="Cambria Math" w:hAnsi="Cambria Math" w:cs="Arial"/>
                  </w:rPr>
                  <m:t>b</m:t>
                </w:del>
              </m:r>
            </m:sup>
          </m:sSup>
          <m:r>
            <w:del w:id="4943" w:author="JAVIERA PAZ LEFORT IBANEZ" w:date="2025-09-19T23:27:00Z" w16du:dateUtc="2025-09-20T02:27:00Z">
              <w:rPr>
                <w:rFonts w:ascii="Cambria Math" w:hAnsi="Cambria Math" w:cs="Arial"/>
              </w:rPr>
              <m:t>∙</m:t>
            </w:del>
          </m:r>
          <m:sSup>
            <m:sSupPr>
              <m:ctrlPr>
                <w:del w:id="4944" w:author="JAVIERA PAZ LEFORT IBANEZ" w:date="2025-09-19T23:27:00Z" w16du:dateUtc="2025-09-20T02:27:00Z">
                  <w:rPr>
                    <w:rFonts w:ascii="Cambria Math" w:hAnsi="Cambria Math" w:cs="Arial"/>
                    <w:i/>
                  </w:rPr>
                </w:del>
              </m:ctrlPr>
            </m:sSupPr>
            <m:e>
              <m:r>
                <w:del w:id="4945" w:author="JAVIERA PAZ LEFORT IBANEZ" w:date="2025-09-19T23:27:00Z" w16du:dateUtc="2025-09-20T02:27:00Z">
                  <w:rPr>
                    <w:rFonts w:ascii="Cambria Math" w:hAnsi="Cambria Math" w:cs="Arial"/>
                  </w:rPr>
                  <m:t>Sc</m:t>
                </w:del>
              </m:r>
            </m:e>
            <m:sup>
              <m:f>
                <m:fPr>
                  <m:type m:val="lin"/>
                  <m:ctrlPr>
                    <w:del w:id="4946" w:author="JAVIERA PAZ LEFORT IBANEZ" w:date="2025-09-19T23:27:00Z" w16du:dateUtc="2025-09-20T02:27:00Z">
                      <w:rPr>
                        <w:rFonts w:ascii="Cambria Math" w:hAnsi="Cambria Math" w:cs="Arial"/>
                        <w:i/>
                      </w:rPr>
                    </w:del>
                  </m:ctrlPr>
                </m:fPr>
                <m:num>
                  <m:r>
                    <w:del w:id="4947" w:author="JAVIERA PAZ LEFORT IBANEZ" w:date="2025-09-19T23:27:00Z" w16du:dateUtc="2025-09-20T02:27:00Z">
                      <w:rPr>
                        <w:rFonts w:ascii="Cambria Math" w:hAnsi="Cambria Math" w:cs="Arial"/>
                      </w:rPr>
                      <m:t>1</m:t>
                    </w:del>
                  </m:r>
                </m:num>
                <m:den>
                  <m:r>
                    <w:del w:id="4948" w:author="JAVIERA PAZ LEFORT IBANEZ" w:date="2025-09-19T23:27:00Z" w16du:dateUtc="2025-09-20T02:27:00Z">
                      <w:rPr>
                        <w:rFonts w:ascii="Cambria Math" w:hAnsi="Cambria Math" w:cs="Arial"/>
                      </w:rPr>
                      <m:t>3</m:t>
                    </w:del>
                  </m:r>
                </m:den>
              </m:f>
            </m:sup>
          </m:sSup>
        </m:oMath>
      </m:oMathPara>
    </w:p>
    <w:p w14:paraId="4DABFDE2" w14:textId="234A2770" w:rsidR="00783902" w:rsidRPr="005D59EA" w:rsidDel="009910F2" w:rsidRDefault="00783902">
      <w:pPr>
        <w:spacing w:line="360" w:lineRule="auto"/>
        <w:ind w:left="708" w:firstLine="708"/>
        <w:jc w:val="both"/>
        <w:rPr>
          <w:del w:id="4949" w:author="JAVIERA PAZ LEFORT IBANEZ" w:date="2025-09-19T23:27:00Z" w16du:dateUtc="2025-09-20T02:27:00Z"/>
          <w:rFonts w:ascii="Arial" w:hAnsi="Arial" w:cs="Arial"/>
        </w:rPr>
        <w:pPrChange w:id="4950" w:author="JAVIERA PAZ LEFORT IBANEZ" w:date="2025-09-22T17:13:00Z" w16du:dateUtc="2025-09-22T20:13:00Z">
          <w:pPr>
            <w:ind w:firstLine="708"/>
            <w:jc w:val="both"/>
          </w:pPr>
        </w:pPrChange>
      </w:pPr>
      <w:del w:id="4951" w:author="JAVIERA PAZ LEFORT IBANEZ" w:date="2025-09-19T23:27:00Z" w16du:dateUtc="2025-09-20T02:27:00Z">
        <w:r w:rsidRPr="005D59EA" w:rsidDel="009910F2">
          <w:rPr>
            <w:rFonts w:ascii="Arial" w:hAnsi="Arial" w:cs="Arial"/>
          </w:rPr>
          <w:delText>Con constantes empíricas ajustadas:</w:delText>
        </w:r>
      </w:del>
    </w:p>
    <w:p w14:paraId="5A37ADAD" w14:textId="4E6C1CC1" w:rsidR="00783902" w:rsidRPr="005D59EA" w:rsidDel="009910F2" w:rsidRDefault="007F7EBA">
      <w:pPr>
        <w:numPr>
          <w:ilvl w:val="1"/>
          <w:numId w:val="22"/>
        </w:numPr>
        <w:spacing w:line="360" w:lineRule="auto"/>
        <w:ind w:left="2148"/>
        <w:jc w:val="both"/>
        <w:rPr>
          <w:del w:id="4952" w:author="JAVIERA PAZ LEFORT IBANEZ" w:date="2025-09-19T23:27:00Z" w16du:dateUtc="2025-09-20T02:27:00Z"/>
          <w:rFonts w:ascii="Arial" w:hAnsi="Arial" w:cs="Arial"/>
        </w:rPr>
        <w:pPrChange w:id="4953" w:author="JAVIERA PAZ LEFORT IBANEZ" w:date="2025-09-22T17:13:00Z" w16du:dateUtc="2025-09-22T20:13:00Z">
          <w:pPr>
            <w:numPr>
              <w:ilvl w:val="1"/>
              <w:numId w:val="22"/>
            </w:numPr>
            <w:tabs>
              <w:tab w:val="num" w:pos="1440"/>
            </w:tabs>
            <w:ind w:left="1440" w:hanging="360"/>
            <w:jc w:val="both"/>
          </w:pPr>
        </w:pPrChange>
      </w:pPr>
      <m:oMath>
        <m:r>
          <w:del w:id="4954" w:author="JAVIERA PAZ LEFORT IBANEZ" w:date="2025-09-19T23:27:00Z" w16du:dateUtc="2025-09-20T02:27:00Z">
            <w:rPr>
              <w:rFonts w:ascii="Cambria Math" w:hAnsi="Cambria Math" w:cs="Arial"/>
            </w:rPr>
            <m:t>a=2.66, b=0.25</m:t>
          </w:del>
        </m:r>
      </m:oMath>
      <w:del w:id="4955" w:author="JAVIERA PAZ LEFORT IBANEZ" w:date="2025-09-19T23:27:00Z" w16du:dateUtc="2025-09-20T02:27:00Z">
        <w:r w:rsidR="00D20B65" w:rsidRPr="005D59EA" w:rsidDel="009910F2">
          <w:rPr>
            <w:rFonts w:ascii="Arial" w:hAnsi="Arial" w:cs="Arial"/>
          </w:rPr>
          <w:delText xml:space="preserve"> </w:delText>
        </w:r>
        <w:r w:rsidR="00783902" w:rsidRPr="005D59EA" w:rsidDel="009910F2">
          <w:rPr>
            <w:rFonts w:ascii="Arial" w:hAnsi="Arial" w:cs="Arial"/>
          </w:rPr>
          <w:delText>(para flujo laminar en fibra hueca).</w:delText>
        </w:r>
      </w:del>
    </w:p>
    <w:p w14:paraId="26626F40" w14:textId="5A1A3842" w:rsidR="00D20B65" w:rsidRPr="005D59EA" w:rsidDel="009910F2" w:rsidRDefault="00783902">
      <w:pPr>
        <w:numPr>
          <w:ilvl w:val="0"/>
          <w:numId w:val="22"/>
        </w:numPr>
        <w:spacing w:line="360" w:lineRule="auto"/>
        <w:ind w:left="1428"/>
        <w:jc w:val="both"/>
        <w:rPr>
          <w:del w:id="4956" w:author="JAVIERA PAZ LEFORT IBANEZ" w:date="2025-09-19T23:27:00Z" w16du:dateUtc="2025-09-20T02:27:00Z"/>
          <w:rFonts w:ascii="Arial" w:hAnsi="Arial" w:cs="Arial"/>
        </w:rPr>
        <w:pPrChange w:id="4957" w:author="JAVIERA PAZ LEFORT IBANEZ" w:date="2025-09-22T17:13:00Z" w16du:dateUtc="2025-09-22T20:13:00Z">
          <w:pPr>
            <w:numPr>
              <w:numId w:val="22"/>
            </w:numPr>
            <w:tabs>
              <w:tab w:val="num" w:pos="720"/>
            </w:tabs>
            <w:ind w:left="720" w:hanging="360"/>
            <w:jc w:val="both"/>
          </w:pPr>
        </w:pPrChange>
      </w:pPr>
      <w:del w:id="4958" w:author="JAVIERA PAZ LEFORT IBANEZ" w:date="2025-09-19T23:27:00Z" w16du:dateUtc="2025-09-20T02:27:00Z">
        <w:r w:rsidRPr="005D59EA" w:rsidDel="009910F2">
          <w:rPr>
            <w:rFonts w:ascii="Arial" w:hAnsi="Arial" w:cs="Arial"/>
            <w:b/>
            <w:bCs/>
          </w:rPr>
          <w:delText>Fase Externa (Carcasa - Solución Extractora):</w:delText>
        </w:r>
        <w:r w:rsidR="007F7EBA" w:rsidRPr="005D59EA" w:rsidDel="009910F2">
          <w:rPr>
            <w:rFonts w:ascii="Arial" w:hAnsi="Arial" w:cs="Arial"/>
          </w:rPr>
          <w:delText xml:space="preserve"> </w:delText>
        </w:r>
        <w:r w:rsidRPr="005D59EA" w:rsidDel="009910F2">
          <w:rPr>
            <w:rFonts w:ascii="Arial" w:hAnsi="Arial" w:cs="Arial"/>
          </w:rPr>
          <w:delText>Se emplearon distintas correlaciones para el número de Sherwood, seleccionando la más adecuada según las condiciones del sistema:</w:delText>
        </w:r>
      </w:del>
    </w:p>
    <w:p w14:paraId="208D42F7" w14:textId="46395FA8" w:rsidR="007F7EBA" w:rsidRPr="005D59EA" w:rsidDel="009910F2" w:rsidRDefault="007F7EBA">
      <w:pPr>
        <w:spacing w:line="360" w:lineRule="auto"/>
        <w:ind w:left="708"/>
        <w:jc w:val="both"/>
        <w:rPr>
          <w:del w:id="4959" w:author="JAVIERA PAZ LEFORT IBANEZ" w:date="2025-09-19T23:27:00Z" w16du:dateUtc="2025-09-20T02:27:00Z"/>
          <w:rFonts w:ascii="Arial" w:hAnsi="Arial" w:cs="Arial"/>
        </w:rPr>
        <w:pPrChange w:id="4960" w:author="JAVIERA PAZ LEFORT IBANEZ" w:date="2025-09-22T17:13:00Z" w16du:dateUtc="2025-09-22T20:13:00Z">
          <w:pPr>
            <w:jc w:val="both"/>
          </w:pPr>
        </w:pPrChange>
      </w:pPr>
      <m:oMathPara>
        <m:oMath>
          <m:r>
            <w:del w:id="4961" w:author="JAVIERA PAZ LEFORT IBANEZ" w:date="2025-09-19T23:27:00Z" w16du:dateUtc="2025-09-20T02:27:00Z">
              <w:rPr>
                <w:rFonts w:ascii="Cambria Math" w:hAnsi="Cambria Math" w:cs="Arial"/>
              </w:rPr>
              <m:t>Sh=1.38∙(-0.07+2.35∙φ)</m:t>
            </w:del>
          </m:r>
          <m:sSup>
            <m:sSupPr>
              <m:ctrlPr>
                <w:del w:id="4962" w:author="JAVIERA PAZ LEFORT IBANEZ" w:date="2025-09-19T23:27:00Z" w16du:dateUtc="2025-09-20T02:27:00Z">
                  <w:rPr>
                    <w:rFonts w:ascii="Cambria Math" w:hAnsi="Cambria Math" w:cs="Arial"/>
                    <w:i/>
                  </w:rPr>
                </w:del>
              </m:ctrlPr>
            </m:sSupPr>
            <m:e>
              <m:d>
                <m:dPr>
                  <m:begChr m:val="["/>
                  <m:endChr m:val="]"/>
                  <m:ctrlPr>
                    <w:del w:id="4963" w:author="JAVIERA PAZ LEFORT IBANEZ" w:date="2025-09-19T23:27:00Z" w16du:dateUtc="2025-09-20T02:27:00Z">
                      <w:rPr>
                        <w:rFonts w:ascii="Cambria Math" w:hAnsi="Cambria Math" w:cs="Arial"/>
                        <w:i/>
                      </w:rPr>
                    </w:del>
                  </m:ctrlPr>
                </m:dPr>
                <m:e>
                  <m:r>
                    <w:del w:id="4964" w:author="JAVIERA PAZ LEFORT IBANEZ" w:date="2025-09-19T23:27:00Z" w16du:dateUtc="2025-09-20T02:27:00Z">
                      <w:rPr>
                        <w:rFonts w:ascii="Cambria Math" w:hAnsi="Cambria Math" w:cs="Arial"/>
                      </w:rPr>
                      <m:t>(1-φ)</m:t>
                    </w:del>
                  </m:r>
                  <m:f>
                    <m:fPr>
                      <m:ctrlPr>
                        <w:del w:id="4965" w:author="JAVIERA PAZ LEFORT IBANEZ" w:date="2025-09-19T23:27:00Z" w16du:dateUtc="2025-09-20T02:27:00Z">
                          <w:rPr>
                            <w:rFonts w:ascii="Cambria Math" w:hAnsi="Cambria Math" w:cs="Arial"/>
                            <w:i/>
                          </w:rPr>
                        </w:del>
                      </m:ctrlPr>
                    </m:fPr>
                    <m:num>
                      <m:sSub>
                        <m:sSubPr>
                          <m:ctrlPr>
                            <w:del w:id="4966" w:author="JAVIERA PAZ LEFORT IBANEZ" w:date="2025-09-19T23:27:00Z" w16du:dateUtc="2025-09-20T02:27:00Z">
                              <w:rPr>
                                <w:rFonts w:ascii="Cambria Math" w:hAnsi="Cambria Math" w:cs="Arial"/>
                                <w:i/>
                              </w:rPr>
                            </w:del>
                          </m:ctrlPr>
                        </m:sSubPr>
                        <m:e>
                          <m:r>
                            <w:del w:id="4967" w:author="JAVIERA PAZ LEFORT IBANEZ" w:date="2025-09-19T23:27:00Z" w16du:dateUtc="2025-09-20T02:27:00Z">
                              <w:rPr>
                                <w:rFonts w:ascii="Cambria Math" w:hAnsi="Cambria Math" w:cs="Arial"/>
                              </w:rPr>
                              <m:t>d</m:t>
                            </w:del>
                          </m:r>
                        </m:e>
                        <m:sub>
                          <m:r>
                            <w:del w:id="4968" w:author="JAVIERA PAZ LEFORT IBANEZ" w:date="2025-09-19T23:27:00Z" w16du:dateUtc="2025-09-20T02:27:00Z">
                              <w:rPr>
                                <w:rFonts w:ascii="Cambria Math" w:hAnsi="Cambria Math" w:cs="Arial"/>
                              </w:rPr>
                              <m:t>equiv</m:t>
                            </w:del>
                          </m:r>
                        </m:sub>
                      </m:sSub>
                      <m:r>
                        <w:del w:id="4969" w:author="JAVIERA PAZ LEFORT IBANEZ" w:date="2025-09-19T23:27:00Z" w16du:dateUtc="2025-09-20T02:27:00Z">
                          <w:rPr>
                            <w:rFonts w:ascii="Cambria Math" w:hAnsi="Cambria Math" w:cs="Arial"/>
                          </w:rPr>
                          <m:t>ReSc</m:t>
                        </w:del>
                      </m:r>
                    </m:num>
                    <m:den>
                      <m:r>
                        <w:del w:id="4970" w:author="JAVIERA PAZ LEFORT IBANEZ" w:date="2025-09-19T23:27:00Z" w16du:dateUtc="2025-09-20T02:27:00Z">
                          <w:rPr>
                            <w:rFonts w:ascii="Cambria Math" w:hAnsi="Cambria Math" w:cs="Arial"/>
                          </w:rPr>
                          <m:t>φL</m:t>
                        </w:del>
                      </m:r>
                    </m:den>
                  </m:f>
                </m:e>
              </m:d>
            </m:e>
            <m:sup>
              <m:f>
                <m:fPr>
                  <m:type m:val="lin"/>
                  <m:ctrlPr>
                    <w:del w:id="4971" w:author="JAVIERA PAZ LEFORT IBANEZ" w:date="2025-09-19T23:27:00Z" w16du:dateUtc="2025-09-20T02:27:00Z">
                      <w:rPr>
                        <w:rFonts w:ascii="Cambria Math" w:hAnsi="Cambria Math" w:cs="Arial"/>
                        <w:i/>
                      </w:rPr>
                    </w:del>
                  </m:ctrlPr>
                </m:fPr>
                <m:num>
                  <m:r>
                    <w:del w:id="4972" w:author="JAVIERA PAZ LEFORT IBANEZ" w:date="2025-09-19T23:27:00Z" w16du:dateUtc="2025-09-20T02:27:00Z">
                      <w:rPr>
                        <w:rFonts w:ascii="Cambria Math" w:hAnsi="Cambria Math" w:cs="Arial"/>
                      </w:rPr>
                      <m:t>1</m:t>
                    </w:del>
                  </m:r>
                </m:num>
                <m:den>
                  <m:r>
                    <w:del w:id="4973" w:author="JAVIERA PAZ LEFORT IBANEZ" w:date="2025-09-19T23:27:00Z" w16du:dateUtc="2025-09-20T02:27:00Z">
                      <w:rPr>
                        <w:rFonts w:ascii="Cambria Math" w:hAnsi="Cambria Math" w:cs="Arial"/>
                      </w:rPr>
                      <m:t>3</m:t>
                    </w:del>
                  </m:r>
                </m:den>
              </m:f>
            </m:sup>
          </m:sSup>
        </m:oMath>
      </m:oMathPara>
    </w:p>
    <w:p w14:paraId="324FEAC7" w14:textId="60D9A57E" w:rsidR="00783902" w:rsidRPr="005D59EA" w:rsidDel="009910F2" w:rsidRDefault="00783902">
      <w:pPr>
        <w:spacing w:line="360" w:lineRule="auto"/>
        <w:ind w:left="1416"/>
        <w:jc w:val="both"/>
        <w:rPr>
          <w:del w:id="4974" w:author="JAVIERA PAZ LEFORT IBANEZ" w:date="2025-09-19T23:27:00Z" w16du:dateUtc="2025-09-20T02:27:00Z"/>
          <w:rFonts w:ascii="Arial" w:hAnsi="Arial" w:cs="Arial"/>
        </w:rPr>
        <w:pPrChange w:id="4975" w:author="JAVIERA PAZ LEFORT IBANEZ" w:date="2025-09-22T17:13:00Z" w16du:dateUtc="2025-09-22T20:13:00Z">
          <w:pPr>
            <w:ind w:left="708"/>
            <w:jc w:val="both"/>
          </w:pPr>
        </w:pPrChange>
      </w:pPr>
      <w:del w:id="4976" w:author="JAVIERA PAZ LEFORT IBANEZ" w:date="2025-09-19T23:27:00Z" w16du:dateUtc="2025-09-20T02:27:00Z">
        <w:r w:rsidRPr="005D59EA" w:rsidDel="009910F2">
          <w:rPr>
            <w:rFonts w:ascii="Arial" w:hAnsi="Arial" w:cs="Arial"/>
          </w:rPr>
          <w:delText xml:space="preserve">Donde </w:delText>
        </w:r>
      </w:del>
      <m:oMath>
        <m:r>
          <w:del w:id="4977" w:author="JAVIERA PAZ LEFORT IBANEZ" w:date="2025-09-19T23:27:00Z" w16du:dateUtc="2025-09-20T02:27:00Z">
            <w:rPr>
              <w:rFonts w:ascii="Cambria Math" w:hAnsi="Cambria Math" w:cs="Arial"/>
            </w:rPr>
            <m:t>φ</m:t>
          </w:del>
        </m:r>
      </m:oMath>
      <w:del w:id="4978" w:author="JAVIERA PAZ LEFORT IBANEZ" w:date="2025-09-19T23:27:00Z" w16du:dateUtc="2025-09-20T02:27:00Z">
        <w:r w:rsidR="007F7EBA" w:rsidRPr="005D59EA" w:rsidDel="009910F2">
          <w:rPr>
            <w:rFonts w:ascii="Arial" w:eastAsiaTheme="minorEastAsia" w:hAnsi="Arial" w:cs="Arial"/>
          </w:rPr>
          <w:delText xml:space="preserve"> </w:delText>
        </w:r>
        <w:r w:rsidRPr="005D59EA" w:rsidDel="009910F2">
          <w:rPr>
            <w:rFonts w:ascii="Arial" w:hAnsi="Arial" w:cs="Arial"/>
          </w:rPr>
          <w:delText xml:space="preserve">es la fracción de empaque, y </w:delText>
        </w:r>
      </w:del>
      <m:oMath>
        <m:sSub>
          <m:sSubPr>
            <m:ctrlPr>
              <w:del w:id="4979" w:author="JAVIERA PAZ LEFORT IBANEZ" w:date="2025-09-19T23:27:00Z" w16du:dateUtc="2025-09-20T02:27:00Z">
                <w:rPr>
                  <w:rFonts w:ascii="Cambria Math" w:hAnsi="Cambria Math" w:cs="Arial"/>
                  <w:i/>
                </w:rPr>
              </w:del>
            </m:ctrlPr>
          </m:sSubPr>
          <m:e>
            <m:r>
              <w:del w:id="4980" w:author="JAVIERA PAZ LEFORT IBANEZ" w:date="2025-09-19T23:27:00Z" w16du:dateUtc="2025-09-20T02:27:00Z">
                <w:rPr>
                  <w:rFonts w:ascii="Cambria Math" w:hAnsi="Cambria Math" w:cs="Arial"/>
                </w:rPr>
                <m:t>d</m:t>
              </w:del>
            </m:r>
          </m:e>
          <m:sub>
            <m:r>
              <w:del w:id="4981" w:author="JAVIERA PAZ LEFORT IBANEZ" w:date="2025-09-19T23:27:00Z" w16du:dateUtc="2025-09-20T02:27:00Z">
                <w:rPr>
                  <w:rFonts w:ascii="Cambria Math" w:hAnsi="Cambria Math" w:cs="Arial"/>
                </w:rPr>
                <m:t>equiv</m:t>
              </w:del>
            </m:r>
          </m:sub>
        </m:sSub>
      </m:oMath>
      <w:del w:id="4982" w:author="JAVIERA PAZ LEFORT IBANEZ" w:date="2025-09-19T23:27:00Z" w16du:dateUtc="2025-09-20T02:27:00Z">
        <w:r w:rsidR="007F7EBA" w:rsidRPr="005D59EA" w:rsidDel="009910F2">
          <w:rPr>
            <w:rFonts w:ascii="Arial" w:hAnsi="Arial" w:cs="Arial"/>
          </w:rPr>
          <w:delText xml:space="preserve"> </w:delText>
        </w:r>
        <w:r w:rsidRPr="005D59EA" w:rsidDel="009910F2">
          <w:rPr>
            <w:rFonts w:ascii="Arial" w:hAnsi="Arial" w:cs="Arial"/>
          </w:rPr>
          <w:delText>es el diámetro hidráulico equivalente de la carcasa.</w:delText>
        </w:r>
      </w:del>
    </w:p>
    <w:p w14:paraId="3EEEAF2E" w14:textId="22986C5C" w:rsidR="00783902" w:rsidRPr="005D59EA" w:rsidDel="009910F2" w:rsidRDefault="00783902">
      <w:pPr>
        <w:numPr>
          <w:ilvl w:val="0"/>
          <w:numId w:val="22"/>
        </w:numPr>
        <w:spacing w:line="360" w:lineRule="auto"/>
        <w:ind w:left="1428"/>
        <w:jc w:val="both"/>
        <w:rPr>
          <w:del w:id="4983" w:author="JAVIERA PAZ LEFORT IBANEZ" w:date="2025-09-19T23:27:00Z" w16du:dateUtc="2025-09-20T02:27:00Z"/>
          <w:rFonts w:ascii="Arial" w:hAnsi="Arial" w:cs="Arial"/>
        </w:rPr>
        <w:pPrChange w:id="4984" w:author="JAVIERA PAZ LEFORT IBANEZ" w:date="2025-09-22T17:13:00Z" w16du:dateUtc="2025-09-22T20:13:00Z">
          <w:pPr>
            <w:numPr>
              <w:numId w:val="22"/>
            </w:numPr>
            <w:tabs>
              <w:tab w:val="num" w:pos="720"/>
            </w:tabs>
            <w:ind w:left="720" w:hanging="360"/>
            <w:jc w:val="both"/>
          </w:pPr>
        </w:pPrChange>
      </w:pPr>
      <w:del w:id="4985" w:author="JAVIERA PAZ LEFORT IBANEZ" w:date="2025-09-19T23:27:00Z" w16du:dateUtc="2025-09-20T02:27:00Z">
        <w:r w:rsidRPr="005D59EA" w:rsidDel="009910F2">
          <w:rPr>
            <w:rFonts w:ascii="Arial" w:hAnsi="Arial" w:cs="Arial"/>
            <w:b/>
            <w:bCs/>
          </w:rPr>
          <w:delText>Membrana:</w:delText>
        </w:r>
        <w:r w:rsidRPr="005D59EA" w:rsidDel="009910F2">
          <w:rPr>
            <w:rFonts w:ascii="Arial" w:hAnsi="Arial" w:cs="Arial"/>
          </w:rPr>
          <w:br/>
          <w:delText>El coeficiente de transferencia de masa</w:delText>
        </w:r>
        <w:r w:rsidR="00645352" w:rsidRPr="005D59EA" w:rsidDel="009910F2">
          <w:rPr>
            <w:rFonts w:ascii="Arial" w:hAnsi="Arial" w:cs="Arial"/>
          </w:rPr>
          <w:delText xml:space="preserve"> transmembrana (Km)</w:delText>
        </w:r>
        <w:r w:rsidRPr="005D59EA" w:rsidDel="009910F2">
          <w:rPr>
            <w:rFonts w:ascii="Arial" w:hAnsi="Arial" w:cs="Arial"/>
          </w:rPr>
          <w:delText xml:space="preserve"> se calculó directamente a partir de sus propiedades físicas, considerando la porosidad, tortuosidad y espesor, además del coeficiente de difusión efectivo.</w:delText>
        </w:r>
      </w:del>
    </w:p>
    <w:p w14:paraId="13022A0B" w14:textId="2D143961" w:rsidR="00783902" w:rsidRPr="005D59EA" w:rsidDel="009910F2" w:rsidRDefault="00783902">
      <w:pPr>
        <w:pStyle w:val="Ttulo4"/>
        <w:spacing w:line="360" w:lineRule="auto"/>
        <w:ind w:left="708"/>
        <w:jc w:val="both"/>
        <w:rPr>
          <w:del w:id="4986" w:author="JAVIERA PAZ LEFORT IBANEZ" w:date="2025-09-19T23:27:00Z" w16du:dateUtc="2025-09-20T02:27:00Z"/>
          <w:rFonts w:ascii="Arial" w:hAnsi="Arial" w:cs="Arial"/>
          <w:color w:val="auto"/>
        </w:rPr>
        <w:pPrChange w:id="4987" w:author="JAVIERA PAZ LEFORT IBANEZ" w:date="2025-09-22T17:13:00Z" w16du:dateUtc="2025-09-22T20:13:00Z">
          <w:pPr>
            <w:pStyle w:val="Ttulo4"/>
          </w:pPr>
        </w:pPrChange>
      </w:pPr>
      <w:del w:id="4988" w:author="JAVIERA PAZ LEFORT IBANEZ" w:date="2025-09-19T23:27:00Z" w16du:dateUtc="2025-09-20T02:27:00Z">
        <w:r w:rsidRPr="005D59EA" w:rsidDel="009910F2">
          <w:rPr>
            <w:rFonts w:ascii="Arial" w:hAnsi="Arial" w:cs="Arial"/>
            <w:color w:val="auto"/>
          </w:rPr>
          <w:delText>Gradiente de Concentración y Transferencia de Agua</w:delText>
        </w:r>
      </w:del>
    </w:p>
    <w:p w14:paraId="40985CE1" w14:textId="683A3FD5" w:rsidR="00D20B65" w:rsidRPr="005D59EA" w:rsidDel="009910F2" w:rsidRDefault="00783902">
      <w:pPr>
        <w:spacing w:line="360" w:lineRule="auto"/>
        <w:ind w:left="708"/>
        <w:jc w:val="both"/>
        <w:rPr>
          <w:del w:id="4989" w:author="JAVIERA PAZ LEFORT IBANEZ" w:date="2025-09-19T23:27:00Z" w16du:dateUtc="2025-09-20T02:27:00Z"/>
          <w:rFonts w:ascii="Arial" w:hAnsi="Arial" w:cs="Arial"/>
        </w:rPr>
        <w:pPrChange w:id="4990" w:author="JAVIERA PAZ LEFORT IBANEZ" w:date="2025-09-22T17:13:00Z" w16du:dateUtc="2025-09-22T20:13:00Z">
          <w:pPr>
            <w:jc w:val="both"/>
          </w:pPr>
        </w:pPrChange>
      </w:pPr>
      <w:del w:id="4991" w:author="JAVIERA PAZ LEFORT IBANEZ" w:date="2025-09-19T23:27:00Z" w16du:dateUtc="2025-09-20T02:27:00Z">
        <w:r w:rsidRPr="005D59EA" w:rsidDel="009910F2">
          <w:rPr>
            <w:rFonts w:ascii="Arial" w:hAnsi="Arial" w:cs="Arial"/>
          </w:rPr>
          <w:delText xml:space="preserve">La transferencia de </w:delText>
        </w:r>
        <w:r w:rsidR="005C45A1" w:rsidRPr="005D59EA" w:rsidDel="009910F2">
          <w:rPr>
            <w:rFonts w:ascii="Arial" w:hAnsi="Arial" w:cs="Arial"/>
          </w:rPr>
          <w:delText xml:space="preserve">vapor </w:delText>
        </w:r>
        <w:r w:rsidRPr="005D59EA" w:rsidDel="009910F2">
          <w:rPr>
            <w:rFonts w:ascii="Arial" w:hAnsi="Arial" w:cs="Arial"/>
          </w:rPr>
          <w:delText>agua se modela como proporcional a la diferencia de fracción de agua entre las fases interna</w:delText>
        </w:r>
        <w:r w:rsidR="005C45A1" w:rsidRPr="005D59EA" w:rsidDel="009910F2">
          <w:rPr>
            <w:rFonts w:ascii="Arial" w:hAnsi="Arial" w:cs="Arial"/>
          </w:rPr>
          <w:delText xml:space="preserve"> (vino)</w:delText>
        </w:r>
        <w:r w:rsidRPr="005D59EA" w:rsidDel="009910F2">
          <w:rPr>
            <w:rFonts w:ascii="Arial" w:hAnsi="Arial" w:cs="Arial"/>
          </w:rPr>
          <w:delText xml:space="preserve"> y externa</w:delText>
        </w:r>
        <w:r w:rsidR="005C45A1" w:rsidRPr="005D59EA" w:rsidDel="009910F2">
          <w:rPr>
            <w:rFonts w:ascii="Arial" w:hAnsi="Arial" w:cs="Arial"/>
          </w:rPr>
          <w:delText xml:space="preserve"> (</w:delText>
        </w:r>
        <w:r w:rsidR="002400FF" w:rsidRPr="005D59EA" w:rsidDel="009910F2">
          <w:rPr>
            <w:rFonts w:ascii="Arial" w:hAnsi="Arial" w:cs="Arial"/>
          </w:rPr>
          <w:delText>solución CaCl2</w:delText>
        </w:r>
        <w:r w:rsidR="005C45A1" w:rsidRPr="005D59EA" w:rsidDel="009910F2">
          <w:rPr>
            <w:rFonts w:ascii="Arial" w:hAnsi="Arial" w:cs="Arial"/>
          </w:rPr>
          <w:delText>)</w:delText>
        </w:r>
        <w:r w:rsidRPr="005D59EA" w:rsidDel="009910F2">
          <w:rPr>
            <w:rFonts w:ascii="Arial" w:hAnsi="Arial" w:cs="Arial"/>
          </w:rPr>
          <w:delText>:</w:delText>
        </w:r>
      </w:del>
    </w:p>
    <w:p w14:paraId="58106021" w14:textId="389EB430" w:rsidR="000E0712" w:rsidRPr="005D59EA" w:rsidDel="009910F2" w:rsidRDefault="000E0712">
      <w:pPr>
        <w:spacing w:line="360" w:lineRule="auto"/>
        <w:ind w:left="708"/>
        <w:jc w:val="both"/>
        <w:rPr>
          <w:del w:id="4992" w:author="JAVIERA PAZ LEFORT IBANEZ" w:date="2025-09-19T23:27:00Z" w16du:dateUtc="2025-09-20T02:27:00Z"/>
          <w:rFonts w:ascii="Arial" w:hAnsi="Arial" w:cs="Arial"/>
        </w:rPr>
        <w:pPrChange w:id="4993" w:author="JAVIERA PAZ LEFORT IBANEZ" w:date="2025-09-22T17:13:00Z" w16du:dateUtc="2025-09-22T20:13:00Z">
          <w:pPr>
            <w:jc w:val="center"/>
          </w:pPr>
        </w:pPrChange>
      </w:pPr>
      <m:oMath>
        <m:r>
          <w:del w:id="4994" w:author="JAVIERA PAZ LEFORT IBANEZ" w:date="2025-09-19T23:27:00Z" w16du:dateUtc="2025-09-20T02:27:00Z">
            <w:rPr>
              <w:rFonts w:ascii="Cambria Math" w:hAnsi="Cambria Math" w:cs="Arial"/>
            </w:rPr>
            <m:t>J=</m:t>
          </w:del>
        </m:r>
        <m:sSub>
          <m:sSubPr>
            <m:ctrlPr>
              <w:del w:id="4995" w:author="JAVIERA PAZ LEFORT IBANEZ" w:date="2025-09-19T23:27:00Z" w16du:dateUtc="2025-09-20T02:27:00Z">
                <w:rPr>
                  <w:rFonts w:ascii="Cambria Math" w:hAnsi="Cambria Math" w:cs="Arial"/>
                  <w:i/>
                </w:rPr>
              </w:del>
            </m:ctrlPr>
          </m:sSubPr>
          <m:e>
            <m:r>
              <w:del w:id="4996" w:author="JAVIERA PAZ LEFORT IBANEZ" w:date="2025-09-19T23:27:00Z" w16du:dateUtc="2025-09-20T02:27:00Z">
                <w:rPr>
                  <w:rFonts w:ascii="Cambria Math" w:hAnsi="Cambria Math" w:cs="Arial"/>
                </w:rPr>
                <m:t>K</m:t>
              </w:del>
            </m:r>
          </m:e>
          <m:sub>
            <m:r>
              <w:del w:id="4997" w:author="JAVIERA PAZ LEFORT IBANEZ" w:date="2025-09-19T23:27:00Z" w16du:dateUtc="2025-09-20T02:27:00Z">
                <w:rPr>
                  <w:rFonts w:ascii="Cambria Math" w:hAnsi="Cambria Math" w:cs="Arial"/>
                </w:rPr>
                <m:t>total</m:t>
              </w:del>
            </m:r>
          </m:sub>
        </m:sSub>
        <m:r>
          <w:del w:id="4998" w:author="JAVIERA PAZ LEFORT IBANEZ" w:date="2025-09-19T23:27:00Z" w16du:dateUtc="2025-09-20T02:27:00Z">
            <w:rPr>
              <w:rFonts w:ascii="Cambria Math" w:hAnsi="Cambria Math" w:cs="Arial"/>
            </w:rPr>
            <m:t>∙(</m:t>
          </w:del>
        </m:r>
        <m:sSub>
          <m:sSubPr>
            <m:ctrlPr>
              <w:del w:id="4999" w:author="JAVIERA PAZ LEFORT IBANEZ" w:date="2025-09-19T23:27:00Z" w16du:dateUtc="2025-09-20T02:27:00Z">
                <w:rPr>
                  <w:rFonts w:ascii="Cambria Math" w:hAnsi="Cambria Math" w:cs="Arial"/>
                  <w:i/>
                </w:rPr>
              </w:del>
            </m:ctrlPr>
          </m:sSubPr>
          <m:e>
            <m:r>
              <w:del w:id="5000" w:author="JAVIERA PAZ LEFORT IBANEZ" w:date="2025-09-19T23:27:00Z" w16du:dateUtc="2025-09-20T02:27:00Z">
                <w:rPr>
                  <w:rFonts w:ascii="Cambria Math" w:hAnsi="Cambria Math" w:cs="Arial"/>
                </w:rPr>
                <m:t>C</m:t>
              </w:del>
            </m:r>
          </m:e>
          <m:sub>
            <m:r>
              <w:del w:id="5001" w:author="JAVIERA PAZ LEFORT IBANEZ" w:date="2025-09-19T23:27:00Z" w16du:dateUtc="2025-09-20T02:27:00Z">
                <w:rPr>
                  <w:rFonts w:ascii="Cambria Math" w:hAnsi="Cambria Math" w:cs="Arial"/>
                </w:rPr>
                <m:t>fibra</m:t>
              </w:del>
            </m:r>
          </m:sub>
        </m:sSub>
        <m:r>
          <w:del w:id="5002" w:author="JAVIERA PAZ LEFORT IBANEZ" w:date="2025-09-19T23:27:00Z" w16du:dateUtc="2025-09-20T02:27:00Z">
            <w:rPr>
              <w:rFonts w:ascii="Cambria Math" w:hAnsi="Cambria Math" w:cs="Arial"/>
            </w:rPr>
            <m:t>-</m:t>
          </w:del>
        </m:r>
        <m:sSub>
          <m:sSubPr>
            <m:ctrlPr>
              <w:del w:id="5003" w:author="JAVIERA PAZ LEFORT IBANEZ" w:date="2025-09-19T23:27:00Z" w16du:dateUtc="2025-09-20T02:27:00Z">
                <w:rPr>
                  <w:rFonts w:ascii="Cambria Math" w:eastAsiaTheme="minorEastAsia" w:hAnsi="Cambria Math" w:cs="Arial"/>
                  <w:i/>
                </w:rPr>
              </w:del>
            </m:ctrlPr>
          </m:sSubPr>
          <m:e>
            <m:r>
              <w:del w:id="5004" w:author="JAVIERA PAZ LEFORT IBANEZ" w:date="2025-09-19T23:27:00Z" w16du:dateUtc="2025-09-20T02:27:00Z">
                <w:rPr>
                  <w:rFonts w:ascii="Cambria Math" w:eastAsiaTheme="minorEastAsia" w:hAnsi="Cambria Math" w:cs="Arial"/>
                </w:rPr>
                <m:t>C</m:t>
              </w:del>
            </m:r>
          </m:e>
          <m:sub>
            <m:r>
              <w:del w:id="5005" w:author="JAVIERA PAZ LEFORT IBANEZ" w:date="2025-09-19T23:27:00Z" w16du:dateUtc="2025-09-20T02:27:00Z">
                <w:rPr>
                  <w:rFonts w:ascii="Cambria Math" w:eastAsiaTheme="minorEastAsia" w:hAnsi="Cambria Math" w:cs="Arial"/>
                </w:rPr>
                <m:t>carcasa</m:t>
              </w:del>
            </m:r>
          </m:sub>
        </m:sSub>
        <m:r>
          <w:del w:id="5006" w:author="JAVIERA PAZ LEFORT IBANEZ" w:date="2025-09-19T23:27:00Z" w16du:dateUtc="2025-09-20T02:27:00Z">
            <w:rPr>
              <w:rFonts w:ascii="Cambria Math" w:eastAsiaTheme="minorEastAsia" w:hAnsi="Cambria Math" w:cs="Arial"/>
            </w:rPr>
            <m:t>)</m:t>
          </w:del>
        </m:r>
      </m:oMath>
      <w:del w:id="5007" w:author="JAVIERA PAZ LEFORT IBANEZ" w:date="2025-09-19T23:27:00Z" w16du:dateUtc="2025-09-20T02:27:00Z">
        <w:r w:rsidR="006A098B" w:rsidRPr="005D59EA" w:rsidDel="009910F2">
          <w:rPr>
            <w:rFonts w:ascii="Arial" w:eastAsiaTheme="minorEastAsia" w:hAnsi="Arial" w:cs="Arial"/>
          </w:rPr>
          <w:delText xml:space="preserve"> </w:delText>
        </w:r>
      </w:del>
    </w:p>
    <w:p w14:paraId="5AE7CB2C" w14:textId="533F2DF8" w:rsidR="00783902" w:rsidRPr="005D59EA" w:rsidDel="009910F2" w:rsidRDefault="00783902">
      <w:pPr>
        <w:spacing w:line="360" w:lineRule="auto"/>
        <w:ind w:left="708"/>
        <w:jc w:val="both"/>
        <w:rPr>
          <w:del w:id="5008" w:author="JAVIERA PAZ LEFORT IBANEZ" w:date="2025-09-19T23:27:00Z" w16du:dateUtc="2025-09-20T02:27:00Z"/>
          <w:rFonts w:ascii="Arial" w:hAnsi="Arial" w:cs="Arial"/>
        </w:rPr>
        <w:pPrChange w:id="5009" w:author="JAVIERA PAZ LEFORT IBANEZ" w:date="2025-09-22T17:13:00Z" w16du:dateUtc="2025-09-22T20:13:00Z">
          <w:pPr>
            <w:jc w:val="both"/>
          </w:pPr>
        </w:pPrChange>
      </w:pPr>
      <w:del w:id="5010" w:author="JAVIERA PAZ LEFORT IBANEZ" w:date="2025-09-19T23:27:00Z" w16du:dateUtc="2025-09-20T02:27:00Z">
        <w:r w:rsidRPr="005D59EA" w:rsidDel="009910F2">
          <w:rPr>
            <w:rFonts w:ascii="Arial" w:hAnsi="Arial" w:cs="Arial"/>
          </w:rPr>
          <w:delText>Esta relación permite calcular el flujo de agua en función del gradiente de concentración a lo largo del módulo, lo que se refleja en el perfil de concentración de agua obtenido en la simulación.</w:delText>
        </w:r>
      </w:del>
    </w:p>
    <w:p w14:paraId="6F269145" w14:textId="77777777" w:rsidR="00E32863" w:rsidRPr="005D59EA" w:rsidRDefault="00E32863">
      <w:pPr>
        <w:pStyle w:val="Ttulo3"/>
        <w:spacing w:line="360" w:lineRule="auto"/>
        <w:ind w:left="708"/>
        <w:jc w:val="both"/>
        <w:rPr>
          <w:rFonts w:ascii="Arial" w:hAnsi="Arial" w:cs="Arial"/>
          <w:color w:val="auto"/>
          <w:sz w:val="24"/>
          <w:szCs w:val="24"/>
        </w:rPr>
        <w:pPrChange w:id="5011" w:author="JAVIERA PAZ LEFORT IBANEZ" w:date="2025-09-22T17:13:00Z" w16du:dateUtc="2025-09-22T20:13:00Z">
          <w:pPr>
            <w:pStyle w:val="Ttulo3"/>
          </w:pPr>
        </w:pPrChange>
      </w:pPr>
      <w:bookmarkStart w:id="5012" w:name="_Toc209475925"/>
      <w:r w:rsidRPr="005D59EA">
        <w:rPr>
          <w:rFonts w:ascii="Arial" w:hAnsi="Arial" w:cs="Arial"/>
          <w:color w:val="auto"/>
          <w:sz w:val="24"/>
          <w:szCs w:val="24"/>
        </w:rPr>
        <w:t>4.3.4 Modelo de Transferencia de Calor (Resistencias Térmicas)</w:t>
      </w:r>
      <w:bookmarkEnd w:id="5012"/>
    </w:p>
    <w:p w14:paraId="275C06D8" w14:textId="3CD3FE8E" w:rsidR="002231A7" w:rsidRPr="00B355AB" w:rsidRDefault="002231A7">
      <w:pPr>
        <w:spacing w:line="360" w:lineRule="auto"/>
        <w:ind w:left="708"/>
        <w:jc w:val="both"/>
        <w:rPr>
          <w:ins w:id="5013" w:author="JAVIERA PAZ LEFORT IBANEZ" w:date="2025-09-20T00:40:00Z"/>
          <w:rFonts w:ascii="Arial" w:hAnsi="Arial" w:cs="Arial"/>
        </w:rPr>
        <w:pPrChange w:id="5014" w:author="JAVIERA PAZ LEFORT IBANEZ" w:date="2025-09-22T17:13:00Z" w16du:dateUtc="2025-09-22T20:13:00Z">
          <w:pPr>
            <w:pStyle w:val="Ttulo3"/>
          </w:pPr>
        </w:pPrChange>
      </w:pPr>
      <w:ins w:id="5015" w:author="JAVIERA PAZ LEFORT IBANEZ" w:date="2025-09-20T00:40:00Z">
        <w:r w:rsidRPr="00B355AB">
          <w:rPr>
            <w:rFonts w:ascii="Arial" w:hAnsi="Arial" w:cs="Arial"/>
          </w:rPr>
          <w:t xml:space="preserve">El intercambio térmico entre el vino (lumen) y la solución de </w:t>
        </w:r>
        <w:proofErr w:type="spellStart"/>
        <w:r w:rsidRPr="00B355AB">
          <w:rPr>
            <w:rFonts w:ascii="Arial" w:hAnsi="Arial" w:cs="Arial"/>
          </w:rPr>
          <w:t>CaCl</w:t>
        </w:r>
        <w:proofErr w:type="spellEnd"/>
        <w:r w:rsidRPr="00B355AB">
          <w:rPr>
            <w:rFonts w:ascii="Cambria Math" w:hAnsi="Cambria Math" w:cs="Cambria Math"/>
          </w:rPr>
          <w:t>₂</w:t>
        </w:r>
        <w:r w:rsidRPr="00B355AB">
          <w:rPr>
            <w:rFonts w:ascii="Arial" w:hAnsi="Arial" w:cs="Arial"/>
          </w:rPr>
          <w:t xml:space="preserve"> (carcasa) se modela en </w:t>
        </w:r>
        <w:r w:rsidRPr="007C75B2">
          <w:rPr>
            <w:rFonts w:ascii="Arial" w:hAnsi="Arial" w:cs="Arial"/>
          </w:rPr>
          <w:t>1D contracorriente</w:t>
        </w:r>
        <w:r w:rsidRPr="00B355AB">
          <w:rPr>
            <w:rFonts w:ascii="Arial" w:hAnsi="Arial" w:cs="Arial"/>
          </w:rPr>
          <w:t xml:space="preserve"> mediante el esquema de </w:t>
        </w:r>
        <w:r w:rsidRPr="00B355AB">
          <w:rPr>
            <w:rFonts w:ascii="Arial" w:hAnsi="Arial" w:cs="Arial"/>
            <w:b/>
            <w:bCs/>
          </w:rPr>
          <w:t>resistencias en serie</w:t>
        </w:r>
        <w:r w:rsidRPr="00B355AB">
          <w:rPr>
            <w:rFonts w:ascii="Arial" w:hAnsi="Arial" w:cs="Arial"/>
          </w:rPr>
          <w:t xml:space="preserve"> aplicadas a: (i) película interna, (</w:t>
        </w:r>
        <w:proofErr w:type="spellStart"/>
        <w:r w:rsidRPr="00B355AB">
          <w:rPr>
            <w:rFonts w:ascii="Arial" w:hAnsi="Arial" w:cs="Arial"/>
          </w:rPr>
          <w:t>ii</w:t>
        </w:r>
        <w:proofErr w:type="spellEnd"/>
        <w:r w:rsidRPr="00B355AB">
          <w:rPr>
            <w:rFonts w:ascii="Arial" w:hAnsi="Arial" w:cs="Arial"/>
          </w:rPr>
          <w:t>) conducción en la membrana porosa y (</w:t>
        </w:r>
        <w:proofErr w:type="spellStart"/>
        <w:r w:rsidRPr="00B355AB">
          <w:rPr>
            <w:rFonts w:ascii="Arial" w:hAnsi="Arial" w:cs="Arial"/>
          </w:rPr>
          <w:t>iii</w:t>
        </w:r>
        <w:proofErr w:type="spellEnd"/>
        <w:r w:rsidRPr="00B355AB">
          <w:rPr>
            <w:rFonts w:ascii="Arial" w:hAnsi="Arial" w:cs="Arial"/>
          </w:rPr>
          <w:t xml:space="preserve">) película externa. Los coeficientes convectivos </w:t>
        </w:r>
      </w:ins>
      <m:oMath>
        <m:sSub>
          <m:sSubPr>
            <m:ctrlPr>
              <w:ins w:id="5016" w:author="JAVIERA PAZ LEFORT IBANEZ" w:date="2025-09-20T00:41:00Z" w16du:dateUtc="2025-09-20T03:41:00Z">
                <w:rPr>
                  <w:rFonts w:ascii="Cambria Math" w:hAnsi="Cambria Math" w:cs="Arial"/>
                  <w:i/>
                </w:rPr>
              </w:ins>
            </m:ctrlPr>
          </m:sSubPr>
          <m:e>
            <m:r>
              <w:ins w:id="5017" w:author="JAVIERA PAZ LEFORT IBANEZ" w:date="2025-09-20T00:41:00Z" w16du:dateUtc="2025-09-20T03:41:00Z">
                <w:rPr>
                  <w:rFonts w:ascii="Cambria Math" w:hAnsi="Cambria Math" w:cs="Arial"/>
                </w:rPr>
                <m:t>h</m:t>
              </w:ins>
            </m:r>
          </m:e>
          <m:sub>
            <m:r>
              <w:ins w:id="5018" w:author="JAVIERA PAZ LEFORT IBANEZ" w:date="2025-09-20T00:41:00Z" w16du:dateUtc="2025-09-20T03:41:00Z">
                <w:rPr>
                  <w:rFonts w:ascii="Cambria Math" w:hAnsi="Cambria Math" w:cs="Arial"/>
                </w:rPr>
                <m:t>f</m:t>
              </w:ins>
            </m:r>
          </m:sub>
        </m:sSub>
      </m:oMath>
      <w:ins w:id="5019" w:author="JAVIERA PAZ LEFORT IBANEZ" w:date="2025-09-20T00:40:00Z">
        <w:r w:rsidRPr="00B355AB">
          <w:rPr>
            <w:rFonts w:ascii="Arial" w:hAnsi="Arial" w:cs="Arial"/>
          </w:rPr>
          <w:t xml:space="preserve">​ y </w:t>
        </w:r>
      </w:ins>
      <m:oMath>
        <m:sSub>
          <m:sSubPr>
            <m:ctrlPr>
              <w:ins w:id="5020" w:author="JAVIERA PAZ LEFORT IBANEZ" w:date="2025-09-20T00:41:00Z" w16du:dateUtc="2025-09-20T03:41:00Z">
                <w:rPr>
                  <w:rFonts w:ascii="Cambria Math" w:hAnsi="Cambria Math" w:cs="Arial"/>
                  <w:i/>
                </w:rPr>
              </w:ins>
            </m:ctrlPr>
          </m:sSubPr>
          <m:e>
            <m:r>
              <w:ins w:id="5021" w:author="JAVIERA PAZ LEFORT IBANEZ" w:date="2025-09-20T00:41:00Z" w16du:dateUtc="2025-09-20T03:41:00Z">
                <w:rPr>
                  <w:rFonts w:ascii="Cambria Math" w:hAnsi="Cambria Math" w:cs="Arial"/>
                </w:rPr>
                <m:t>h</m:t>
              </w:ins>
            </m:r>
          </m:e>
          <m:sub>
            <m:r>
              <w:ins w:id="5022" w:author="JAVIERA PAZ LEFORT IBANEZ" w:date="2025-09-20T00:41:00Z" w16du:dateUtc="2025-09-20T03:41:00Z">
                <w:rPr>
                  <w:rFonts w:ascii="Cambria Math" w:hAnsi="Cambria Math" w:cs="Arial"/>
                </w:rPr>
                <m:t>s</m:t>
              </w:ins>
            </m:r>
          </m:sub>
        </m:sSub>
      </m:oMath>
      <w:ins w:id="5023" w:author="JAVIERA PAZ LEFORT IBANEZ" w:date="2025-09-20T00:40:00Z">
        <w:r w:rsidRPr="00B355AB">
          <w:rPr>
            <w:rFonts w:ascii="Arial" w:hAnsi="Arial" w:cs="Arial"/>
          </w:rPr>
          <w:t xml:space="preserve">​ se obtienen a partir de </w:t>
        </w:r>
        <w:proofErr w:type="spellStart"/>
        <w:r w:rsidRPr="00B355AB">
          <w:rPr>
            <w:rFonts w:ascii="Arial" w:hAnsi="Arial" w:cs="Arial"/>
            <w:rPrChange w:id="5024" w:author="JAVIERA PAZ LEFORT IBANEZ" w:date="2025-09-20T00:41:00Z" w16du:dateUtc="2025-09-20T03:41:00Z">
              <w:rPr>
                <w:b/>
                <w:bCs/>
              </w:rPr>
            </w:rPrChange>
          </w:rPr>
          <w:t>Nusselt</w:t>
        </w:r>
        <w:proofErr w:type="spellEnd"/>
        <w:r w:rsidRPr="00B355AB">
          <w:rPr>
            <w:rFonts w:ascii="Arial" w:hAnsi="Arial" w:cs="Arial"/>
          </w:rPr>
          <w:t xml:space="preserve"> (según las correlaciones adoptadas en 4.3.2), mientras que la resistencia de pared emplea la </w:t>
        </w:r>
        <w:r w:rsidRPr="00B355AB">
          <w:rPr>
            <w:rFonts w:ascii="Arial" w:hAnsi="Arial" w:cs="Arial"/>
            <w:rPrChange w:id="5025" w:author="JAVIERA PAZ LEFORT IBANEZ" w:date="2025-09-20T00:42:00Z" w16du:dateUtc="2025-09-20T03:42:00Z">
              <w:rPr>
                <w:b/>
                <w:bCs/>
              </w:rPr>
            </w:rPrChange>
          </w:rPr>
          <w:t>conductividad efectiva</w:t>
        </w:r>
        <w:r w:rsidRPr="00B355AB">
          <w:rPr>
            <w:rFonts w:ascii="Arial" w:hAnsi="Arial" w:cs="Arial"/>
          </w:rPr>
          <w:t xml:space="preserve"> </w:t>
        </w:r>
      </w:ins>
      <m:oMath>
        <m:sSub>
          <m:sSubPr>
            <m:ctrlPr>
              <w:ins w:id="5026" w:author="JAVIERA PAZ LEFORT IBANEZ" w:date="2025-09-20T00:42:00Z" w16du:dateUtc="2025-09-20T03:42:00Z">
                <w:rPr>
                  <w:rFonts w:ascii="Cambria Math" w:hAnsi="Cambria Math" w:cs="Arial"/>
                  <w:i/>
                </w:rPr>
              </w:ins>
            </m:ctrlPr>
          </m:sSubPr>
          <m:e>
            <m:r>
              <w:ins w:id="5027" w:author="JAVIERA PAZ LEFORT IBANEZ" w:date="2025-09-20T00:42:00Z" w16du:dateUtc="2025-09-20T03:42:00Z">
                <w:rPr>
                  <w:rFonts w:ascii="Cambria Math" w:hAnsi="Cambria Math" w:cs="Arial"/>
                </w:rPr>
                <m:t>k</m:t>
              </w:ins>
            </m:r>
          </m:e>
          <m:sub>
            <m:r>
              <w:ins w:id="5028" w:author="JAVIERA PAZ LEFORT IBANEZ" w:date="2025-09-20T00:42:00Z" w16du:dateUtc="2025-09-20T03:42:00Z">
                <w:rPr>
                  <w:rFonts w:ascii="Cambria Math" w:hAnsi="Cambria Math" w:cs="Arial"/>
                </w:rPr>
                <m:t>eff</m:t>
              </w:ins>
            </m:r>
          </m:sub>
        </m:sSub>
      </m:oMath>
      <w:ins w:id="5029" w:author="JAVIERA PAZ LEFORT IBANEZ" w:date="2025-09-20T00:42:00Z" w16du:dateUtc="2025-09-20T03:42:00Z">
        <w:r w:rsidR="005B162E" w:rsidRPr="00B355AB">
          <w:rPr>
            <w:rFonts w:ascii="Arial" w:eastAsiaTheme="minorEastAsia" w:hAnsi="Arial" w:cs="Arial"/>
          </w:rPr>
          <w:t xml:space="preserve"> </w:t>
        </w:r>
      </w:ins>
      <w:ins w:id="5030" w:author="JAVIERA PAZ LEFORT IBANEZ" w:date="2025-09-20T00:40:00Z">
        <w:r w:rsidRPr="00B355AB">
          <w:rPr>
            <w:rFonts w:ascii="Arial" w:hAnsi="Arial" w:cs="Arial"/>
          </w:rPr>
          <w:t>definida previamente.</w:t>
        </w:r>
      </w:ins>
    </w:p>
    <w:p w14:paraId="5D17E446" w14:textId="77777777" w:rsidR="005B162E" w:rsidRPr="00B355AB" w:rsidRDefault="002231A7">
      <w:pPr>
        <w:spacing w:line="360" w:lineRule="auto"/>
        <w:ind w:left="708"/>
        <w:jc w:val="both"/>
        <w:rPr>
          <w:ins w:id="5031" w:author="JAVIERA PAZ LEFORT IBANEZ" w:date="2025-09-20T00:42:00Z" w16du:dateUtc="2025-09-20T03:42:00Z"/>
          <w:rStyle w:val="nfasissutil"/>
          <w:rFonts w:ascii="Arial" w:hAnsi="Arial" w:cs="Arial"/>
        </w:rPr>
        <w:pPrChange w:id="5032" w:author="JAVIERA PAZ LEFORT IBANEZ" w:date="2025-09-22T17:13:00Z" w16du:dateUtc="2025-09-22T20:13:00Z">
          <w:pPr>
            <w:jc w:val="both"/>
          </w:pPr>
        </w:pPrChange>
      </w:pPr>
      <w:ins w:id="5033" w:author="JAVIERA PAZ LEFORT IBANEZ" w:date="2025-09-20T00:40:00Z">
        <w:r w:rsidRPr="00B355AB">
          <w:rPr>
            <w:rStyle w:val="nfasissutil"/>
            <w:rFonts w:ascii="Arial" w:hAnsi="Arial" w:cs="Arial"/>
            <w:rPrChange w:id="5034" w:author="JAVIERA PAZ LEFORT IBANEZ" w:date="2025-09-20T00:42:00Z" w16du:dateUtc="2025-09-20T03:42:00Z">
              <w:rPr>
                <w:b/>
                <w:bCs/>
              </w:rPr>
            </w:rPrChange>
          </w:rPr>
          <w:t>Resistencias en serie y coeficiente global.</w:t>
        </w:r>
      </w:ins>
    </w:p>
    <w:p w14:paraId="107F41BF" w14:textId="044935CA" w:rsidR="002231A7" w:rsidRPr="00B355AB" w:rsidRDefault="002231A7">
      <w:pPr>
        <w:spacing w:line="360" w:lineRule="auto"/>
        <w:ind w:left="708"/>
        <w:jc w:val="both"/>
        <w:rPr>
          <w:ins w:id="5035" w:author="JAVIERA PAZ LEFORT IBANEZ" w:date="2025-09-20T00:40:00Z"/>
          <w:rFonts w:ascii="Arial" w:hAnsi="Arial" w:cs="Arial"/>
        </w:rPr>
        <w:pPrChange w:id="5036" w:author="JAVIERA PAZ LEFORT IBANEZ" w:date="2025-09-22T17:13:00Z" w16du:dateUtc="2025-09-22T20:13:00Z">
          <w:pPr>
            <w:pStyle w:val="Ttulo3"/>
          </w:pPr>
        </w:pPrChange>
      </w:pPr>
      <w:ins w:id="5037" w:author="JAVIERA PAZ LEFORT IBANEZ" w:date="2025-09-20T00:40:00Z">
        <w:r w:rsidRPr="00B355AB">
          <w:rPr>
            <w:rFonts w:ascii="Arial" w:hAnsi="Arial" w:cs="Arial"/>
          </w:rPr>
          <w:t xml:space="preserve">El </w:t>
        </w:r>
        <w:r w:rsidRPr="00B355AB">
          <w:rPr>
            <w:rFonts w:ascii="Arial" w:hAnsi="Arial" w:cs="Arial"/>
            <w:rPrChange w:id="5038" w:author="JAVIERA PAZ LEFORT IBANEZ" w:date="2025-09-20T00:42:00Z" w16du:dateUtc="2025-09-20T03:42:00Z">
              <w:rPr>
                <w:b/>
                <w:bCs/>
              </w:rPr>
            </w:rPrChange>
          </w:rPr>
          <w:t>coeficiente global local</w:t>
        </w:r>
        <w:r w:rsidRPr="00B355AB">
          <w:rPr>
            <w:rFonts w:ascii="Arial" w:hAnsi="Arial" w:cs="Arial"/>
          </w:rPr>
          <w:t xml:space="preserve"> </w:t>
        </w:r>
      </w:ins>
      <m:oMath>
        <m:r>
          <w:ins w:id="5039" w:author="JAVIERA PAZ LEFORT IBANEZ" w:date="2025-09-20T00:40:00Z">
            <w:rPr>
              <w:rFonts w:ascii="Cambria Math" w:hAnsi="Cambria Math" w:cs="Arial"/>
            </w:rPr>
            <m:t>U(z)</m:t>
          </w:ins>
        </m:r>
      </m:oMath>
      <w:ins w:id="5040" w:author="JAVIERA PAZ LEFORT IBANEZ" w:date="2025-09-20T00:40:00Z">
        <w:r w:rsidRPr="00B355AB">
          <w:rPr>
            <w:rFonts w:ascii="Arial" w:hAnsi="Arial" w:cs="Arial"/>
          </w:rPr>
          <w:t xml:space="preserve"> se construye por la suma de resistencias convectivas y de pared (</w:t>
        </w:r>
      </w:ins>
      <w:proofErr w:type="spellStart"/>
      <w:ins w:id="5041" w:author="JAVIERA PAZ LEFORT IBANEZ" w:date="2025-09-22T03:29:00Z" w16du:dateUtc="2025-09-22T06:29:00Z">
        <w:r w:rsidR="00B9798E">
          <w:rPr>
            <w:rFonts w:ascii="Arial" w:hAnsi="Arial" w:cs="Arial"/>
          </w:rPr>
          <w:t>ec</w:t>
        </w:r>
        <w:proofErr w:type="spellEnd"/>
        <w:r w:rsidR="00B9798E">
          <w:rPr>
            <w:rFonts w:ascii="Arial" w:hAnsi="Arial" w:cs="Arial"/>
          </w:rPr>
          <w:t>. 23</w:t>
        </w:r>
      </w:ins>
      <w:ins w:id="5042" w:author="JAVIERA PAZ LEFORT IBANEZ" w:date="2025-09-20T00:40:00Z">
        <w:r w:rsidRPr="00B355AB">
          <w:rPr>
            <w:rFonts w:ascii="Arial" w:hAnsi="Arial" w:cs="Arial"/>
          </w:rPr>
          <w:t xml:space="preserve">). En el </w:t>
        </w:r>
        <w:proofErr w:type="spellStart"/>
        <w:r w:rsidRPr="00B355AB">
          <w:rPr>
            <w:rFonts w:ascii="Arial" w:hAnsi="Arial" w:cs="Arial"/>
          </w:rPr>
          <w:t>solver</w:t>
        </w:r>
        <w:proofErr w:type="spellEnd"/>
        <w:r w:rsidRPr="00B355AB">
          <w:rPr>
            <w:rFonts w:ascii="Arial" w:hAnsi="Arial" w:cs="Arial"/>
          </w:rPr>
          <w:t xml:space="preserve"> térmico, </w:t>
        </w:r>
      </w:ins>
      <m:oMath>
        <m:r>
          <w:ins w:id="5043" w:author="JAVIERA PAZ LEFORT IBANEZ" w:date="2025-09-20T00:43:00Z" w16du:dateUtc="2025-09-20T03:43:00Z">
            <w:rPr>
              <w:rFonts w:ascii="Cambria Math" w:hAnsi="Cambria Math" w:cs="Arial"/>
            </w:rPr>
            <m:t>U(z)</m:t>
          </w:ins>
        </m:r>
      </m:oMath>
      <w:ins w:id="5044" w:author="JAVIERA PAZ LEFORT IBANEZ" w:date="2025-09-20T00:40:00Z">
        <w:r w:rsidRPr="00B355AB">
          <w:rPr>
            <w:rFonts w:ascii="Arial" w:hAnsi="Arial" w:cs="Arial"/>
          </w:rPr>
          <w:t xml:space="preserve"> </w:t>
        </w:r>
        <w:r w:rsidRPr="00B355AB">
          <w:rPr>
            <w:rFonts w:ascii="Arial" w:hAnsi="Arial" w:cs="Arial"/>
            <w:rPrChange w:id="5045" w:author="JAVIERA PAZ LEFORT IBANEZ" w:date="2025-09-20T00:43:00Z" w16du:dateUtc="2025-09-20T03:43:00Z">
              <w:rPr>
                <w:b/>
                <w:bCs/>
              </w:rPr>
            </w:rPrChange>
          </w:rPr>
          <w:t>depende de la temperatura local</w:t>
        </w:r>
        <w:r w:rsidRPr="00B355AB">
          <w:rPr>
            <w:rFonts w:ascii="Arial" w:hAnsi="Arial" w:cs="Arial"/>
          </w:rPr>
          <w:t xml:space="preserve"> a través de </w:t>
        </w:r>
      </w:ins>
      <m:oMath>
        <m:sSub>
          <m:sSubPr>
            <m:ctrlPr>
              <w:ins w:id="5046" w:author="JAVIERA PAZ LEFORT IBANEZ" w:date="2025-09-20T00:44:00Z" w16du:dateUtc="2025-09-20T03:44:00Z">
                <w:rPr>
                  <w:rFonts w:ascii="Cambria Math" w:hAnsi="Cambria Math" w:cs="Arial"/>
                  <w:i/>
                </w:rPr>
              </w:ins>
            </m:ctrlPr>
          </m:sSubPr>
          <m:e>
            <m:r>
              <w:ins w:id="5047" w:author="JAVIERA PAZ LEFORT IBANEZ" w:date="2025-09-20T00:44:00Z" w16du:dateUtc="2025-09-20T03:44:00Z">
                <w:rPr>
                  <w:rFonts w:ascii="Cambria Math" w:hAnsi="Cambria Math" w:cs="Arial"/>
                </w:rPr>
                <m:t>h</m:t>
              </w:ins>
            </m:r>
          </m:e>
          <m:sub>
            <m:r>
              <w:ins w:id="5048" w:author="JAVIERA PAZ LEFORT IBANEZ" w:date="2025-09-20T00:44:00Z" w16du:dateUtc="2025-09-20T03:44:00Z">
                <w:rPr>
                  <w:rFonts w:ascii="Cambria Math" w:hAnsi="Cambria Math" w:cs="Arial"/>
                </w:rPr>
                <m:t>f</m:t>
              </w:ins>
            </m:r>
          </m:sub>
        </m:sSub>
        <m:d>
          <m:dPr>
            <m:ctrlPr>
              <w:ins w:id="5049" w:author="JAVIERA PAZ LEFORT IBANEZ" w:date="2025-09-20T00:44:00Z" w16du:dateUtc="2025-09-20T03:44:00Z">
                <w:rPr>
                  <w:rFonts w:ascii="Cambria Math" w:hAnsi="Cambria Math" w:cs="Arial"/>
                  <w:i/>
                </w:rPr>
              </w:ins>
            </m:ctrlPr>
          </m:dPr>
          <m:e>
            <m:sSub>
              <m:sSubPr>
                <m:ctrlPr>
                  <w:ins w:id="5050" w:author="JAVIERA PAZ LEFORT IBANEZ" w:date="2025-09-20T00:44:00Z" w16du:dateUtc="2025-09-20T03:44:00Z">
                    <w:rPr>
                      <w:rFonts w:ascii="Cambria Math" w:hAnsi="Cambria Math" w:cs="Arial"/>
                      <w:i/>
                    </w:rPr>
                  </w:ins>
                </m:ctrlPr>
              </m:sSubPr>
              <m:e>
                <m:r>
                  <w:ins w:id="5051" w:author="JAVIERA PAZ LEFORT IBANEZ" w:date="2025-09-20T00:44:00Z" w16du:dateUtc="2025-09-20T03:44:00Z">
                    <w:rPr>
                      <w:rFonts w:ascii="Cambria Math" w:hAnsi="Cambria Math" w:cs="Arial"/>
                    </w:rPr>
                    <m:t>T</m:t>
                  </w:ins>
                </m:r>
              </m:e>
              <m:sub>
                <m:r>
                  <w:ins w:id="5052" w:author="JAVIERA PAZ LEFORT IBANEZ" w:date="2025-09-20T00:44:00Z" w16du:dateUtc="2025-09-20T03:44:00Z">
                    <w:rPr>
                      <w:rFonts w:ascii="Cambria Math" w:hAnsi="Cambria Math" w:cs="Arial"/>
                    </w:rPr>
                    <m:t>f</m:t>
                  </w:ins>
                </m:r>
              </m:sub>
            </m:sSub>
            <m:d>
              <m:dPr>
                <m:ctrlPr>
                  <w:ins w:id="5053" w:author="JAVIERA PAZ LEFORT IBANEZ" w:date="2025-09-20T00:44:00Z" w16du:dateUtc="2025-09-20T03:44:00Z">
                    <w:rPr>
                      <w:rFonts w:ascii="Cambria Math" w:hAnsi="Cambria Math" w:cs="Arial"/>
                      <w:i/>
                    </w:rPr>
                  </w:ins>
                </m:ctrlPr>
              </m:dPr>
              <m:e>
                <m:r>
                  <w:ins w:id="5054" w:author="JAVIERA PAZ LEFORT IBANEZ" w:date="2025-09-20T00:44:00Z" w16du:dateUtc="2025-09-20T03:44:00Z">
                    <w:rPr>
                      <w:rFonts w:ascii="Cambria Math" w:hAnsi="Cambria Math" w:cs="Arial"/>
                    </w:rPr>
                    <m:t>z</m:t>
                  </w:ins>
                </m:r>
              </m:e>
            </m:d>
          </m:e>
        </m:d>
      </m:oMath>
      <w:ins w:id="5055" w:author="JAVIERA PAZ LEFORT IBANEZ" w:date="2025-09-20T00:40:00Z">
        <w:r w:rsidRPr="00B355AB">
          <w:rPr>
            <w:rFonts w:ascii="Arial" w:hAnsi="Arial" w:cs="Arial"/>
          </w:rPr>
          <w:t xml:space="preserve"> y </w:t>
        </w:r>
      </w:ins>
      <m:oMath>
        <m:sSub>
          <m:sSubPr>
            <m:ctrlPr>
              <w:ins w:id="5056" w:author="JAVIERA PAZ LEFORT IBANEZ" w:date="2025-09-20T00:45:00Z" w16du:dateUtc="2025-09-20T03:45:00Z">
                <w:rPr>
                  <w:rFonts w:ascii="Cambria Math" w:hAnsi="Cambria Math" w:cs="Arial"/>
                  <w:i/>
                </w:rPr>
              </w:ins>
            </m:ctrlPr>
          </m:sSubPr>
          <m:e>
            <m:r>
              <w:ins w:id="5057" w:author="JAVIERA PAZ LEFORT IBANEZ" w:date="2025-09-20T00:45:00Z" w16du:dateUtc="2025-09-20T03:45:00Z">
                <w:rPr>
                  <w:rFonts w:ascii="Cambria Math" w:hAnsi="Cambria Math" w:cs="Arial"/>
                </w:rPr>
                <m:t>h</m:t>
              </w:ins>
            </m:r>
          </m:e>
          <m:sub>
            <m:r>
              <w:ins w:id="5058" w:author="JAVIERA PAZ LEFORT IBANEZ" w:date="2025-09-20T00:45:00Z" w16du:dateUtc="2025-09-20T03:45:00Z">
                <w:rPr>
                  <w:rFonts w:ascii="Cambria Math" w:hAnsi="Cambria Math" w:cs="Arial"/>
                </w:rPr>
                <m:t>s</m:t>
              </w:ins>
            </m:r>
          </m:sub>
        </m:sSub>
        <m:d>
          <m:dPr>
            <m:ctrlPr>
              <w:ins w:id="5059" w:author="JAVIERA PAZ LEFORT IBANEZ" w:date="2025-09-20T00:45:00Z" w16du:dateUtc="2025-09-20T03:45:00Z">
                <w:rPr>
                  <w:rFonts w:ascii="Cambria Math" w:hAnsi="Cambria Math" w:cs="Arial"/>
                  <w:i/>
                </w:rPr>
              </w:ins>
            </m:ctrlPr>
          </m:dPr>
          <m:e>
            <m:sSub>
              <m:sSubPr>
                <m:ctrlPr>
                  <w:ins w:id="5060" w:author="JAVIERA PAZ LEFORT IBANEZ" w:date="2025-09-20T00:45:00Z" w16du:dateUtc="2025-09-20T03:45:00Z">
                    <w:rPr>
                      <w:rFonts w:ascii="Cambria Math" w:hAnsi="Cambria Math" w:cs="Arial"/>
                      <w:i/>
                    </w:rPr>
                  </w:ins>
                </m:ctrlPr>
              </m:sSubPr>
              <m:e>
                <m:r>
                  <w:ins w:id="5061" w:author="JAVIERA PAZ LEFORT IBANEZ" w:date="2025-09-20T00:45:00Z" w16du:dateUtc="2025-09-20T03:45:00Z">
                    <w:rPr>
                      <w:rFonts w:ascii="Cambria Math" w:hAnsi="Cambria Math" w:cs="Arial"/>
                    </w:rPr>
                    <m:t>T</m:t>
                  </w:ins>
                </m:r>
              </m:e>
              <m:sub>
                <m:r>
                  <w:ins w:id="5062" w:author="JAVIERA PAZ LEFORT IBANEZ" w:date="2025-09-20T00:45:00Z" w16du:dateUtc="2025-09-20T03:45:00Z">
                    <w:rPr>
                      <w:rFonts w:ascii="Cambria Math" w:hAnsi="Cambria Math" w:cs="Arial"/>
                    </w:rPr>
                    <m:t>s</m:t>
                  </w:ins>
                </m:r>
              </m:sub>
            </m:sSub>
            <m:d>
              <m:dPr>
                <m:ctrlPr>
                  <w:ins w:id="5063" w:author="JAVIERA PAZ LEFORT IBANEZ" w:date="2025-09-20T00:45:00Z" w16du:dateUtc="2025-09-20T03:45:00Z">
                    <w:rPr>
                      <w:rFonts w:ascii="Cambria Math" w:hAnsi="Cambria Math" w:cs="Arial"/>
                      <w:i/>
                    </w:rPr>
                  </w:ins>
                </m:ctrlPr>
              </m:dPr>
              <m:e>
                <m:r>
                  <w:ins w:id="5064" w:author="JAVIERA PAZ LEFORT IBANEZ" w:date="2025-09-20T00:45:00Z" w16du:dateUtc="2025-09-20T03:45:00Z">
                    <w:rPr>
                      <w:rFonts w:ascii="Cambria Math" w:hAnsi="Cambria Math" w:cs="Arial"/>
                    </w:rPr>
                    <m:t>z</m:t>
                  </w:ins>
                </m:r>
              </m:e>
            </m:d>
          </m:e>
        </m:d>
      </m:oMath>
      <w:ins w:id="5065" w:author="JAVIERA PAZ LEFORT IBANEZ" w:date="2025-09-20T00:40:00Z">
        <w:r w:rsidRPr="00B355AB">
          <w:rPr>
            <w:rFonts w:ascii="Arial" w:hAnsi="Arial" w:cs="Arial"/>
          </w:rPr>
          <w:t xml:space="preserve">, mientras </w:t>
        </w:r>
      </w:ins>
      <m:oMath>
        <m:sSub>
          <m:sSubPr>
            <m:ctrlPr>
              <w:ins w:id="5066" w:author="JAVIERA PAZ LEFORT IBANEZ" w:date="2025-09-20T00:45:00Z" w16du:dateUtc="2025-09-20T03:45:00Z">
                <w:rPr>
                  <w:rFonts w:ascii="Cambria Math" w:hAnsi="Cambria Math" w:cs="Arial"/>
                  <w:i/>
                </w:rPr>
              </w:ins>
            </m:ctrlPr>
          </m:sSubPr>
          <m:e>
            <m:r>
              <w:ins w:id="5067" w:author="JAVIERA PAZ LEFORT IBANEZ" w:date="2025-09-20T00:45:00Z" w16du:dateUtc="2025-09-20T03:45:00Z">
                <w:rPr>
                  <w:rFonts w:ascii="Cambria Math" w:hAnsi="Cambria Math" w:cs="Arial"/>
                </w:rPr>
                <m:t>k</m:t>
              </w:ins>
            </m:r>
          </m:e>
          <m:sub>
            <m:r>
              <w:ins w:id="5068" w:author="JAVIERA PAZ LEFORT IBANEZ" w:date="2025-09-20T00:45:00Z" w16du:dateUtc="2025-09-20T03:45:00Z">
                <w:rPr>
                  <w:rFonts w:ascii="Cambria Math" w:hAnsi="Cambria Math" w:cs="Arial"/>
                </w:rPr>
                <m:t>eff</m:t>
              </w:ins>
            </m:r>
          </m:sub>
        </m:sSub>
      </m:oMath>
      <w:ins w:id="5069" w:author="JAVIERA PAZ LEFORT IBANEZ" w:date="2025-09-20T00:40:00Z">
        <w:r w:rsidRPr="00B355AB">
          <w:rPr>
            <w:rFonts w:ascii="Arial" w:hAnsi="Arial" w:cs="Arial"/>
          </w:rPr>
          <w:t>​ se mantiene constante en el rango considerado (véase 4.3.2).</w:t>
        </w:r>
      </w:ins>
    </w:p>
    <w:p w14:paraId="57FADD52" w14:textId="77777777" w:rsidR="00747A59" w:rsidRPr="00B355AB" w:rsidRDefault="002231A7">
      <w:pPr>
        <w:spacing w:line="360" w:lineRule="auto"/>
        <w:ind w:left="708"/>
        <w:jc w:val="both"/>
        <w:rPr>
          <w:ins w:id="5070" w:author="JAVIERA PAZ LEFORT IBANEZ" w:date="2025-09-20T00:45:00Z" w16du:dateUtc="2025-09-20T03:45:00Z"/>
          <w:rStyle w:val="nfasissutil"/>
          <w:rFonts w:ascii="Arial" w:hAnsi="Arial" w:cs="Arial"/>
        </w:rPr>
        <w:pPrChange w:id="5071" w:author="JAVIERA PAZ LEFORT IBANEZ" w:date="2025-09-22T17:13:00Z" w16du:dateUtc="2025-09-22T20:13:00Z">
          <w:pPr>
            <w:jc w:val="both"/>
          </w:pPr>
        </w:pPrChange>
      </w:pPr>
      <w:ins w:id="5072" w:author="JAVIERA PAZ LEFORT IBANEZ" w:date="2025-09-20T00:40:00Z">
        <w:r w:rsidRPr="00B355AB">
          <w:rPr>
            <w:rStyle w:val="nfasissutil"/>
            <w:rFonts w:ascii="Arial" w:hAnsi="Arial" w:cs="Arial"/>
            <w:rPrChange w:id="5073" w:author="JAVIERA PAZ LEFORT IBANEZ" w:date="2025-09-20T00:45:00Z" w16du:dateUtc="2025-09-20T03:45:00Z">
              <w:rPr>
                <w:b/>
                <w:bCs/>
              </w:rPr>
            </w:rPrChange>
          </w:rPr>
          <w:t>Balance de energía en contracorriente.</w:t>
        </w:r>
      </w:ins>
    </w:p>
    <w:p w14:paraId="7D09F57B" w14:textId="179D478F" w:rsidR="002231A7" w:rsidRPr="00B355AB" w:rsidRDefault="002231A7">
      <w:pPr>
        <w:spacing w:line="360" w:lineRule="auto"/>
        <w:ind w:left="708"/>
        <w:jc w:val="both"/>
        <w:rPr>
          <w:ins w:id="5074" w:author="JAVIERA PAZ LEFORT IBANEZ" w:date="2025-09-20T00:40:00Z"/>
          <w:rFonts w:ascii="Arial" w:hAnsi="Arial" w:cs="Arial"/>
        </w:rPr>
        <w:pPrChange w:id="5075" w:author="JAVIERA PAZ LEFORT IBANEZ" w:date="2025-09-22T17:13:00Z" w16du:dateUtc="2025-09-22T20:13:00Z">
          <w:pPr>
            <w:pStyle w:val="Ttulo3"/>
          </w:pPr>
        </w:pPrChange>
      </w:pPr>
      <w:ins w:id="5076" w:author="JAVIERA PAZ LEFORT IBANEZ" w:date="2025-09-20T00:40:00Z">
        <w:r w:rsidRPr="00B355AB">
          <w:rPr>
            <w:rFonts w:ascii="Arial" w:hAnsi="Arial" w:cs="Arial"/>
          </w:rPr>
          <w:t xml:space="preserve">El perfil de temperaturas se obtiene resolviendo el </w:t>
        </w:r>
        <w:r w:rsidRPr="00B355AB">
          <w:rPr>
            <w:rFonts w:ascii="Arial" w:hAnsi="Arial" w:cs="Arial"/>
            <w:b/>
            <w:bCs/>
          </w:rPr>
          <w:t>sistema 1D</w:t>
        </w:r>
        <w:r w:rsidRPr="00B355AB">
          <w:rPr>
            <w:rFonts w:ascii="Arial" w:hAnsi="Arial" w:cs="Arial"/>
          </w:rPr>
          <w:t>:</w:t>
        </w:r>
      </w:ins>
    </w:p>
    <w:p w14:paraId="021B5943" w14:textId="5182CCF5" w:rsidR="002231A7" w:rsidRDefault="002231A7">
      <w:pPr>
        <w:pStyle w:val="Prrafodelista"/>
        <w:numPr>
          <w:ilvl w:val="0"/>
          <w:numId w:val="64"/>
        </w:numPr>
        <w:spacing w:line="360" w:lineRule="auto"/>
        <w:ind w:left="1428"/>
        <w:jc w:val="both"/>
        <w:rPr>
          <w:ins w:id="5077" w:author="JAVIERA PAZ LEFORT IBANEZ" w:date="2025-09-22T03:35:00Z" w16du:dateUtc="2025-09-22T06:35:00Z"/>
          <w:rFonts w:ascii="Arial" w:hAnsi="Arial" w:cs="Arial"/>
        </w:rPr>
        <w:pPrChange w:id="5078" w:author="JAVIERA PAZ LEFORT IBANEZ" w:date="2025-09-22T17:13:00Z" w16du:dateUtc="2025-09-22T20:13:00Z">
          <w:pPr>
            <w:pStyle w:val="Prrafodelista"/>
            <w:numPr>
              <w:numId w:val="64"/>
            </w:numPr>
            <w:ind w:hanging="360"/>
            <w:jc w:val="both"/>
          </w:pPr>
        </w:pPrChange>
      </w:pPr>
      <w:ins w:id="5079" w:author="JAVIERA PAZ LEFORT IBANEZ" w:date="2025-09-20T00:40:00Z">
        <w:r w:rsidRPr="00B355AB">
          <w:rPr>
            <w:rFonts w:ascii="Arial" w:hAnsi="Arial" w:cs="Arial"/>
          </w:rPr>
          <w:t xml:space="preserve">Lado lumen (vino): </w:t>
        </w:r>
      </w:ins>
    </w:p>
    <w:p w14:paraId="2F20DC0A" w14:textId="67CE7D16" w:rsidR="0074149C" w:rsidRPr="0074149C" w:rsidRDefault="0074149C">
      <w:pPr>
        <w:pStyle w:val="Prrafodelista"/>
        <w:spacing w:line="360" w:lineRule="auto"/>
        <w:ind w:left="1428"/>
        <w:jc w:val="both"/>
        <w:rPr>
          <w:ins w:id="5080" w:author="JAVIERA PAZ LEFORT IBANEZ" w:date="2025-09-22T03:40:00Z" w16du:dateUtc="2025-09-22T06:40:00Z"/>
          <w:rFonts w:ascii="Arial" w:eastAsiaTheme="minorEastAsia" w:hAnsi="Arial" w:cs="Arial"/>
        </w:rPr>
        <w:pPrChange w:id="5081" w:author="JAVIERA PAZ LEFORT IBANEZ" w:date="2025-09-22T17:13:00Z" w16du:dateUtc="2025-09-22T20:13:00Z">
          <w:pPr>
            <w:pStyle w:val="Prrafodelista"/>
            <w:jc w:val="both"/>
          </w:pPr>
        </w:pPrChange>
      </w:pPr>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082" w:author="JAVIERA PAZ LEFORT IBANEZ" w:date="2025-09-22T03:41:00Z" w16du:dateUtc="2025-09-22T06:41:00Z">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7513"/>
        <w:gridCol w:w="1325"/>
        <w:tblGridChange w:id="5083">
          <w:tblGrid>
            <w:gridCol w:w="7513"/>
            <w:gridCol w:w="615"/>
            <w:gridCol w:w="710"/>
          </w:tblGrid>
        </w:tblGridChange>
      </w:tblGrid>
      <w:tr w:rsidR="0074149C" w14:paraId="26EF4578" w14:textId="77777777" w:rsidTr="00D26ADE">
        <w:trPr>
          <w:ins w:id="5084" w:author="JAVIERA PAZ LEFORT IBANEZ" w:date="2025-09-22T03:40:00Z"/>
        </w:trPr>
        <w:tc>
          <w:tcPr>
            <w:tcW w:w="7513" w:type="dxa"/>
            <w:tcPrChange w:id="5085" w:author="JAVIERA PAZ LEFORT IBANEZ" w:date="2025-09-22T03:41:00Z" w16du:dateUtc="2025-09-22T06:41:00Z">
              <w:tcPr>
                <w:tcW w:w="8185" w:type="dxa"/>
                <w:gridSpan w:val="2"/>
              </w:tcPr>
            </w:tcPrChange>
          </w:tcPr>
          <w:p w14:paraId="171257A8" w14:textId="366B512D" w:rsidR="0074149C" w:rsidRPr="00B84B6C" w:rsidRDefault="00000000">
            <w:pPr>
              <w:pStyle w:val="Prrafodelista"/>
              <w:spacing w:line="360" w:lineRule="auto"/>
              <w:jc w:val="both"/>
              <w:rPr>
                <w:ins w:id="5086" w:author="JAVIERA PAZ LEFORT IBANEZ" w:date="2025-09-22T03:40:00Z" w16du:dateUtc="2025-09-22T06:40:00Z"/>
                <w:rFonts w:ascii="Arial" w:eastAsiaTheme="minorEastAsia" w:hAnsi="Arial" w:cs="Arial"/>
                <w:rPrChange w:id="5087" w:author="JAVIERA PAZ LEFORT IBANEZ" w:date="2025-09-22T03:41:00Z" w16du:dateUtc="2025-09-22T06:41:00Z">
                  <w:rPr>
                    <w:ins w:id="5088" w:author="JAVIERA PAZ LEFORT IBANEZ" w:date="2025-09-22T03:40:00Z" w16du:dateUtc="2025-09-22T06:40:00Z"/>
                    <w:rFonts w:ascii="Arial" w:hAnsi="Arial" w:cs="Arial"/>
                  </w:rPr>
                </w:rPrChange>
              </w:rPr>
              <w:pPrChange w:id="5089" w:author="JAVIERA PAZ LEFORT IBANEZ" w:date="2025-09-22T17:13:00Z" w16du:dateUtc="2025-09-22T20:13:00Z">
                <w:pPr/>
              </w:pPrChange>
            </w:pPr>
            <m:oMathPara>
              <m:oMath>
                <m:f>
                  <m:fPr>
                    <m:ctrlPr>
                      <w:ins w:id="5090" w:author="JAVIERA PAZ LEFORT IBANEZ" w:date="2025-09-22T03:40:00Z" w16du:dateUtc="2025-09-22T06:40:00Z">
                        <w:rPr>
                          <w:rFonts w:ascii="Cambria Math" w:hAnsi="Cambria Math" w:cs="Arial"/>
                          <w:i/>
                        </w:rPr>
                      </w:ins>
                    </m:ctrlPr>
                  </m:fPr>
                  <m:num>
                    <m:sSub>
                      <m:sSubPr>
                        <m:ctrlPr>
                          <w:ins w:id="5091" w:author="JAVIERA PAZ LEFORT IBANEZ" w:date="2025-09-22T03:40:00Z" w16du:dateUtc="2025-09-22T06:40:00Z">
                            <w:rPr>
                              <w:rFonts w:ascii="Cambria Math" w:hAnsi="Cambria Math" w:cs="Arial"/>
                              <w:i/>
                            </w:rPr>
                          </w:ins>
                        </m:ctrlPr>
                      </m:sSubPr>
                      <m:e>
                        <m:r>
                          <w:ins w:id="5092" w:author="JAVIERA PAZ LEFORT IBANEZ" w:date="2025-09-22T03:40:00Z" w16du:dateUtc="2025-09-22T06:40:00Z">
                            <w:rPr>
                              <w:rFonts w:ascii="Cambria Math" w:hAnsi="Cambria Math" w:cs="Arial"/>
                            </w:rPr>
                            <m:t>dT</m:t>
                          </w:ins>
                        </m:r>
                      </m:e>
                      <m:sub>
                        <m:r>
                          <w:ins w:id="5093" w:author="JAVIERA PAZ LEFORT IBANEZ" w:date="2025-09-22T03:40:00Z" w16du:dateUtc="2025-09-22T06:40:00Z">
                            <w:rPr>
                              <w:rFonts w:ascii="Cambria Math" w:hAnsi="Cambria Math" w:cs="Arial"/>
                            </w:rPr>
                            <m:t>f</m:t>
                          </w:ins>
                        </m:r>
                      </m:sub>
                    </m:sSub>
                  </m:num>
                  <m:den>
                    <m:r>
                      <w:ins w:id="5094" w:author="JAVIERA PAZ LEFORT IBANEZ" w:date="2025-09-22T03:40:00Z" w16du:dateUtc="2025-09-22T06:40:00Z">
                        <w:rPr>
                          <w:rFonts w:ascii="Cambria Math" w:hAnsi="Cambria Math" w:cs="Arial"/>
                        </w:rPr>
                        <m:t>dz</m:t>
                      </w:ins>
                    </m:r>
                  </m:den>
                </m:f>
                <m:r>
                  <w:ins w:id="5095" w:author="JAVIERA PAZ LEFORT IBANEZ" w:date="2025-09-22T03:40:00Z" w16du:dateUtc="2025-09-22T06:40:00Z">
                    <w:rPr>
                      <w:rFonts w:ascii="Cambria Math" w:hAnsi="Cambria Math" w:cs="Arial"/>
                    </w:rPr>
                    <m:t>=+</m:t>
                  </w:ins>
                </m:r>
                <m:f>
                  <m:fPr>
                    <m:ctrlPr>
                      <w:ins w:id="5096" w:author="JAVIERA PAZ LEFORT IBANEZ" w:date="2025-09-22T03:40:00Z" w16du:dateUtc="2025-09-22T06:40:00Z">
                        <w:rPr>
                          <w:rFonts w:ascii="Cambria Math" w:hAnsi="Cambria Math" w:cs="Arial"/>
                          <w:i/>
                        </w:rPr>
                      </w:ins>
                    </m:ctrlPr>
                  </m:fPr>
                  <m:num>
                    <m:r>
                      <w:ins w:id="5097" w:author="JAVIERA PAZ LEFORT IBANEZ" w:date="2025-09-22T03:40:00Z" w16du:dateUtc="2025-09-22T06:40:00Z">
                        <w:rPr>
                          <w:rFonts w:ascii="Cambria Math" w:hAnsi="Cambria Math" w:cs="Arial"/>
                        </w:rPr>
                        <m:t xml:space="preserve">U </m:t>
                      </w:ins>
                    </m:r>
                    <m:sSup>
                      <m:sSupPr>
                        <m:ctrlPr>
                          <w:ins w:id="5098" w:author="JAVIERA PAZ LEFORT IBANEZ" w:date="2025-09-22T03:40:00Z" w16du:dateUtc="2025-09-22T06:40:00Z">
                            <w:rPr>
                              <w:rFonts w:ascii="Cambria Math" w:hAnsi="Cambria Math" w:cs="Arial"/>
                              <w:i/>
                            </w:rPr>
                          </w:ins>
                        </m:ctrlPr>
                      </m:sSupPr>
                      <m:e>
                        <m:r>
                          <w:ins w:id="5099" w:author="JAVIERA PAZ LEFORT IBANEZ" w:date="2025-09-22T03:40:00Z" w16du:dateUtc="2025-09-22T06:40:00Z">
                            <w:rPr>
                              <w:rFonts w:ascii="Cambria Math" w:hAnsi="Cambria Math" w:cs="Arial"/>
                            </w:rPr>
                            <m:t>A</m:t>
                          </w:ins>
                        </m:r>
                      </m:e>
                      <m:sup>
                        <m:r>
                          <w:ins w:id="5100" w:author="JAVIERA PAZ LEFORT IBANEZ" w:date="2025-09-22T03:40:00Z" w16du:dateUtc="2025-09-22T06:40:00Z">
                            <w:rPr>
                              <w:rFonts w:ascii="Cambria Math" w:hAnsi="Cambria Math" w:cs="Arial"/>
                            </w:rPr>
                            <m:t>'</m:t>
                          </w:ins>
                        </m:r>
                      </m:sup>
                    </m:sSup>
                  </m:num>
                  <m:den>
                    <m:sSub>
                      <m:sSubPr>
                        <m:ctrlPr>
                          <w:ins w:id="5101" w:author="JAVIERA PAZ LEFORT IBANEZ" w:date="2025-09-22T03:40:00Z" w16du:dateUtc="2025-09-22T06:40:00Z">
                            <w:rPr>
                              <w:rFonts w:ascii="Cambria Math" w:hAnsi="Cambria Math" w:cs="Arial"/>
                              <w:i/>
                            </w:rPr>
                          </w:ins>
                        </m:ctrlPr>
                      </m:sSubPr>
                      <m:e>
                        <m:acc>
                          <m:accPr>
                            <m:chr m:val="̇"/>
                            <m:ctrlPr>
                              <w:ins w:id="5102" w:author="JAVIERA PAZ LEFORT IBANEZ" w:date="2025-09-22T03:40:00Z" w16du:dateUtc="2025-09-22T06:40:00Z">
                                <w:rPr>
                                  <w:rFonts w:ascii="Cambria Math" w:hAnsi="Cambria Math" w:cs="Arial"/>
                                  <w:i/>
                                </w:rPr>
                              </w:ins>
                            </m:ctrlPr>
                          </m:accPr>
                          <m:e>
                            <m:r>
                              <w:ins w:id="5103" w:author="JAVIERA PAZ LEFORT IBANEZ" w:date="2025-09-22T03:40:00Z" w16du:dateUtc="2025-09-22T06:40:00Z">
                                <w:rPr>
                                  <w:rFonts w:ascii="Cambria Math" w:hAnsi="Cambria Math" w:cs="Arial"/>
                                </w:rPr>
                                <m:t>m</m:t>
                              </w:ins>
                            </m:r>
                          </m:e>
                        </m:acc>
                      </m:e>
                      <m:sub>
                        <m:r>
                          <w:ins w:id="5104" w:author="JAVIERA PAZ LEFORT IBANEZ" w:date="2025-09-22T03:40:00Z" w16du:dateUtc="2025-09-22T06:40:00Z">
                            <w:rPr>
                              <w:rFonts w:ascii="Cambria Math" w:hAnsi="Cambria Math" w:cs="Arial"/>
                            </w:rPr>
                            <m:t>f</m:t>
                          </w:ins>
                        </m:r>
                      </m:sub>
                    </m:sSub>
                    <m:sSub>
                      <m:sSubPr>
                        <m:ctrlPr>
                          <w:ins w:id="5105" w:author="JAVIERA PAZ LEFORT IBANEZ" w:date="2025-09-22T03:40:00Z" w16du:dateUtc="2025-09-22T06:40:00Z">
                            <w:rPr>
                              <w:rFonts w:ascii="Cambria Math" w:hAnsi="Cambria Math" w:cs="Arial"/>
                              <w:i/>
                            </w:rPr>
                          </w:ins>
                        </m:ctrlPr>
                      </m:sSubPr>
                      <m:e>
                        <m:r>
                          <w:ins w:id="5106" w:author="JAVIERA PAZ LEFORT IBANEZ" w:date="2025-09-22T03:40:00Z" w16du:dateUtc="2025-09-22T06:40:00Z">
                            <w:rPr>
                              <w:rFonts w:ascii="Cambria Math" w:hAnsi="Cambria Math" w:cs="Arial"/>
                            </w:rPr>
                            <m:t>c</m:t>
                          </w:ins>
                        </m:r>
                      </m:e>
                      <m:sub>
                        <m:r>
                          <w:ins w:id="5107" w:author="JAVIERA PAZ LEFORT IBANEZ" w:date="2025-09-22T03:40:00Z" w16du:dateUtc="2025-09-22T06:40:00Z">
                            <w:rPr>
                              <w:rFonts w:ascii="Cambria Math" w:hAnsi="Cambria Math" w:cs="Arial"/>
                            </w:rPr>
                            <m:t>p,f</m:t>
                          </w:ins>
                        </m:r>
                      </m:sub>
                    </m:sSub>
                  </m:den>
                </m:f>
                <m:r>
                  <w:ins w:id="5108" w:author="JAVIERA PAZ LEFORT IBANEZ" w:date="2025-09-22T03:40:00Z" w16du:dateUtc="2025-09-22T06:40:00Z">
                    <w:rPr>
                      <w:rFonts w:ascii="Cambria Math" w:hAnsi="Cambria Math" w:cs="Arial"/>
                    </w:rPr>
                    <m:t>(</m:t>
                  </w:ins>
                </m:r>
                <m:sSub>
                  <m:sSubPr>
                    <m:ctrlPr>
                      <w:ins w:id="5109" w:author="JAVIERA PAZ LEFORT IBANEZ" w:date="2025-09-22T03:40:00Z" w16du:dateUtc="2025-09-22T06:40:00Z">
                        <w:rPr>
                          <w:rFonts w:ascii="Cambria Math" w:hAnsi="Cambria Math" w:cs="Arial"/>
                          <w:i/>
                        </w:rPr>
                      </w:ins>
                    </m:ctrlPr>
                  </m:sSubPr>
                  <m:e>
                    <m:r>
                      <w:ins w:id="5110" w:author="JAVIERA PAZ LEFORT IBANEZ" w:date="2025-09-22T03:40:00Z" w16du:dateUtc="2025-09-22T06:40:00Z">
                        <w:rPr>
                          <w:rFonts w:ascii="Cambria Math" w:hAnsi="Cambria Math" w:cs="Arial"/>
                        </w:rPr>
                        <m:t>T</m:t>
                      </w:ins>
                    </m:r>
                  </m:e>
                  <m:sub>
                    <m:r>
                      <w:ins w:id="5111" w:author="JAVIERA PAZ LEFORT IBANEZ" w:date="2025-09-22T03:40:00Z" w16du:dateUtc="2025-09-22T06:40:00Z">
                        <w:rPr>
                          <w:rFonts w:ascii="Cambria Math" w:hAnsi="Cambria Math" w:cs="Arial"/>
                        </w:rPr>
                        <m:t>f</m:t>
                      </w:ins>
                    </m:r>
                  </m:sub>
                </m:sSub>
                <m:r>
                  <w:ins w:id="5112" w:author="JAVIERA PAZ LEFORT IBANEZ" w:date="2025-09-22T03:40:00Z" w16du:dateUtc="2025-09-22T06:40:00Z">
                    <w:rPr>
                      <w:rFonts w:ascii="Cambria Math" w:hAnsi="Cambria Math" w:cs="Arial"/>
                    </w:rPr>
                    <m:t>-</m:t>
                  </w:ins>
                </m:r>
                <m:sSub>
                  <m:sSubPr>
                    <m:ctrlPr>
                      <w:ins w:id="5113" w:author="JAVIERA PAZ LEFORT IBANEZ" w:date="2025-09-22T03:40:00Z" w16du:dateUtc="2025-09-22T06:40:00Z">
                        <w:rPr>
                          <w:rFonts w:ascii="Cambria Math" w:hAnsi="Cambria Math" w:cs="Arial"/>
                          <w:i/>
                        </w:rPr>
                      </w:ins>
                    </m:ctrlPr>
                  </m:sSubPr>
                  <m:e>
                    <m:r>
                      <w:ins w:id="5114" w:author="JAVIERA PAZ LEFORT IBANEZ" w:date="2025-09-22T03:40:00Z" w16du:dateUtc="2025-09-22T06:40:00Z">
                        <w:rPr>
                          <w:rFonts w:ascii="Cambria Math" w:hAnsi="Cambria Math" w:cs="Arial"/>
                        </w:rPr>
                        <m:t>T</m:t>
                      </w:ins>
                    </m:r>
                  </m:e>
                  <m:sub>
                    <m:r>
                      <w:ins w:id="5115" w:author="JAVIERA PAZ LEFORT IBANEZ" w:date="2025-09-22T03:40:00Z" w16du:dateUtc="2025-09-22T06:40:00Z">
                        <w:rPr>
                          <w:rFonts w:ascii="Cambria Math" w:hAnsi="Cambria Math" w:cs="Arial"/>
                        </w:rPr>
                        <m:t>s</m:t>
                      </w:ins>
                    </m:r>
                  </m:sub>
                </m:sSub>
                <m:r>
                  <w:ins w:id="5116" w:author="JAVIERA PAZ LEFORT IBANEZ" w:date="2025-09-22T03:40:00Z" w16du:dateUtc="2025-09-22T06:40:00Z">
                    <w:rPr>
                      <w:rFonts w:ascii="Cambria Math" w:hAnsi="Cambria Math" w:cs="Arial"/>
                    </w:rPr>
                    <m:t>)</m:t>
                  </w:ins>
                </m:r>
              </m:oMath>
            </m:oMathPara>
          </w:p>
        </w:tc>
        <w:tc>
          <w:tcPr>
            <w:tcW w:w="1325" w:type="dxa"/>
            <w:tcPrChange w:id="5117" w:author="JAVIERA PAZ LEFORT IBANEZ" w:date="2025-09-22T03:41:00Z" w16du:dateUtc="2025-09-22T06:41:00Z">
              <w:tcPr>
                <w:tcW w:w="643" w:type="dxa"/>
              </w:tcPr>
            </w:tcPrChange>
          </w:tcPr>
          <w:p w14:paraId="35B975F7" w14:textId="0EAB69EB" w:rsidR="0074149C" w:rsidRDefault="0074149C">
            <w:pPr>
              <w:spacing w:line="360" w:lineRule="auto"/>
              <w:jc w:val="both"/>
              <w:rPr>
                <w:ins w:id="5118" w:author="JAVIERA PAZ LEFORT IBANEZ" w:date="2025-09-22T03:40:00Z" w16du:dateUtc="2025-09-22T06:40:00Z"/>
                <w:rFonts w:ascii="Arial" w:eastAsiaTheme="minorEastAsia" w:hAnsi="Arial" w:cs="Arial"/>
              </w:rPr>
              <w:pPrChange w:id="5119" w:author="JAVIERA PAZ LEFORT IBANEZ" w:date="2025-09-22T17:13:00Z" w16du:dateUtc="2025-09-22T20:13:00Z">
                <w:pPr>
                  <w:jc w:val="right"/>
                </w:pPr>
              </w:pPrChange>
            </w:pPr>
            <w:ins w:id="5120" w:author="JAVIERA PAZ LEFORT IBANEZ" w:date="2025-09-22T03:40:00Z" w16du:dateUtc="2025-09-22T06:40:00Z">
              <w:r>
                <w:rPr>
                  <w:rFonts w:ascii="Arial" w:eastAsiaTheme="minorEastAsia" w:hAnsi="Arial" w:cs="Arial"/>
                </w:rPr>
                <w:t>(3</w:t>
              </w:r>
            </w:ins>
            <w:ins w:id="5121" w:author="JAVIERA PAZ LEFORT IBANEZ" w:date="2025-09-22T03:41:00Z" w16du:dateUtc="2025-09-22T06:41:00Z">
              <w:r w:rsidR="00F14E56">
                <w:rPr>
                  <w:rFonts w:ascii="Arial" w:eastAsiaTheme="minorEastAsia" w:hAnsi="Arial" w:cs="Arial"/>
                </w:rPr>
                <w:t>8</w:t>
              </w:r>
            </w:ins>
            <w:ins w:id="5122" w:author="JAVIERA PAZ LEFORT IBANEZ" w:date="2025-09-22T03:40:00Z" w16du:dateUtc="2025-09-22T06:40:00Z">
              <w:r>
                <w:rPr>
                  <w:rFonts w:ascii="Arial" w:eastAsiaTheme="minorEastAsia" w:hAnsi="Arial" w:cs="Arial"/>
                </w:rPr>
                <w:t>)</w:t>
              </w:r>
            </w:ins>
          </w:p>
        </w:tc>
      </w:tr>
    </w:tbl>
    <w:p w14:paraId="0B6E0324" w14:textId="77777777" w:rsidR="0074149C" w:rsidRPr="00B84B6C" w:rsidRDefault="0074149C">
      <w:pPr>
        <w:spacing w:line="360" w:lineRule="auto"/>
        <w:ind w:left="708"/>
        <w:jc w:val="both"/>
        <w:rPr>
          <w:ins w:id="5123" w:author="JAVIERA PAZ LEFORT IBANEZ" w:date="2025-09-20T00:40:00Z"/>
          <w:rFonts w:ascii="Arial" w:hAnsi="Arial" w:cs="Arial"/>
          <w:rPrChange w:id="5124" w:author="JAVIERA PAZ LEFORT IBANEZ" w:date="2025-09-22T03:41:00Z" w16du:dateUtc="2025-09-22T06:41:00Z">
            <w:rPr>
              <w:ins w:id="5125" w:author="JAVIERA PAZ LEFORT IBANEZ" w:date="2025-09-20T00:40:00Z"/>
            </w:rPr>
          </w:rPrChange>
        </w:rPr>
        <w:pPrChange w:id="5126" w:author="JAVIERA PAZ LEFORT IBANEZ" w:date="2025-09-22T17:13:00Z" w16du:dateUtc="2025-09-22T20:13:00Z">
          <w:pPr>
            <w:pStyle w:val="Ttulo3"/>
            <w:numPr>
              <w:numId w:val="62"/>
            </w:numPr>
            <w:tabs>
              <w:tab w:val="num" w:pos="720"/>
            </w:tabs>
            <w:ind w:left="720" w:hanging="360"/>
          </w:pPr>
        </w:pPrChange>
      </w:pPr>
    </w:p>
    <w:p w14:paraId="45BB4936" w14:textId="42A5C486" w:rsidR="0032726D" w:rsidRPr="0066108D" w:rsidRDefault="002231A7">
      <w:pPr>
        <w:pStyle w:val="Prrafodelista"/>
        <w:numPr>
          <w:ilvl w:val="0"/>
          <w:numId w:val="64"/>
        </w:numPr>
        <w:spacing w:line="360" w:lineRule="auto"/>
        <w:ind w:left="1428"/>
        <w:jc w:val="both"/>
        <w:rPr>
          <w:ins w:id="5127" w:author="JAVIERA PAZ LEFORT IBANEZ" w:date="2025-09-22T03:44:00Z" w16du:dateUtc="2025-09-22T06:44:00Z"/>
          <w:rFonts w:ascii="Arial" w:hAnsi="Arial" w:cs="Arial"/>
          <w:rPrChange w:id="5128" w:author="JAVIERA PAZ LEFORT IBANEZ" w:date="2025-09-22T03:46:00Z" w16du:dateUtc="2025-09-22T06:46:00Z">
            <w:rPr>
              <w:ins w:id="5129" w:author="JAVIERA PAZ LEFORT IBANEZ" w:date="2025-09-22T03:44:00Z" w16du:dateUtc="2025-09-22T06:44:00Z"/>
            </w:rPr>
          </w:rPrChange>
        </w:rPr>
        <w:pPrChange w:id="5130" w:author="JAVIERA PAZ LEFORT IBANEZ" w:date="2025-09-22T17:13:00Z" w16du:dateUtc="2025-09-22T20:13:00Z">
          <w:pPr>
            <w:pStyle w:val="Prrafodelista"/>
            <w:jc w:val="both"/>
          </w:pPr>
        </w:pPrChange>
      </w:pPr>
      <w:ins w:id="5131" w:author="JAVIERA PAZ LEFORT IBANEZ" w:date="2025-09-20T00:40:00Z">
        <w:r w:rsidRPr="00B355AB">
          <w:rPr>
            <w:rFonts w:ascii="Arial" w:hAnsi="Arial" w:cs="Arial"/>
            <w:rPrChange w:id="5132" w:author="JAVIERA PAZ LEFORT IBANEZ" w:date="2025-09-20T00:46:00Z" w16du:dateUtc="2025-09-20T03:46:00Z">
              <w:rPr>
                <w:b/>
                <w:bCs/>
              </w:rPr>
            </w:rPrChange>
          </w:rPr>
          <w:t>Lado carcasa (</w:t>
        </w:r>
        <w:proofErr w:type="spellStart"/>
        <w:r w:rsidRPr="00B355AB">
          <w:rPr>
            <w:rFonts w:ascii="Arial" w:hAnsi="Arial" w:cs="Arial"/>
            <w:rPrChange w:id="5133" w:author="JAVIERA PAZ LEFORT IBANEZ" w:date="2025-09-20T00:46:00Z" w16du:dateUtc="2025-09-20T03:46:00Z">
              <w:rPr>
                <w:b/>
                <w:bCs/>
              </w:rPr>
            </w:rPrChange>
          </w:rPr>
          <w:t>CaCl</w:t>
        </w:r>
        <w:proofErr w:type="spellEnd"/>
        <w:r w:rsidRPr="00B355AB">
          <w:rPr>
            <w:rFonts w:ascii="Cambria Math" w:hAnsi="Cambria Math" w:cs="Cambria Math"/>
            <w:rPrChange w:id="5134" w:author="JAVIERA PAZ LEFORT IBANEZ" w:date="2025-09-20T00:46:00Z" w16du:dateUtc="2025-09-20T03:46:00Z">
              <w:rPr>
                <w:b/>
                <w:bCs/>
              </w:rPr>
            </w:rPrChange>
          </w:rPr>
          <w:t>₂</w:t>
        </w:r>
        <w:r w:rsidRPr="00B355AB">
          <w:rPr>
            <w:rFonts w:ascii="Arial" w:hAnsi="Arial" w:cs="Arial"/>
            <w:rPrChange w:id="5135" w:author="JAVIERA PAZ LEFORT IBANEZ" w:date="2025-09-20T00:46:00Z" w16du:dateUtc="2025-09-20T03:46:00Z">
              <w:rPr>
                <w:b/>
                <w:bCs/>
              </w:rPr>
            </w:rPrChange>
          </w:rPr>
          <w:t>):</w:t>
        </w:r>
        <w:r w:rsidRPr="00B355AB">
          <w:rPr>
            <w:rFonts w:ascii="Arial" w:hAnsi="Arial" w:cs="Arial"/>
          </w:rPr>
          <w:t xml:space="preserve"> ver </w:t>
        </w:r>
        <w:proofErr w:type="spellStart"/>
        <w:r w:rsidRPr="00B355AB">
          <w:rPr>
            <w:rFonts w:ascii="Arial" w:hAnsi="Arial" w:cs="Arial"/>
            <w:rPrChange w:id="5136" w:author="JAVIERA PAZ LEFORT IBANEZ" w:date="2025-09-20T00:46:00Z" w16du:dateUtc="2025-09-20T03:46:00Z">
              <w:rPr>
                <w:b/>
                <w:bCs/>
              </w:rPr>
            </w:rPrChange>
          </w:rPr>
          <w:t>ec</w:t>
        </w:r>
      </w:ins>
      <w:proofErr w:type="spellEnd"/>
      <w:ins w:id="5137" w:author="JAVIERA PAZ LEFORT IBANEZ" w:date="2025-09-22T03:42:00Z" w16du:dateUtc="2025-09-22T06:42:00Z">
        <w:r w:rsidR="001D2F21">
          <w:rPr>
            <w:rFonts w:ascii="Arial" w:hAnsi="Arial" w:cs="Arial"/>
          </w:rPr>
          <w:t xml:space="preserve">. </w:t>
        </w:r>
      </w:ins>
      <w:ins w:id="5138" w:author="JAVIERA PAZ LEFORT IBANEZ" w:date="2025-09-22T03:46:00Z" w16du:dateUtc="2025-09-22T06:46:00Z">
        <w:r w:rsidR="00B80426">
          <w:rPr>
            <w:rFonts w:ascii="Arial" w:hAnsi="Arial" w:cs="Arial"/>
          </w:rPr>
          <w:t>39</w:t>
        </w:r>
      </w:ins>
      <w:ins w:id="5139" w:author="JAVIERA PAZ LEFORT IBANEZ" w:date="2025-09-22T03:47:00Z" w16du:dateUtc="2025-09-22T06:47:00Z">
        <w:r w:rsidR="00B80426">
          <w:rPr>
            <w:rFonts w:ascii="Arial" w:hAnsi="Arial" w:cs="Arial"/>
          </w:rPr>
          <w:t xml:space="preserve">, </w:t>
        </w:r>
      </w:ins>
      <w:ins w:id="5140" w:author="JAVIERA PAZ LEFORT IBANEZ" w:date="2025-09-20T00:40:00Z">
        <w:r w:rsidRPr="00B355AB">
          <w:rPr>
            <w:rFonts w:ascii="Arial" w:hAnsi="Arial" w:cs="Arial"/>
          </w:rPr>
          <w:t>donde aparece el factor geométrico</w:t>
        </w:r>
      </w:ins>
      <w:ins w:id="5141" w:author="JAVIERA PAZ LEFORT IBANEZ" w:date="2025-09-20T00:48:00Z" w16du:dateUtc="2025-09-20T03:48:00Z">
        <w:r w:rsidR="00845959" w:rsidRPr="00B355AB">
          <w:rPr>
            <w:rFonts w:ascii="Arial" w:hAnsi="Arial" w:cs="Arial"/>
          </w:rPr>
          <w:t xml:space="preserve"> </w:t>
        </w:r>
      </w:ins>
      <m:oMath>
        <m:sSup>
          <m:sSupPr>
            <m:ctrlPr>
              <w:ins w:id="5142" w:author="JAVIERA PAZ LEFORT IBANEZ" w:date="2025-09-20T00:48:00Z" w16du:dateUtc="2025-09-20T03:48:00Z">
                <w:rPr>
                  <w:rFonts w:ascii="Cambria Math" w:hAnsi="Cambria Math" w:cs="Arial"/>
                  <w:i/>
                </w:rPr>
              </w:ins>
            </m:ctrlPr>
          </m:sSupPr>
          <m:e>
            <m:r>
              <w:ins w:id="5143" w:author="JAVIERA PAZ LEFORT IBANEZ" w:date="2025-09-20T00:48:00Z" w16du:dateUtc="2025-09-20T03:48:00Z">
                <w:rPr>
                  <w:rFonts w:ascii="Cambria Math" w:hAnsi="Cambria Math" w:cs="Arial"/>
                </w:rPr>
                <m:t>A</m:t>
              </w:ins>
            </m:r>
          </m:e>
          <m:sup>
            <m:r>
              <w:ins w:id="5144" w:author="JAVIERA PAZ LEFORT IBANEZ" w:date="2025-09-20T00:48:00Z" w16du:dateUtc="2025-09-20T03:48:00Z">
                <w:rPr>
                  <w:rFonts w:ascii="Cambria Math" w:hAnsi="Cambria Math" w:cs="Arial"/>
                </w:rPr>
                <m:t>'</m:t>
              </w:ins>
            </m:r>
          </m:sup>
        </m:sSup>
        <m:r>
          <w:ins w:id="5145" w:author="JAVIERA PAZ LEFORT IBANEZ" w:date="2025-09-20T00:48:00Z" w16du:dateUtc="2025-09-20T03:48:00Z">
            <w:rPr>
              <w:rFonts w:ascii="Cambria Math" w:hAnsi="Cambria Math" w:cs="Arial"/>
            </w:rPr>
            <m:t>=A/L</m:t>
          </w:ins>
        </m:r>
      </m:oMath>
      <w:ins w:id="5146" w:author="JAVIERA PAZ LEFORT IBANEZ" w:date="2025-09-20T00:40:00Z">
        <w:r w:rsidRPr="00B355AB">
          <w:rPr>
            <w:rFonts w:ascii="Arial" w:hAnsi="Arial" w:cs="Arial"/>
          </w:rPr>
          <w:t xml:space="preserve"> y los caudales másicos </w:t>
        </w:r>
      </w:ins>
      <m:oMath>
        <m:sSub>
          <m:sSubPr>
            <m:ctrlPr>
              <w:ins w:id="5147" w:author="JAVIERA PAZ LEFORT IBANEZ" w:date="2025-09-20T00:49:00Z" w16du:dateUtc="2025-09-20T03:49:00Z">
                <w:rPr>
                  <w:rFonts w:ascii="Cambria Math" w:hAnsi="Cambria Math" w:cs="Arial"/>
                  <w:i/>
                </w:rPr>
              </w:ins>
            </m:ctrlPr>
          </m:sSubPr>
          <m:e>
            <m:acc>
              <m:accPr>
                <m:chr m:val="̇"/>
                <m:ctrlPr>
                  <w:ins w:id="5148" w:author="JAVIERA PAZ LEFORT IBANEZ" w:date="2025-09-20T00:49:00Z" w16du:dateUtc="2025-09-20T03:49:00Z">
                    <w:rPr>
                      <w:rFonts w:ascii="Cambria Math" w:hAnsi="Cambria Math" w:cs="Arial"/>
                      <w:i/>
                    </w:rPr>
                  </w:ins>
                </m:ctrlPr>
              </m:accPr>
              <m:e>
                <m:r>
                  <w:ins w:id="5149" w:author="JAVIERA PAZ LEFORT IBANEZ" w:date="2025-09-20T00:49:00Z" w16du:dateUtc="2025-09-20T03:49:00Z">
                    <w:rPr>
                      <w:rFonts w:ascii="Cambria Math" w:hAnsi="Cambria Math" w:cs="Arial"/>
                    </w:rPr>
                    <m:t>m</m:t>
                  </w:ins>
                </m:r>
              </m:e>
            </m:acc>
          </m:e>
          <m:sub>
            <m:r>
              <w:ins w:id="5150" w:author="JAVIERA PAZ LEFORT IBANEZ" w:date="2025-09-20T00:49:00Z" w16du:dateUtc="2025-09-20T03:49:00Z">
                <w:rPr>
                  <w:rFonts w:ascii="Cambria Math" w:hAnsi="Cambria Math" w:cs="Arial"/>
                </w:rPr>
                <m:t>f</m:t>
              </w:ins>
            </m:r>
          </m:sub>
        </m:sSub>
      </m:oMath>
      <w:ins w:id="5151" w:author="JAVIERA PAZ LEFORT IBANEZ" w:date="2025-09-20T00:40:00Z">
        <w:r w:rsidRPr="00B355AB">
          <w:rPr>
            <w:rFonts w:ascii="Arial" w:hAnsi="Arial" w:cs="Arial"/>
          </w:rPr>
          <w:t xml:space="preserve">​, </w:t>
        </w:r>
      </w:ins>
      <m:oMath>
        <m:sSub>
          <m:sSubPr>
            <m:ctrlPr>
              <w:ins w:id="5152" w:author="JAVIERA PAZ LEFORT IBANEZ" w:date="2025-09-20T00:49:00Z" w16du:dateUtc="2025-09-20T03:49:00Z">
                <w:rPr>
                  <w:rFonts w:ascii="Cambria Math" w:hAnsi="Cambria Math" w:cs="Arial"/>
                  <w:i/>
                </w:rPr>
              </w:ins>
            </m:ctrlPr>
          </m:sSubPr>
          <m:e>
            <m:acc>
              <m:accPr>
                <m:chr m:val="̇"/>
                <m:ctrlPr>
                  <w:ins w:id="5153" w:author="JAVIERA PAZ LEFORT IBANEZ" w:date="2025-09-20T00:49:00Z" w16du:dateUtc="2025-09-20T03:49:00Z">
                    <w:rPr>
                      <w:rFonts w:ascii="Cambria Math" w:hAnsi="Cambria Math" w:cs="Arial"/>
                      <w:i/>
                    </w:rPr>
                  </w:ins>
                </m:ctrlPr>
              </m:accPr>
              <m:e>
                <m:r>
                  <w:ins w:id="5154" w:author="JAVIERA PAZ LEFORT IBANEZ" w:date="2025-09-20T00:49:00Z" w16du:dateUtc="2025-09-20T03:49:00Z">
                    <w:rPr>
                      <w:rFonts w:ascii="Cambria Math" w:hAnsi="Cambria Math" w:cs="Arial"/>
                    </w:rPr>
                    <m:t>m</m:t>
                  </w:ins>
                </m:r>
              </m:e>
            </m:acc>
          </m:e>
          <m:sub>
            <m:r>
              <w:ins w:id="5155" w:author="JAVIERA PAZ LEFORT IBANEZ" w:date="2025-09-20T00:49:00Z" w16du:dateUtc="2025-09-20T03:49:00Z">
                <w:rPr>
                  <w:rFonts w:ascii="Cambria Math" w:hAnsi="Cambria Math" w:cs="Arial"/>
                </w:rPr>
                <m:t>s</m:t>
              </w:ins>
            </m:r>
          </m:sub>
        </m:sSub>
      </m:oMath>
      <w:ins w:id="5156" w:author="JAVIERA PAZ LEFORT IBANEZ" w:date="2025-09-20T00:40:00Z">
        <w:r w:rsidRPr="00B355AB">
          <w:rPr>
            <w:rFonts w:ascii="Arial" w:hAnsi="Arial" w:cs="Arial"/>
          </w:rPr>
          <w:t xml:space="preserve">​ y capacidades caloríficas </w:t>
        </w:r>
      </w:ins>
      <m:oMath>
        <m:sSub>
          <m:sSubPr>
            <m:ctrlPr>
              <w:ins w:id="5157" w:author="JAVIERA PAZ LEFORT IBANEZ" w:date="2025-09-20T00:49:00Z" w16du:dateUtc="2025-09-20T03:49:00Z">
                <w:rPr>
                  <w:rFonts w:ascii="Cambria Math" w:hAnsi="Cambria Math" w:cs="Arial"/>
                  <w:i/>
                </w:rPr>
              </w:ins>
            </m:ctrlPr>
          </m:sSubPr>
          <m:e>
            <m:r>
              <w:ins w:id="5158" w:author="JAVIERA PAZ LEFORT IBANEZ" w:date="2025-09-20T00:49:00Z" w16du:dateUtc="2025-09-20T03:49:00Z">
                <w:rPr>
                  <w:rFonts w:ascii="Cambria Math" w:hAnsi="Cambria Math" w:cs="Arial"/>
                </w:rPr>
                <m:t>c</m:t>
              </w:ins>
            </m:r>
          </m:e>
          <m:sub>
            <m:r>
              <w:ins w:id="5159" w:author="JAVIERA PAZ LEFORT IBANEZ" w:date="2025-09-20T00:49:00Z" w16du:dateUtc="2025-09-20T03:49:00Z">
                <w:rPr>
                  <w:rFonts w:ascii="Cambria Math" w:hAnsi="Cambria Math" w:cs="Arial"/>
                </w:rPr>
                <m:t>p,f</m:t>
              </w:ins>
            </m:r>
          </m:sub>
        </m:sSub>
      </m:oMath>
      <w:ins w:id="5160" w:author="JAVIERA PAZ LEFORT IBANEZ" w:date="2025-09-20T00:40:00Z">
        <w:r w:rsidRPr="00B355AB">
          <w:rPr>
            <w:rFonts w:ascii="Arial" w:hAnsi="Arial" w:cs="Arial"/>
          </w:rPr>
          <w:t xml:space="preserve">​, </w:t>
        </w:r>
      </w:ins>
      <m:oMath>
        <m:sSub>
          <m:sSubPr>
            <m:ctrlPr>
              <w:ins w:id="5161" w:author="JAVIERA PAZ LEFORT IBANEZ" w:date="2025-09-20T00:49:00Z" w16du:dateUtc="2025-09-20T03:49:00Z">
                <w:rPr>
                  <w:rFonts w:ascii="Cambria Math" w:hAnsi="Cambria Math" w:cs="Arial"/>
                  <w:i/>
                </w:rPr>
              </w:ins>
            </m:ctrlPr>
          </m:sSubPr>
          <m:e>
            <m:r>
              <w:ins w:id="5162" w:author="JAVIERA PAZ LEFORT IBANEZ" w:date="2025-09-20T00:49:00Z" w16du:dateUtc="2025-09-20T03:49:00Z">
                <w:rPr>
                  <w:rFonts w:ascii="Cambria Math" w:hAnsi="Cambria Math" w:cs="Arial"/>
                </w:rPr>
                <m:t>c</m:t>
              </w:ins>
            </m:r>
          </m:e>
          <m:sub>
            <m:r>
              <w:ins w:id="5163" w:author="JAVIERA PAZ LEFORT IBANEZ" w:date="2025-09-20T00:49:00Z" w16du:dateUtc="2025-09-20T03:49:00Z">
                <w:rPr>
                  <w:rFonts w:ascii="Cambria Math" w:hAnsi="Cambria Math" w:cs="Arial"/>
                </w:rPr>
                <m:t>p,s</m:t>
              </w:ins>
            </m:r>
          </m:sub>
        </m:sSub>
      </m:oMath>
      <w:ins w:id="5164" w:author="JAVIERA PAZ LEFORT IBANEZ" w:date="2025-09-20T00:50:00Z" w16du:dateUtc="2025-09-20T03:50:00Z">
        <w:r w:rsidR="00CA27EC" w:rsidRPr="00B355AB">
          <w:rPr>
            <w:rFonts w:ascii="Arial" w:eastAsiaTheme="minorEastAsia" w:hAnsi="Arial" w:cs="Arial"/>
          </w:rPr>
          <w:t xml:space="preserve">. </w:t>
        </w:r>
      </w:ins>
      <w:ins w:id="5165" w:author="JAVIERA PAZ LEFORT IBANEZ" w:date="2025-09-20T00:40:00Z">
        <w:r w:rsidRPr="00B355AB">
          <w:rPr>
            <w:rFonts w:ascii="Arial" w:hAnsi="Arial" w:cs="Arial"/>
          </w:rPr>
          <w:t xml:space="preserve">Las </w:t>
        </w:r>
        <w:r w:rsidRPr="00B355AB">
          <w:rPr>
            <w:rFonts w:ascii="Arial" w:hAnsi="Arial" w:cs="Arial"/>
            <w:rPrChange w:id="5166" w:author="JAVIERA PAZ LEFORT IBANEZ" w:date="2025-09-20T00:46:00Z" w16du:dateUtc="2025-09-20T03:46:00Z">
              <w:rPr>
                <w:b/>
                <w:bCs/>
              </w:rPr>
            </w:rPrChange>
          </w:rPr>
          <w:t>condiciones de frontera de contracorriente</w:t>
        </w:r>
        <w:r w:rsidRPr="00B355AB">
          <w:rPr>
            <w:rFonts w:ascii="Arial" w:hAnsi="Arial" w:cs="Arial"/>
          </w:rPr>
          <w:t xml:space="preserve"> </w:t>
        </w:r>
      </w:ins>
      <w:ins w:id="5167" w:author="JAVIERA PAZ LEFORT IBANEZ" w:date="2025-09-22T03:47:00Z" w16du:dateUtc="2025-09-22T06:47:00Z">
        <w:r w:rsidR="003D39F2">
          <w:rPr>
            <w:rFonts w:ascii="Arial" w:hAnsi="Arial" w:cs="Arial"/>
          </w:rPr>
          <w:t>se muestran en la</w:t>
        </w:r>
      </w:ins>
      <w:ins w:id="5168" w:author="JAVIERA PAZ LEFORT IBANEZ" w:date="2025-09-20T00:40:00Z">
        <w:r w:rsidRPr="00B355AB">
          <w:rPr>
            <w:rFonts w:ascii="Arial" w:hAnsi="Arial" w:cs="Arial"/>
          </w:rPr>
          <w:t xml:space="preserve"> </w:t>
        </w:r>
        <w:proofErr w:type="spellStart"/>
        <w:r w:rsidRPr="00B355AB">
          <w:rPr>
            <w:rFonts w:ascii="Arial" w:hAnsi="Arial" w:cs="Arial"/>
            <w:rPrChange w:id="5169" w:author="JAVIERA PAZ LEFORT IBANEZ" w:date="2025-09-20T00:46:00Z" w16du:dateUtc="2025-09-20T03:46:00Z">
              <w:rPr>
                <w:b/>
                <w:bCs/>
              </w:rPr>
            </w:rPrChange>
          </w:rPr>
          <w:t>ec</w:t>
        </w:r>
      </w:ins>
      <w:proofErr w:type="spellEnd"/>
      <w:ins w:id="5170" w:author="JAVIERA PAZ LEFORT IBANEZ" w:date="2025-09-22T03:47:00Z" w16du:dateUtc="2025-09-22T06:47:00Z">
        <w:r w:rsidR="003D39F2">
          <w:rPr>
            <w:rFonts w:ascii="Arial" w:hAnsi="Arial" w:cs="Arial"/>
          </w:rPr>
          <w:t>. 40.</w:t>
        </w:r>
      </w:ins>
      <w:ins w:id="5171" w:author="JAVIERA PAZ LEFORT IBANEZ" w:date="2025-09-20T00:40:00Z">
        <w:r w:rsidRPr="00B355AB">
          <w:rPr>
            <w:rFonts w:ascii="Arial" w:hAnsi="Arial" w:cs="Arial"/>
          </w:rPr>
          <w:t xml:space="preserve"> El sistema se resuelve mediante </w:t>
        </w:r>
        <w:proofErr w:type="spellStart"/>
        <w:r w:rsidRPr="00B355AB">
          <w:rPr>
            <w:rFonts w:ascii="Arial" w:hAnsi="Arial" w:cs="Arial"/>
            <w:rPrChange w:id="5172" w:author="JAVIERA PAZ LEFORT IBANEZ" w:date="2025-09-20T00:46:00Z" w16du:dateUtc="2025-09-20T03:46:00Z">
              <w:rPr>
                <w:b/>
                <w:bCs/>
              </w:rPr>
            </w:rPrChange>
          </w:rPr>
          <w:t>solve_bvp</w:t>
        </w:r>
        <w:proofErr w:type="spellEnd"/>
        <w:r w:rsidRPr="00B355AB">
          <w:rPr>
            <w:rFonts w:ascii="Arial" w:hAnsi="Arial" w:cs="Arial"/>
          </w:rPr>
          <w:t xml:space="preserve">, con </w:t>
        </w:r>
      </w:ins>
      <m:oMath>
        <m:r>
          <w:ins w:id="5173" w:author="JAVIERA PAZ LEFORT IBANEZ" w:date="2025-09-20T00:52:00Z" w16du:dateUtc="2025-09-20T03:52:00Z">
            <w:rPr>
              <w:rFonts w:ascii="Cambria Math" w:hAnsi="Cambria Math" w:cs="Arial"/>
            </w:rPr>
            <m:t>U(z)</m:t>
          </w:ins>
        </m:r>
      </m:oMath>
      <w:ins w:id="5174" w:author="JAVIERA PAZ LEFORT IBANEZ" w:date="2025-09-20T00:52:00Z" w16du:dateUtc="2025-09-20T03:52:00Z">
        <w:r w:rsidR="00B82B04" w:rsidRPr="00B355AB">
          <w:rPr>
            <w:rFonts w:ascii="Arial" w:hAnsi="Arial" w:cs="Arial"/>
          </w:rPr>
          <w:t xml:space="preserve"> </w:t>
        </w:r>
      </w:ins>
      <w:ins w:id="5175" w:author="JAVIERA PAZ LEFORT IBANEZ" w:date="2025-09-20T00:40:00Z">
        <w:r w:rsidRPr="00B355AB">
          <w:rPr>
            <w:rFonts w:ascii="Arial" w:hAnsi="Arial" w:cs="Arial"/>
          </w:rPr>
          <w:t xml:space="preserve"> calculado a partir de </w:t>
        </w:r>
      </w:ins>
      <m:oMath>
        <m:sSub>
          <m:sSubPr>
            <m:ctrlPr>
              <w:ins w:id="5176" w:author="JAVIERA PAZ LEFORT IBANEZ" w:date="2025-09-20T00:52:00Z" w16du:dateUtc="2025-09-20T03:52:00Z">
                <w:rPr>
                  <w:rFonts w:ascii="Cambria Math" w:hAnsi="Cambria Math" w:cs="Arial"/>
                  <w:i/>
                </w:rPr>
              </w:ins>
            </m:ctrlPr>
          </m:sSubPr>
          <m:e>
            <m:r>
              <w:ins w:id="5177" w:author="JAVIERA PAZ LEFORT IBANEZ" w:date="2025-09-20T00:52:00Z" w16du:dateUtc="2025-09-20T03:52:00Z">
                <w:rPr>
                  <w:rFonts w:ascii="Cambria Math" w:hAnsi="Cambria Math" w:cs="Arial"/>
                </w:rPr>
                <m:t>h</m:t>
              </w:ins>
            </m:r>
          </m:e>
          <m:sub>
            <m:r>
              <w:ins w:id="5178" w:author="JAVIERA PAZ LEFORT IBANEZ" w:date="2025-09-20T00:52:00Z" w16du:dateUtc="2025-09-20T03:52:00Z">
                <w:rPr>
                  <w:rFonts w:ascii="Cambria Math" w:hAnsi="Cambria Math" w:cs="Arial"/>
                </w:rPr>
                <m:t>f</m:t>
              </w:ins>
            </m:r>
          </m:sub>
        </m:sSub>
        <m:r>
          <w:ins w:id="5179" w:author="JAVIERA PAZ LEFORT IBANEZ" w:date="2025-09-20T00:52:00Z" w16du:dateUtc="2025-09-20T03:52:00Z">
            <w:rPr>
              <w:rFonts w:ascii="Cambria Math" w:hAnsi="Cambria Math" w:cs="Arial"/>
            </w:rPr>
            <m:t>(</m:t>
          </w:ins>
        </m:r>
        <m:sSub>
          <m:sSubPr>
            <m:ctrlPr>
              <w:ins w:id="5180" w:author="JAVIERA PAZ LEFORT IBANEZ" w:date="2025-09-20T00:52:00Z" w16du:dateUtc="2025-09-20T03:52:00Z">
                <w:rPr>
                  <w:rFonts w:ascii="Cambria Math" w:hAnsi="Cambria Math" w:cs="Arial"/>
                  <w:i/>
                </w:rPr>
              </w:ins>
            </m:ctrlPr>
          </m:sSubPr>
          <m:e>
            <m:r>
              <w:ins w:id="5181" w:author="JAVIERA PAZ LEFORT IBANEZ" w:date="2025-09-20T00:52:00Z" w16du:dateUtc="2025-09-20T03:52:00Z">
                <w:rPr>
                  <w:rFonts w:ascii="Cambria Math" w:hAnsi="Cambria Math" w:cs="Arial"/>
                </w:rPr>
                <m:t>T</m:t>
              </w:ins>
            </m:r>
          </m:e>
          <m:sub>
            <m:r>
              <w:ins w:id="5182" w:author="JAVIERA PAZ LEFORT IBANEZ" w:date="2025-09-20T00:52:00Z" w16du:dateUtc="2025-09-20T03:52:00Z">
                <w:rPr>
                  <w:rFonts w:ascii="Cambria Math" w:hAnsi="Cambria Math" w:cs="Arial"/>
                </w:rPr>
                <m:t>f</m:t>
              </w:ins>
            </m:r>
          </m:sub>
        </m:sSub>
        <m:r>
          <w:ins w:id="5183" w:author="JAVIERA PAZ LEFORT IBANEZ" w:date="2025-09-20T00:52:00Z" w16du:dateUtc="2025-09-20T03:52:00Z">
            <w:rPr>
              <w:rFonts w:ascii="Cambria Math" w:hAnsi="Cambria Math" w:cs="Arial"/>
            </w:rPr>
            <m:t>)</m:t>
          </w:ins>
        </m:r>
      </m:oMath>
      <w:ins w:id="5184" w:author="JAVIERA PAZ LEFORT IBANEZ" w:date="2025-09-20T00:40:00Z">
        <w:r w:rsidRPr="00B355AB">
          <w:rPr>
            <w:rFonts w:ascii="Arial" w:hAnsi="Arial" w:cs="Arial"/>
          </w:rPr>
          <w:t xml:space="preserve">, </w:t>
        </w:r>
      </w:ins>
      <m:oMath>
        <m:sSub>
          <m:sSubPr>
            <m:ctrlPr>
              <w:ins w:id="5185" w:author="JAVIERA PAZ LEFORT IBANEZ" w:date="2025-09-20T00:52:00Z" w16du:dateUtc="2025-09-20T03:52:00Z">
                <w:rPr>
                  <w:rFonts w:ascii="Cambria Math" w:hAnsi="Cambria Math" w:cs="Arial"/>
                  <w:i/>
                </w:rPr>
              </w:ins>
            </m:ctrlPr>
          </m:sSubPr>
          <m:e>
            <m:r>
              <w:ins w:id="5186" w:author="JAVIERA PAZ LEFORT IBANEZ" w:date="2025-09-20T00:52:00Z" w16du:dateUtc="2025-09-20T03:52:00Z">
                <w:rPr>
                  <w:rFonts w:ascii="Cambria Math" w:hAnsi="Cambria Math" w:cs="Arial"/>
                </w:rPr>
                <m:t>h</m:t>
              </w:ins>
            </m:r>
          </m:e>
          <m:sub>
            <m:r>
              <w:ins w:id="5187" w:author="JAVIERA PAZ LEFORT IBANEZ" w:date="2025-09-20T00:52:00Z" w16du:dateUtc="2025-09-20T03:52:00Z">
                <w:rPr>
                  <w:rFonts w:ascii="Cambria Math" w:hAnsi="Cambria Math" w:cs="Arial"/>
                </w:rPr>
                <m:t>s</m:t>
              </w:ins>
            </m:r>
          </m:sub>
        </m:sSub>
        <m:r>
          <w:ins w:id="5188" w:author="JAVIERA PAZ LEFORT IBANEZ" w:date="2025-09-20T00:52:00Z" w16du:dateUtc="2025-09-20T03:52:00Z">
            <w:rPr>
              <w:rFonts w:ascii="Cambria Math" w:hAnsi="Cambria Math" w:cs="Arial"/>
            </w:rPr>
            <m:t>(</m:t>
          </w:ins>
        </m:r>
        <m:sSub>
          <m:sSubPr>
            <m:ctrlPr>
              <w:ins w:id="5189" w:author="JAVIERA PAZ LEFORT IBANEZ" w:date="2025-09-20T00:52:00Z" w16du:dateUtc="2025-09-20T03:52:00Z">
                <w:rPr>
                  <w:rFonts w:ascii="Cambria Math" w:hAnsi="Cambria Math" w:cs="Arial"/>
                  <w:i/>
                </w:rPr>
              </w:ins>
            </m:ctrlPr>
          </m:sSubPr>
          <m:e>
            <m:r>
              <w:ins w:id="5190" w:author="JAVIERA PAZ LEFORT IBANEZ" w:date="2025-09-20T00:52:00Z" w16du:dateUtc="2025-09-20T03:52:00Z">
                <w:rPr>
                  <w:rFonts w:ascii="Cambria Math" w:hAnsi="Cambria Math" w:cs="Arial"/>
                </w:rPr>
                <m:t>T</m:t>
              </w:ins>
            </m:r>
          </m:e>
          <m:sub>
            <m:r>
              <w:ins w:id="5191" w:author="JAVIERA PAZ LEFORT IBANEZ" w:date="2025-09-20T00:53:00Z" w16du:dateUtc="2025-09-20T03:53:00Z">
                <w:rPr>
                  <w:rFonts w:ascii="Cambria Math" w:hAnsi="Cambria Math" w:cs="Arial"/>
                </w:rPr>
                <m:t>s</m:t>
              </w:ins>
            </m:r>
          </m:sub>
        </m:sSub>
        <m:r>
          <w:ins w:id="5192" w:author="JAVIERA PAZ LEFORT IBANEZ" w:date="2025-09-20T00:52:00Z" w16du:dateUtc="2025-09-20T03:52:00Z">
            <w:rPr>
              <w:rFonts w:ascii="Cambria Math" w:hAnsi="Cambria Math" w:cs="Arial"/>
            </w:rPr>
            <m:t>)</m:t>
          </w:ins>
        </m:r>
      </m:oMath>
      <w:ins w:id="5193" w:author="JAVIERA PAZ LEFORT IBANEZ" w:date="2025-09-20T00:40:00Z">
        <w:r w:rsidRPr="00B355AB">
          <w:rPr>
            <w:rFonts w:ascii="Arial" w:hAnsi="Arial" w:cs="Arial"/>
          </w:rPr>
          <w:t xml:space="preserve"> y </w:t>
        </w:r>
      </w:ins>
      <m:oMath>
        <m:sSub>
          <m:sSubPr>
            <m:ctrlPr>
              <w:ins w:id="5194" w:author="JAVIERA PAZ LEFORT IBANEZ" w:date="2025-09-20T00:53:00Z" w16du:dateUtc="2025-09-20T03:53:00Z">
                <w:rPr>
                  <w:rFonts w:ascii="Cambria Math" w:hAnsi="Cambria Math" w:cs="Arial"/>
                  <w:i/>
                </w:rPr>
              </w:ins>
            </m:ctrlPr>
          </m:sSubPr>
          <m:e>
            <m:r>
              <w:ins w:id="5195" w:author="JAVIERA PAZ LEFORT IBANEZ" w:date="2025-09-20T00:53:00Z" w16du:dateUtc="2025-09-20T03:53:00Z">
                <w:rPr>
                  <w:rFonts w:ascii="Cambria Math" w:hAnsi="Cambria Math" w:cs="Arial"/>
                </w:rPr>
                <m:t>k</m:t>
              </w:ins>
            </m:r>
          </m:e>
          <m:sub>
            <m:r>
              <w:ins w:id="5196" w:author="JAVIERA PAZ LEFORT IBANEZ" w:date="2025-09-20T00:53:00Z" w16du:dateUtc="2025-09-20T03:53:00Z">
                <w:rPr>
                  <w:rFonts w:ascii="Cambria Math" w:hAnsi="Cambria Math" w:cs="Arial"/>
                </w:rPr>
                <m:t>eff</m:t>
              </w:ins>
            </m:r>
          </m:sub>
        </m:sSub>
      </m:oMath>
      <w:ins w:id="5197" w:author="JAVIERA PAZ LEFORT IBANEZ" w:date="2025-09-20T00:40:00Z">
        <w:r w:rsidRPr="00B355AB">
          <w:rPr>
            <w:rFonts w:ascii="Arial" w:hAnsi="Arial" w:cs="Arial"/>
          </w:rPr>
          <w:t>​.</w:t>
        </w:r>
      </w:ins>
    </w:p>
    <w:p w14:paraId="13A0631F" w14:textId="1883252B" w:rsidR="0032726D" w:rsidRPr="0066108D" w:rsidRDefault="0032726D">
      <w:pPr>
        <w:pStyle w:val="Prrafodelista"/>
        <w:spacing w:line="360" w:lineRule="auto"/>
        <w:ind w:left="1428"/>
        <w:jc w:val="both"/>
        <w:rPr>
          <w:ins w:id="5198" w:author="JAVIERA PAZ LEFORT IBANEZ" w:date="2025-09-22T03:46:00Z" w16du:dateUtc="2025-09-22T06:46:00Z"/>
          <w:rFonts w:ascii="Arial" w:eastAsiaTheme="minorEastAsia" w:hAnsi="Arial" w:cs="Arial"/>
        </w:rPr>
        <w:pPrChange w:id="5199" w:author="JAVIERA PAZ LEFORT IBANEZ" w:date="2025-09-22T17:13:00Z" w16du:dateUtc="2025-09-22T20:13:00Z">
          <w:pPr>
            <w:pStyle w:val="Prrafodelista"/>
            <w:jc w:val="both"/>
          </w:pPr>
        </w:pPrChange>
      </w:pPr>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325"/>
      </w:tblGrid>
      <w:tr w:rsidR="0066108D" w14:paraId="59407BC2" w14:textId="77777777" w:rsidTr="00D26ADE">
        <w:trPr>
          <w:ins w:id="5200" w:author="JAVIERA PAZ LEFORT IBANEZ" w:date="2025-09-22T03:46:00Z"/>
        </w:trPr>
        <w:tc>
          <w:tcPr>
            <w:tcW w:w="7513" w:type="dxa"/>
          </w:tcPr>
          <w:p w14:paraId="1ECB6AE2" w14:textId="7319448C" w:rsidR="0066108D" w:rsidRPr="00E83F78" w:rsidRDefault="00000000">
            <w:pPr>
              <w:pStyle w:val="Prrafodelista"/>
              <w:spacing w:line="360" w:lineRule="auto"/>
              <w:jc w:val="both"/>
              <w:rPr>
                <w:ins w:id="5201" w:author="JAVIERA PAZ LEFORT IBANEZ" w:date="2025-09-22T03:46:00Z" w16du:dateUtc="2025-09-22T06:46:00Z"/>
                <w:rFonts w:ascii="Arial" w:eastAsiaTheme="minorEastAsia" w:hAnsi="Arial" w:cs="Arial"/>
              </w:rPr>
              <w:pPrChange w:id="5202" w:author="JAVIERA PAZ LEFORT IBANEZ" w:date="2025-09-22T17:13:00Z" w16du:dateUtc="2025-09-22T20:13:00Z">
                <w:pPr>
                  <w:pStyle w:val="Prrafodelista"/>
                  <w:jc w:val="center"/>
                </w:pPr>
              </w:pPrChange>
            </w:pPr>
            <m:oMathPara>
              <m:oMath>
                <m:f>
                  <m:fPr>
                    <m:ctrlPr>
                      <w:ins w:id="5203" w:author="JAVIERA PAZ LEFORT IBANEZ" w:date="2025-09-22T03:46:00Z" w16du:dateUtc="2025-09-22T06:46:00Z">
                        <w:rPr>
                          <w:rFonts w:ascii="Cambria Math" w:hAnsi="Cambria Math" w:cs="Arial"/>
                          <w:i/>
                        </w:rPr>
                      </w:ins>
                    </m:ctrlPr>
                  </m:fPr>
                  <m:num>
                    <m:sSub>
                      <m:sSubPr>
                        <m:ctrlPr>
                          <w:ins w:id="5204" w:author="JAVIERA PAZ LEFORT IBANEZ" w:date="2025-09-22T03:46:00Z" w16du:dateUtc="2025-09-22T06:46:00Z">
                            <w:rPr>
                              <w:rFonts w:ascii="Cambria Math" w:hAnsi="Cambria Math" w:cs="Arial"/>
                              <w:i/>
                            </w:rPr>
                          </w:ins>
                        </m:ctrlPr>
                      </m:sSubPr>
                      <m:e>
                        <m:r>
                          <w:ins w:id="5205" w:author="JAVIERA PAZ LEFORT IBANEZ" w:date="2025-09-22T03:46:00Z" w16du:dateUtc="2025-09-22T06:46:00Z">
                            <w:rPr>
                              <w:rFonts w:ascii="Cambria Math" w:hAnsi="Cambria Math" w:cs="Arial"/>
                            </w:rPr>
                            <m:t>dT</m:t>
                          </w:ins>
                        </m:r>
                      </m:e>
                      <m:sub>
                        <m:r>
                          <w:ins w:id="5206" w:author="JAVIERA PAZ LEFORT IBANEZ" w:date="2025-09-22T03:46:00Z" w16du:dateUtc="2025-09-22T06:46:00Z">
                            <w:rPr>
                              <w:rFonts w:ascii="Cambria Math" w:hAnsi="Cambria Math" w:cs="Arial"/>
                            </w:rPr>
                            <m:t>s</m:t>
                          </w:ins>
                        </m:r>
                      </m:sub>
                    </m:sSub>
                  </m:num>
                  <m:den>
                    <m:r>
                      <w:ins w:id="5207" w:author="JAVIERA PAZ LEFORT IBANEZ" w:date="2025-09-22T03:46:00Z" w16du:dateUtc="2025-09-22T06:46:00Z">
                        <w:rPr>
                          <w:rFonts w:ascii="Cambria Math" w:hAnsi="Cambria Math" w:cs="Arial"/>
                        </w:rPr>
                        <m:t>dz</m:t>
                      </w:ins>
                    </m:r>
                  </m:den>
                </m:f>
                <m:r>
                  <w:ins w:id="5208" w:author="JAVIERA PAZ LEFORT IBANEZ" w:date="2025-09-22T03:46:00Z" w16du:dateUtc="2025-09-22T06:46:00Z">
                    <w:rPr>
                      <w:rFonts w:ascii="Cambria Math" w:hAnsi="Cambria Math" w:cs="Arial"/>
                    </w:rPr>
                    <m:t>=+</m:t>
                  </w:ins>
                </m:r>
                <m:f>
                  <m:fPr>
                    <m:ctrlPr>
                      <w:ins w:id="5209" w:author="JAVIERA PAZ LEFORT IBANEZ" w:date="2025-09-22T03:46:00Z" w16du:dateUtc="2025-09-22T06:46:00Z">
                        <w:rPr>
                          <w:rFonts w:ascii="Cambria Math" w:hAnsi="Cambria Math" w:cs="Arial"/>
                          <w:i/>
                        </w:rPr>
                      </w:ins>
                    </m:ctrlPr>
                  </m:fPr>
                  <m:num>
                    <m:r>
                      <w:ins w:id="5210" w:author="JAVIERA PAZ LEFORT IBANEZ" w:date="2025-09-22T03:46:00Z" w16du:dateUtc="2025-09-22T06:46:00Z">
                        <w:rPr>
                          <w:rFonts w:ascii="Cambria Math" w:hAnsi="Cambria Math" w:cs="Arial"/>
                        </w:rPr>
                        <m:t xml:space="preserve">U </m:t>
                      </w:ins>
                    </m:r>
                    <m:sSup>
                      <m:sSupPr>
                        <m:ctrlPr>
                          <w:ins w:id="5211" w:author="JAVIERA PAZ LEFORT IBANEZ" w:date="2025-09-22T03:46:00Z" w16du:dateUtc="2025-09-22T06:46:00Z">
                            <w:rPr>
                              <w:rFonts w:ascii="Cambria Math" w:hAnsi="Cambria Math" w:cs="Arial"/>
                              <w:i/>
                            </w:rPr>
                          </w:ins>
                        </m:ctrlPr>
                      </m:sSupPr>
                      <m:e>
                        <m:r>
                          <w:ins w:id="5212" w:author="JAVIERA PAZ LEFORT IBANEZ" w:date="2025-09-22T03:46:00Z" w16du:dateUtc="2025-09-22T06:46:00Z">
                            <w:rPr>
                              <w:rFonts w:ascii="Cambria Math" w:hAnsi="Cambria Math" w:cs="Arial"/>
                            </w:rPr>
                            <m:t>A</m:t>
                          </w:ins>
                        </m:r>
                      </m:e>
                      <m:sup>
                        <m:r>
                          <w:ins w:id="5213" w:author="JAVIERA PAZ LEFORT IBANEZ" w:date="2025-09-22T03:46:00Z" w16du:dateUtc="2025-09-22T06:46:00Z">
                            <w:rPr>
                              <w:rFonts w:ascii="Cambria Math" w:hAnsi="Cambria Math" w:cs="Arial"/>
                            </w:rPr>
                            <m:t>'</m:t>
                          </w:ins>
                        </m:r>
                      </m:sup>
                    </m:sSup>
                  </m:num>
                  <m:den>
                    <m:sSub>
                      <m:sSubPr>
                        <m:ctrlPr>
                          <w:ins w:id="5214" w:author="JAVIERA PAZ LEFORT IBANEZ" w:date="2025-09-22T03:46:00Z" w16du:dateUtc="2025-09-22T06:46:00Z">
                            <w:rPr>
                              <w:rFonts w:ascii="Cambria Math" w:hAnsi="Cambria Math" w:cs="Arial"/>
                              <w:i/>
                            </w:rPr>
                          </w:ins>
                        </m:ctrlPr>
                      </m:sSubPr>
                      <m:e>
                        <m:acc>
                          <m:accPr>
                            <m:chr m:val="̇"/>
                            <m:ctrlPr>
                              <w:ins w:id="5215" w:author="JAVIERA PAZ LEFORT IBANEZ" w:date="2025-09-22T03:46:00Z" w16du:dateUtc="2025-09-22T06:46:00Z">
                                <w:rPr>
                                  <w:rFonts w:ascii="Cambria Math" w:hAnsi="Cambria Math" w:cs="Arial"/>
                                  <w:i/>
                                </w:rPr>
                              </w:ins>
                            </m:ctrlPr>
                          </m:accPr>
                          <m:e>
                            <m:r>
                              <w:ins w:id="5216" w:author="JAVIERA PAZ LEFORT IBANEZ" w:date="2025-09-22T03:46:00Z" w16du:dateUtc="2025-09-22T06:46:00Z">
                                <w:rPr>
                                  <w:rFonts w:ascii="Cambria Math" w:hAnsi="Cambria Math" w:cs="Arial"/>
                                </w:rPr>
                                <m:t>m</m:t>
                              </w:ins>
                            </m:r>
                          </m:e>
                        </m:acc>
                      </m:e>
                      <m:sub>
                        <m:r>
                          <w:ins w:id="5217" w:author="JAVIERA PAZ LEFORT IBANEZ" w:date="2025-09-22T03:46:00Z" w16du:dateUtc="2025-09-22T06:46:00Z">
                            <w:rPr>
                              <w:rFonts w:ascii="Cambria Math" w:hAnsi="Cambria Math" w:cs="Arial"/>
                            </w:rPr>
                            <m:t>s</m:t>
                          </w:ins>
                        </m:r>
                      </m:sub>
                    </m:sSub>
                    <m:sSub>
                      <m:sSubPr>
                        <m:ctrlPr>
                          <w:ins w:id="5218" w:author="JAVIERA PAZ LEFORT IBANEZ" w:date="2025-09-22T03:46:00Z" w16du:dateUtc="2025-09-22T06:46:00Z">
                            <w:rPr>
                              <w:rFonts w:ascii="Cambria Math" w:hAnsi="Cambria Math" w:cs="Arial"/>
                              <w:i/>
                            </w:rPr>
                          </w:ins>
                        </m:ctrlPr>
                      </m:sSubPr>
                      <m:e>
                        <m:r>
                          <w:ins w:id="5219" w:author="JAVIERA PAZ LEFORT IBANEZ" w:date="2025-09-22T03:46:00Z" w16du:dateUtc="2025-09-22T06:46:00Z">
                            <w:rPr>
                              <w:rFonts w:ascii="Cambria Math" w:hAnsi="Cambria Math" w:cs="Arial"/>
                            </w:rPr>
                            <m:t>c</m:t>
                          </w:ins>
                        </m:r>
                      </m:e>
                      <m:sub>
                        <m:r>
                          <w:ins w:id="5220" w:author="JAVIERA PAZ LEFORT IBANEZ" w:date="2025-09-22T03:46:00Z" w16du:dateUtc="2025-09-22T06:46:00Z">
                            <w:rPr>
                              <w:rFonts w:ascii="Cambria Math" w:hAnsi="Cambria Math" w:cs="Arial"/>
                            </w:rPr>
                            <m:t>p,s</m:t>
                          </w:ins>
                        </m:r>
                      </m:sub>
                    </m:sSub>
                  </m:den>
                </m:f>
                <m:r>
                  <w:ins w:id="5221" w:author="JAVIERA PAZ LEFORT IBANEZ" w:date="2025-09-22T03:46:00Z" w16du:dateUtc="2025-09-22T06:46:00Z">
                    <w:rPr>
                      <w:rFonts w:ascii="Cambria Math" w:hAnsi="Cambria Math" w:cs="Arial"/>
                    </w:rPr>
                    <m:t>(</m:t>
                  </w:ins>
                </m:r>
                <m:sSub>
                  <m:sSubPr>
                    <m:ctrlPr>
                      <w:ins w:id="5222" w:author="JAVIERA PAZ LEFORT IBANEZ" w:date="2025-09-22T03:46:00Z" w16du:dateUtc="2025-09-22T06:46:00Z">
                        <w:rPr>
                          <w:rFonts w:ascii="Cambria Math" w:hAnsi="Cambria Math" w:cs="Arial"/>
                          <w:i/>
                        </w:rPr>
                      </w:ins>
                    </m:ctrlPr>
                  </m:sSubPr>
                  <m:e>
                    <m:r>
                      <w:ins w:id="5223" w:author="JAVIERA PAZ LEFORT IBANEZ" w:date="2025-09-22T03:46:00Z" w16du:dateUtc="2025-09-22T06:46:00Z">
                        <w:rPr>
                          <w:rFonts w:ascii="Cambria Math" w:hAnsi="Cambria Math" w:cs="Arial"/>
                        </w:rPr>
                        <m:t>T</m:t>
                      </w:ins>
                    </m:r>
                  </m:e>
                  <m:sub>
                    <m:r>
                      <w:ins w:id="5224" w:author="JAVIERA PAZ LEFORT IBANEZ" w:date="2025-09-22T03:46:00Z" w16du:dateUtc="2025-09-22T06:46:00Z">
                        <w:rPr>
                          <w:rFonts w:ascii="Cambria Math" w:hAnsi="Cambria Math" w:cs="Arial"/>
                        </w:rPr>
                        <m:t>f</m:t>
                      </w:ins>
                    </m:r>
                  </m:sub>
                </m:sSub>
                <m:r>
                  <w:ins w:id="5225" w:author="JAVIERA PAZ LEFORT IBANEZ" w:date="2025-09-22T03:46:00Z" w16du:dateUtc="2025-09-22T06:46:00Z">
                    <w:rPr>
                      <w:rFonts w:ascii="Cambria Math" w:hAnsi="Cambria Math" w:cs="Arial"/>
                    </w:rPr>
                    <m:t>-</m:t>
                  </w:ins>
                </m:r>
                <m:sSub>
                  <m:sSubPr>
                    <m:ctrlPr>
                      <w:ins w:id="5226" w:author="JAVIERA PAZ LEFORT IBANEZ" w:date="2025-09-22T03:46:00Z" w16du:dateUtc="2025-09-22T06:46:00Z">
                        <w:rPr>
                          <w:rFonts w:ascii="Cambria Math" w:hAnsi="Cambria Math" w:cs="Arial"/>
                          <w:i/>
                        </w:rPr>
                      </w:ins>
                    </m:ctrlPr>
                  </m:sSubPr>
                  <m:e>
                    <m:r>
                      <w:ins w:id="5227" w:author="JAVIERA PAZ LEFORT IBANEZ" w:date="2025-09-22T03:46:00Z" w16du:dateUtc="2025-09-22T06:46:00Z">
                        <w:rPr>
                          <w:rFonts w:ascii="Cambria Math" w:hAnsi="Cambria Math" w:cs="Arial"/>
                        </w:rPr>
                        <m:t>T</m:t>
                      </w:ins>
                    </m:r>
                  </m:e>
                  <m:sub>
                    <m:r>
                      <w:ins w:id="5228" w:author="JAVIERA PAZ LEFORT IBANEZ" w:date="2025-09-22T03:46:00Z" w16du:dateUtc="2025-09-22T06:46:00Z">
                        <w:rPr>
                          <w:rFonts w:ascii="Cambria Math" w:hAnsi="Cambria Math" w:cs="Arial"/>
                        </w:rPr>
                        <m:t>s</m:t>
                      </w:ins>
                    </m:r>
                  </m:sub>
                </m:sSub>
                <m:r>
                  <w:ins w:id="5229" w:author="JAVIERA PAZ LEFORT IBANEZ" w:date="2025-09-22T03:46:00Z" w16du:dateUtc="2025-09-22T06:46:00Z">
                    <w:rPr>
                      <w:rFonts w:ascii="Cambria Math" w:hAnsi="Cambria Math" w:cs="Arial"/>
                    </w:rPr>
                    <m:t>)</m:t>
                  </w:ins>
                </m:r>
              </m:oMath>
            </m:oMathPara>
          </w:p>
        </w:tc>
        <w:tc>
          <w:tcPr>
            <w:tcW w:w="1325" w:type="dxa"/>
          </w:tcPr>
          <w:p w14:paraId="7CD02C4D" w14:textId="42120A2E" w:rsidR="0066108D" w:rsidRDefault="0066108D">
            <w:pPr>
              <w:spacing w:line="360" w:lineRule="auto"/>
              <w:jc w:val="both"/>
              <w:rPr>
                <w:ins w:id="5230" w:author="JAVIERA PAZ LEFORT IBANEZ" w:date="2025-09-22T03:46:00Z" w16du:dateUtc="2025-09-22T06:46:00Z"/>
                <w:rFonts w:ascii="Arial" w:eastAsiaTheme="minorEastAsia" w:hAnsi="Arial" w:cs="Arial"/>
              </w:rPr>
              <w:pPrChange w:id="5231" w:author="JAVIERA PAZ LEFORT IBANEZ" w:date="2025-09-22T17:13:00Z" w16du:dateUtc="2025-09-22T20:13:00Z">
                <w:pPr>
                  <w:jc w:val="right"/>
                </w:pPr>
              </w:pPrChange>
            </w:pPr>
            <w:ins w:id="5232" w:author="JAVIERA PAZ LEFORT IBANEZ" w:date="2025-09-22T03:46:00Z" w16du:dateUtc="2025-09-22T06:46:00Z">
              <w:r>
                <w:rPr>
                  <w:rFonts w:ascii="Arial" w:eastAsiaTheme="minorEastAsia" w:hAnsi="Arial" w:cs="Arial"/>
                </w:rPr>
                <w:t>(39)</w:t>
              </w:r>
            </w:ins>
          </w:p>
        </w:tc>
      </w:tr>
    </w:tbl>
    <w:p w14:paraId="079A3E30" w14:textId="77777777" w:rsidR="007A72EC" w:rsidRPr="0066108D" w:rsidRDefault="007A72EC">
      <w:pPr>
        <w:spacing w:line="360" w:lineRule="auto"/>
        <w:ind w:left="708"/>
        <w:jc w:val="both"/>
        <w:rPr>
          <w:ins w:id="5233" w:author="JAVIERA PAZ LEFORT IBANEZ" w:date="2025-09-22T03:39:00Z" w16du:dateUtc="2025-09-22T06:39:00Z"/>
          <w:rFonts w:ascii="Arial" w:hAnsi="Arial" w:cs="Arial"/>
          <w:rPrChange w:id="5234" w:author="JAVIERA PAZ LEFORT IBANEZ" w:date="2025-09-22T03:46:00Z" w16du:dateUtc="2025-09-22T06:46:00Z">
            <w:rPr>
              <w:ins w:id="5235" w:author="JAVIERA PAZ LEFORT IBANEZ" w:date="2025-09-22T03:39:00Z" w16du:dateUtc="2025-09-22T06:39:00Z"/>
            </w:rPr>
          </w:rPrChange>
        </w:rPr>
        <w:pPrChange w:id="5236" w:author="JAVIERA PAZ LEFORT IBANEZ" w:date="2025-09-22T17:13:00Z" w16du:dateUtc="2025-09-22T20:13:00Z">
          <w:pPr>
            <w:pStyle w:val="Prrafodelista"/>
            <w:jc w:val="both"/>
          </w:pPr>
        </w:pPrChange>
      </w:pPr>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325"/>
      </w:tblGrid>
      <w:tr w:rsidR="007A72EC" w14:paraId="33A511AF" w14:textId="77777777" w:rsidTr="00D26ADE">
        <w:trPr>
          <w:ins w:id="5237" w:author="JAVIERA PAZ LEFORT IBANEZ" w:date="2025-09-22T03:43:00Z"/>
        </w:trPr>
        <w:tc>
          <w:tcPr>
            <w:tcW w:w="7513" w:type="dxa"/>
          </w:tcPr>
          <w:p w14:paraId="1212E3EE" w14:textId="5184EF79" w:rsidR="007A72EC" w:rsidRPr="00B355AB" w:rsidRDefault="00000000">
            <w:pPr>
              <w:pStyle w:val="Prrafodelista"/>
              <w:spacing w:line="360" w:lineRule="auto"/>
              <w:jc w:val="center"/>
              <w:rPr>
                <w:ins w:id="5238" w:author="JAVIERA PAZ LEFORT IBANEZ" w:date="2025-09-22T03:43:00Z" w16du:dateUtc="2025-09-22T06:43:00Z"/>
                <w:rFonts w:ascii="Arial" w:hAnsi="Arial" w:cs="Arial"/>
              </w:rPr>
              <w:pPrChange w:id="5239" w:author="JAVIERA PAZ LEFORT IBANEZ" w:date="2025-09-22T17:44:00Z" w16du:dateUtc="2025-09-22T20:44:00Z">
                <w:pPr>
                  <w:pStyle w:val="Prrafodelista"/>
                  <w:jc w:val="both"/>
                </w:pPr>
              </w:pPrChange>
            </w:pPr>
            <m:oMath>
              <m:sSub>
                <m:sSubPr>
                  <m:ctrlPr>
                    <w:ins w:id="5240" w:author="JAVIERA PAZ LEFORT IBANEZ" w:date="2025-09-22T03:43:00Z" w16du:dateUtc="2025-09-22T06:43:00Z">
                      <w:rPr>
                        <w:rFonts w:ascii="Cambria Math" w:hAnsi="Cambria Math" w:cs="Arial"/>
                        <w:i/>
                      </w:rPr>
                    </w:ins>
                  </m:ctrlPr>
                </m:sSubPr>
                <m:e>
                  <m:r>
                    <w:ins w:id="5241" w:author="JAVIERA PAZ LEFORT IBANEZ" w:date="2025-09-22T03:43:00Z" w16du:dateUtc="2025-09-22T06:43:00Z">
                      <w:rPr>
                        <w:rFonts w:ascii="Cambria Math" w:hAnsi="Cambria Math" w:cs="Arial"/>
                      </w:rPr>
                      <m:t>T</m:t>
                    </w:ins>
                  </m:r>
                </m:e>
                <m:sub>
                  <m:r>
                    <w:ins w:id="5242" w:author="JAVIERA PAZ LEFORT IBANEZ" w:date="2025-09-22T03:43:00Z" w16du:dateUtc="2025-09-22T06:43:00Z">
                      <w:rPr>
                        <w:rFonts w:ascii="Cambria Math" w:hAnsi="Cambria Math" w:cs="Arial"/>
                      </w:rPr>
                      <m:t>f</m:t>
                    </w:ins>
                  </m:r>
                </m:sub>
              </m:sSub>
              <m:d>
                <m:dPr>
                  <m:ctrlPr>
                    <w:ins w:id="5243" w:author="JAVIERA PAZ LEFORT IBANEZ" w:date="2025-09-22T03:43:00Z" w16du:dateUtc="2025-09-22T06:43:00Z">
                      <w:rPr>
                        <w:rFonts w:ascii="Cambria Math" w:hAnsi="Cambria Math" w:cs="Arial"/>
                        <w:i/>
                      </w:rPr>
                    </w:ins>
                  </m:ctrlPr>
                </m:dPr>
                <m:e>
                  <m:r>
                    <w:ins w:id="5244" w:author="JAVIERA PAZ LEFORT IBANEZ" w:date="2025-09-22T03:43:00Z" w16du:dateUtc="2025-09-22T06:43:00Z">
                      <w:rPr>
                        <w:rFonts w:ascii="Cambria Math" w:hAnsi="Cambria Math" w:cs="Arial"/>
                      </w:rPr>
                      <m:t>0</m:t>
                    </w:ins>
                  </m:r>
                </m:e>
              </m:d>
              <m:r>
                <w:ins w:id="5245" w:author="JAVIERA PAZ LEFORT IBANEZ" w:date="2025-09-22T03:43:00Z" w16du:dateUtc="2025-09-22T06:43:00Z">
                  <w:rPr>
                    <w:rFonts w:ascii="Cambria Math" w:eastAsiaTheme="minorEastAsia" w:hAnsi="Cambria Math" w:cs="Arial"/>
                  </w:rPr>
                  <m:t>=</m:t>
                </w:ins>
              </m:r>
              <m:sSub>
                <m:sSubPr>
                  <m:ctrlPr>
                    <w:ins w:id="5246" w:author="JAVIERA PAZ LEFORT IBANEZ" w:date="2025-09-22T03:43:00Z" w16du:dateUtc="2025-09-22T06:43:00Z">
                      <w:rPr>
                        <w:rFonts w:ascii="Cambria Math" w:hAnsi="Cambria Math" w:cs="Arial"/>
                        <w:i/>
                      </w:rPr>
                    </w:ins>
                  </m:ctrlPr>
                </m:sSubPr>
                <m:e>
                  <m:r>
                    <w:ins w:id="5247" w:author="JAVIERA PAZ LEFORT IBANEZ" w:date="2025-09-22T03:43:00Z" w16du:dateUtc="2025-09-22T06:43:00Z">
                      <w:rPr>
                        <w:rFonts w:ascii="Cambria Math" w:hAnsi="Cambria Math" w:cs="Arial"/>
                      </w:rPr>
                      <m:t>T</m:t>
                    </w:ins>
                  </m:r>
                </m:e>
                <m:sub>
                  <m:r>
                    <w:ins w:id="5248" w:author="JAVIERA PAZ LEFORT IBANEZ" w:date="2025-09-22T03:43:00Z" w16du:dateUtc="2025-09-22T06:43:00Z">
                      <w:rPr>
                        <w:rFonts w:ascii="Cambria Math" w:hAnsi="Cambria Math" w:cs="Arial"/>
                      </w:rPr>
                      <m:t>f,in</m:t>
                    </w:ins>
                  </m:r>
                </m:sub>
              </m:sSub>
            </m:oMath>
            <w:ins w:id="5249" w:author="JAVIERA PAZ LEFORT IBANEZ" w:date="2025-09-22T03:43:00Z" w16du:dateUtc="2025-09-22T06:43:00Z">
              <w:r w:rsidR="007A72EC">
                <w:rPr>
                  <w:rFonts w:ascii="Arial" w:eastAsiaTheme="minorEastAsia" w:hAnsi="Arial" w:cs="Arial"/>
                </w:rPr>
                <w:t xml:space="preserve">,     </w:t>
              </w:r>
            </w:ins>
            <m:oMath>
              <m:sSub>
                <m:sSubPr>
                  <m:ctrlPr>
                    <w:ins w:id="5250" w:author="JAVIERA PAZ LEFORT IBANEZ" w:date="2025-09-22T03:43:00Z" w16du:dateUtc="2025-09-22T06:43:00Z">
                      <w:rPr>
                        <w:rFonts w:ascii="Cambria Math" w:hAnsi="Cambria Math" w:cs="Arial"/>
                        <w:i/>
                      </w:rPr>
                    </w:ins>
                  </m:ctrlPr>
                </m:sSubPr>
                <m:e>
                  <m:r>
                    <w:ins w:id="5251" w:author="JAVIERA PAZ LEFORT IBANEZ" w:date="2025-09-22T03:43:00Z" w16du:dateUtc="2025-09-22T06:43:00Z">
                      <w:rPr>
                        <w:rFonts w:ascii="Cambria Math" w:hAnsi="Cambria Math" w:cs="Arial"/>
                      </w:rPr>
                      <m:t>T</m:t>
                    </w:ins>
                  </m:r>
                </m:e>
                <m:sub>
                  <m:r>
                    <w:ins w:id="5252" w:author="JAVIERA PAZ LEFORT IBANEZ" w:date="2025-09-22T03:43:00Z" w16du:dateUtc="2025-09-22T06:43:00Z">
                      <w:rPr>
                        <w:rFonts w:ascii="Cambria Math" w:hAnsi="Cambria Math" w:cs="Arial"/>
                      </w:rPr>
                      <m:t>s</m:t>
                    </w:ins>
                  </m:r>
                </m:sub>
              </m:sSub>
              <m:d>
                <m:dPr>
                  <m:ctrlPr>
                    <w:ins w:id="5253" w:author="JAVIERA PAZ LEFORT IBANEZ" w:date="2025-09-22T03:43:00Z" w16du:dateUtc="2025-09-22T06:43:00Z">
                      <w:rPr>
                        <w:rFonts w:ascii="Cambria Math" w:hAnsi="Cambria Math" w:cs="Arial"/>
                        <w:i/>
                      </w:rPr>
                    </w:ins>
                  </m:ctrlPr>
                </m:dPr>
                <m:e>
                  <m:r>
                    <w:ins w:id="5254" w:author="JAVIERA PAZ LEFORT IBANEZ" w:date="2025-09-22T03:43:00Z" w16du:dateUtc="2025-09-22T06:43:00Z">
                      <w:rPr>
                        <w:rFonts w:ascii="Cambria Math" w:hAnsi="Cambria Math" w:cs="Arial"/>
                      </w:rPr>
                      <m:t>0</m:t>
                    </w:ins>
                  </m:r>
                </m:e>
              </m:d>
              <m:r>
                <w:ins w:id="5255" w:author="JAVIERA PAZ LEFORT IBANEZ" w:date="2025-09-22T03:43:00Z" w16du:dateUtc="2025-09-22T06:43:00Z">
                  <w:rPr>
                    <w:rFonts w:ascii="Cambria Math" w:eastAsiaTheme="minorEastAsia" w:hAnsi="Cambria Math" w:cs="Arial"/>
                  </w:rPr>
                  <m:t>=</m:t>
                </w:ins>
              </m:r>
              <m:sSub>
                <m:sSubPr>
                  <m:ctrlPr>
                    <w:ins w:id="5256" w:author="JAVIERA PAZ LEFORT IBANEZ" w:date="2025-09-22T03:43:00Z" w16du:dateUtc="2025-09-22T06:43:00Z">
                      <w:rPr>
                        <w:rFonts w:ascii="Cambria Math" w:hAnsi="Cambria Math" w:cs="Arial"/>
                        <w:i/>
                      </w:rPr>
                    </w:ins>
                  </m:ctrlPr>
                </m:sSubPr>
                <m:e>
                  <m:r>
                    <w:ins w:id="5257" w:author="JAVIERA PAZ LEFORT IBANEZ" w:date="2025-09-22T03:43:00Z" w16du:dateUtc="2025-09-22T06:43:00Z">
                      <w:rPr>
                        <w:rFonts w:ascii="Cambria Math" w:hAnsi="Cambria Math" w:cs="Arial"/>
                      </w:rPr>
                      <m:t>T</m:t>
                    </w:ins>
                  </m:r>
                </m:e>
                <m:sub>
                  <m:r>
                    <w:ins w:id="5258" w:author="JAVIERA PAZ LEFORT IBANEZ" w:date="2025-09-22T03:43:00Z" w16du:dateUtc="2025-09-22T06:43:00Z">
                      <w:rPr>
                        <w:rFonts w:ascii="Cambria Math" w:hAnsi="Cambria Math" w:cs="Arial"/>
                      </w:rPr>
                      <m:t>s,in</m:t>
                    </w:ins>
                  </m:r>
                </m:sub>
              </m:sSub>
            </m:oMath>
          </w:p>
          <w:p w14:paraId="7AD9200A" w14:textId="11CD751F" w:rsidR="007A72EC" w:rsidRPr="00E83F78" w:rsidRDefault="007A72EC">
            <w:pPr>
              <w:pStyle w:val="Prrafodelista"/>
              <w:spacing w:line="360" w:lineRule="auto"/>
              <w:jc w:val="both"/>
              <w:rPr>
                <w:ins w:id="5259" w:author="JAVIERA PAZ LEFORT IBANEZ" w:date="2025-09-22T03:43:00Z" w16du:dateUtc="2025-09-22T06:43:00Z"/>
                <w:rFonts w:ascii="Arial" w:eastAsiaTheme="minorEastAsia" w:hAnsi="Arial" w:cs="Arial"/>
              </w:rPr>
              <w:pPrChange w:id="5260" w:author="JAVIERA PAZ LEFORT IBANEZ" w:date="2025-09-22T17:13:00Z" w16du:dateUtc="2025-09-22T20:13:00Z">
                <w:pPr>
                  <w:pStyle w:val="Prrafodelista"/>
                  <w:jc w:val="center"/>
                </w:pPr>
              </w:pPrChange>
            </w:pPr>
          </w:p>
        </w:tc>
        <w:tc>
          <w:tcPr>
            <w:tcW w:w="1325" w:type="dxa"/>
          </w:tcPr>
          <w:p w14:paraId="76AF06CE" w14:textId="3396D595" w:rsidR="007A72EC" w:rsidRDefault="007A72EC">
            <w:pPr>
              <w:spacing w:line="360" w:lineRule="auto"/>
              <w:jc w:val="both"/>
              <w:rPr>
                <w:ins w:id="5261" w:author="JAVIERA PAZ LEFORT IBANEZ" w:date="2025-09-22T03:43:00Z" w16du:dateUtc="2025-09-22T06:43:00Z"/>
                <w:rFonts w:ascii="Arial" w:eastAsiaTheme="minorEastAsia" w:hAnsi="Arial" w:cs="Arial"/>
              </w:rPr>
              <w:pPrChange w:id="5262" w:author="JAVIERA PAZ LEFORT IBANEZ" w:date="2025-09-22T17:13:00Z" w16du:dateUtc="2025-09-22T20:13:00Z">
                <w:pPr>
                  <w:jc w:val="right"/>
                </w:pPr>
              </w:pPrChange>
            </w:pPr>
            <w:ins w:id="5263" w:author="JAVIERA PAZ LEFORT IBANEZ" w:date="2025-09-22T03:43:00Z" w16du:dateUtc="2025-09-22T06:43:00Z">
              <w:r>
                <w:rPr>
                  <w:rFonts w:ascii="Arial" w:eastAsiaTheme="minorEastAsia" w:hAnsi="Arial" w:cs="Arial"/>
                </w:rPr>
                <w:t>(40)</w:t>
              </w:r>
            </w:ins>
          </w:p>
        </w:tc>
      </w:tr>
    </w:tbl>
    <w:p w14:paraId="3678A6C5" w14:textId="1A636CFD" w:rsidR="002231A7" w:rsidRPr="00B355AB" w:rsidRDefault="002231A7">
      <w:pPr>
        <w:spacing w:line="360" w:lineRule="auto"/>
        <w:ind w:left="708"/>
        <w:jc w:val="both"/>
        <w:rPr>
          <w:ins w:id="5264" w:author="JAVIERA PAZ LEFORT IBANEZ" w:date="2025-09-20T00:40:00Z"/>
          <w:rFonts w:ascii="Arial" w:hAnsi="Arial" w:cs="Arial"/>
        </w:rPr>
        <w:pPrChange w:id="5265" w:author="JAVIERA PAZ LEFORT IBANEZ" w:date="2025-09-22T17:13:00Z" w16du:dateUtc="2025-09-22T20:13:00Z">
          <w:pPr>
            <w:pStyle w:val="Ttulo3"/>
          </w:pPr>
        </w:pPrChange>
      </w:pPr>
      <w:ins w:id="5266" w:author="JAVIERA PAZ LEFORT IBANEZ" w:date="2025-09-20T00:40:00Z">
        <w:r w:rsidRPr="00B355AB">
          <w:rPr>
            <w:rFonts w:ascii="Arial" w:hAnsi="Arial" w:cs="Arial"/>
          </w:rPr>
          <w:t>El modelo por resistencias en serie es el tratamiento estándar cuando: (i) el flujo es cuasi-1D, (</w:t>
        </w:r>
        <w:proofErr w:type="spellStart"/>
        <w:r w:rsidRPr="00B355AB">
          <w:rPr>
            <w:rFonts w:ascii="Arial" w:hAnsi="Arial" w:cs="Arial"/>
          </w:rPr>
          <w:t>ii</w:t>
        </w:r>
        <w:proofErr w:type="spellEnd"/>
        <w:r w:rsidRPr="00B355AB">
          <w:rPr>
            <w:rFonts w:ascii="Arial" w:hAnsi="Arial" w:cs="Arial"/>
          </w:rPr>
          <w:t>) las capas resistivas están acopladas en secuencia (película–membrana–película) y (</w:t>
        </w:r>
        <w:proofErr w:type="spellStart"/>
        <w:r w:rsidRPr="00B355AB">
          <w:rPr>
            <w:rFonts w:ascii="Arial" w:hAnsi="Arial" w:cs="Arial"/>
          </w:rPr>
          <w:t>iii</w:t>
        </w:r>
        <w:proofErr w:type="spellEnd"/>
        <w:r w:rsidRPr="00B355AB">
          <w:rPr>
            <w:rFonts w:ascii="Arial" w:hAnsi="Arial" w:cs="Arial"/>
          </w:rPr>
          <w:t xml:space="preserve">) la </w:t>
        </w:r>
        <w:r w:rsidRPr="00E75212">
          <w:rPr>
            <w:rFonts w:ascii="Arial" w:hAnsi="Arial" w:cs="Arial"/>
            <w:rPrChange w:id="5267" w:author="JAVIERA PAZ LEFORT IBANEZ" w:date="2025-09-22T03:48:00Z" w16du:dateUtc="2025-09-22T06:48:00Z">
              <w:rPr>
                <w:rFonts w:ascii="Arial" w:hAnsi="Arial" w:cs="Arial"/>
                <w:b/>
                <w:bCs/>
              </w:rPr>
            </w:rPrChange>
          </w:rPr>
          <w:t>conducción axial</w:t>
        </w:r>
        <w:r w:rsidRPr="00B355AB">
          <w:rPr>
            <w:rFonts w:ascii="Arial" w:hAnsi="Arial" w:cs="Arial"/>
          </w:rPr>
          <w:t xml:space="preserve"> y pérdidas al ambiente son despreciables en la escala axial del módulo. Esta representación es ampliamente utilizada en </w:t>
        </w:r>
        <w:r w:rsidRPr="00E75212">
          <w:rPr>
            <w:rFonts w:ascii="Arial" w:hAnsi="Arial" w:cs="Arial"/>
            <w:rPrChange w:id="5268" w:author="JAVIERA PAZ LEFORT IBANEZ" w:date="2025-09-22T03:48:00Z" w16du:dateUtc="2025-09-22T06:48:00Z">
              <w:rPr>
                <w:rFonts w:ascii="Arial" w:hAnsi="Arial" w:cs="Arial"/>
                <w:b/>
                <w:bCs/>
              </w:rPr>
            </w:rPrChange>
          </w:rPr>
          <w:t>transferencia en membranas</w:t>
        </w:r>
        <w:r w:rsidRPr="00B355AB">
          <w:rPr>
            <w:rFonts w:ascii="Arial" w:hAnsi="Arial" w:cs="Arial"/>
          </w:rPr>
          <w:t xml:space="preserve"> y en </w:t>
        </w:r>
        <w:r w:rsidRPr="00E75212">
          <w:rPr>
            <w:rFonts w:ascii="Arial" w:hAnsi="Arial" w:cs="Arial"/>
            <w:rPrChange w:id="5269" w:author="JAVIERA PAZ LEFORT IBANEZ" w:date="2025-09-22T03:48:00Z" w16du:dateUtc="2025-09-22T06:48:00Z">
              <w:rPr>
                <w:rFonts w:ascii="Arial" w:hAnsi="Arial" w:cs="Arial"/>
                <w:b/>
                <w:bCs/>
              </w:rPr>
            </w:rPrChange>
          </w:rPr>
          <w:t>paredes compuestas</w:t>
        </w:r>
        <w:r w:rsidRPr="00B355AB">
          <w:rPr>
            <w:rFonts w:ascii="Arial" w:hAnsi="Arial" w:cs="Arial"/>
          </w:rPr>
          <w:t xml:space="preserve"> de ingeniería de calor/masa</w:t>
        </w:r>
      </w:ins>
      <w:ins w:id="5270" w:author="JAVIERA PAZ LEFORT IBANEZ" w:date="2025-09-22T03:54:00Z" w16du:dateUtc="2025-09-22T06:54:00Z">
        <w:r w:rsidR="00991BFC" w:rsidRPr="00991BFC">
          <w:rPr>
            <w:rFonts w:ascii="Helvetica" w:hAnsi="Helvetica" w:cs="Helvetica"/>
            <w:color w:val="000000"/>
          </w:rPr>
          <w:t xml:space="preserve"> </w:t>
        </w:r>
      </w:ins>
      <w:ins w:id="5271" w:author="JAVIERA PAZ LEFORT IBANEZ" w:date="2025-09-22T03:54:00Z">
        <w:r w:rsidR="00991BFC" w:rsidRPr="00991BFC">
          <w:rPr>
            <w:rFonts w:ascii="Arial" w:hAnsi="Arial" w:cs="Arial"/>
          </w:rPr>
          <w:t>(</w:t>
        </w:r>
        <w:proofErr w:type="spellStart"/>
        <w:r w:rsidR="00991BFC" w:rsidRPr="00991BFC">
          <w:rPr>
            <w:rFonts w:ascii="Arial" w:hAnsi="Arial" w:cs="Arial"/>
          </w:rPr>
          <w:t>Cussler</w:t>
        </w:r>
        <w:proofErr w:type="spellEnd"/>
        <w:r w:rsidR="00991BFC" w:rsidRPr="00991BFC">
          <w:rPr>
            <w:rFonts w:ascii="Arial" w:hAnsi="Arial" w:cs="Arial"/>
          </w:rPr>
          <w:t>, 1985</w:t>
        </w:r>
      </w:ins>
      <w:ins w:id="5272" w:author="JAVIERA PAZ LEFORT IBANEZ" w:date="2025-09-22T03:55:00Z" w16du:dateUtc="2025-09-22T06:55:00Z">
        <w:r w:rsidR="006C2810">
          <w:rPr>
            <w:rFonts w:ascii="Arial" w:hAnsi="Arial" w:cs="Arial"/>
          </w:rPr>
          <w:t>;</w:t>
        </w:r>
        <w:r w:rsidR="006C2810" w:rsidRPr="006C2810">
          <w:rPr>
            <w:rFonts w:ascii="Helvetica" w:hAnsi="Helvetica" w:cs="Helvetica"/>
            <w:color w:val="000000"/>
          </w:rPr>
          <w:t xml:space="preserve"> </w:t>
        </w:r>
      </w:ins>
      <w:ins w:id="5273" w:author="JAVIERA PAZ LEFORT IBANEZ" w:date="2025-09-22T03:57:00Z">
        <w:r w:rsidR="00831875" w:rsidRPr="00831875">
          <w:rPr>
            <w:rFonts w:ascii="Arial" w:hAnsi="Arial" w:cs="Arial"/>
          </w:rPr>
          <w:t>Lee et al., 2023</w:t>
        </w:r>
      </w:ins>
      <w:ins w:id="5274" w:author="JAVIERA PAZ LEFORT IBANEZ" w:date="2025-09-22T03:55:00Z">
        <w:r w:rsidR="006C2810" w:rsidRPr="006C2810">
          <w:rPr>
            <w:rFonts w:ascii="Arial" w:hAnsi="Arial" w:cs="Arial"/>
          </w:rPr>
          <w:t>)</w:t>
        </w:r>
      </w:ins>
      <w:ins w:id="5275" w:author="JAVIERA PAZ LEFORT IBANEZ" w:date="2025-09-22T03:57:00Z" w16du:dateUtc="2025-09-22T06:57:00Z">
        <w:r w:rsidR="00831875">
          <w:rPr>
            <w:rFonts w:ascii="Arial" w:hAnsi="Arial" w:cs="Arial"/>
            <w:b/>
            <w:bCs/>
          </w:rPr>
          <w:t>.</w:t>
        </w:r>
      </w:ins>
    </w:p>
    <w:p w14:paraId="359FE4E0" w14:textId="470B573E" w:rsidR="00E32863" w:rsidRPr="005D59EA" w:rsidDel="002231A7" w:rsidRDefault="00E32863">
      <w:pPr>
        <w:spacing w:line="360" w:lineRule="auto"/>
        <w:ind w:left="708"/>
        <w:jc w:val="both"/>
        <w:rPr>
          <w:del w:id="5276" w:author="JAVIERA PAZ LEFORT IBANEZ" w:date="2025-09-20T00:40:00Z" w16du:dateUtc="2025-09-20T03:40:00Z"/>
          <w:rFonts w:ascii="Arial" w:hAnsi="Arial" w:cs="Arial"/>
        </w:rPr>
        <w:pPrChange w:id="5277" w:author="JAVIERA PAZ LEFORT IBANEZ" w:date="2025-09-22T17:13:00Z" w16du:dateUtc="2025-09-22T20:13:00Z">
          <w:pPr/>
        </w:pPrChange>
      </w:pPr>
      <w:del w:id="5278" w:author="JAVIERA PAZ LEFORT IBANEZ" w:date="2025-09-20T00:40:00Z" w16du:dateUtc="2025-09-20T03:40:00Z">
        <w:r w:rsidRPr="005D59EA" w:rsidDel="002231A7">
          <w:rPr>
            <w:rFonts w:ascii="Arial" w:hAnsi="Arial" w:cs="Arial"/>
          </w:rPr>
          <w:delText>El modelo matemático también incorpora el fenómeno de transferencia de calor que ocurre entre las fases del sistema, permitiendo evaluar el impacto de la temperatura en la eficiencia de extracción de agua. Dado que el proceso de transferencia de masa depende directamente del gradiente térmico entre las fases, es fundamental considerar la transferencia de calor en paralelo con la transferencia de masa.</w:delText>
        </w:r>
      </w:del>
    </w:p>
    <w:p w14:paraId="521C32ED" w14:textId="2EE41658" w:rsidR="00E32863" w:rsidRPr="005D59EA" w:rsidDel="002231A7" w:rsidRDefault="00E32863">
      <w:pPr>
        <w:spacing w:line="360" w:lineRule="auto"/>
        <w:ind w:left="708"/>
        <w:jc w:val="both"/>
        <w:rPr>
          <w:del w:id="5279" w:author="JAVIERA PAZ LEFORT IBANEZ" w:date="2025-09-20T00:40:00Z" w16du:dateUtc="2025-09-20T03:40:00Z"/>
          <w:rFonts w:ascii="Arial" w:hAnsi="Arial" w:cs="Arial"/>
        </w:rPr>
        <w:pPrChange w:id="5280" w:author="JAVIERA PAZ LEFORT IBANEZ" w:date="2025-09-22T17:13:00Z" w16du:dateUtc="2025-09-22T20:13:00Z">
          <w:pPr/>
        </w:pPrChange>
      </w:pPr>
      <w:del w:id="5281" w:author="JAVIERA PAZ LEFORT IBANEZ" w:date="2025-09-20T00:40:00Z" w16du:dateUtc="2025-09-20T03:40:00Z">
        <w:r w:rsidRPr="005D59EA" w:rsidDel="002231A7">
          <w:rPr>
            <w:rFonts w:ascii="Arial" w:hAnsi="Arial" w:cs="Arial"/>
          </w:rPr>
          <w:delText xml:space="preserve">El enfoque adoptado se basa en un </w:delText>
        </w:r>
        <w:r w:rsidRPr="005D59EA" w:rsidDel="002231A7">
          <w:rPr>
            <w:rFonts w:ascii="Arial" w:hAnsi="Arial" w:cs="Arial"/>
            <w:b/>
            <w:bCs/>
          </w:rPr>
          <w:delText>modelo de resistencias térmicas en serie</w:delText>
        </w:r>
        <w:r w:rsidRPr="005D59EA" w:rsidDel="002231A7">
          <w:rPr>
            <w:rFonts w:ascii="Arial" w:hAnsi="Arial" w:cs="Arial"/>
          </w:rPr>
          <w:delText>, donde se consideran las resistencias al flujo de calor en tres regiones del sistema:</w:delText>
        </w:r>
      </w:del>
    </w:p>
    <w:p w14:paraId="409AF3FD" w14:textId="6E8FB5C9" w:rsidR="00E32863" w:rsidRPr="005D59EA" w:rsidDel="002231A7" w:rsidRDefault="00E32863">
      <w:pPr>
        <w:pStyle w:val="Ttulo4"/>
        <w:spacing w:line="360" w:lineRule="auto"/>
        <w:ind w:left="708"/>
        <w:jc w:val="both"/>
        <w:rPr>
          <w:del w:id="5282" w:author="JAVIERA PAZ LEFORT IBANEZ" w:date="2025-09-20T00:40:00Z" w16du:dateUtc="2025-09-20T03:40:00Z"/>
          <w:rFonts w:ascii="Arial" w:hAnsi="Arial" w:cs="Arial"/>
          <w:color w:val="auto"/>
        </w:rPr>
        <w:pPrChange w:id="5283" w:author="JAVIERA PAZ LEFORT IBANEZ" w:date="2025-09-22T17:13:00Z" w16du:dateUtc="2025-09-22T20:13:00Z">
          <w:pPr>
            <w:pStyle w:val="Ttulo4"/>
          </w:pPr>
        </w:pPrChange>
      </w:pPr>
      <w:del w:id="5284" w:author="JAVIERA PAZ LEFORT IBANEZ" w:date="2025-09-20T00:40:00Z" w16du:dateUtc="2025-09-20T03:40:00Z">
        <w:r w:rsidRPr="005D59EA" w:rsidDel="002231A7">
          <w:rPr>
            <w:rFonts w:ascii="Arial" w:hAnsi="Arial" w:cs="Arial"/>
            <w:color w:val="auto"/>
          </w:rPr>
          <w:delText>Resistencias Térmicas del Sistema</w:delText>
        </w:r>
      </w:del>
    </w:p>
    <w:p w14:paraId="203BABF3" w14:textId="1958E6AB" w:rsidR="00D20B65" w:rsidRPr="005D59EA" w:rsidDel="002231A7" w:rsidRDefault="00E32863">
      <w:pPr>
        <w:numPr>
          <w:ilvl w:val="0"/>
          <w:numId w:val="23"/>
        </w:numPr>
        <w:spacing w:line="360" w:lineRule="auto"/>
        <w:ind w:left="1428"/>
        <w:jc w:val="both"/>
        <w:rPr>
          <w:del w:id="5285" w:author="JAVIERA PAZ LEFORT IBANEZ" w:date="2025-09-20T00:40:00Z" w16du:dateUtc="2025-09-20T03:40:00Z"/>
          <w:rFonts w:ascii="Arial" w:hAnsi="Arial" w:cs="Arial"/>
        </w:rPr>
        <w:pPrChange w:id="5286" w:author="JAVIERA PAZ LEFORT IBANEZ" w:date="2025-09-22T17:13:00Z" w16du:dateUtc="2025-09-22T20:13:00Z">
          <w:pPr>
            <w:numPr>
              <w:numId w:val="23"/>
            </w:numPr>
            <w:tabs>
              <w:tab w:val="num" w:pos="720"/>
            </w:tabs>
            <w:ind w:left="720" w:hanging="360"/>
            <w:jc w:val="both"/>
          </w:pPr>
        </w:pPrChange>
      </w:pPr>
      <w:del w:id="5287" w:author="JAVIERA PAZ LEFORT IBANEZ" w:date="2025-09-20T00:40:00Z" w16du:dateUtc="2025-09-20T03:40:00Z">
        <w:r w:rsidRPr="005D59EA" w:rsidDel="002231A7">
          <w:rPr>
            <w:rFonts w:ascii="Arial" w:hAnsi="Arial" w:cs="Arial"/>
            <w:b/>
            <w:bCs/>
          </w:rPr>
          <w:delText>Resistencia en la Fase Interna (Vino):</w:delText>
        </w:r>
        <w:r w:rsidRPr="005D59EA" w:rsidDel="002231A7">
          <w:rPr>
            <w:rFonts w:ascii="Arial" w:hAnsi="Arial" w:cs="Arial"/>
          </w:rPr>
          <w:br/>
          <w:delText>Corresponde a la resistencia convectiva entre el fluido del vino y la superficie interna de la membrana. Esta resistencia se calcula mediante el coeficiente de transferencia de calor</w:delText>
        </w:r>
        <w:r w:rsidR="00296428" w:rsidRPr="005D59EA" w:rsidDel="002231A7">
          <w:rPr>
            <w:rFonts w:ascii="Arial" w:hAnsi="Arial" w:cs="Arial"/>
          </w:rPr>
          <w:delText xml:space="preserve"> (</w:delText>
        </w:r>
      </w:del>
      <m:oMath>
        <m:sSub>
          <m:sSubPr>
            <m:ctrlPr>
              <w:del w:id="5288" w:author="JAVIERA PAZ LEFORT IBANEZ" w:date="2025-09-20T00:40:00Z" w16du:dateUtc="2025-09-20T03:40:00Z">
                <w:rPr>
                  <w:rFonts w:ascii="Cambria Math" w:hAnsi="Cambria Math" w:cs="Arial"/>
                  <w:i/>
                </w:rPr>
              </w:del>
            </m:ctrlPr>
          </m:sSubPr>
          <m:e>
            <m:r>
              <w:del w:id="5289" w:author="JAVIERA PAZ LEFORT IBANEZ" w:date="2025-09-20T00:40:00Z" w16du:dateUtc="2025-09-20T03:40:00Z">
                <w:rPr>
                  <w:rFonts w:ascii="Cambria Math" w:hAnsi="Cambria Math" w:cs="Arial"/>
                </w:rPr>
                <m:t>h</m:t>
              </w:del>
            </m:r>
          </m:e>
          <m:sub>
            <m:r>
              <w:del w:id="5290" w:author="JAVIERA PAZ LEFORT IBANEZ" w:date="2025-09-20T00:40:00Z" w16du:dateUtc="2025-09-20T03:40:00Z">
                <w:rPr>
                  <w:rFonts w:ascii="Cambria Math" w:hAnsi="Cambria Math" w:cs="Arial"/>
                </w:rPr>
                <m:t>f</m:t>
              </w:del>
            </m:r>
          </m:sub>
        </m:sSub>
      </m:oMath>
      <w:del w:id="5291" w:author="JAVIERA PAZ LEFORT IBANEZ" w:date="2025-09-20T00:40:00Z" w16du:dateUtc="2025-09-20T03:40:00Z">
        <w:r w:rsidR="00296428" w:rsidRPr="005D59EA" w:rsidDel="002231A7">
          <w:rPr>
            <w:rFonts w:ascii="Arial" w:eastAsiaTheme="minorEastAsia" w:hAnsi="Arial" w:cs="Arial"/>
          </w:rPr>
          <w:delText>)</w:delText>
        </w:r>
        <w:r w:rsidR="000E0712" w:rsidRPr="005D59EA" w:rsidDel="002231A7">
          <w:rPr>
            <w:rFonts w:ascii="Arial" w:eastAsiaTheme="minorEastAsia" w:hAnsi="Arial" w:cs="Arial"/>
          </w:rPr>
          <w:delText xml:space="preserve"> </w:delText>
        </w:r>
        <w:r w:rsidRPr="005D59EA" w:rsidDel="002231A7">
          <w:rPr>
            <w:rFonts w:ascii="Arial" w:hAnsi="Arial" w:cs="Arial"/>
          </w:rPr>
          <w:delText>determinado por el número de Nusselt (</w:delText>
        </w:r>
      </w:del>
      <m:oMath>
        <m:r>
          <w:del w:id="5292" w:author="JAVIERA PAZ LEFORT IBANEZ" w:date="2025-09-20T00:40:00Z" w16du:dateUtc="2025-09-20T03:40:00Z">
            <w:rPr>
              <w:rFonts w:ascii="Cambria Math" w:hAnsi="Cambria Math" w:cs="Arial"/>
            </w:rPr>
            <m:t>Nu</m:t>
          </w:del>
        </m:r>
      </m:oMath>
      <w:del w:id="5293" w:author="JAVIERA PAZ LEFORT IBANEZ" w:date="2025-09-20T00:40:00Z" w16du:dateUtc="2025-09-20T03:40:00Z">
        <w:r w:rsidRPr="005D59EA" w:rsidDel="002231A7">
          <w:rPr>
            <w:rFonts w:ascii="Arial" w:hAnsi="Arial" w:cs="Arial"/>
          </w:rPr>
          <w:delText>):</w:delText>
        </w:r>
      </w:del>
    </w:p>
    <w:p w14:paraId="30D30A98" w14:textId="0DD64288" w:rsidR="000E0712" w:rsidRPr="005D59EA" w:rsidDel="002231A7" w:rsidRDefault="00000000">
      <w:pPr>
        <w:spacing w:line="360" w:lineRule="auto"/>
        <w:ind w:left="708"/>
        <w:jc w:val="both"/>
        <w:rPr>
          <w:del w:id="5294" w:author="JAVIERA PAZ LEFORT IBANEZ" w:date="2025-09-20T00:40:00Z" w16du:dateUtc="2025-09-20T03:40:00Z"/>
          <w:rFonts w:ascii="Arial" w:hAnsi="Arial" w:cs="Arial"/>
        </w:rPr>
        <w:pPrChange w:id="5295" w:author="JAVIERA PAZ LEFORT IBANEZ" w:date="2025-09-22T17:13:00Z" w16du:dateUtc="2025-09-22T20:13:00Z">
          <w:pPr>
            <w:jc w:val="center"/>
          </w:pPr>
        </w:pPrChange>
      </w:pPr>
      <m:oMathPara>
        <m:oMath>
          <m:sSub>
            <m:sSubPr>
              <m:ctrlPr>
                <w:del w:id="5296" w:author="JAVIERA PAZ LEFORT IBANEZ" w:date="2025-09-20T00:40:00Z" w16du:dateUtc="2025-09-20T03:40:00Z">
                  <w:rPr>
                    <w:rFonts w:ascii="Cambria Math" w:hAnsi="Cambria Math" w:cs="Arial"/>
                    <w:i/>
                  </w:rPr>
                </w:del>
              </m:ctrlPr>
            </m:sSubPr>
            <m:e>
              <m:r>
                <w:del w:id="5297" w:author="JAVIERA PAZ LEFORT IBANEZ" w:date="2025-09-20T00:40:00Z" w16du:dateUtc="2025-09-20T03:40:00Z">
                  <w:rPr>
                    <w:rFonts w:ascii="Cambria Math" w:hAnsi="Cambria Math" w:cs="Arial"/>
                  </w:rPr>
                  <m:t>R</m:t>
                </w:del>
              </m:r>
            </m:e>
            <m:sub>
              <m:r>
                <w:del w:id="5298" w:author="JAVIERA PAZ LEFORT IBANEZ" w:date="2025-09-20T00:40:00Z" w16du:dateUtc="2025-09-20T03:40:00Z">
                  <w:rPr>
                    <w:rFonts w:ascii="Cambria Math" w:hAnsi="Cambria Math" w:cs="Arial"/>
                  </w:rPr>
                  <m:t>fibra</m:t>
                </w:del>
              </m:r>
            </m:sub>
          </m:sSub>
          <m:r>
            <w:del w:id="5299" w:author="JAVIERA PAZ LEFORT IBANEZ" w:date="2025-09-20T00:40:00Z" w16du:dateUtc="2025-09-20T03:40:00Z">
              <w:rPr>
                <w:rFonts w:ascii="Cambria Math" w:hAnsi="Cambria Math" w:cs="Arial"/>
              </w:rPr>
              <m:t>=</m:t>
            </w:del>
          </m:r>
          <m:f>
            <m:fPr>
              <m:ctrlPr>
                <w:del w:id="5300" w:author="JAVIERA PAZ LEFORT IBANEZ" w:date="2025-09-20T00:40:00Z" w16du:dateUtc="2025-09-20T03:40:00Z">
                  <w:rPr>
                    <w:rFonts w:ascii="Cambria Math" w:hAnsi="Cambria Math" w:cs="Arial"/>
                    <w:i/>
                  </w:rPr>
                </w:del>
              </m:ctrlPr>
            </m:fPr>
            <m:num>
              <m:r>
                <w:del w:id="5301" w:author="JAVIERA PAZ LEFORT IBANEZ" w:date="2025-09-20T00:40:00Z" w16du:dateUtc="2025-09-20T03:40:00Z">
                  <w:rPr>
                    <w:rFonts w:ascii="Cambria Math" w:hAnsi="Cambria Math" w:cs="Arial"/>
                  </w:rPr>
                  <m:t>1</m:t>
                </w:del>
              </m:r>
            </m:num>
            <m:den>
              <m:sSub>
                <m:sSubPr>
                  <m:ctrlPr>
                    <w:del w:id="5302" w:author="JAVIERA PAZ LEFORT IBANEZ" w:date="2025-09-20T00:40:00Z" w16du:dateUtc="2025-09-20T03:40:00Z">
                      <w:rPr>
                        <w:rFonts w:ascii="Cambria Math" w:hAnsi="Cambria Math" w:cs="Arial"/>
                        <w:i/>
                      </w:rPr>
                    </w:del>
                  </m:ctrlPr>
                </m:sSubPr>
                <m:e>
                  <m:r>
                    <w:del w:id="5303" w:author="JAVIERA PAZ LEFORT IBANEZ" w:date="2025-09-20T00:40:00Z" w16du:dateUtc="2025-09-20T03:40:00Z">
                      <w:rPr>
                        <w:rFonts w:ascii="Cambria Math" w:hAnsi="Cambria Math" w:cs="Arial"/>
                      </w:rPr>
                      <m:t>h</m:t>
                    </w:del>
                  </m:r>
                </m:e>
                <m:sub>
                  <m:r>
                    <w:del w:id="5304" w:author="JAVIERA PAZ LEFORT IBANEZ" w:date="2025-09-20T00:40:00Z" w16du:dateUtc="2025-09-20T03:40:00Z">
                      <w:rPr>
                        <w:rFonts w:ascii="Cambria Math" w:hAnsi="Cambria Math" w:cs="Arial"/>
                      </w:rPr>
                      <m:t>f</m:t>
                    </w:del>
                  </m:r>
                </m:sub>
              </m:sSub>
              <m:sSub>
                <m:sSubPr>
                  <m:ctrlPr>
                    <w:del w:id="5305" w:author="JAVIERA PAZ LEFORT IBANEZ" w:date="2025-09-20T00:40:00Z" w16du:dateUtc="2025-09-20T03:40:00Z">
                      <w:rPr>
                        <w:rFonts w:ascii="Cambria Math" w:hAnsi="Cambria Math" w:cs="Arial"/>
                        <w:i/>
                      </w:rPr>
                    </w:del>
                  </m:ctrlPr>
                </m:sSubPr>
                <m:e>
                  <m:r>
                    <w:del w:id="5306" w:author="JAVIERA PAZ LEFORT IBANEZ" w:date="2025-09-20T00:40:00Z" w16du:dateUtc="2025-09-20T03:40:00Z">
                      <w:rPr>
                        <w:rFonts w:ascii="Cambria Math" w:hAnsi="Cambria Math" w:cs="Arial"/>
                      </w:rPr>
                      <m:t>A</m:t>
                    </w:del>
                  </m:r>
                </m:e>
                <m:sub>
                  <m:r>
                    <w:del w:id="5307" w:author="JAVIERA PAZ LEFORT IBANEZ" w:date="2025-09-20T00:40:00Z" w16du:dateUtc="2025-09-20T03:40:00Z">
                      <w:rPr>
                        <w:rFonts w:ascii="Cambria Math" w:hAnsi="Cambria Math" w:cs="Arial"/>
                      </w:rPr>
                      <m:t>f</m:t>
                    </w:del>
                  </m:r>
                </m:sub>
              </m:sSub>
            </m:den>
          </m:f>
        </m:oMath>
      </m:oMathPara>
    </w:p>
    <w:p w14:paraId="2CCE0245" w14:textId="2AE7D136" w:rsidR="00E32863" w:rsidRPr="005D59EA" w:rsidDel="002231A7" w:rsidRDefault="00E32863">
      <w:pPr>
        <w:spacing w:line="360" w:lineRule="auto"/>
        <w:ind w:left="708" w:firstLine="708"/>
        <w:jc w:val="both"/>
        <w:rPr>
          <w:del w:id="5308" w:author="JAVIERA PAZ LEFORT IBANEZ" w:date="2025-09-20T00:40:00Z" w16du:dateUtc="2025-09-20T03:40:00Z"/>
          <w:rFonts w:ascii="Arial" w:hAnsi="Arial" w:cs="Arial"/>
        </w:rPr>
        <w:pPrChange w:id="5309" w:author="JAVIERA PAZ LEFORT IBANEZ" w:date="2025-09-22T17:13:00Z" w16du:dateUtc="2025-09-22T20:13:00Z">
          <w:pPr>
            <w:ind w:firstLine="708"/>
          </w:pPr>
        </w:pPrChange>
      </w:pPr>
      <w:del w:id="5310" w:author="JAVIERA PAZ LEFORT IBANEZ" w:date="2025-09-20T00:40:00Z" w16du:dateUtc="2025-09-20T03:40:00Z">
        <w:r w:rsidRPr="005D59EA" w:rsidDel="002231A7">
          <w:rPr>
            <w:rFonts w:ascii="Arial" w:hAnsi="Arial" w:cs="Arial"/>
          </w:rPr>
          <w:delText>Donde:</w:delText>
        </w:r>
      </w:del>
    </w:p>
    <w:p w14:paraId="7639CB6F" w14:textId="2461C400" w:rsidR="00E32863" w:rsidRPr="005D59EA" w:rsidDel="002231A7" w:rsidRDefault="00E32863">
      <w:pPr>
        <w:numPr>
          <w:ilvl w:val="1"/>
          <w:numId w:val="23"/>
        </w:numPr>
        <w:spacing w:line="360" w:lineRule="auto"/>
        <w:ind w:left="2148"/>
        <w:jc w:val="both"/>
        <w:rPr>
          <w:del w:id="5311" w:author="JAVIERA PAZ LEFORT IBANEZ" w:date="2025-09-20T00:40:00Z" w16du:dateUtc="2025-09-20T03:40:00Z"/>
          <w:rFonts w:ascii="Arial" w:hAnsi="Arial" w:cs="Arial"/>
        </w:rPr>
        <w:pPrChange w:id="5312" w:author="JAVIERA PAZ LEFORT IBANEZ" w:date="2025-09-22T17:13:00Z" w16du:dateUtc="2025-09-22T20:13:00Z">
          <w:pPr>
            <w:numPr>
              <w:ilvl w:val="1"/>
              <w:numId w:val="23"/>
            </w:numPr>
            <w:tabs>
              <w:tab w:val="num" w:pos="1440"/>
            </w:tabs>
            <w:ind w:left="1440" w:hanging="360"/>
          </w:pPr>
        </w:pPrChange>
      </w:pPr>
      <w:del w:id="5313" w:author="JAVIERA PAZ LEFORT IBANEZ" w:date="2025-09-20T00:40:00Z" w16du:dateUtc="2025-09-20T03:40:00Z">
        <w:r w:rsidRPr="005D59EA" w:rsidDel="002231A7">
          <w:rPr>
            <w:rFonts w:ascii="Arial" w:hAnsi="Arial" w:cs="Arial"/>
          </w:rPr>
          <w:delText>​</w:delText>
        </w:r>
      </w:del>
      <m:oMath>
        <m:sSub>
          <m:sSubPr>
            <m:ctrlPr>
              <w:del w:id="5314" w:author="JAVIERA PAZ LEFORT IBANEZ" w:date="2025-09-20T00:40:00Z" w16du:dateUtc="2025-09-20T03:40:00Z">
                <w:rPr>
                  <w:rFonts w:ascii="Cambria Math" w:hAnsi="Cambria Math" w:cs="Arial"/>
                  <w:i/>
                </w:rPr>
              </w:del>
            </m:ctrlPr>
          </m:sSubPr>
          <m:e>
            <m:r>
              <w:del w:id="5315" w:author="JAVIERA PAZ LEFORT IBANEZ" w:date="2025-09-20T00:40:00Z" w16du:dateUtc="2025-09-20T03:40:00Z">
                <w:rPr>
                  <w:rFonts w:ascii="Cambria Math" w:hAnsi="Cambria Math" w:cs="Arial"/>
                </w:rPr>
                <m:t>h</m:t>
              </w:del>
            </m:r>
          </m:e>
          <m:sub>
            <m:r>
              <w:del w:id="5316" w:author="JAVIERA PAZ LEFORT IBANEZ" w:date="2025-09-20T00:40:00Z" w16du:dateUtc="2025-09-20T03:40:00Z">
                <w:rPr>
                  <w:rFonts w:ascii="Cambria Math" w:hAnsi="Cambria Math" w:cs="Arial"/>
                </w:rPr>
                <m:t>f</m:t>
              </w:del>
            </m:r>
          </m:sub>
        </m:sSub>
        <m:r>
          <w:del w:id="5317" w:author="JAVIERA PAZ LEFORT IBANEZ" w:date="2025-09-20T00:40:00Z" w16du:dateUtc="2025-09-20T03:40:00Z">
            <w:rPr>
              <w:rFonts w:ascii="Cambria Math" w:hAnsi="Cambria Math" w:cs="Arial"/>
            </w:rPr>
            <m:t>=</m:t>
          </w:del>
        </m:r>
        <m:f>
          <m:fPr>
            <m:ctrlPr>
              <w:del w:id="5318" w:author="JAVIERA PAZ LEFORT IBANEZ" w:date="2025-09-20T00:40:00Z" w16du:dateUtc="2025-09-20T03:40:00Z">
                <w:rPr>
                  <w:rFonts w:ascii="Cambria Math" w:hAnsi="Cambria Math" w:cs="Arial"/>
                  <w:i/>
                </w:rPr>
              </w:del>
            </m:ctrlPr>
          </m:fPr>
          <m:num>
            <m:r>
              <w:del w:id="5319" w:author="JAVIERA PAZ LEFORT IBANEZ" w:date="2025-09-20T00:40:00Z" w16du:dateUtc="2025-09-20T03:40:00Z">
                <w:rPr>
                  <w:rFonts w:ascii="Cambria Math" w:hAnsi="Cambria Math" w:cs="Arial"/>
                </w:rPr>
                <m:t>Nu∙k</m:t>
              </w:del>
            </m:r>
          </m:num>
          <m:den>
            <m:sSub>
              <m:sSubPr>
                <m:ctrlPr>
                  <w:del w:id="5320" w:author="JAVIERA PAZ LEFORT IBANEZ" w:date="2025-09-20T00:40:00Z" w16du:dateUtc="2025-09-20T03:40:00Z">
                    <w:rPr>
                      <w:rFonts w:ascii="Cambria Math" w:hAnsi="Cambria Math" w:cs="Arial"/>
                      <w:i/>
                    </w:rPr>
                  </w:del>
                </m:ctrlPr>
              </m:sSubPr>
              <m:e>
                <m:r>
                  <w:del w:id="5321" w:author="JAVIERA PAZ LEFORT IBANEZ" w:date="2025-09-20T00:40:00Z" w16du:dateUtc="2025-09-20T03:40:00Z">
                    <w:rPr>
                      <w:rFonts w:ascii="Cambria Math" w:hAnsi="Cambria Math" w:cs="Arial"/>
                    </w:rPr>
                    <m:t>d</m:t>
                  </w:del>
                </m:r>
              </m:e>
              <m:sub>
                <m:r>
                  <w:del w:id="5322" w:author="JAVIERA PAZ LEFORT IBANEZ" w:date="2025-09-20T00:40:00Z" w16du:dateUtc="2025-09-20T03:40:00Z">
                    <w:rPr>
                      <w:rFonts w:ascii="Cambria Math" w:hAnsi="Cambria Math" w:cs="Arial"/>
                    </w:rPr>
                    <m:t>h</m:t>
                  </w:del>
                </m:r>
              </m:sub>
            </m:sSub>
          </m:den>
        </m:f>
      </m:oMath>
      <w:del w:id="5323" w:author="JAVIERA PAZ LEFORT IBANEZ" w:date="2025-09-20T00:40:00Z" w16du:dateUtc="2025-09-20T03:40:00Z">
        <w:r w:rsidRPr="005D59EA" w:rsidDel="002231A7">
          <w:rPr>
            <w:rFonts w:ascii="Arial" w:hAnsi="Arial" w:cs="Arial"/>
          </w:rPr>
          <w:delText>, con k como la conductividad térmica del vino.</w:delText>
        </w:r>
        <w:r w:rsidR="007C283E" w:rsidRPr="005D59EA" w:rsidDel="002231A7">
          <w:rPr>
            <w:rFonts w:ascii="Arial" w:hAnsi="Arial" w:cs="Arial"/>
          </w:rPr>
          <w:delText xml:space="preserve"> </w:delText>
        </w:r>
      </w:del>
    </w:p>
    <w:p w14:paraId="223E4E46" w14:textId="00D1AC44" w:rsidR="00E32863" w:rsidRPr="005D59EA" w:rsidDel="002231A7" w:rsidRDefault="00000000">
      <w:pPr>
        <w:numPr>
          <w:ilvl w:val="1"/>
          <w:numId w:val="23"/>
        </w:numPr>
        <w:spacing w:line="360" w:lineRule="auto"/>
        <w:ind w:left="2148"/>
        <w:jc w:val="both"/>
        <w:rPr>
          <w:del w:id="5324" w:author="JAVIERA PAZ LEFORT IBANEZ" w:date="2025-09-20T00:40:00Z" w16du:dateUtc="2025-09-20T03:40:00Z"/>
          <w:rFonts w:ascii="Arial" w:hAnsi="Arial" w:cs="Arial"/>
        </w:rPr>
        <w:pPrChange w:id="5325" w:author="JAVIERA PAZ LEFORT IBANEZ" w:date="2025-09-22T17:13:00Z" w16du:dateUtc="2025-09-22T20:13:00Z">
          <w:pPr>
            <w:numPr>
              <w:ilvl w:val="1"/>
              <w:numId w:val="23"/>
            </w:numPr>
            <w:tabs>
              <w:tab w:val="num" w:pos="1440"/>
            </w:tabs>
            <w:ind w:left="1440" w:hanging="360"/>
          </w:pPr>
        </w:pPrChange>
      </w:pPr>
      <m:oMath>
        <m:sSub>
          <m:sSubPr>
            <m:ctrlPr>
              <w:del w:id="5326" w:author="JAVIERA PAZ LEFORT IBANEZ" w:date="2025-09-20T00:40:00Z" w16du:dateUtc="2025-09-20T03:40:00Z">
                <w:rPr>
                  <w:rFonts w:ascii="Cambria Math" w:hAnsi="Cambria Math" w:cs="Arial"/>
                  <w:i/>
                </w:rPr>
              </w:del>
            </m:ctrlPr>
          </m:sSubPr>
          <m:e>
            <m:r>
              <w:del w:id="5327" w:author="JAVIERA PAZ LEFORT IBANEZ" w:date="2025-09-20T00:40:00Z" w16du:dateUtc="2025-09-20T03:40:00Z">
                <w:rPr>
                  <w:rFonts w:ascii="Cambria Math" w:hAnsi="Cambria Math" w:cs="Arial"/>
                </w:rPr>
                <m:t>A</m:t>
              </w:del>
            </m:r>
          </m:e>
          <m:sub>
            <m:r>
              <w:del w:id="5328" w:author="JAVIERA PAZ LEFORT IBANEZ" w:date="2025-09-20T00:40:00Z" w16du:dateUtc="2025-09-20T03:40:00Z">
                <w:rPr>
                  <w:rFonts w:ascii="Cambria Math" w:hAnsi="Cambria Math" w:cs="Arial"/>
                </w:rPr>
                <m:t>f</m:t>
              </w:del>
            </m:r>
          </m:sub>
        </m:sSub>
        <m:r>
          <w:del w:id="5329" w:author="JAVIERA PAZ LEFORT IBANEZ" w:date="2025-09-20T00:40:00Z" w16du:dateUtc="2025-09-20T03:40:00Z">
            <w:rPr>
              <w:rFonts w:ascii="Cambria Math" w:hAnsi="Cambria Math" w:cs="Arial"/>
            </w:rPr>
            <m:t xml:space="preserve"> </m:t>
          </w:del>
        </m:r>
      </m:oMath>
      <w:del w:id="5330" w:author="JAVIERA PAZ LEFORT IBANEZ" w:date="2025-09-20T00:40:00Z" w16du:dateUtc="2025-09-20T03:40:00Z">
        <w:r w:rsidR="00E32863" w:rsidRPr="005D59EA" w:rsidDel="002231A7">
          <w:rPr>
            <w:rFonts w:ascii="Arial" w:hAnsi="Arial" w:cs="Arial"/>
          </w:rPr>
          <w:delText>es el área superficial de la fibra.</w:delText>
        </w:r>
      </w:del>
    </w:p>
    <w:p w14:paraId="504B7382" w14:textId="61EEEE00" w:rsidR="00D20B65" w:rsidRPr="005D59EA" w:rsidDel="002231A7" w:rsidRDefault="00E32863">
      <w:pPr>
        <w:numPr>
          <w:ilvl w:val="0"/>
          <w:numId w:val="23"/>
        </w:numPr>
        <w:spacing w:line="360" w:lineRule="auto"/>
        <w:ind w:left="1428"/>
        <w:jc w:val="both"/>
        <w:rPr>
          <w:del w:id="5331" w:author="JAVIERA PAZ LEFORT IBANEZ" w:date="2025-09-20T00:40:00Z" w16du:dateUtc="2025-09-20T03:40:00Z"/>
          <w:rFonts w:ascii="Arial" w:hAnsi="Arial" w:cs="Arial"/>
        </w:rPr>
        <w:pPrChange w:id="5332" w:author="JAVIERA PAZ LEFORT IBANEZ" w:date="2025-09-22T17:13:00Z" w16du:dateUtc="2025-09-22T20:13:00Z">
          <w:pPr>
            <w:numPr>
              <w:numId w:val="23"/>
            </w:numPr>
            <w:tabs>
              <w:tab w:val="num" w:pos="720"/>
            </w:tabs>
            <w:ind w:left="720" w:hanging="360"/>
            <w:jc w:val="both"/>
          </w:pPr>
        </w:pPrChange>
      </w:pPr>
      <w:del w:id="5333" w:author="JAVIERA PAZ LEFORT IBANEZ" w:date="2025-09-20T00:40:00Z" w16du:dateUtc="2025-09-20T03:40:00Z">
        <w:r w:rsidRPr="005D59EA" w:rsidDel="002231A7">
          <w:rPr>
            <w:rFonts w:ascii="Arial" w:hAnsi="Arial" w:cs="Arial"/>
            <w:b/>
            <w:bCs/>
          </w:rPr>
          <w:delText>Resistencia en la Membrana:</w:delText>
        </w:r>
        <w:r w:rsidRPr="005D59EA" w:rsidDel="002231A7">
          <w:rPr>
            <w:rFonts w:ascii="Arial" w:hAnsi="Arial" w:cs="Arial"/>
          </w:rPr>
          <w:br/>
          <w:delText>Representa la resistencia a la conducción del calor a través del espesor de la membrana. Dado que la membrana está compuesta por polipropileno, el flujo de calor depende de su conductividad térmica efectiva (</w:delText>
        </w:r>
      </w:del>
      <m:oMath>
        <m:sSub>
          <m:sSubPr>
            <m:ctrlPr>
              <w:del w:id="5334" w:author="JAVIERA PAZ LEFORT IBANEZ" w:date="2025-09-20T00:40:00Z" w16du:dateUtc="2025-09-20T03:40:00Z">
                <w:rPr>
                  <w:rFonts w:ascii="Cambria Math" w:hAnsi="Cambria Math" w:cs="Arial"/>
                  <w:iCs/>
                </w:rPr>
              </w:del>
            </m:ctrlPr>
          </m:sSubPr>
          <m:e>
            <m:r>
              <w:del w:id="5335" w:author="JAVIERA PAZ LEFORT IBANEZ" w:date="2025-09-20T00:40:00Z" w16du:dateUtc="2025-09-20T03:40:00Z">
                <m:rPr>
                  <m:sty m:val="p"/>
                </m:rPr>
                <w:rPr>
                  <w:rFonts w:ascii="Cambria Math" w:hAnsi="Cambria Math" w:cs="Arial"/>
                </w:rPr>
                <m:t>k</m:t>
              </w:del>
            </m:r>
          </m:e>
          <m:sub>
            <m:r>
              <w:del w:id="5336" w:author="JAVIERA PAZ LEFORT IBANEZ" w:date="2025-09-20T00:40:00Z" w16du:dateUtc="2025-09-20T03:40:00Z">
                <m:rPr>
                  <m:sty m:val="p"/>
                </m:rPr>
                <w:rPr>
                  <w:rFonts w:ascii="Cambria Math" w:hAnsi="Cambria Math" w:cs="Arial"/>
                </w:rPr>
                <m:t>efectiva</m:t>
              </w:del>
            </m:r>
          </m:sub>
        </m:sSub>
      </m:oMath>
      <w:del w:id="5337" w:author="JAVIERA PAZ LEFORT IBANEZ" w:date="2025-09-20T00:40:00Z" w16du:dateUtc="2025-09-20T03:40:00Z">
        <w:r w:rsidR="00D20B65" w:rsidRPr="005D59EA" w:rsidDel="002231A7">
          <w:rPr>
            <w:rFonts w:ascii="Arial" w:hAnsi="Arial" w:cs="Arial"/>
          </w:rPr>
          <w:delText>),</w:delText>
        </w:r>
        <w:r w:rsidRPr="005D59EA" w:rsidDel="002231A7">
          <w:rPr>
            <w:rFonts w:ascii="Arial" w:hAnsi="Arial" w:cs="Arial"/>
          </w:rPr>
          <w:delText xml:space="preserve"> la cual considera el efecto de la porosidad y la tortuosidad:</w:delText>
        </w:r>
      </w:del>
    </w:p>
    <w:p w14:paraId="03409F25" w14:textId="403CEC82" w:rsidR="00AF21E0" w:rsidRPr="005D59EA" w:rsidDel="002231A7" w:rsidRDefault="00000000">
      <w:pPr>
        <w:spacing w:line="360" w:lineRule="auto"/>
        <w:ind w:left="708"/>
        <w:jc w:val="both"/>
        <w:rPr>
          <w:del w:id="5338" w:author="JAVIERA PAZ LEFORT IBANEZ" w:date="2025-09-20T00:40:00Z" w16du:dateUtc="2025-09-20T03:40:00Z"/>
          <w:rFonts w:ascii="Arial" w:hAnsi="Arial" w:cs="Arial"/>
          <w:iCs/>
        </w:rPr>
        <w:pPrChange w:id="5339" w:author="JAVIERA PAZ LEFORT IBANEZ" w:date="2025-09-22T17:13:00Z" w16du:dateUtc="2025-09-22T20:13:00Z">
          <w:pPr>
            <w:jc w:val="center"/>
          </w:pPr>
        </w:pPrChange>
      </w:pPr>
      <m:oMathPara>
        <m:oMath>
          <m:sSub>
            <m:sSubPr>
              <m:ctrlPr>
                <w:del w:id="5340" w:author="JAVIERA PAZ LEFORT IBANEZ" w:date="2025-09-20T00:40:00Z" w16du:dateUtc="2025-09-20T03:40:00Z">
                  <w:rPr>
                    <w:rFonts w:ascii="Cambria Math" w:hAnsi="Cambria Math" w:cs="Arial"/>
                    <w:iCs/>
                  </w:rPr>
                </w:del>
              </m:ctrlPr>
            </m:sSubPr>
            <m:e>
              <m:r>
                <w:del w:id="5341" w:author="JAVIERA PAZ LEFORT IBANEZ" w:date="2025-09-20T00:40:00Z" w16du:dateUtc="2025-09-20T03:40:00Z">
                  <m:rPr>
                    <m:sty m:val="p"/>
                  </m:rPr>
                  <w:rPr>
                    <w:rFonts w:ascii="Cambria Math" w:hAnsi="Cambria Math" w:cs="Arial"/>
                  </w:rPr>
                  <m:t>R</m:t>
                </w:del>
              </m:r>
            </m:e>
            <m:sub>
              <m:r>
                <w:del w:id="5342" w:author="JAVIERA PAZ LEFORT IBANEZ" w:date="2025-09-20T00:40:00Z" w16du:dateUtc="2025-09-20T03:40:00Z">
                  <m:rPr>
                    <m:sty m:val="p"/>
                  </m:rPr>
                  <w:rPr>
                    <w:rFonts w:ascii="Cambria Math" w:hAnsi="Cambria Math" w:cs="Arial"/>
                  </w:rPr>
                  <m:t>membrana</m:t>
                </w:del>
              </m:r>
            </m:sub>
          </m:sSub>
          <m:r>
            <w:del w:id="5343" w:author="JAVIERA PAZ LEFORT IBANEZ" w:date="2025-09-20T00:40:00Z" w16du:dateUtc="2025-09-20T03:40:00Z">
              <m:rPr>
                <m:sty m:val="p"/>
              </m:rPr>
              <w:rPr>
                <w:rFonts w:ascii="Cambria Math" w:hAnsi="Cambria Math" w:cs="Arial"/>
              </w:rPr>
              <m:t>=</m:t>
            </w:del>
          </m:r>
          <m:f>
            <m:fPr>
              <m:ctrlPr>
                <w:del w:id="5344" w:author="JAVIERA PAZ LEFORT IBANEZ" w:date="2025-09-20T00:40:00Z" w16du:dateUtc="2025-09-20T03:40:00Z">
                  <w:rPr>
                    <w:rFonts w:ascii="Cambria Math" w:hAnsi="Cambria Math" w:cs="Arial"/>
                    <w:iCs/>
                  </w:rPr>
                </w:del>
              </m:ctrlPr>
            </m:fPr>
            <m:num>
              <m:sSub>
                <m:sSubPr>
                  <m:ctrlPr>
                    <w:del w:id="5345" w:author="JAVIERA PAZ LEFORT IBANEZ" w:date="2025-09-20T00:40:00Z" w16du:dateUtc="2025-09-20T03:40:00Z">
                      <w:rPr>
                        <w:rFonts w:ascii="Cambria Math" w:hAnsi="Cambria Math" w:cs="Arial"/>
                        <w:iCs/>
                      </w:rPr>
                    </w:del>
                  </m:ctrlPr>
                </m:sSubPr>
                <m:e>
                  <m:r>
                    <w:del w:id="5346" w:author="JAVIERA PAZ LEFORT IBANEZ" w:date="2025-09-20T00:40:00Z" w16du:dateUtc="2025-09-20T03:40:00Z">
                      <m:rPr>
                        <m:sty m:val="p"/>
                      </m:rPr>
                      <w:rPr>
                        <w:rFonts w:ascii="Cambria Math" w:hAnsi="Cambria Math" w:cs="Arial"/>
                      </w:rPr>
                      <m:t>δ</m:t>
                    </w:del>
                  </m:r>
                </m:e>
                <m:sub>
                  <m:r>
                    <w:del w:id="5347" w:author="JAVIERA PAZ LEFORT IBANEZ" w:date="2025-09-20T00:40:00Z" w16du:dateUtc="2025-09-20T03:40:00Z">
                      <m:rPr>
                        <m:sty m:val="p"/>
                      </m:rPr>
                      <w:rPr>
                        <w:rFonts w:ascii="Cambria Math" w:hAnsi="Cambria Math" w:cs="Arial"/>
                      </w:rPr>
                      <m:t>M</m:t>
                    </w:del>
                  </m:r>
                </m:sub>
              </m:sSub>
            </m:num>
            <m:den>
              <m:sSub>
                <m:sSubPr>
                  <m:ctrlPr>
                    <w:del w:id="5348" w:author="JAVIERA PAZ LEFORT IBANEZ" w:date="2025-09-20T00:40:00Z" w16du:dateUtc="2025-09-20T03:40:00Z">
                      <w:rPr>
                        <w:rFonts w:ascii="Cambria Math" w:hAnsi="Cambria Math" w:cs="Arial"/>
                        <w:iCs/>
                      </w:rPr>
                    </w:del>
                  </m:ctrlPr>
                </m:sSubPr>
                <m:e>
                  <m:r>
                    <w:del w:id="5349" w:author="JAVIERA PAZ LEFORT IBANEZ" w:date="2025-09-20T00:40:00Z" w16du:dateUtc="2025-09-20T03:40:00Z">
                      <m:rPr>
                        <m:sty m:val="p"/>
                      </m:rPr>
                      <w:rPr>
                        <w:rFonts w:ascii="Cambria Math" w:hAnsi="Cambria Math" w:cs="Arial"/>
                      </w:rPr>
                      <m:t>k</m:t>
                    </w:del>
                  </m:r>
                </m:e>
                <m:sub>
                  <m:r>
                    <w:del w:id="5350" w:author="JAVIERA PAZ LEFORT IBANEZ" w:date="2025-09-20T00:40:00Z" w16du:dateUtc="2025-09-20T03:40:00Z">
                      <m:rPr>
                        <m:sty m:val="p"/>
                      </m:rPr>
                      <w:rPr>
                        <w:rFonts w:ascii="Cambria Math" w:hAnsi="Cambria Math" w:cs="Arial"/>
                      </w:rPr>
                      <m:t>efectiva</m:t>
                    </w:del>
                  </m:r>
                </m:sub>
              </m:sSub>
              <m:r>
                <w:del w:id="5351" w:author="JAVIERA PAZ LEFORT IBANEZ" w:date="2025-09-20T00:40:00Z" w16du:dateUtc="2025-09-20T03:40:00Z">
                  <m:rPr>
                    <m:sty m:val="p"/>
                  </m:rPr>
                  <w:rPr>
                    <w:rFonts w:ascii="Cambria Math" w:hAnsi="Cambria Math" w:cs="Arial"/>
                  </w:rPr>
                  <m:t>∙</m:t>
                </w:del>
              </m:r>
              <m:sSub>
                <m:sSubPr>
                  <m:ctrlPr>
                    <w:del w:id="5352" w:author="JAVIERA PAZ LEFORT IBANEZ" w:date="2025-09-20T00:40:00Z" w16du:dateUtc="2025-09-20T03:40:00Z">
                      <w:rPr>
                        <w:rFonts w:ascii="Cambria Math" w:hAnsi="Cambria Math" w:cs="Arial"/>
                        <w:iCs/>
                      </w:rPr>
                    </w:del>
                  </m:ctrlPr>
                </m:sSubPr>
                <m:e>
                  <m:r>
                    <w:del w:id="5353" w:author="JAVIERA PAZ LEFORT IBANEZ" w:date="2025-09-20T00:40:00Z" w16du:dateUtc="2025-09-20T03:40:00Z">
                      <m:rPr>
                        <m:sty m:val="p"/>
                      </m:rPr>
                      <w:rPr>
                        <w:rFonts w:ascii="Cambria Math" w:hAnsi="Cambria Math" w:cs="Arial"/>
                      </w:rPr>
                      <m:t>A</m:t>
                    </w:del>
                  </m:r>
                </m:e>
                <m:sub>
                  <m:r>
                    <w:del w:id="5354" w:author="JAVIERA PAZ LEFORT IBANEZ" w:date="2025-09-20T00:40:00Z" w16du:dateUtc="2025-09-20T03:40:00Z">
                      <m:rPr>
                        <m:sty m:val="p"/>
                      </m:rPr>
                      <w:rPr>
                        <w:rFonts w:ascii="Cambria Math" w:hAnsi="Cambria Math" w:cs="Arial"/>
                      </w:rPr>
                      <m:t>m</m:t>
                    </w:del>
                  </m:r>
                </m:sub>
              </m:sSub>
            </m:den>
          </m:f>
        </m:oMath>
      </m:oMathPara>
    </w:p>
    <w:p w14:paraId="00CBEAE9" w14:textId="404CAD0C" w:rsidR="00E32863" w:rsidRPr="005D59EA" w:rsidDel="002231A7" w:rsidRDefault="00E32863">
      <w:pPr>
        <w:spacing w:line="360" w:lineRule="auto"/>
        <w:ind w:left="708"/>
        <w:jc w:val="both"/>
        <w:rPr>
          <w:del w:id="5355" w:author="JAVIERA PAZ LEFORT IBANEZ" w:date="2025-09-20T00:40:00Z" w16du:dateUtc="2025-09-20T03:40:00Z"/>
          <w:rFonts w:ascii="Arial" w:hAnsi="Arial" w:cs="Arial"/>
        </w:rPr>
        <w:pPrChange w:id="5356" w:author="JAVIERA PAZ LEFORT IBANEZ" w:date="2025-09-22T17:13:00Z" w16du:dateUtc="2025-09-22T20:13:00Z">
          <w:pPr/>
        </w:pPrChange>
      </w:pPr>
      <w:del w:id="5357" w:author="JAVIERA PAZ LEFORT IBANEZ" w:date="2025-09-20T00:40:00Z" w16du:dateUtc="2025-09-20T03:40:00Z">
        <w:r w:rsidRPr="005D59EA" w:rsidDel="002231A7">
          <w:rPr>
            <w:rFonts w:ascii="Arial" w:hAnsi="Arial" w:cs="Arial"/>
          </w:rPr>
          <w:delText>Donde:</w:delText>
        </w:r>
      </w:del>
    </w:p>
    <w:p w14:paraId="29FFA990" w14:textId="01A344B6" w:rsidR="00E32863" w:rsidRPr="005D59EA" w:rsidDel="002231A7" w:rsidRDefault="00000000">
      <w:pPr>
        <w:numPr>
          <w:ilvl w:val="1"/>
          <w:numId w:val="23"/>
        </w:numPr>
        <w:spacing w:line="360" w:lineRule="auto"/>
        <w:ind w:left="2148"/>
        <w:jc w:val="both"/>
        <w:rPr>
          <w:del w:id="5358" w:author="JAVIERA PAZ LEFORT IBANEZ" w:date="2025-09-20T00:40:00Z" w16du:dateUtc="2025-09-20T03:40:00Z"/>
          <w:rFonts w:ascii="Arial" w:hAnsi="Arial" w:cs="Arial"/>
        </w:rPr>
        <w:pPrChange w:id="5359" w:author="JAVIERA PAZ LEFORT IBANEZ" w:date="2025-09-22T17:13:00Z" w16du:dateUtc="2025-09-22T20:13:00Z">
          <w:pPr>
            <w:numPr>
              <w:ilvl w:val="1"/>
              <w:numId w:val="23"/>
            </w:numPr>
            <w:tabs>
              <w:tab w:val="num" w:pos="1440"/>
            </w:tabs>
            <w:ind w:left="1440" w:hanging="360"/>
          </w:pPr>
        </w:pPrChange>
      </w:pPr>
      <m:oMath>
        <m:sSub>
          <m:sSubPr>
            <m:ctrlPr>
              <w:del w:id="5360" w:author="JAVIERA PAZ LEFORT IBANEZ" w:date="2025-09-20T00:40:00Z" w16du:dateUtc="2025-09-20T03:40:00Z">
                <w:rPr>
                  <w:rFonts w:ascii="Cambria Math" w:hAnsi="Cambria Math" w:cs="Arial"/>
                  <w:i/>
                </w:rPr>
              </w:del>
            </m:ctrlPr>
          </m:sSubPr>
          <m:e>
            <m:r>
              <w:del w:id="5361" w:author="JAVIERA PAZ LEFORT IBANEZ" w:date="2025-09-20T00:40:00Z" w16du:dateUtc="2025-09-20T03:40:00Z">
                <w:rPr>
                  <w:rFonts w:ascii="Cambria Math" w:hAnsi="Cambria Math" w:cs="Arial"/>
                </w:rPr>
                <m:t>δ</m:t>
              </w:del>
            </m:r>
          </m:e>
          <m:sub>
            <m:r>
              <w:del w:id="5362" w:author="JAVIERA PAZ LEFORT IBANEZ" w:date="2025-09-20T00:40:00Z" w16du:dateUtc="2025-09-20T03:40:00Z">
                <w:rPr>
                  <w:rFonts w:ascii="Cambria Math" w:hAnsi="Cambria Math" w:cs="Arial"/>
                </w:rPr>
                <m:t>M</m:t>
              </w:del>
            </m:r>
          </m:sub>
        </m:sSub>
      </m:oMath>
      <w:del w:id="5363" w:author="JAVIERA PAZ LEFORT IBANEZ" w:date="2025-09-20T00:40:00Z" w16du:dateUtc="2025-09-20T03:40:00Z">
        <w:r w:rsidR="00E32863" w:rsidRPr="005D59EA" w:rsidDel="002231A7">
          <w:rPr>
            <w:rFonts w:ascii="Arial" w:hAnsi="Arial" w:cs="Arial"/>
          </w:rPr>
          <w:delText>​ es el espesor de la membrana.</w:delText>
        </w:r>
      </w:del>
    </w:p>
    <w:p w14:paraId="5018C6A4" w14:textId="1165BEDF" w:rsidR="00E32863" w:rsidRPr="005D59EA" w:rsidDel="002231A7" w:rsidRDefault="00000000">
      <w:pPr>
        <w:numPr>
          <w:ilvl w:val="1"/>
          <w:numId w:val="23"/>
        </w:numPr>
        <w:spacing w:line="360" w:lineRule="auto"/>
        <w:ind w:left="2148"/>
        <w:jc w:val="both"/>
        <w:rPr>
          <w:del w:id="5364" w:author="JAVIERA PAZ LEFORT IBANEZ" w:date="2025-09-20T00:40:00Z" w16du:dateUtc="2025-09-20T03:40:00Z"/>
          <w:rFonts w:ascii="Arial" w:hAnsi="Arial" w:cs="Arial"/>
        </w:rPr>
        <w:pPrChange w:id="5365" w:author="JAVIERA PAZ LEFORT IBANEZ" w:date="2025-09-22T17:13:00Z" w16du:dateUtc="2025-09-22T20:13:00Z">
          <w:pPr>
            <w:numPr>
              <w:ilvl w:val="1"/>
              <w:numId w:val="23"/>
            </w:numPr>
            <w:tabs>
              <w:tab w:val="num" w:pos="1440"/>
            </w:tabs>
            <w:ind w:left="1440" w:hanging="360"/>
          </w:pPr>
        </w:pPrChange>
      </w:pPr>
      <m:oMath>
        <m:sSub>
          <m:sSubPr>
            <m:ctrlPr>
              <w:del w:id="5366" w:author="JAVIERA PAZ LEFORT IBANEZ" w:date="2025-09-20T00:40:00Z" w16du:dateUtc="2025-09-20T03:40:00Z">
                <w:rPr>
                  <w:rFonts w:ascii="Cambria Math" w:hAnsi="Cambria Math" w:cs="Arial"/>
                  <w:i/>
                </w:rPr>
              </w:del>
            </m:ctrlPr>
          </m:sSubPr>
          <m:e>
            <m:r>
              <w:del w:id="5367" w:author="JAVIERA PAZ LEFORT IBANEZ" w:date="2025-09-20T00:40:00Z" w16du:dateUtc="2025-09-20T03:40:00Z">
                <w:rPr>
                  <w:rFonts w:ascii="Cambria Math" w:hAnsi="Cambria Math" w:cs="Arial"/>
                </w:rPr>
                <m:t>k</m:t>
              </w:del>
            </m:r>
          </m:e>
          <m:sub>
            <m:r>
              <w:del w:id="5368" w:author="JAVIERA PAZ LEFORT IBANEZ" w:date="2025-09-20T00:40:00Z" w16du:dateUtc="2025-09-20T03:40:00Z">
                <w:rPr>
                  <w:rFonts w:ascii="Cambria Math" w:hAnsi="Cambria Math" w:cs="Arial"/>
                </w:rPr>
                <m:t>efectiva</m:t>
              </w:del>
            </m:r>
          </m:sub>
        </m:sSub>
        <m:r>
          <w:del w:id="5369" w:author="JAVIERA PAZ LEFORT IBANEZ" w:date="2025-09-20T00:40:00Z" w16du:dateUtc="2025-09-20T03:40:00Z">
            <w:rPr>
              <w:rFonts w:ascii="Cambria Math" w:hAnsi="Cambria Math" w:cs="Arial"/>
            </w:rPr>
            <m:t>=</m:t>
          </w:del>
        </m:r>
        <m:sSub>
          <m:sSubPr>
            <m:ctrlPr>
              <w:del w:id="5370" w:author="JAVIERA PAZ LEFORT IBANEZ" w:date="2025-09-20T00:40:00Z" w16du:dateUtc="2025-09-20T03:40:00Z">
                <w:rPr>
                  <w:rFonts w:ascii="Cambria Math" w:hAnsi="Cambria Math" w:cs="Arial"/>
                  <w:i/>
                </w:rPr>
              </w:del>
            </m:ctrlPr>
          </m:sSubPr>
          <m:e>
            <m:r>
              <w:del w:id="5371" w:author="JAVIERA PAZ LEFORT IBANEZ" w:date="2025-09-20T00:40:00Z" w16du:dateUtc="2025-09-20T03:40:00Z">
                <w:rPr>
                  <w:rFonts w:ascii="Cambria Math" w:hAnsi="Cambria Math" w:cs="Arial"/>
                </w:rPr>
                <m:t>k</m:t>
              </w:del>
            </m:r>
          </m:e>
          <m:sub>
            <m:r>
              <w:del w:id="5372" w:author="JAVIERA PAZ LEFORT IBANEZ" w:date="2025-09-20T00:40:00Z" w16du:dateUtc="2025-09-20T03:40:00Z">
                <w:rPr>
                  <w:rFonts w:ascii="Cambria Math" w:hAnsi="Cambria Math" w:cs="Arial"/>
                </w:rPr>
                <m:t>gas</m:t>
              </w:del>
            </m:r>
          </m:sub>
        </m:sSub>
        <m:r>
          <w:del w:id="5373" w:author="JAVIERA PAZ LEFORT IBANEZ" w:date="2025-09-20T00:40:00Z" w16du:dateUtc="2025-09-20T03:40:00Z">
            <w:rPr>
              <w:rFonts w:ascii="Cambria Math" w:hAnsi="Cambria Math" w:cs="Arial"/>
            </w:rPr>
            <m:t>∙</m:t>
          </w:del>
        </m:r>
        <m:f>
          <m:fPr>
            <m:ctrlPr>
              <w:del w:id="5374" w:author="JAVIERA PAZ LEFORT IBANEZ" w:date="2025-09-20T00:40:00Z" w16du:dateUtc="2025-09-20T03:40:00Z">
                <w:rPr>
                  <w:rFonts w:ascii="Cambria Math" w:hAnsi="Cambria Math" w:cs="Arial"/>
                  <w:i/>
                </w:rPr>
              </w:del>
            </m:ctrlPr>
          </m:fPr>
          <m:num>
            <m:r>
              <w:del w:id="5375" w:author="JAVIERA PAZ LEFORT IBANEZ" w:date="2025-09-20T00:40:00Z" w16du:dateUtc="2025-09-20T03:40:00Z">
                <w:rPr>
                  <w:rFonts w:ascii="Cambria Math" w:hAnsi="Cambria Math" w:cs="Arial"/>
                </w:rPr>
                <m:t>ε</m:t>
              </w:del>
            </m:r>
          </m:num>
          <m:den>
            <m:r>
              <w:del w:id="5376" w:author="JAVIERA PAZ LEFORT IBANEZ" w:date="2025-09-20T00:40:00Z" w16du:dateUtc="2025-09-20T03:40:00Z">
                <w:rPr>
                  <w:rFonts w:ascii="Cambria Math" w:hAnsi="Cambria Math" w:cs="Arial"/>
                </w:rPr>
                <m:t>τ</m:t>
              </w:del>
            </m:r>
          </m:den>
        </m:f>
      </m:oMath>
      <w:del w:id="5377" w:author="JAVIERA PAZ LEFORT IBANEZ" w:date="2025-09-20T00:40:00Z" w16du:dateUtc="2025-09-20T03:40:00Z">
        <w:r w:rsidR="00E32863" w:rsidRPr="005D59EA" w:rsidDel="002231A7">
          <w:rPr>
            <w:rFonts w:ascii="Arial" w:hAnsi="Arial" w:cs="Arial"/>
          </w:rPr>
          <w:delText xml:space="preserve">​, donde </w:delText>
        </w:r>
      </w:del>
      <m:oMath>
        <m:sSub>
          <m:sSubPr>
            <m:ctrlPr>
              <w:del w:id="5378" w:author="JAVIERA PAZ LEFORT IBANEZ" w:date="2025-09-20T00:40:00Z" w16du:dateUtc="2025-09-20T03:40:00Z">
                <w:rPr>
                  <w:rFonts w:ascii="Cambria Math" w:hAnsi="Cambria Math" w:cs="Arial"/>
                  <w:i/>
                </w:rPr>
              </w:del>
            </m:ctrlPr>
          </m:sSubPr>
          <m:e>
            <m:r>
              <w:del w:id="5379" w:author="JAVIERA PAZ LEFORT IBANEZ" w:date="2025-09-20T00:40:00Z" w16du:dateUtc="2025-09-20T03:40:00Z">
                <w:rPr>
                  <w:rFonts w:ascii="Cambria Math" w:hAnsi="Cambria Math" w:cs="Arial"/>
                </w:rPr>
                <m:t>k</m:t>
              </w:del>
            </m:r>
          </m:e>
          <m:sub>
            <m:r>
              <w:del w:id="5380" w:author="JAVIERA PAZ LEFORT IBANEZ" w:date="2025-09-20T00:40:00Z" w16du:dateUtc="2025-09-20T03:40:00Z">
                <w:rPr>
                  <w:rFonts w:ascii="Cambria Math" w:hAnsi="Cambria Math" w:cs="Arial"/>
                </w:rPr>
                <m:t>gas</m:t>
              </w:del>
            </m:r>
          </m:sub>
        </m:sSub>
      </m:oMath>
      <w:del w:id="5381" w:author="JAVIERA PAZ LEFORT IBANEZ" w:date="2025-09-20T00:40:00Z" w16du:dateUtc="2025-09-20T03:40:00Z">
        <w:r w:rsidR="00E32863" w:rsidRPr="005D59EA" w:rsidDel="002231A7">
          <w:rPr>
            <w:rFonts w:ascii="Arial" w:hAnsi="Arial" w:cs="Arial"/>
          </w:rPr>
          <w:delText>​ es la conductividad térmica del vapor en los poros.</w:delText>
        </w:r>
      </w:del>
    </w:p>
    <w:p w14:paraId="6C1949F0" w14:textId="43BE6880" w:rsidR="00E32863" w:rsidRPr="005D59EA" w:rsidDel="002231A7" w:rsidRDefault="00E32863">
      <w:pPr>
        <w:numPr>
          <w:ilvl w:val="0"/>
          <w:numId w:val="23"/>
        </w:numPr>
        <w:spacing w:line="360" w:lineRule="auto"/>
        <w:ind w:left="1428"/>
        <w:jc w:val="both"/>
        <w:rPr>
          <w:del w:id="5382" w:author="JAVIERA PAZ LEFORT IBANEZ" w:date="2025-09-20T00:40:00Z" w16du:dateUtc="2025-09-20T03:40:00Z"/>
          <w:rFonts w:ascii="Arial" w:hAnsi="Arial" w:cs="Arial"/>
        </w:rPr>
        <w:pPrChange w:id="5383" w:author="JAVIERA PAZ LEFORT IBANEZ" w:date="2025-09-22T17:13:00Z" w16du:dateUtc="2025-09-22T20:13:00Z">
          <w:pPr>
            <w:numPr>
              <w:numId w:val="23"/>
            </w:numPr>
            <w:tabs>
              <w:tab w:val="num" w:pos="720"/>
            </w:tabs>
            <w:ind w:left="720" w:hanging="360"/>
          </w:pPr>
        </w:pPrChange>
      </w:pPr>
      <w:del w:id="5384" w:author="JAVIERA PAZ LEFORT IBANEZ" w:date="2025-09-20T00:40:00Z" w16du:dateUtc="2025-09-20T03:40:00Z">
        <w:r w:rsidRPr="005D59EA" w:rsidDel="002231A7">
          <w:rPr>
            <w:rFonts w:ascii="Arial" w:hAnsi="Arial" w:cs="Arial"/>
            <w:b/>
            <w:bCs/>
          </w:rPr>
          <w:delText>Resistencia en la Fase Externa (Carcasa - Solución Extractora):</w:delText>
        </w:r>
        <w:r w:rsidRPr="005D59EA" w:rsidDel="002231A7">
          <w:rPr>
            <w:rFonts w:ascii="Arial" w:hAnsi="Arial" w:cs="Arial"/>
          </w:rPr>
          <w:br/>
          <w:delText xml:space="preserve">Esta resistencia refleja la transferencia de calor desde la superficie externa de la membrana hacia la solución extractora. Se calcula utilizando el coeficiente de transferencia de calor </w:delText>
        </w:r>
      </w:del>
      <m:oMath>
        <m:sSub>
          <m:sSubPr>
            <m:ctrlPr>
              <w:del w:id="5385" w:author="JAVIERA PAZ LEFORT IBANEZ" w:date="2025-09-20T00:40:00Z" w16du:dateUtc="2025-09-20T03:40:00Z">
                <w:rPr>
                  <w:rFonts w:ascii="Cambria Math" w:hAnsi="Cambria Math" w:cs="Arial"/>
                  <w:i/>
                </w:rPr>
              </w:del>
            </m:ctrlPr>
          </m:sSubPr>
          <m:e>
            <m:r>
              <w:del w:id="5386" w:author="JAVIERA PAZ LEFORT IBANEZ" w:date="2025-09-20T00:40:00Z" w16du:dateUtc="2025-09-20T03:40:00Z">
                <w:rPr>
                  <w:rFonts w:ascii="Cambria Math" w:hAnsi="Cambria Math" w:cs="Arial"/>
                </w:rPr>
                <m:t>h</m:t>
              </w:del>
            </m:r>
          </m:e>
          <m:sub>
            <m:r>
              <w:del w:id="5387" w:author="JAVIERA PAZ LEFORT IBANEZ" w:date="2025-09-20T00:40:00Z" w16du:dateUtc="2025-09-20T03:40:00Z">
                <w:rPr>
                  <w:rFonts w:ascii="Cambria Math" w:hAnsi="Cambria Math" w:cs="Arial"/>
                </w:rPr>
                <m:t>c</m:t>
              </w:del>
            </m:r>
          </m:sub>
        </m:sSub>
      </m:oMath>
      <w:del w:id="5388" w:author="JAVIERA PAZ LEFORT IBANEZ" w:date="2025-09-20T00:40:00Z" w16du:dateUtc="2025-09-20T03:40:00Z">
        <w:r w:rsidRPr="005D59EA" w:rsidDel="002231A7">
          <w:rPr>
            <w:rFonts w:ascii="Arial" w:hAnsi="Arial" w:cs="Arial"/>
          </w:rPr>
          <w:delText>​, basado en el número de Nusselt para la carcasa:</w:delText>
        </w:r>
      </w:del>
    </w:p>
    <w:p w14:paraId="114633AF" w14:textId="4E9CC4EC" w:rsidR="00AF21E0" w:rsidRPr="005D59EA" w:rsidDel="002231A7" w:rsidRDefault="00000000">
      <w:pPr>
        <w:spacing w:line="360" w:lineRule="auto"/>
        <w:ind w:left="708"/>
        <w:jc w:val="both"/>
        <w:rPr>
          <w:del w:id="5389" w:author="JAVIERA PAZ LEFORT IBANEZ" w:date="2025-09-20T00:40:00Z" w16du:dateUtc="2025-09-20T03:40:00Z"/>
          <w:rFonts w:ascii="Arial" w:hAnsi="Arial" w:cs="Arial"/>
        </w:rPr>
        <w:pPrChange w:id="5390" w:author="JAVIERA PAZ LEFORT IBANEZ" w:date="2025-09-22T17:13:00Z" w16du:dateUtc="2025-09-22T20:13:00Z">
          <w:pPr>
            <w:jc w:val="center"/>
          </w:pPr>
        </w:pPrChange>
      </w:pPr>
      <m:oMathPara>
        <m:oMath>
          <m:sSub>
            <m:sSubPr>
              <m:ctrlPr>
                <w:del w:id="5391" w:author="JAVIERA PAZ LEFORT IBANEZ" w:date="2025-09-20T00:40:00Z" w16du:dateUtc="2025-09-20T03:40:00Z">
                  <w:rPr>
                    <w:rFonts w:ascii="Cambria Math" w:hAnsi="Cambria Math" w:cs="Arial"/>
                    <w:i/>
                  </w:rPr>
                </w:del>
              </m:ctrlPr>
            </m:sSubPr>
            <m:e>
              <m:r>
                <w:del w:id="5392" w:author="JAVIERA PAZ LEFORT IBANEZ" w:date="2025-09-20T00:40:00Z" w16du:dateUtc="2025-09-20T03:40:00Z">
                  <w:rPr>
                    <w:rFonts w:ascii="Cambria Math" w:hAnsi="Cambria Math" w:cs="Arial"/>
                  </w:rPr>
                  <m:t>R</m:t>
                </w:del>
              </m:r>
            </m:e>
            <m:sub>
              <m:r>
                <w:del w:id="5393" w:author="JAVIERA PAZ LEFORT IBANEZ" w:date="2025-09-20T00:40:00Z" w16du:dateUtc="2025-09-20T03:40:00Z">
                  <w:rPr>
                    <w:rFonts w:ascii="Cambria Math" w:hAnsi="Cambria Math" w:cs="Arial"/>
                  </w:rPr>
                  <m:t>carcasa</m:t>
                </w:del>
              </m:r>
            </m:sub>
          </m:sSub>
          <m:r>
            <w:del w:id="5394" w:author="JAVIERA PAZ LEFORT IBANEZ" w:date="2025-09-20T00:40:00Z" w16du:dateUtc="2025-09-20T03:40:00Z">
              <w:rPr>
                <w:rFonts w:ascii="Cambria Math" w:hAnsi="Cambria Math" w:cs="Arial"/>
              </w:rPr>
              <m:t>=</m:t>
            </w:del>
          </m:r>
          <m:f>
            <m:fPr>
              <m:ctrlPr>
                <w:del w:id="5395" w:author="JAVIERA PAZ LEFORT IBANEZ" w:date="2025-09-20T00:40:00Z" w16du:dateUtc="2025-09-20T03:40:00Z">
                  <w:rPr>
                    <w:rFonts w:ascii="Cambria Math" w:hAnsi="Cambria Math" w:cs="Arial"/>
                    <w:i/>
                  </w:rPr>
                </w:del>
              </m:ctrlPr>
            </m:fPr>
            <m:num>
              <m:r>
                <w:del w:id="5396" w:author="JAVIERA PAZ LEFORT IBANEZ" w:date="2025-09-20T00:40:00Z" w16du:dateUtc="2025-09-20T03:40:00Z">
                  <w:rPr>
                    <w:rFonts w:ascii="Cambria Math" w:hAnsi="Cambria Math" w:cs="Arial"/>
                  </w:rPr>
                  <m:t>1</m:t>
                </w:del>
              </m:r>
            </m:num>
            <m:den>
              <m:sSub>
                <m:sSubPr>
                  <m:ctrlPr>
                    <w:del w:id="5397" w:author="JAVIERA PAZ LEFORT IBANEZ" w:date="2025-09-20T00:40:00Z" w16du:dateUtc="2025-09-20T03:40:00Z">
                      <w:rPr>
                        <w:rFonts w:ascii="Cambria Math" w:hAnsi="Cambria Math" w:cs="Arial"/>
                        <w:i/>
                      </w:rPr>
                    </w:del>
                  </m:ctrlPr>
                </m:sSubPr>
                <m:e>
                  <m:r>
                    <w:del w:id="5398" w:author="JAVIERA PAZ LEFORT IBANEZ" w:date="2025-09-20T00:40:00Z" w16du:dateUtc="2025-09-20T03:40:00Z">
                      <w:rPr>
                        <w:rFonts w:ascii="Cambria Math" w:hAnsi="Cambria Math" w:cs="Arial"/>
                      </w:rPr>
                      <m:t>h</m:t>
                    </w:del>
                  </m:r>
                </m:e>
                <m:sub>
                  <m:r>
                    <w:del w:id="5399" w:author="JAVIERA PAZ LEFORT IBANEZ" w:date="2025-09-20T00:40:00Z" w16du:dateUtc="2025-09-20T03:40:00Z">
                      <w:rPr>
                        <w:rFonts w:ascii="Cambria Math" w:hAnsi="Cambria Math" w:cs="Arial"/>
                      </w:rPr>
                      <m:t>c</m:t>
                    </w:del>
                  </m:r>
                </m:sub>
              </m:sSub>
              <m:sSub>
                <m:sSubPr>
                  <m:ctrlPr>
                    <w:del w:id="5400" w:author="JAVIERA PAZ LEFORT IBANEZ" w:date="2025-09-20T00:40:00Z" w16du:dateUtc="2025-09-20T03:40:00Z">
                      <w:rPr>
                        <w:rFonts w:ascii="Cambria Math" w:hAnsi="Cambria Math" w:cs="Arial"/>
                        <w:i/>
                      </w:rPr>
                    </w:del>
                  </m:ctrlPr>
                </m:sSubPr>
                <m:e>
                  <m:r>
                    <w:del w:id="5401" w:author="JAVIERA PAZ LEFORT IBANEZ" w:date="2025-09-20T00:40:00Z" w16du:dateUtc="2025-09-20T03:40:00Z">
                      <w:rPr>
                        <w:rFonts w:ascii="Cambria Math" w:hAnsi="Cambria Math" w:cs="Arial"/>
                      </w:rPr>
                      <m:t>A</m:t>
                    </w:del>
                  </m:r>
                </m:e>
                <m:sub>
                  <m:r>
                    <w:del w:id="5402" w:author="JAVIERA PAZ LEFORT IBANEZ" w:date="2025-09-20T00:40:00Z" w16du:dateUtc="2025-09-20T03:40:00Z">
                      <w:rPr>
                        <w:rFonts w:ascii="Cambria Math" w:hAnsi="Cambria Math" w:cs="Arial"/>
                      </w:rPr>
                      <m:t>c</m:t>
                    </w:del>
                  </m:r>
                </m:sub>
              </m:sSub>
            </m:den>
          </m:f>
        </m:oMath>
      </m:oMathPara>
    </w:p>
    <w:p w14:paraId="21366FA7" w14:textId="5849B92A" w:rsidR="00E32863" w:rsidRPr="005D59EA" w:rsidDel="002231A7" w:rsidRDefault="00E32863">
      <w:pPr>
        <w:spacing w:line="360" w:lineRule="auto"/>
        <w:ind w:left="708"/>
        <w:jc w:val="both"/>
        <w:rPr>
          <w:del w:id="5403" w:author="JAVIERA PAZ LEFORT IBANEZ" w:date="2025-09-20T00:40:00Z" w16du:dateUtc="2025-09-20T03:40:00Z"/>
          <w:rFonts w:ascii="Arial" w:hAnsi="Arial" w:cs="Arial"/>
        </w:rPr>
        <w:pPrChange w:id="5404" w:author="JAVIERA PAZ LEFORT IBANEZ" w:date="2025-09-22T17:13:00Z" w16du:dateUtc="2025-09-22T20:13:00Z">
          <w:pPr/>
        </w:pPrChange>
      </w:pPr>
      <w:del w:id="5405" w:author="JAVIERA PAZ LEFORT IBANEZ" w:date="2025-09-20T00:40:00Z" w16du:dateUtc="2025-09-20T03:40:00Z">
        <w:r w:rsidRPr="005D59EA" w:rsidDel="002231A7">
          <w:rPr>
            <w:rFonts w:ascii="Arial" w:hAnsi="Arial" w:cs="Arial"/>
          </w:rPr>
          <w:delText>Donde:</w:delText>
        </w:r>
      </w:del>
    </w:p>
    <w:p w14:paraId="3DF907FD" w14:textId="67D6EFE7" w:rsidR="00D20B65" w:rsidRPr="005D59EA" w:rsidDel="002231A7" w:rsidRDefault="00000000">
      <w:pPr>
        <w:numPr>
          <w:ilvl w:val="1"/>
          <w:numId w:val="23"/>
        </w:numPr>
        <w:spacing w:line="360" w:lineRule="auto"/>
        <w:ind w:left="2148"/>
        <w:jc w:val="both"/>
        <w:rPr>
          <w:del w:id="5406" w:author="JAVIERA PAZ LEFORT IBANEZ" w:date="2025-09-20T00:40:00Z" w16du:dateUtc="2025-09-20T03:40:00Z"/>
          <w:rFonts w:ascii="Arial" w:hAnsi="Arial" w:cs="Arial"/>
        </w:rPr>
        <w:pPrChange w:id="5407" w:author="JAVIERA PAZ LEFORT IBANEZ" w:date="2025-09-22T17:13:00Z" w16du:dateUtc="2025-09-22T20:13:00Z">
          <w:pPr>
            <w:numPr>
              <w:ilvl w:val="1"/>
              <w:numId w:val="23"/>
            </w:numPr>
            <w:tabs>
              <w:tab w:val="num" w:pos="1440"/>
            </w:tabs>
            <w:ind w:left="1440" w:hanging="360"/>
          </w:pPr>
        </w:pPrChange>
      </w:pPr>
      <m:oMath>
        <m:sSub>
          <m:sSubPr>
            <m:ctrlPr>
              <w:del w:id="5408" w:author="JAVIERA PAZ LEFORT IBANEZ" w:date="2025-09-20T00:40:00Z" w16du:dateUtc="2025-09-20T03:40:00Z">
                <w:rPr>
                  <w:rFonts w:ascii="Cambria Math" w:hAnsi="Cambria Math" w:cs="Arial"/>
                  <w:i/>
                </w:rPr>
              </w:del>
            </m:ctrlPr>
          </m:sSubPr>
          <m:e>
            <m:r>
              <w:del w:id="5409" w:author="JAVIERA PAZ LEFORT IBANEZ" w:date="2025-09-20T00:40:00Z" w16du:dateUtc="2025-09-20T03:40:00Z">
                <w:rPr>
                  <w:rFonts w:ascii="Cambria Math" w:hAnsi="Cambria Math" w:cs="Arial"/>
                </w:rPr>
                <m:t>h</m:t>
              </w:del>
            </m:r>
          </m:e>
          <m:sub>
            <m:r>
              <w:del w:id="5410" w:author="JAVIERA PAZ LEFORT IBANEZ" w:date="2025-09-20T00:40:00Z" w16du:dateUtc="2025-09-20T03:40:00Z">
                <w:rPr>
                  <w:rFonts w:ascii="Cambria Math" w:hAnsi="Cambria Math" w:cs="Arial"/>
                </w:rPr>
                <m:t>c</m:t>
              </w:del>
            </m:r>
          </m:sub>
        </m:sSub>
        <m:r>
          <w:del w:id="5411" w:author="JAVIERA PAZ LEFORT IBANEZ" w:date="2025-09-20T00:40:00Z" w16du:dateUtc="2025-09-20T03:40:00Z">
            <w:rPr>
              <w:rFonts w:ascii="Cambria Math" w:hAnsi="Cambria Math" w:cs="Arial"/>
            </w:rPr>
            <m:t>=</m:t>
          </w:del>
        </m:r>
        <m:f>
          <m:fPr>
            <m:ctrlPr>
              <w:del w:id="5412" w:author="JAVIERA PAZ LEFORT IBANEZ" w:date="2025-09-20T00:40:00Z" w16du:dateUtc="2025-09-20T03:40:00Z">
                <w:rPr>
                  <w:rFonts w:ascii="Cambria Math" w:hAnsi="Cambria Math" w:cs="Arial"/>
                  <w:i/>
                </w:rPr>
              </w:del>
            </m:ctrlPr>
          </m:fPr>
          <m:num>
            <m:sSub>
              <m:sSubPr>
                <m:ctrlPr>
                  <w:del w:id="5413" w:author="JAVIERA PAZ LEFORT IBANEZ" w:date="2025-09-20T00:40:00Z" w16du:dateUtc="2025-09-20T03:40:00Z">
                    <w:rPr>
                      <w:rFonts w:ascii="Cambria Math" w:hAnsi="Cambria Math" w:cs="Arial"/>
                      <w:i/>
                    </w:rPr>
                  </w:del>
                </m:ctrlPr>
              </m:sSubPr>
              <m:e>
                <m:r>
                  <w:del w:id="5414" w:author="JAVIERA PAZ LEFORT IBANEZ" w:date="2025-09-20T00:40:00Z" w16du:dateUtc="2025-09-20T03:40:00Z">
                    <w:rPr>
                      <w:rFonts w:ascii="Cambria Math" w:hAnsi="Cambria Math" w:cs="Arial"/>
                    </w:rPr>
                    <m:t>Nu</m:t>
                  </w:del>
                </m:r>
              </m:e>
              <m:sub>
                <m:r>
                  <w:del w:id="5415" w:author="JAVIERA PAZ LEFORT IBANEZ" w:date="2025-09-20T00:40:00Z" w16du:dateUtc="2025-09-20T03:40:00Z">
                    <w:rPr>
                      <w:rFonts w:ascii="Cambria Math" w:hAnsi="Cambria Math" w:cs="Arial"/>
                    </w:rPr>
                    <m:t>carcasa</m:t>
                  </w:del>
                </m:r>
              </m:sub>
            </m:sSub>
            <m:r>
              <w:del w:id="5416" w:author="JAVIERA PAZ LEFORT IBANEZ" w:date="2025-09-20T00:40:00Z" w16du:dateUtc="2025-09-20T03:40:00Z">
                <w:rPr>
                  <w:rFonts w:ascii="Cambria Math" w:hAnsi="Cambria Math" w:cs="Arial"/>
                </w:rPr>
                <m:t>∙</m:t>
              </w:del>
            </m:r>
            <m:sSub>
              <m:sSubPr>
                <m:ctrlPr>
                  <w:del w:id="5417" w:author="JAVIERA PAZ LEFORT IBANEZ" w:date="2025-09-20T00:40:00Z" w16du:dateUtc="2025-09-20T03:40:00Z">
                    <w:rPr>
                      <w:rFonts w:ascii="Cambria Math" w:hAnsi="Cambria Math" w:cs="Arial"/>
                      <w:i/>
                    </w:rPr>
                  </w:del>
                </m:ctrlPr>
              </m:sSubPr>
              <m:e>
                <m:r>
                  <w:del w:id="5418" w:author="JAVIERA PAZ LEFORT IBANEZ" w:date="2025-09-20T00:40:00Z" w16du:dateUtc="2025-09-20T03:40:00Z">
                    <w:rPr>
                      <w:rFonts w:ascii="Cambria Math" w:hAnsi="Cambria Math" w:cs="Arial"/>
                    </w:rPr>
                    <m:t>k</m:t>
                  </w:del>
                </m:r>
              </m:e>
              <m:sub>
                <m:sSub>
                  <m:sSubPr>
                    <m:ctrlPr>
                      <w:del w:id="5419" w:author="JAVIERA PAZ LEFORT IBANEZ" w:date="2025-09-20T00:40:00Z" w16du:dateUtc="2025-09-20T03:40:00Z">
                        <w:rPr>
                          <w:rFonts w:ascii="Cambria Math" w:hAnsi="Cambria Math" w:cs="Arial"/>
                          <w:i/>
                        </w:rPr>
                      </w:del>
                    </m:ctrlPr>
                  </m:sSubPr>
                  <m:e>
                    <m:r>
                      <w:del w:id="5420" w:author="JAVIERA PAZ LEFORT IBANEZ" w:date="2025-09-20T00:40:00Z" w16du:dateUtc="2025-09-20T03:40:00Z">
                        <w:rPr>
                          <w:rFonts w:ascii="Cambria Math" w:hAnsi="Cambria Math" w:cs="Arial"/>
                        </w:rPr>
                        <m:t>CaCl</m:t>
                      </w:del>
                    </m:r>
                  </m:e>
                  <m:sub>
                    <m:r>
                      <w:del w:id="5421" w:author="JAVIERA PAZ LEFORT IBANEZ" w:date="2025-09-20T00:40:00Z" w16du:dateUtc="2025-09-20T03:40:00Z">
                        <w:rPr>
                          <w:rFonts w:ascii="Cambria Math" w:hAnsi="Cambria Math" w:cs="Arial"/>
                        </w:rPr>
                        <m:t>2</m:t>
                      </w:del>
                    </m:r>
                  </m:sub>
                </m:sSub>
              </m:sub>
            </m:sSub>
          </m:num>
          <m:den>
            <m:sSub>
              <m:sSubPr>
                <m:ctrlPr>
                  <w:del w:id="5422" w:author="JAVIERA PAZ LEFORT IBANEZ" w:date="2025-09-20T00:40:00Z" w16du:dateUtc="2025-09-20T03:40:00Z">
                    <w:rPr>
                      <w:rFonts w:ascii="Cambria Math" w:hAnsi="Cambria Math" w:cs="Arial"/>
                      <w:i/>
                    </w:rPr>
                  </w:del>
                </m:ctrlPr>
              </m:sSubPr>
              <m:e>
                <m:r>
                  <w:del w:id="5423" w:author="JAVIERA PAZ LEFORT IBANEZ" w:date="2025-09-20T00:40:00Z" w16du:dateUtc="2025-09-20T03:40:00Z">
                    <w:rPr>
                      <w:rFonts w:ascii="Cambria Math" w:hAnsi="Cambria Math" w:cs="Arial"/>
                    </w:rPr>
                    <m:t>d</m:t>
                  </w:del>
                </m:r>
              </m:e>
              <m:sub>
                <m:r>
                  <w:del w:id="5424" w:author="JAVIERA PAZ LEFORT IBANEZ" w:date="2025-09-20T00:40:00Z" w16du:dateUtc="2025-09-20T03:40:00Z">
                    <w:rPr>
                      <w:rFonts w:ascii="Cambria Math" w:hAnsi="Cambria Math" w:cs="Arial"/>
                    </w:rPr>
                    <m:t>equiv</m:t>
                  </w:del>
                </m:r>
              </m:sub>
            </m:sSub>
          </m:den>
        </m:f>
      </m:oMath>
    </w:p>
    <w:p w14:paraId="2B4E99D9" w14:textId="1D28D5FC" w:rsidR="00E32863" w:rsidRPr="005D59EA" w:rsidDel="002231A7" w:rsidRDefault="00000000">
      <w:pPr>
        <w:numPr>
          <w:ilvl w:val="1"/>
          <w:numId w:val="23"/>
        </w:numPr>
        <w:spacing w:line="360" w:lineRule="auto"/>
        <w:ind w:left="2148"/>
        <w:jc w:val="both"/>
        <w:rPr>
          <w:del w:id="5425" w:author="JAVIERA PAZ LEFORT IBANEZ" w:date="2025-09-20T00:40:00Z" w16du:dateUtc="2025-09-20T03:40:00Z"/>
          <w:rFonts w:ascii="Arial" w:hAnsi="Arial" w:cs="Arial"/>
        </w:rPr>
        <w:pPrChange w:id="5426" w:author="JAVIERA PAZ LEFORT IBANEZ" w:date="2025-09-22T17:13:00Z" w16du:dateUtc="2025-09-22T20:13:00Z">
          <w:pPr>
            <w:numPr>
              <w:ilvl w:val="1"/>
              <w:numId w:val="23"/>
            </w:numPr>
            <w:tabs>
              <w:tab w:val="num" w:pos="1440"/>
            </w:tabs>
            <w:ind w:left="1440" w:hanging="360"/>
          </w:pPr>
        </w:pPrChange>
      </w:pPr>
      <m:oMath>
        <m:sSub>
          <m:sSubPr>
            <m:ctrlPr>
              <w:del w:id="5427" w:author="JAVIERA PAZ LEFORT IBANEZ" w:date="2025-09-20T00:40:00Z" w16du:dateUtc="2025-09-20T03:40:00Z">
                <w:rPr>
                  <w:rFonts w:ascii="Cambria Math" w:hAnsi="Cambria Math" w:cs="Arial"/>
                  <w:i/>
                </w:rPr>
              </w:del>
            </m:ctrlPr>
          </m:sSubPr>
          <m:e>
            <m:r>
              <w:del w:id="5428" w:author="JAVIERA PAZ LEFORT IBANEZ" w:date="2025-09-20T00:40:00Z" w16du:dateUtc="2025-09-20T03:40:00Z">
                <w:rPr>
                  <w:rFonts w:ascii="Cambria Math" w:hAnsi="Cambria Math" w:cs="Arial"/>
                </w:rPr>
                <m:t>A</m:t>
              </w:del>
            </m:r>
          </m:e>
          <m:sub>
            <m:r>
              <w:del w:id="5429" w:author="JAVIERA PAZ LEFORT IBANEZ" w:date="2025-09-20T00:40:00Z" w16du:dateUtc="2025-09-20T03:40:00Z">
                <w:rPr>
                  <w:rFonts w:ascii="Cambria Math" w:hAnsi="Cambria Math" w:cs="Arial"/>
                </w:rPr>
                <m:t>c</m:t>
              </w:del>
            </m:r>
          </m:sub>
        </m:sSub>
      </m:oMath>
      <w:del w:id="5430" w:author="JAVIERA PAZ LEFORT IBANEZ" w:date="2025-09-20T00:40:00Z" w16du:dateUtc="2025-09-20T03:40:00Z">
        <w:r w:rsidR="00AF21E0" w:rsidRPr="005D59EA" w:rsidDel="002231A7">
          <w:rPr>
            <w:rFonts w:ascii="Arial" w:eastAsiaTheme="minorEastAsia" w:hAnsi="Arial" w:cs="Arial"/>
          </w:rPr>
          <w:delText xml:space="preserve"> </w:delText>
        </w:r>
        <w:r w:rsidR="00E32863" w:rsidRPr="005D59EA" w:rsidDel="002231A7">
          <w:rPr>
            <w:rFonts w:ascii="Arial" w:hAnsi="Arial" w:cs="Arial"/>
          </w:rPr>
          <w:delText>es el área superficial de la carcasa.</w:delText>
        </w:r>
      </w:del>
    </w:p>
    <w:p w14:paraId="64D963CF" w14:textId="728D8B1F" w:rsidR="00E32863" w:rsidRPr="005D59EA" w:rsidDel="002231A7" w:rsidRDefault="00E32863">
      <w:pPr>
        <w:pStyle w:val="Ttulo4"/>
        <w:spacing w:line="360" w:lineRule="auto"/>
        <w:ind w:left="708"/>
        <w:jc w:val="both"/>
        <w:rPr>
          <w:del w:id="5431" w:author="JAVIERA PAZ LEFORT IBANEZ" w:date="2025-09-20T00:40:00Z" w16du:dateUtc="2025-09-20T03:40:00Z"/>
          <w:rFonts w:ascii="Arial" w:hAnsi="Arial" w:cs="Arial"/>
          <w:color w:val="auto"/>
        </w:rPr>
        <w:pPrChange w:id="5432" w:author="JAVIERA PAZ LEFORT IBANEZ" w:date="2025-09-22T17:13:00Z" w16du:dateUtc="2025-09-22T20:13:00Z">
          <w:pPr>
            <w:pStyle w:val="Ttulo4"/>
          </w:pPr>
        </w:pPrChange>
      </w:pPr>
      <w:del w:id="5433" w:author="JAVIERA PAZ LEFORT IBANEZ" w:date="2025-09-20T00:40:00Z" w16du:dateUtc="2025-09-20T03:40:00Z">
        <w:r w:rsidRPr="005D59EA" w:rsidDel="002231A7">
          <w:rPr>
            <w:rFonts w:ascii="Arial" w:hAnsi="Arial" w:cs="Arial"/>
            <w:color w:val="auto"/>
          </w:rPr>
          <w:delText>Coeficiente Global de Transferencia de Calor</w:delText>
        </w:r>
      </w:del>
    </w:p>
    <w:p w14:paraId="69D82A13" w14:textId="31CA1D61" w:rsidR="00D20B65" w:rsidRPr="005D59EA" w:rsidDel="002231A7" w:rsidRDefault="00E32863">
      <w:pPr>
        <w:spacing w:line="360" w:lineRule="auto"/>
        <w:ind w:left="708"/>
        <w:jc w:val="both"/>
        <w:rPr>
          <w:del w:id="5434" w:author="JAVIERA PAZ LEFORT IBANEZ" w:date="2025-09-20T00:40:00Z" w16du:dateUtc="2025-09-20T03:40:00Z"/>
          <w:rFonts w:ascii="Arial" w:hAnsi="Arial" w:cs="Arial"/>
        </w:rPr>
        <w:pPrChange w:id="5435" w:author="JAVIERA PAZ LEFORT IBANEZ" w:date="2025-09-22T17:13:00Z" w16du:dateUtc="2025-09-22T20:13:00Z">
          <w:pPr/>
        </w:pPrChange>
      </w:pPr>
      <w:del w:id="5436" w:author="JAVIERA PAZ LEFORT IBANEZ" w:date="2025-09-20T00:40:00Z" w16du:dateUtc="2025-09-20T03:40:00Z">
        <w:r w:rsidRPr="005D59EA" w:rsidDel="002231A7">
          <w:rPr>
            <w:rFonts w:ascii="Arial" w:hAnsi="Arial" w:cs="Arial"/>
          </w:rPr>
          <w:delText>La resistencia térmica total del sistema se calcula como la suma de las resistencias individuales:</w:delText>
        </w:r>
      </w:del>
    </w:p>
    <w:p w14:paraId="137F02F6" w14:textId="7818FB7D" w:rsidR="00AF21E0" w:rsidRPr="005D59EA" w:rsidDel="002231A7" w:rsidRDefault="00000000">
      <w:pPr>
        <w:spacing w:line="360" w:lineRule="auto"/>
        <w:ind w:left="708"/>
        <w:jc w:val="both"/>
        <w:rPr>
          <w:del w:id="5437" w:author="JAVIERA PAZ LEFORT IBANEZ" w:date="2025-09-20T00:40:00Z" w16du:dateUtc="2025-09-20T03:40:00Z"/>
          <w:rFonts w:ascii="Arial" w:hAnsi="Arial" w:cs="Arial"/>
        </w:rPr>
        <w:pPrChange w:id="5438" w:author="JAVIERA PAZ LEFORT IBANEZ" w:date="2025-09-22T17:13:00Z" w16du:dateUtc="2025-09-22T20:13:00Z">
          <w:pPr>
            <w:jc w:val="center"/>
          </w:pPr>
        </w:pPrChange>
      </w:pPr>
      <m:oMathPara>
        <m:oMath>
          <m:sSub>
            <m:sSubPr>
              <m:ctrlPr>
                <w:del w:id="5439" w:author="JAVIERA PAZ LEFORT IBANEZ" w:date="2025-09-20T00:40:00Z" w16du:dateUtc="2025-09-20T03:40:00Z">
                  <w:rPr>
                    <w:rFonts w:ascii="Cambria Math" w:hAnsi="Cambria Math" w:cs="Arial"/>
                    <w:i/>
                  </w:rPr>
                </w:del>
              </m:ctrlPr>
            </m:sSubPr>
            <m:e>
              <m:r>
                <w:del w:id="5440" w:author="JAVIERA PAZ LEFORT IBANEZ" w:date="2025-09-20T00:40:00Z" w16du:dateUtc="2025-09-20T03:40:00Z">
                  <w:rPr>
                    <w:rFonts w:ascii="Cambria Math" w:hAnsi="Cambria Math" w:cs="Arial"/>
                  </w:rPr>
                  <m:t>R</m:t>
                </w:del>
              </m:r>
            </m:e>
            <m:sub>
              <m:r>
                <w:del w:id="5441" w:author="JAVIERA PAZ LEFORT IBANEZ" w:date="2025-09-20T00:40:00Z" w16du:dateUtc="2025-09-20T03:40:00Z">
                  <w:rPr>
                    <w:rFonts w:ascii="Cambria Math" w:hAnsi="Cambria Math" w:cs="Arial"/>
                  </w:rPr>
                  <m:t>total</m:t>
                </w:del>
              </m:r>
            </m:sub>
          </m:sSub>
          <m:r>
            <w:del w:id="5442" w:author="JAVIERA PAZ LEFORT IBANEZ" w:date="2025-09-20T00:40:00Z" w16du:dateUtc="2025-09-20T03:40:00Z">
              <w:rPr>
                <w:rFonts w:ascii="Cambria Math" w:hAnsi="Cambria Math" w:cs="Arial"/>
              </w:rPr>
              <m:t>=</m:t>
            </w:del>
          </m:r>
          <m:sSub>
            <m:sSubPr>
              <m:ctrlPr>
                <w:del w:id="5443" w:author="JAVIERA PAZ LEFORT IBANEZ" w:date="2025-09-20T00:40:00Z" w16du:dateUtc="2025-09-20T03:40:00Z">
                  <w:rPr>
                    <w:rFonts w:ascii="Cambria Math" w:hAnsi="Cambria Math" w:cs="Arial"/>
                    <w:i/>
                  </w:rPr>
                </w:del>
              </m:ctrlPr>
            </m:sSubPr>
            <m:e>
              <m:r>
                <w:del w:id="5444" w:author="JAVIERA PAZ LEFORT IBANEZ" w:date="2025-09-20T00:40:00Z" w16du:dateUtc="2025-09-20T03:40:00Z">
                  <w:rPr>
                    <w:rFonts w:ascii="Cambria Math" w:hAnsi="Cambria Math" w:cs="Arial"/>
                  </w:rPr>
                  <m:t>R</m:t>
                </w:del>
              </m:r>
            </m:e>
            <m:sub>
              <m:r>
                <w:del w:id="5445" w:author="JAVIERA PAZ LEFORT IBANEZ" w:date="2025-09-20T00:40:00Z" w16du:dateUtc="2025-09-20T03:40:00Z">
                  <w:rPr>
                    <w:rFonts w:ascii="Cambria Math" w:hAnsi="Cambria Math" w:cs="Arial"/>
                  </w:rPr>
                  <m:t>fibra</m:t>
                </w:del>
              </m:r>
            </m:sub>
          </m:sSub>
          <m:r>
            <w:del w:id="5446" w:author="JAVIERA PAZ LEFORT IBANEZ" w:date="2025-09-20T00:40:00Z" w16du:dateUtc="2025-09-20T03:40:00Z">
              <w:rPr>
                <w:rFonts w:ascii="Cambria Math" w:hAnsi="Cambria Math" w:cs="Arial"/>
              </w:rPr>
              <m:t>+</m:t>
            </w:del>
          </m:r>
          <m:sSub>
            <m:sSubPr>
              <m:ctrlPr>
                <w:del w:id="5447" w:author="JAVIERA PAZ LEFORT IBANEZ" w:date="2025-09-20T00:40:00Z" w16du:dateUtc="2025-09-20T03:40:00Z">
                  <w:rPr>
                    <w:rFonts w:ascii="Cambria Math" w:hAnsi="Cambria Math" w:cs="Arial"/>
                    <w:i/>
                  </w:rPr>
                </w:del>
              </m:ctrlPr>
            </m:sSubPr>
            <m:e>
              <m:r>
                <w:del w:id="5448" w:author="JAVIERA PAZ LEFORT IBANEZ" w:date="2025-09-20T00:40:00Z" w16du:dateUtc="2025-09-20T03:40:00Z">
                  <w:rPr>
                    <w:rFonts w:ascii="Cambria Math" w:hAnsi="Cambria Math" w:cs="Arial"/>
                  </w:rPr>
                  <m:t>R</m:t>
                </w:del>
              </m:r>
            </m:e>
            <m:sub>
              <m:r>
                <w:del w:id="5449" w:author="JAVIERA PAZ LEFORT IBANEZ" w:date="2025-09-20T00:40:00Z" w16du:dateUtc="2025-09-20T03:40:00Z">
                  <w:rPr>
                    <w:rFonts w:ascii="Cambria Math" w:hAnsi="Cambria Math" w:cs="Arial"/>
                  </w:rPr>
                  <m:t>membrana</m:t>
                </w:del>
              </m:r>
            </m:sub>
          </m:sSub>
          <m:r>
            <w:del w:id="5450" w:author="JAVIERA PAZ LEFORT IBANEZ" w:date="2025-09-20T00:40:00Z" w16du:dateUtc="2025-09-20T03:40:00Z">
              <w:rPr>
                <w:rFonts w:ascii="Cambria Math" w:hAnsi="Cambria Math" w:cs="Arial"/>
              </w:rPr>
              <m:t>+</m:t>
            </w:del>
          </m:r>
          <m:sSub>
            <m:sSubPr>
              <m:ctrlPr>
                <w:del w:id="5451" w:author="JAVIERA PAZ LEFORT IBANEZ" w:date="2025-09-20T00:40:00Z" w16du:dateUtc="2025-09-20T03:40:00Z">
                  <w:rPr>
                    <w:rFonts w:ascii="Cambria Math" w:hAnsi="Cambria Math" w:cs="Arial"/>
                    <w:i/>
                  </w:rPr>
                </w:del>
              </m:ctrlPr>
            </m:sSubPr>
            <m:e>
              <m:r>
                <w:del w:id="5452" w:author="JAVIERA PAZ LEFORT IBANEZ" w:date="2025-09-20T00:40:00Z" w16du:dateUtc="2025-09-20T03:40:00Z">
                  <w:rPr>
                    <w:rFonts w:ascii="Cambria Math" w:hAnsi="Cambria Math" w:cs="Arial"/>
                  </w:rPr>
                  <m:t>R</m:t>
                </w:del>
              </m:r>
            </m:e>
            <m:sub>
              <m:r>
                <w:del w:id="5453" w:author="JAVIERA PAZ LEFORT IBANEZ" w:date="2025-09-20T00:40:00Z" w16du:dateUtc="2025-09-20T03:40:00Z">
                  <w:rPr>
                    <w:rFonts w:ascii="Cambria Math" w:hAnsi="Cambria Math" w:cs="Arial"/>
                  </w:rPr>
                  <m:t>carcasa</m:t>
                </w:del>
              </m:r>
            </m:sub>
          </m:sSub>
        </m:oMath>
      </m:oMathPara>
    </w:p>
    <w:p w14:paraId="3E2EF50D" w14:textId="44D5043B" w:rsidR="00E32863" w:rsidRPr="005D59EA" w:rsidDel="002231A7" w:rsidRDefault="00E32863">
      <w:pPr>
        <w:spacing w:line="360" w:lineRule="auto"/>
        <w:ind w:left="708"/>
        <w:jc w:val="both"/>
        <w:rPr>
          <w:del w:id="5454" w:author="JAVIERA PAZ LEFORT IBANEZ" w:date="2025-09-20T00:40:00Z" w16du:dateUtc="2025-09-20T03:40:00Z"/>
          <w:rFonts w:ascii="Arial" w:hAnsi="Arial" w:cs="Arial"/>
        </w:rPr>
        <w:pPrChange w:id="5455" w:author="JAVIERA PAZ LEFORT IBANEZ" w:date="2025-09-22T17:13:00Z" w16du:dateUtc="2025-09-22T20:13:00Z">
          <w:pPr/>
        </w:pPrChange>
      </w:pPr>
      <w:del w:id="5456" w:author="JAVIERA PAZ LEFORT IBANEZ" w:date="2025-09-20T00:40:00Z" w16du:dateUtc="2025-09-20T03:40:00Z">
        <w:r w:rsidRPr="005D59EA" w:rsidDel="002231A7">
          <w:rPr>
            <w:rFonts w:ascii="Arial" w:hAnsi="Arial" w:cs="Arial"/>
          </w:rPr>
          <w:delText xml:space="preserve">Y a partir de esta resistencia total, se define el </w:delText>
        </w:r>
        <w:r w:rsidRPr="005D59EA" w:rsidDel="002231A7">
          <w:rPr>
            <w:rFonts w:ascii="Arial" w:hAnsi="Arial" w:cs="Arial"/>
            <w:b/>
            <w:bCs/>
          </w:rPr>
          <w:delText xml:space="preserve">coeficiente global de transferencia de calor </w:delText>
        </w:r>
      </w:del>
      <m:oMath>
        <m:sSub>
          <m:sSubPr>
            <m:ctrlPr>
              <w:del w:id="5457" w:author="JAVIERA PAZ LEFORT IBANEZ" w:date="2025-09-20T00:40:00Z" w16du:dateUtc="2025-09-20T03:40:00Z">
                <w:rPr>
                  <w:rFonts w:ascii="Cambria Math" w:hAnsi="Cambria Math" w:cs="Arial"/>
                  <w:b/>
                  <w:bCs/>
                  <w:i/>
                </w:rPr>
              </w:del>
            </m:ctrlPr>
          </m:sSubPr>
          <m:e>
            <m:r>
              <w:del w:id="5458" w:author="JAVIERA PAZ LEFORT IBANEZ" w:date="2025-09-20T00:40:00Z" w16du:dateUtc="2025-09-20T03:40:00Z">
                <m:rPr>
                  <m:sty m:val="bi"/>
                </m:rPr>
                <w:rPr>
                  <w:rFonts w:ascii="Cambria Math" w:hAnsi="Cambria Math" w:cs="Arial"/>
                </w:rPr>
                <m:t>U</m:t>
              </w:del>
            </m:r>
          </m:e>
          <m:sub>
            <m:r>
              <w:del w:id="5459" w:author="JAVIERA PAZ LEFORT IBANEZ" w:date="2025-09-20T00:40:00Z" w16du:dateUtc="2025-09-20T03:40:00Z">
                <m:rPr>
                  <m:sty m:val="bi"/>
                </m:rPr>
                <w:rPr>
                  <w:rFonts w:ascii="Cambria Math" w:hAnsi="Cambria Math" w:cs="Arial"/>
                </w:rPr>
                <m:t>global</m:t>
              </w:del>
            </m:r>
          </m:sub>
        </m:sSub>
      </m:oMath>
      <w:del w:id="5460" w:author="JAVIERA PAZ LEFORT IBANEZ" w:date="2025-09-20T00:40:00Z" w16du:dateUtc="2025-09-20T03:40:00Z">
        <w:r w:rsidR="00AF21E0" w:rsidRPr="005D59EA" w:rsidDel="002231A7">
          <w:rPr>
            <w:rFonts w:ascii="Arial" w:eastAsiaTheme="minorEastAsia" w:hAnsi="Arial" w:cs="Arial"/>
            <w:b/>
            <w:bCs/>
          </w:rPr>
          <w:delText xml:space="preserve"> </w:delText>
        </w:r>
        <w:r w:rsidRPr="005D59EA" w:rsidDel="002231A7">
          <w:rPr>
            <w:rFonts w:ascii="Arial" w:hAnsi="Arial" w:cs="Arial"/>
          </w:rPr>
          <w:delText>como:</w:delText>
        </w:r>
      </w:del>
    </w:p>
    <w:p w14:paraId="0F8452A8" w14:textId="5E36CC97" w:rsidR="00AF21E0" w:rsidRPr="005D59EA" w:rsidDel="002231A7" w:rsidRDefault="00000000">
      <w:pPr>
        <w:spacing w:line="360" w:lineRule="auto"/>
        <w:ind w:left="708"/>
        <w:jc w:val="both"/>
        <w:rPr>
          <w:del w:id="5461" w:author="JAVIERA PAZ LEFORT IBANEZ" w:date="2025-09-20T00:40:00Z" w16du:dateUtc="2025-09-20T03:40:00Z"/>
          <w:rFonts w:ascii="Arial" w:hAnsi="Arial" w:cs="Arial"/>
        </w:rPr>
        <w:pPrChange w:id="5462" w:author="JAVIERA PAZ LEFORT IBANEZ" w:date="2025-09-22T17:13:00Z" w16du:dateUtc="2025-09-22T20:13:00Z">
          <w:pPr/>
        </w:pPrChange>
      </w:pPr>
      <m:oMathPara>
        <m:oMath>
          <m:sSub>
            <m:sSubPr>
              <m:ctrlPr>
                <w:del w:id="5463" w:author="JAVIERA PAZ LEFORT IBANEZ" w:date="2025-09-20T00:40:00Z" w16du:dateUtc="2025-09-20T03:40:00Z">
                  <w:rPr>
                    <w:rFonts w:ascii="Cambria Math" w:hAnsi="Cambria Math" w:cs="Arial"/>
                    <w:i/>
                  </w:rPr>
                </w:del>
              </m:ctrlPr>
            </m:sSubPr>
            <m:e>
              <m:r>
                <w:del w:id="5464" w:author="JAVIERA PAZ LEFORT IBANEZ" w:date="2025-09-20T00:40:00Z" w16du:dateUtc="2025-09-20T03:40:00Z">
                  <w:rPr>
                    <w:rFonts w:ascii="Cambria Math" w:hAnsi="Cambria Math" w:cs="Arial"/>
                  </w:rPr>
                  <m:t>U</m:t>
                </w:del>
              </m:r>
            </m:e>
            <m:sub>
              <m:r>
                <w:del w:id="5465" w:author="JAVIERA PAZ LEFORT IBANEZ" w:date="2025-09-20T00:40:00Z" w16du:dateUtc="2025-09-20T03:40:00Z">
                  <w:rPr>
                    <w:rFonts w:ascii="Cambria Math" w:hAnsi="Cambria Math" w:cs="Arial"/>
                  </w:rPr>
                  <m:t>global</m:t>
                </w:del>
              </m:r>
            </m:sub>
          </m:sSub>
          <m:r>
            <w:del w:id="5466" w:author="JAVIERA PAZ LEFORT IBANEZ" w:date="2025-09-20T00:40:00Z" w16du:dateUtc="2025-09-20T03:40:00Z">
              <w:rPr>
                <w:rFonts w:ascii="Cambria Math" w:hAnsi="Cambria Math" w:cs="Arial"/>
              </w:rPr>
              <m:t>=</m:t>
            </w:del>
          </m:r>
          <m:f>
            <m:fPr>
              <m:ctrlPr>
                <w:del w:id="5467" w:author="JAVIERA PAZ LEFORT IBANEZ" w:date="2025-09-20T00:40:00Z" w16du:dateUtc="2025-09-20T03:40:00Z">
                  <w:rPr>
                    <w:rFonts w:ascii="Cambria Math" w:hAnsi="Cambria Math" w:cs="Arial"/>
                    <w:i/>
                  </w:rPr>
                </w:del>
              </m:ctrlPr>
            </m:fPr>
            <m:num>
              <m:r>
                <w:del w:id="5468" w:author="JAVIERA PAZ LEFORT IBANEZ" w:date="2025-09-20T00:40:00Z" w16du:dateUtc="2025-09-20T03:40:00Z">
                  <w:rPr>
                    <w:rFonts w:ascii="Cambria Math" w:hAnsi="Cambria Math" w:cs="Arial"/>
                  </w:rPr>
                  <m:t>1</m:t>
                </w:del>
              </m:r>
            </m:num>
            <m:den>
              <m:sSub>
                <m:sSubPr>
                  <m:ctrlPr>
                    <w:del w:id="5469" w:author="JAVIERA PAZ LEFORT IBANEZ" w:date="2025-09-20T00:40:00Z" w16du:dateUtc="2025-09-20T03:40:00Z">
                      <w:rPr>
                        <w:rFonts w:ascii="Cambria Math" w:hAnsi="Cambria Math" w:cs="Arial"/>
                        <w:i/>
                      </w:rPr>
                    </w:del>
                  </m:ctrlPr>
                </m:sSubPr>
                <m:e>
                  <m:r>
                    <w:del w:id="5470" w:author="JAVIERA PAZ LEFORT IBANEZ" w:date="2025-09-20T00:40:00Z" w16du:dateUtc="2025-09-20T03:40:00Z">
                      <w:rPr>
                        <w:rFonts w:ascii="Cambria Math" w:hAnsi="Cambria Math" w:cs="Arial"/>
                      </w:rPr>
                      <m:t>R</m:t>
                    </w:del>
                  </m:r>
                </m:e>
                <m:sub>
                  <m:r>
                    <w:del w:id="5471" w:author="JAVIERA PAZ LEFORT IBANEZ" w:date="2025-09-20T00:40:00Z" w16du:dateUtc="2025-09-20T03:40:00Z">
                      <w:rPr>
                        <w:rFonts w:ascii="Cambria Math" w:hAnsi="Cambria Math" w:cs="Arial"/>
                      </w:rPr>
                      <m:t>total</m:t>
                    </w:del>
                  </m:r>
                </m:sub>
              </m:sSub>
            </m:den>
          </m:f>
        </m:oMath>
      </m:oMathPara>
    </w:p>
    <w:p w14:paraId="4DF9BFFC" w14:textId="61C542EA" w:rsidR="00E32863" w:rsidRPr="005D59EA" w:rsidDel="002231A7" w:rsidRDefault="00E32863">
      <w:pPr>
        <w:pStyle w:val="Ttulo4"/>
        <w:spacing w:line="360" w:lineRule="auto"/>
        <w:ind w:left="708"/>
        <w:jc w:val="both"/>
        <w:rPr>
          <w:del w:id="5472" w:author="JAVIERA PAZ LEFORT IBANEZ" w:date="2025-09-20T00:40:00Z" w16du:dateUtc="2025-09-20T03:40:00Z"/>
          <w:rFonts w:ascii="Arial" w:hAnsi="Arial" w:cs="Arial"/>
          <w:color w:val="auto"/>
        </w:rPr>
        <w:pPrChange w:id="5473" w:author="JAVIERA PAZ LEFORT IBANEZ" w:date="2025-09-22T17:13:00Z" w16du:dateUtc="2025-09-22T20:13:00Z">
          <w:pPr>
            <w:pStyle w:val="Ttulo4"/>
          </w:pPr>
        </w:pPrChange>
      </w:pPr>
      <w:del w:id="5474" w:author="JAVIERA PAZ LEFORT IBANEZ" w:date="2025-09-20T00:40:00Z" w16du:dateUtc="2025-09-20T03:40:00Z">
        <w:r w:rsidRPr="005D59EA" w:rsidDel="002231A7">
          <w:rPr>
            <w:rFonts w:ascii="Arial" w:hAnsi="Arial" w:cs="Arial"/>
            <w:color w:val="auto"/>
          </w:rPr>
          <w:delText>Balance de Energía en el Sistema</w:delText>
        </w:r>
      </w:del>
    </w:p>
    <w:p w14:paraId="11B00A04" w14:textId="3DA116D9" w:rsidR="00013B5C" w:rsidRPr="005D59EA" w:rsidDel="002231A7" w:rsidRDefault="00E32863">
      <w:pPr>
        <w:spacing w:line="360" w:lineRule="auto"/>
        <w:ind w:left="708"/>
        <w:jc w:val="both"/>
        <w:rPr>
          <w:del w:id="5475" w:author="JAVIERA PAZ LEFORT IBANEZ" w:date="2025-09-20T00:40:00Z" w16du:dateUtc="2025-09-20T03:40:00Z"/>
          <w:rFonts w:ascii="Arial" w:hAnsi="Arial" w:cs="Arial"/>
        </w:rPr>
        <w:pPrChange w:id="5476" w:author="JAVIERA PAZ LEFORT IBANEZ" w:date="2025-09-22T17:13:00Z" w16du:dateUtc="2025-09-22T20:13:00Z">
          <w:pPr>
            <w:jc w:val="both"/>
          </w:pPr>
        </w:pPrChange>
      </w:pPr>
      <w:del w:id="5477" w:author="JAVIERA PAZ LEFORT IBANEZ" w:date="2025-09-20T00:40:00Z" w16du:dateUtc="2025-09-20T03:40:00Z">
        <w:r w:rsidRPr="005D59EA" w:rsidDel="002231A7">
          <w:rPr>
            <w:rFonts w:ascii="Arial" w:hAnsi="Arial" w:cs="Arial"/>
          </w:rPr>
          <w:delText>El modelo considera el equilibrio térmico entre las fases a lo largo del módulo, lo que permite calcular el perfil de temperatura en la fibra (vino) y la carcasa (solución extractora). Este perfil se modela utilizando un sistema de ecuaciones diferenciales que describe la evolución de las temperaturas en flujo contracorriente:</w:delText>
        </w:r>
      </w:del>
    </w:p>
    <w:p w14:paraId="6C196F94" w14:textId="4B166F3D" w:rsidR="00AF21E0" w:rsidRPr="005D59EA" w:rsidDel="002231A7" w:rsidRDefault="00000000">
      <w:pPr>
        <w:spacing w:line="360" w:lineRule="auto"/>
        <w:ind w:left="708"/>
        <w:jc w:val="both"/>
        <w:rPr>
          <w:del w:id="5478" w:author="JAVIERA PAZ LEFORT IBANEZ" w:date="2025-09-20T00:40:00Z" w16du:dateUtc="2025-09-20T03:40:00Z"/>
          <w:rFonts w:ascii="Arial" w:eastAsiaTheme="minorEastAsia" w:hAnsi="Arial" w:cs="Arial"/>
        </w:rPr>
        <w:pPrChange w:id="5479" w:author="JAVIERA PAZ LEFORT IBANEZ" w:date="2025-09-22T17:13:00Z" w16du:dateUtc="2025-09-22T20:13:00Z">
          <w:pPr>
            <w:jc w:val="center"/>
          </w:pPr>
        </w:pPrChange>
      </w:pPr>
      <m:oMathPara>
        <m:oMath>
          <m:f>
            <m:fPr>
              <m:ctrlPr>
                <w:del w:id="5480" w:author="JAVIERA PAZ LEFORT IBANEZ" w:date="2025-09-20T00:40:00Z" w16du:dateUtc="2025-09-20T03:40:00Z">
                  <w:rPr>
                    <w:rFonts w:ascii="Cambria Math" w:hAnsi="Cambria Math" w:cs="Arial"/>
                    <w:i/>
                  </w:rPr>
                </w:del>
              </m:ctrlPr>
            </m:fPr>
            <m:num>
              <m:sSub>
                <m:sSubPr>
                  <m:ctrlPr>
                    <w:del w:id="5481" w:author="JAVIERA PAZ LEFORT IBANEZ" w:date="2025-09-20T00:40:00Z" w16du:dateUtc="2025-09-20T03:40:00Z">
                      <w:rPr>
                        <w:rFonts w:ascii="Cambria Math" w:hAnsi="Cambria Math" w:cs="Arial"/>
                        <w:i/>
                      </w:rPr>
                    </w:del>
                  </m:ctrlPr>
                </m:sSubPr>
                <m:e>
                  <m:r>
                    <w:del w:id="5482" w:author="JAVIERA PAZ LEFORT IBANEZ" w:date="2025-09-20T00:40:00Z" w16du:dateUtc="2025-09-20T03:40:00Z">
                      <w:rPr>
                        <w:rFonts w:ascii="Cambria Math" w:hAnsi="Cambria Math" w:cs="Arial"/>
                      </w:rPr>
                      <m:t>dT</m:t>
                    </w:del>
                  </m:r>
                </m:e>
                <m:sub>
                  <m:r>
                    <w:del w:id="5483" w:author="JAVIERA PAZ LEFORT IBANEZ" w:date="2025-09-20T00:40:00Z" w16du:dateUtc="2025-09-20T03:40:00Z">
                      <w:rPr>
                        <w:rFonts w:ascii="Cambria Math" w:hAnsi="Cambria Math" w:cs="Arial"/>
                      </w:rPr>
                      <m:t>fibra</m:t>
                    </w:del>
                  </m:r>
                </m:sub>
              </m:sSub>
            </m:num>
            <m:den>
              <m:r>
                <w:del w:id="5484" w:author="JAVIERA PAZ LEFORT IBANEZ" w:date="2025-09-20T00:40:00Z" w16du:dateUtc="2025-09-20T03:40:00Z">
                  <w:rPr>
                    <w:rFonts w:ascii="Cambria Math" w:hAnsi="Cambria Math" w:cs="Arial"/>
                  </w:rPr>
                  <m:t>dz</m:t>
                </w:del>
              </m:r>
            </m:den>
          </m:f>
          <m:r>
            <w:del w:id="5485" w:author="JAVIERA PAZ LEFORT IBANEZ" w:date="2025-09-20T00:40:00Z" w16du:dateUtc="2025-09-20T03:40:00Z">
              <w:rPr>
                <w:rFonts w:ascii="Cambria Math" w:hAnsi="Cambria Math" w:cs="Arial"/>
              </w:rPr>
              <m:t>=-</m:t>
            </w:del>
          </m:r>
          <m:f>
            <m:fPr>
              <m:ctrlPr>
                <w:del w:id="5486" w:author="JAVIERA PAZ LEFORT IBANEZ" w:date="2025-09-20T00:40:00Z" w16du:dateUtc="2025-09-20T03:40:00Z">
                  <w:rPr>
                    <w:rFonts w:ascii="Cambria Math" w:hAnsi="Cambria Math" w:cs="Arial"/>
                    <w:i/>
                  </w:rPr>
                </w:del>
              </m:ctrlPr>
            </m:fPr>
            <m:num>
              <m:sSub>
                <m:sSubPr>
                  <m:ctrlPr>
                    <w:del w:id="5487" w:author="JAVIERA PAZ LEFORT IBANEZ" w:date="2025-09-20T00:40:00Z" w16du:dateUtc="2025-09-20T03:40:00Z">
                      <w:rPr>
                        <w:rFonts w:ascii="Cambria Math" w:hAnsi="Cambria Math" w:cs="Arial"/>
                        <w:i/>
                      </w:rPr>
                    </w:del>
                  </m:ctrlPr>
                </m:sSubPr>
                <m:e>
                  <m:r>
                    <w:del w:id="5488" w:author="JAVIERA PAZ LEFORT IBANEZ" w:date="2025-09-20T00:40:00Z" w16du:dateUtc="2025-09-20T03:40:00Z">
                      <w:rPr>
                        <w:rFonts w:ascii="Cambria Math" w:hAnsi="Cambria Math" w:cs="Arial"/>
                      </w:rPr>
                      <m:t>h</m:t>
                    </w:del>
                  </m:r>
                </m:e>
                <m:sub>
                  <m:r>
                    <w:del w:id="5489" w:author="JAVIERA PAZ LEFORT IBANEZ" w:date="2025-09-20T00:40:00Z" w16du:dateUtc="2025-09-20T03:40:00Z">
                      <w:rPr>
                        <w:rFonts w:ascii="Cambria Math" w:hAnsi="Cambria Math" w:cs="Arial"/>
                      </w:rPr>
                      <m:t>f</m:t>
                    </w:del>
                  </m:r>
                </m:sub>
              </m:sSub>
              <m:r>
                <w:del w:id="5490" w:author="JAVIERA PAZ LEFORT IBANEZ" w:date="2025-09-20T00:40:00Z" w16du:dateUtc="2025-09-20T03:40:00Z">
                  <w:rPr>
                    <w:rFonts w:ascii="Cambria Math" w:hAnsi="Cambria Math" w:cs="Arial"/>
                  </w:rPr>
                  <m:t>(</m:t>
                </w:del>
              </m:r>
              <m:sSub>
                <m:sSubPr>
                  <m:ctrlPr>
                    <w:del w:id="5491" w:author="JAVIERA PAZ LEFORT IBANEZ" w:date="2025-09-20T00:40:00Z" w16du:dateUtc="2025-09-20T03:40:00Z">
                      <w:rPr>
                        <w:rFonts w:ascii="Cambria Math" w:hAnsi="Cambria Math" w:cs="Arial"/>
                        <w:i/>
                      </w:rPr>
                    </w:del>
                  </m:ctrlPr>
                </m:sSubPr>
                <m:e>
                  <m:r>
                    <w:del w:id="5492" w:author="JAVIERA PAZ LEFORT IBANEZ" w:date="2025-09-20T00:40:00Z" w16du:dateUtc="2025-09-20T03:40:00Z">
                      <w:rPr>
                        <w:rFonts w:ascii="Cambria Math" w:hAnsi="Cambria Math" w:cs="Arial"/>
                      </w:rPr>
                      <m:t>T</m:t>
                    </w:del>
                  </m:r>
                </m:e>
                <m:sub>
                  <m:r>
                    <w:del w:id="5493" w:author="JAVIERA PAZ LEFORT IBANEZ" w:date="2025-09-20T00:40:00Z" w16du:dateUtc="2025-09-20T03:40:00Z">
                      <w:rPr>
                        <w:rFonts w:ascii="Cambria Math" w:hAnsi="Cambria Math" w:cs="Arial"/>
                      </w:rPr>
                      <m:t>fibra</m:t>
                    </w:del>
                  </m:r>
                </m:sub>
              </m:sSub>
              <m:r>
                <w:del w:id="5494" w:author="JAVIERA PAZ LEFORT IBANEZ" w:date="2025-09-20T00:40:00Z" w16du:dateUtc="2025-09-20T03:40:00Z">
                  <w:rPr>
                    <w:rFonts w:ascii="Cambria Math" w:hAnsi="Cambria Math" w:cs="Arial"/>
                  </w:rPr>
                  <m:t>-</m:t>
                </w:del>
              </m:r>
              <m:sSub>
                <m:sSubPr>
                  <m:ctrlPr>
                    <w:del w:id="5495" w:author="JAVIERA PAZ LEFORT IBANEZ" w:date="2025-09-20T00:40:00Z" w16du:dateUtc="2025-09-20T03:40:00Z">
                      <w:rPr>
                        <w:rFonts w:ascii="Cambria Math" w:hAnsi="Cambria Math" w:cs="Arial"/>
                        <w:i/>
                      </w:rPr>
                    </w:del>
                  </m:ctrlPr>
                </m:sSubPr>
                <m:e>
                  <m:r>
                    <w:del w:id="5496" w:author="JAVIERA PAZ LEFORT IBANEZ" w:date="2025-09-20T00:40:00Z" w16du:dateUtc="2025-09-20T03:40:00Z">
                      <w:rPr>
                        <w:rFonts w:ascii="Cambria Math" w:hAnsi="Cambria Math" w:cs="Arial"/>
                      </w:rPr>
                      <m:t>T</m:t>
                    </w:del>
                  </m:r>
                </m:e>
                <m:sub>
                  <m:r>
                    <w:del w:id="5497" w:author="JAVIERA PAZ LEFORT IBANEZ" w:date="2025-09-20T00:40:00Z" w16du:dateUtc="2025-09-20T03:40:00Z">
                      <w:rPr>
                        <w:rFonts w:ascii="Cambria Math" w:hAnsi="Cambria Math" w:cs="Arial"/>
                      </w:rPr>
                      <m:t>carcasa</m:t>
                    </w:del>
                  </m:r>
                </m:sub>
              </m:sSub>
              <m:r>
                <w:del w:id="5498" w:author="JAVIERA PAZ LEFORT IBANEZ" w:date="2025-09-20T00:40:00Z" w16du:dateUtc="2025-09-20T03:40:00Z">
                  <w:rPr>
                    <w:rFonts w:ascii="Cambria Math" w:hAnsi="Cambria Math" w:cs="Arial"/>
                  </w:rPr>
                  <m:t>)</m:t>
                </w:del>
              </m:r>
            </m:num>
            <m:den>
              <m:sSub>
                <m:sSubPr>
                  <m:ctrlPr>
                    <w:del w:id="5499" w:author="JAVIERA PAZ LEFORT IBANEZ" w:date="2025-09-20T00:40:00Z" w16du:dateUtc="2025-09-20T03:40:00Z">
                      <w:rPr>
                        <w:rFonts w:ascii="Cambria Math" w:hAnsi="Cambria Math" w:cs="Arial"/>
                        <w:i/>
                      </w:rPr>
                    </w:del>
                  </m:ctrlPr>
                </m:sSubPr>
                <m:e>
                  <m:acc>
                    <m:accPr>
                      <m:chr m:val="̇"/>
                      <m:ctrlPr>
                        <w:del w:id="5500" w:author="JAVIERA PAZ LEFORT IBANEZ" w:date="2025-09-20T00:40:00Z" w16du:dateUtc="2025-09-20T03:40:00Z">
                          <w:rPr>
                            <w:rFonts w:ascii="Cambria Math" w:hAnsi="Cambria Math" w:cs="Arial"/>
                            <w:i/>
                          </w:rPr>
                        </w:del>
                      </m:ctrlPr>
                    </m:accPr>
                    <m:e>
                      <m:r>
                        <w:del w:id="5501" w:author="JAVIERA PAZ LEFORT IBANEZ" w:date="2025-09-20T00:40:00Z" w16du:dateUtc="2025-09-20T03:40:00Z">
                          <w:rPr>
                            <w:rFonts w:ascii="Cambria Math" w:hAnsi="Cambria Math" w:cs="Arial"/>
                          </w:rPr>
                          <m:t>m</m:t>
                        </w:del>
                      </m:r>
                    </m:e>
                  </m:acc>
                </m:e>
                <m:sub>
                  <m:r>
                    <w:del w:id="5502" w:author="JAVIERA PAZ LEFORT IBANEZ" w:date="2025-09-20T00:40:00Z" w16du:dateUtc="2025-09-20T03:40:00Z">
                      <w:rPr>
                        <w:rFonts w:ascii="Cambria Math" w:hAnsi="Cambria Math" w:cs="Arial"/>
                      </w:rPr>
                      <m:t>fibra</m:t>
                    </w:del>
                  </m:r>
                </m:sub>
              </m:sSub>
              <m:r>
                <w:del w:id="5503" w:author="JAVIERA PAZ LEFORT IBANEZ" w:date="2025-09-20T00:40:00Z" w16du:dateUtc="2025-09-20T03:40:00Z">
                  <w:rPr>
                    <w:rFonts w:ascii="Cambria Math" w:hAnsi="Cambria Math" w:cs="Arial"/>
                  </w:rPr>
                  <m:t>∙</m:t>
                </w:del>
              </m:r>
              <m:sSub>
                <m:sSubPr>
                  <m:ctrlPr>
                    <w:del w:id="5504" w:author="JAVIERA PAZ LEFORT IBANEZ" w:date="2025-09-20T00:40:00Z" w16du:dateUtc="2025-09-20T03:40:00Z">
                      <w:rPr>
                        <w:rFonts w:ascii="Cambria Math" w:hAnsi="Cambria Math" w:cs="Arial"/>
                        <w:i/>
                      </w:rPr>
                    </w:del>
                  </m:ctrlPr>
                </m:sSubPr>
                <m:e>
                  <m:r>
                    <w:del w:id="5505" w:author="JAVIERA PAZ LEFORT IBANEZ" w:date="2025-09-20T00:40:00Z" w16du:dateUtc="2025-09-20T03:40:00Z">
                      <w:rPr>
                        <w:rFonts w:ascii="Cambria Math" w:hAnsi="Cambria Math" w:cs="Arial"/>
                      </w:rPr>
                      <m:t>C</m:t>
                    </w:del>
                  </m:r>
                </m:e>
                <m:sub>
                  <m:r>
                    <w:del w:id="5506" w:author="JAVIERA PAZ LEFORT IBANEZ" w:date="2025-09-20T00:40:00Z" w16du:dateUtc="2025-09-20T03:40:00Z">
                      <w:rPr>
                        <w:rFonts w:ascii="Cambria Math" w:hAnsi="Cambria Math" w:cs="Arial"/>
                      </w:rPr>
                      <m:t>p</m:t>
                    </w:del>
                  </m:r>
                </m:sub>
              </m:sSub>
            </m:den>
          </m:f>
        </m:oMath>
      </m:oMathPara>
    </w:p>
    <w:p w14:paraId="4EC3C940" w14:textId="06F3BD97" w:rsidR="00AF21E0" w:rsidRPr="005D59EA" w:rsidDel="002231A7" w:rsidRDefault="00000000">
      <w:pPr>
        <w:spacing w:line="360" w:lineRule="auto"/>
        <w:ind w:left="708"/>
        <w:jc w:val="both"/>
        <w:rPr>
          <w:del w:id="5507" w:author="JAVIERA PAZ LEFORT IBANEZ" w:date="2025-09-20T00:40:00Z" w16du:dateUtc="2025-09-20T03:40:00Z"/>
          <w:rFonts w:ascii="Arial" w:hAnsi="Arial" w:cs="Arial"/>
        </w:rPr>
        <w:pPrChange w:id="5508" w:author="JAVIERA PAZ LEFORT IBANEZ" w:date="2025-09-22T17:13:00Z" w16du:dateUtc="2025-09-22T20:13:00Z">
          <w:pPr>
            <w:jc w:val="center"/>
          </w:pPr>
        </w:pPrChange>
      </w:pPr>
      <m:oMathPara>
        <m:oMath>
          <m:f>
            <m:fPr>
              <m:ctrlPr>
                <w:del w:id="5509" w:author="JAVIERA PAZ LEFORT IBANEZ" w:date="2025-09-20T00:40:00Z" w16du:dateUtc="2025-09-20T03:40:00Z">
                  <w:rPr>
                    <w:rFonts w:ascii="Cambria Math" w:hAnsi="Cambria Math" w:cs="Arial"/>
                    <w:i/>
                  </w:rPr>
                </w:del>
              </m:ctrlPr>
            </m:fPr>
            <m:num>
              <m:sSub>
                <m:sSubPr>
                  <m:ctrlPr>
                    <w:del w:id="5510" w:author="JAVIERA PAZ LEFORT IBANEZ" w:date="2025-09-20T00:40:00Z" w16du:dateUtc="2025-09-20T03:40:00Z">
                      <w:rPr>
                        <w:rFonts w:ascii="Cambria Math" w:hAnsi="Cambria Math" w:cs="Arial"/>
                        <w:i/>
                      </w:rPr>
                    </w:del>
                  </m:ctrlPr>
                </m:sSubPr>
                <m:e>
                  <m:r>
                    <w:del w:id="5511" w:author="JAVIERA PAZ LEFORT IBANEZ" w:date="2025-09-20T00:40:00Z" w16du:dateUtc="2025-09-20T03:40:00Z">
                      <w:rPr>
                        <w:rFonts w:ascii="Cambria Math" w:hAnsi="Cambria Math" w:cs="Arial"/>
                      </w:rPr>
                      <m:t>dT</m:t>
                    </w:del>
                  </m:r>
                </m:e>
                <m:sub>
                  <m:r>
                    <w:del w:id="5512" w:author="JAVIERA PAZ LEFORT IBANEZ" w:date="2025-09-20T00:40:00Z" w16du:dateUtc="2025-09-20T03:40:00Z">
                      <w:rPr>
                        <w:rFonts w:ascii="Cambria Math" w:hAnsi="Cambria Math" w:cs="Arial"/>
                      </w:rPr>
                      <m:t>carcasa</m:t>
                    </w:del>
                  </m:r>
                </m:sub>
              </m:sSub>
            </m:num>
            <m:den>
              <m:r>
                <w:del w:id="5513" w:author="JAVIERA PAZ LEFORT IBANEZ" w:date="2025-09-20T00:40:00Z" w16du:dateUtc="2025-09-20T03:40:00Z">
                  <w:rPr>
                    <w:rFonts w:ascii="Cambria Math" w:hAnsi="Cambria Math" w:cs="Arial"/>
                  </w:rPr>
                  <m:t>dz</m:t>
                </w:del>
              </m:r>
            </m:den>
          </m:f>
          <m:r>
            <w:del w:id="5514" w:author="JAVIERA PAZ LEFORT IBANEZ" w:date="2025-09-20T00:40:00Z" w16du:dateUtc="2025-09-20T03:40:00Z">
              <w:rPr>
                <w:rFonts w:ascii="Cambria Math" w:hAnsi="Cambria Math" w:cs="Arial"/>
              </w:rPr>
              <m:t>=</m:t>
            </w:del>
          </m:r>
          <m:f>
            <m:fPr>
              <m:ctrlPr>
                <w:del w:id="5515" w:author="JAVIERA PAZ LEFORT IBANEZ" w:date="2025-09-20T00:40:00Z" w16du:dateUtc="2025-09-20T03:40:00Z">
                  <w:rPr>
                    <w:rFonts w:ascii="Cambria Math" w:hAnsi="Cambria Math" w:cs="Arial"/>
                    <w:i/>
                  </w:rPr>
                </w:del>
              </m:ctrlPr>
            </m:fPr>
            <m:num>
              <m:sSub>
                <m:sSubPr>
                  <m:ctrlPr>
                    <w:del w:id="5516" w:author="JAVIERA PAZ LEFORT IBANEZ" w:date="2025-09-20T00:40:00Z" w16du:dateUtc="2025-09-20T03:40:00Z">
                      <w:rPr>
                        <w:rFonts w:ascii="Cambria Math" w:hAnsi="Cambria Math" w:cs="Arial"/>
                        <w:i/>
                      </w:rPr>
                    </w:del>
                  </m:ctrlPr>
                </m:sSubPr>
                <m:e>
                  <m:r>
                    <w:del w:id="5517" w:author="JAVIERA PAZ LEFORT IBANEZ" w:date="2025-09-20T00:40:00Z" w16du:dateUtc="2025-09-20T03:40:00Z">
                      <w:rPr>
                        <w:rFonts w:ascii="Cambria Math" w:hAnsi="Cambria Math" w:cs="Arial"/>
                      </w:rPr>
                      <m:t>h</m:t>
                    </w:del>
                  </m:r>
                </m:e>
                <m:sub>
                  <m:r>
                    <w:del w:id="5518" w:author="JAVIERA PAZ LEFORT IBANEZ" w:date="2025-09-20T00:40:00Z" w16du:dateUtc="2025-09-20T03:40:00Z">
                      <w:rPr>
                        <w:rFonts w:ascii="Cambria Math" w:hAnsi="Cambria Math" w:cs="Arial"/>
                      </w:rPr>
                      <m:t>c</m:t>
                    </w:del>
                  </m:r>
                </m:sub>
              </m:sSub>
              <m:r>
                <w:del w:id="5519" w:author="JAVIERA PAZ LEFORT IBANEZ" w:date="2025-09-20T00:40:00Z" w16du:dateUtc="2025-09-20T03:40:00Z">
                  <w:rPr>
                    <w:rFonts w:ascii="Cambria Math" w:hAnsi="Cambria Math" w:cs="Arial"/>
                  </w:rPr>
                  <m:t>(</m:t>
                </w:del>
              </m:r>
              <m:sSub>
                <m:sSubPr>
                  <m:ctrlPr>
                    <w:del w:id="5520" w:author="JAVIERA PAZ LEFORT IBANEZ" w:date="2025-09-20T00:40:00Z" w16du:dateUtc="2025-09-20T03:40:00Z">
                      <w:rPr>
                        <w:rFonts w:ascii="Cambria Math" w:hAnsi="Cambria Math" w:cs="Arial"/>
                        <w:i/>
                      </w:rPr>
                    </w:del>
                  </m:ctrlPr>
                </m:sSubPr>
                <m:e>
                  <m:r>
                    <w:del w:id="5521" w:author="JAVIERA PAZ LEFORT IBANEZ" w:date="2025-09-20T00:40:00Z" w16du:dateUtc="2025-09-20T03:40:00Z">
                      <w:rPr>
                        <w:rFonts w:ascii="Cambria Math" w:hAnsi="Cambria Math" w:cs="Arial"/>
                      </w:rPr>
                      <m:t>T</m:t>
                    </w:del>
                  </m:r>
                </m:e>
                <m:sub>
                  <m:r>
                    <w:del w:id="5522" w:author="JAVIERA PAZ LEFORT IBANEZ" w:date="2025-09-20T00:40:00Z" w16du:dateUtc="2025-09-20T03:40:00Z">
                      <w:rPr>
                        <w:rFonts w:ascii="Cambria Math" w:hAnsi="Cambria Math" w:cs="Arial"/>
                      </w:rPr>
                      <m:t>fibra</m:t>
                    </w:del>
                  </m:r>
                </m:sub>
              </m:sSub>
              <m:r>
                <w:del w:id="5523" w:author="JAVIERA PAZ LEFORT IBANEZ" w:date="2025-09-20T00:40:00Z" w16du:dateUtc="2025-09-20T03:40:00Z">
                  <w:rPr>
                    <w:rFonts w:ascii="Cambria Math" w:hAnsi="Cambria Math" w:cs="Arial"/>
                  </w:rPr>
                  <m:t>-</m:t>
                </w:del>
              </m:r>
              <m:sSub>
                <m:sSubPr>
                  <m:ctrlPr>
                    <w:del w:id="5524" w:author="JAVIERA PAZ LEFORT IBANEZ" w:date="2025-09-20T00:40:00Z" w16du:dateUtc="2025-09-20T03:40:00Z">
                      <w:rPr>
                        <w:rFonts w:ascii="Cambria Math" w:hAnsi="Cambria Math" w:cs="Arial"/>
                        <w:i/>
                      </w:rPr>
                    </w:del>
                  </m:ctrlPr>
                </m:sSubPr>
                <m:e>
                  <m:r>
                    <w:del w:id="5525" w:author="JAVIERA PAZ LEFORT IBANEZ" w:date="2025-09-20T00:40:00Z" w16du:dateUtc="2025-09-20T03:40:00Z">
                      <w:rPr>
                        <w:rFonts w:ascii="Cambria Math" w:hAnsi="Cambria Math" w:cs="Arial"/>
                      </w:rPr>
                      <m:t>T</m:t>
                    </w:del>
                  </m:r>
                </m:e>
                <m:sub>
                  <m:r>
                    <w:del w:id="5526" w:author="JAVIERA PAZ LEFORT IBANEZ" w:date="2025-09-20T00:40:00Z" w16du:dateUtc="2025-09-20T03:40:00Z">
                      <w:rPr>
                        <w:rFonts w:ascii="Cambria Math" w:hAnsi="Cambria Math" w:cs="Arial"/>
                      </w:rPr>
                      <m:t>carcasa</m:t>
                    </w:del>
                  </m:r>
                </m:sub>
              </m:sSub>
              <m:r>
                <w:del w:id="5527" w:author="JAVIERA PAZ LEFORT IBANEZ" w:date="2025-09-20T00:40:00Z" w16du:dateUtc="2025-09-20T03:40:00Z">
                  <w:rPr>
                    <w:rFonts w:ascii="Cambria Math" w:hAnsi="Cambria Math" w:cs="Arial"/>
                  </w:rPr>
                  <m:t>)</m:t>
                </w:del>
              </m:r>
            </m:num>
            <m:den>
              <m:sSub>
                <m:sSubPr>
                  <m:ctrlPr>
                    <w:del w:id="5528" w:author="JAVIERA PAZ LEFORT IBANEZ" w:date="2025-09-20T00:40:00Z" w16du:dateUtc="2025-09-20T03:40:00Z">
                      <w:rPr>
                        <w:rFonts w:ascii="Cambria Math" w:hAnsi="Cambria Math" w:cs="Arial"/>
                        <w:i/>
                      </w:rPr>
                    </w:del>
                  </m:ctrlPr>
                </m:sSubPr>
                <m:e>
                  <m:acc>
                    <m:accPr>
                      <m:chr m:val="̇"/>
                      <m:ctrlPr>
                        <w:del w:id="5529" w:author="JAVIERA PAZ LEFORT IBANEZ" w:date="2025-09-20T00:40:00Z" w16du:dateUtc="2025-09-20T03:40:00Z">
                          <w:rPr>
                            <w:rFonts w:ascii="Cambria Math" w:hAnsi="Cambria Math" w:cs="Arial"/>
                            <w:i/>
                          </w:rPr>
                        </w:del>
                      </m:ctrlPr>
                    </m:accPr>
                    <m:e>
                      <m:r>
                        <w:del w:id="5530" w:author="JAVIERA PAZ LEFORT IBANEZ" w:date="2025-09-20T00:40:00Z" w16du:dateUtc="2025-09-20T03:40:00Z">
                          <w:rPr>
                            <w:rFonts w:ascii="Cambria Math" w:hAnsi="Cambria Math" w:cs="Arial"/>
                          </w:rPr>
                          <m:t>m</m:t>
                        </w:del>
                      </m:r>
                    </m:e>
                  </m:acc>
                </m:e>
                <m:sub>
                  <m:r>
                    <w:del w:id="5531" w:author="JAVIERA PAZ LEFORT IBANEZ" w:date="2025-09-20T00:40:00Z" w16du:dateUtc="2025-09-20T03:40:00Z">
                      <w:rPr>
                        <w:rFonts w:ascii="Cambria Math" w:hAnsi="Cambria Math" w:cs="Arial"/>
                      </w:rPr>
                      <m:t>carcasa</m:t>
                    </w:del>
                  </m:r>
                </m:sub>
              </m:sSub>
              <m:r>
                <w:del w:id="5532" w:author="JAVIERA PAZ LEFORT IBANEZ" w:date="2025-09-20T00:40:00Z" w16du:dateUtc="2025-09-20T03:40:00Z">
                  <w:rPr>
                    <w:rFonts w:ascii="Cambria Math" w:hAnsi="Cambria Math" w:cs="Arial"/>
                  </w:rPr>
                  <m:t>∙</m:t>
                </w:del>
              </m:r>
              <m:sSub>
                <m:sSubPr>
                  <m:ctrlPr>
                    <w:del w:id="5533" w:author="JAVIERA PAZ LEFORT IBANEZ" w:date="2025-09-20T00:40:00Z" w16du:dateUtc="2025-09-20T03:40:00Z">
                      <w:rPr>
                        <w:rFonts w:ascii="Cambria Math" w:hAnsi="Cambria Math" w:cs="Arial"/>
                        <w:i/>
                      </w:rPr>
                    </w:del>
                  </m:ctrlPr>
                </m:sSubPr>
                <m:e>
                  <m:r>
                    <w:del w:id="5534" w:author="JAVIERA PAZ LEFORT IBANEZ" w:date="2025-09-20T00:40:00Z" w16du:dateUtc="2025-09-20T03:40:00Z">
                      <w:rPr>
                        <w:rFonts w:ascii="Cambria Math" w:hAnsi="Cambria Math" w:cs="Arial"/>
                      </w:rPr>
                      <m:t>C</m:t>
                    </w:del>
                  </m:r>
                </m:e>
                <m:sub>
                  <m:r>
                    <w:del w:id="5535" w:author="JAVIERA PAZ LEFORT IBANEZ" w:date="2025-09-20T00:40:00Z" w16du:dateUtc="2025-09-20T03:40:00Z">
                      <w:rPr>
                        <w:rFonts w:ascii="Cambria Math" w:hAnsi="Cambria Math" w:cs="Arial"/>
                      </w:rPr>
                      <m:t>p</m:t>
                    </w:del>
                  </m:r>
                </m:sub>
              </m:sSub>
            </m:den>
          </m:f>
        </m:oMath>
      </m:oMathPara>
    </w:p>
    <w:p w14:paraId="60DB0E63" w14:textId="4FBCF1A4" w:rsidR="00AF21E0" w:rsidRPr="005D59EA" w:rsidDel="002231A7" w:rsidRDefault="00AF21E0">
      <w:pPr>
        <w:spacing w:line="360" w:lineRule="auto"/>
        <w:ind w:left="708"/>
        <w:jc w:val="both"/>
        <w:rPr>
          <w:del w:id="5536" w:author="JAVIERA PAZ LEFORT IBANEZ" w:date="2025-09-20T00:40:00Z" w16du:dateUtc="2025-09-20T03:40:00Z"/>
          <w:rFonts w:ascii="Arial" w:hAnsi="Arial" w:cs="Arial"/>
        </w:rPr>
        <w:pPrChange w:id="5537" w:author="JAVIERA PAZ LEFORT IBANEZ" w:date="2025-09-22T17:13:00Z" w16du:dateUtc="2025-09-22T20:13:00Z">
          <w:pPr>
            <w:jc w:val="center"/>
          </w:pPr>
        </w:pPrChange>
      </w:pPr>
    </w:p>
    <w:p w14:paraId="2DA2788D" w14:textId="70C1AEAA" w:rsidR="00E32863" w:rsidRPr="005D59EA" w:rsidDel="002231A7" w:rsidRDefault="00E32863">
      <w:pPr>
        <w:spacing w:line="360" w:lineRule="auto"/>
        <w:ind w:left="708"/>
        <w:jc w:val="both"/>
        <w:rPr>
          <w:del w:id="5538" w:author="JAVIERA PAZ LEFORT IBANEZ" w:date="2025-09-20T00:40:00Z" w16du:dateUtc="2025-09-20T03:40:00Z"/>
          <w:rFonts w:ascii="Arial" w:hAnsi="Arial" w:cs="Arial"/>
        </w:rPr>
        <w:pPrChange w:id="5539" w:author="JAVIERA PAZ LEFORT IBANEZ" w:date="2025-09-22T17:13:00Z" w16du:dateUtc="2025-09-22T20:13:00Z">
          <w:pPr/>
        </w:pPrChange>
      </w:pPr>
      <w:del w:id="5540" w:author="JAVIERA PAZ LEFORT IBANEZ" w:date="2025-09-20T00:40:00Z" w16du:dateUtc="2025-09-20T03:40:00Z">
        <w:r w:rsidRPr="005D59EA" w:rsidDel="002231A7">
          <w:rPr>
            <w:rFonts w:ascii="Arial" w:hAnsi="Arial" w:cs="Arial"/>
          </w:rPr>
          <w:delText>Donde:</w:delText>
        </w:r>
      </w:del>
    </w:p>
    <w:p w14:paraId="4CF780AB" w14:textId="159423DC" w:rsidR="00E32863" w:rsidRPr="005D59EA" w:rsidDel="002231A7" w:rsidRDefault="00000000">
      <w:pPr>
        <w:numPr>
          <w:ilvl w:val="0"/>
          <w:numId w:val="24"/>
        </w:numPr>
        <w:spacing w:line="360" w:lineRule="auto"/>
        <w:ind w:left="1428"/>
        <w:jc w:val="both"/>
        <w:rPr>
          <w:del w:id="5541" w:author="JAVIERA PAZ LEFORT IBANEZ" w:date="2025-09-20T00:40:00Z" w16du:dateUtc="2025-09-20T03:40:00Z"/>
          <w:rFonts w:ascii="Arial" w:hAnsi="Arial" w:cs="Arial"/>
        </w:rPr>
        <w:pPrChange w:id="5542" w:author="JAVIERA PAZ LEFORT IBANEZ" w:date="2025-09-22T17:13:00Z" w16du:dateUtc="2025-09-22T20:13:00Z">
          <w:pPr>
            <w:numPr>
              <w:numId w:val="24"/>
            </w:numPr>
            <w:tabs>
              <w:tab w:val="num" w:pos="720"/>
            </w:tabs>
            <w:ind w:left="720" w:hanging="360"/>
          </w:pPr>
        </w:pPrChange>
      </w:pPr>
      <m:oMath>
        <m:sSub>
          <m:sSubPr>
            <m:ctrlPr>
              <w:del w:id="5543" w:author="JAVIERA PAZ LEFORT IBANEZ" w:date="2025-09-20T00:40:00Z" w16du:dateUtc="2025-09-20T03:40:00Z">
                <w:rPr>
                  <w:rFonts w:ascii="Cambria Math" w:hAnsi="Cambria Math" w:cs="Arial"/>
                  <w:i/>
                </w:rPr>
              </w:del>
            </m:ctrlPr>
          </m:sSubPr>
          <m:e>
            <m:r>
              <w:del w:id="5544" w:author="JAVIERA PAZ LEFORT IBANEZ" w:date="2025-09-20T00:40:00Z" w16du:dateUtc="2025-09-20T03:40:00Z">
                <w:rPr>
                  <w:rFonts w:ascii="Cambria Math" w:hAnsi="Cambria Math" w:cs="Arial"/>
                </w:rPr>
                <m:t>T</m:t>
              </w:del>
            </m:r>
          </m:e>
          <m:sub>
            <m:r>
              <w:del w:id="5545" w:author="JAVIERA PAZ LEFORT IBANEZ" w:date="2025-09-20T00:40:00Z" w16du:dateUtc="2025-09-20T03:40:00Z">
                <w:rPr>
                  <w:rFonts w:ascii="Cambria Math" w:hAnsi="Cambria Math" w:cs="Arial"/>
                </w:rPr>
                <m:t>fibra</m:t>
              </w:del>
            </m:r>
          </m:sub>
        </m:sSub>
      </m:oMath>
      <w:del w:id="5546" w:author="JAVIERA PAZ LEFORT IBANEZ" w:date="2025-09-20T00:40:00Z" w16du:dateUtc="2025-09-20T03:40:00Z">
        <w:r w:rsidR="00E32863" w:rsidRPr="005D59EA" w:rsidDel="002231A7">
          <w:rPr>
            <w:rFonts w:ascii="Arial" w:hAnsi="Arial" w:cs="Arial"/>
          </w:rPr>
          <w:delText xml:space="preserve">​ y </w:delText>
        </w:r>
      </w:del>
      <m:oMath>
        <m:sSub>
          <m:sSubPr>
            <m:ctrlPr>
              <w:del w:id="5547" w:author="JAVIERA PAZ LEFORT IBANEZ" w:date="2025-09-20T00:40:00Z" w16du:dateUtc="2025-09-20T03:40:00Z">
                <w:rPr>
                  <w:rFonts w:ascii="Cambria Math" w:hAnsi="Cambria Math" w:cs="Arial"/>
                  <w:i/>
                </w:rPr>
              </w:del>
            </m:ctrlPr>
          </m:sSubPr>
          <m:e>
            <m:r>
              <w:del w:id="5548" w:author="JAVIERA PAZ LEFORT IBANEZ" w:date="2025-09-20T00:40:00Z" w16du:dateUtc="2025-09-20T03:40:00Z">
                <w:rPr>
                  <w:rFonts w:ascii="Cambria Math" w:hAnsi="Cambria Math" w:cs="Arial"/>
                </w:rPr>
                <m:t>T</m:t>
              </w:del>
            </m:r>
          </m:e>
          <m:sub>
            <m:r>
              <w:del w:id="5549" w:author="JAVIERA PAZ LEFORT IBANEZ" w:date="2025-09-20T00:40:00Z" w16du:dateUtc="2025-09-20T03:40:00Z">
                <w:rPr>
                  <w:rFonts w:ascii="Cambria Math" w:hAnsi="Cambria Math" w:cs="Arial"/>
                </w:rPr>
                <m:t>carcasa</m:t>
              </w:del>
            </m:r>
          </m:sub>
        </m:sSub>
        <m:r>
          <w:del w:id="5550" w:author="JAVIERA PAZ LEFORT IBANEZ" w:date="2025-09-20T00:40:00Z" w16du:dateUtc="2025-09-20T03:40:00Z">
            <w:rPr>
              <w:rFonts w:ascii="Cambria Math" w:hAnsi="Cambria Math" w:cs="Arial"/>
            </w:rPr>
            <m:t xml:space="preserve"> </m:t>
          </w:del>
        </m:r>
      </m:oMath>
      <w:del w:id="5551" w:author="JAVIERA PAZ LEFORT IBANEZ" w:date="2025-09-20T00:40:00Z" w16du:dateUtc="2025-09-20T03:40:00Z">
        <w:r w:rsidR="00E32863" w:rsidRPr="005D59EA" w:rsidDel="002231A7">
          <w:rPr>
            <w:rFonts w:ascii="Arial" w:hAnsi="Arial" w:cs="Arial"/>
          </w:rPr>
          <w:delText>son las temperaturas en cada fase.</w:delText>
        </w:r>
      </w:del>
    </w:p>
    <w:p w14:paraId="4E0FEE3C" w14:textId="0E598949" w:rsidR="00E32863" w:rsidRPr="005D59EA" w:rsidDel="002231A7" w:rsidRDefault="00000000">
      <w:pPr>
        <w:numPr>
          <w:ilvl w:val="0"/>
          <w:numId w:val="24"/>
        </w:numPr>
        <w:spacing w:line="360" w:lineRule="auto"/>
        <w:ind w:left="1428"/>
        <w:jc w:val="both"/>
        <w:rPr>
          <w:del w:id="5552" w:author="JAVIERA PAZ LEFORT IBANEZ" w:date="2025-09-20T00:40:00Z" w16du:dateUtc="2025-09-20T03:40:00Z"/>
          <w:rFonts w:ascii="Arial" w:hAnsi="Arial" w:cs="Arial"/>
        </w:rPr>
        <w:pPrChange w:id="5553" w:author="JAVIERA PAZ LEFORT IBANEZ" w:date="2025-09-22T17:13:00Z" w16du:dateUtc="2025-09-22T20:13:00Z">
          <w:pPr>
            <w:numPr>
              <w:numId w:val="24"/>
            </w:numPr>
            <w:tabs>
              <w:tab w:val="num" w:pos="720"/>
            </w:tabs>
            <w:ind w:left="720" w:hanging="360"/>
          </w:pPr>
        </w:pPrChange>
      </w:pPr>
      <m:oMath>
        <m:acc>
          <m:accPr>
            <m:chr m:val="̇"/>
            <m:ctrlPr>
              <w:del w:id="5554" w:author="JAVIERA PAZ LEFORT IBANEZ" w:date="2025-09-20T00:40:00Z" w16du:dateUtc="2025-09-20T03:40:00Z">
                <w:rPr>
                  <w:rFonts w:ascii="Cambria Math" w:hAnsi="Cambria Math" w:cs="Arial"/>
                  <w:i/>
                </w:rPr>
              </w:del>
            </m:ctrlPr>
          </m:accPr>
          <m:e>
            <m:r>
              <w:del w:id="5555" w:author="JAVIERA PAZ LEFORT IBANEZ" w:date="2025-09-20T00:40:00Z" w16du:dateUtc="2025-09-20T03:40:00Z">
                <w:rPr>
                  <w:rFonts w:ascii="Cambria Math" w:hAnsi="Cambria Math" w:cs="Arial"/>
                </w:rPr>
                <m:t>m</m:t>
              </w:del>
            </m:r>
          </m:e>
        </m:acc>
      </m:oMath>
      <w:del w:id="5556" w:author="JAVIERA PAZ LEFORT IBANEZ" w:date="2025-09-20T00:40:00Z" w16du:dateUtc="2025-09-20T03:40:00Z">
        <w:r w:rsidR="00AF21E0" w:rsidRPr="005D59EA" w:rsidDel="002231A7">
          <w:rPr>
            <w:rFonts w:ascii="Arial" w:eastAsiaTheme="minorEastAsia" w:hAnsi="Arial" w:cs="Arial"/>
          </w:rPr>
          <w:delText xml:space="preserve"> </w:delText>
        </w:r>
        <w:r w:rsidR="00E32863" w:rsidRPr="005D59EA" w:rsidDel="002231A7">
          <w:rPr>
            <w:rFonts w:ascii="Arial" w:hAnsi="Arial" w:cs="Arial"/>
          </w:rPr>
          <w:delText>representa el flujo másico de cada fase.</w:delText>
        </w:r>
      </w:del>
    </w:p>
    <w:p w14:paraId="54334851" w14:textId="3BA4C7A2" w:rsidR="00E32863" w:rsidRPr="005D59EA" w:rsidDel="002231A7" w:rsidRDefault="00000000">
      <w:pPr>
        <w:numPr>
          <w:ilvl w:val="0"/>
          <w:numId w:val="24"/>
        </w:numPr>
        <w:spacing w:line="360" w:lineRule="auto"/>
        <w:ind w:left="1428"/>
        <w:jc w:val="both"/>
        <w:rPr>
          <w:del w:id="5557" w:author="JAVIERA PAZ LEFORT IBANEZ" w:date="2025-09-20T00:40:00Z" w16du:dateUtc="2025-09-20T03:40:00Z"/>
          <w:rFonts w:ascii="Arial" w:hAnsi="Arial" w:cs="Arial"/>
        </w:rPr>
        <w:pPrChange w:id="5558" w:author="JAVIERA PAZ LEFORT IBANEZ" w:date="2025-09-22T17:13:00Z" w16du:dateUtc="2025-09-22T20:13:00Z">
          <w:pPr>
            <w:numPr>
              <w:numId w:val="24"/>
            </w:numPr>
            <w:tabs>
              <w:tab w:val="num" w:pos="720"/>
            </w:tabs>
            <w:ind w:left="720" w:hanging="360"/>
          </w:pPr>
        </w:pPrChange>
      </w:pPr>
      <m:oMath>
        <m:sSub>
          <m:sSubPr>
            <m:ctrlPr>
              <w:del w:id="5559" w:author="JAVIERA PAZ LEFORT IBANEZ" w:date="2025-09-20T00:40:00Z" w16du:dateUtc="2025-09-20T03:40:00Z">
                <w:rPr>
                  <w:rFonts w:ascii="Cambria Math" w:hAnsi="Cambria Math" w:cs="Arial"/>
                  <w:i/>
                </w:rPr>
              </w:del>
            </m:ctrlPr>
          </m:sSubPr>
          <m:e>
            <m:r>
              <w:del w:id="5560" w:author="JAVIERA PAZ LEFORT IBANEZ" w:date="2025-09-20T00:40:00Z" w16du:dateUtc="2025-09-20T03:40:00Z">
                <w:rPr>
                  <w:rFonts w:ascii="Cambria Math" w:hAnsi="Cambria Math" w:cs="Arial"/>
                </w:rPr>
                <m:t>c</m:t>
              </w:del>
            </m:r>
          </m:e>
          <m:sub>
            <m:r>
              <w:del w:id="5561" w:author="JAVIERA PAZ LEFORT IBANEZ" w:date="2025-09-20T00:40:00Z" w16du:dateUtc="2025-09-20T03:40:00Z">
                <w:rPr>
                  <w:rFonts w:ascii="Cambria Math" w:hAnsi="Cambria Math" w:cs="Arial"/>
                </w:rPr>
                <m:t>p</m:t>
              </w:del>
            </m:r>
          </m:sub>
        </m:sSub>
      </m:oMath>
      <w:del w:id="5562" w:author="JAVIERA PAZ LEFORT IBANEZ" w:date="2025-09-20T00:40:00Z" w16du:dateUtc="2025-09-20T03:40:00Z">
        <w:r w:rsidR="00E32863" w:rsidRPr="005D59EA" w:rsidDel="002231A7">
          <w:rPr>
            <w:rFonts w:ascii="Arial" w:hAnsi="Arial" w:cs="Arial"/>
            <w:highlight w:val="yellow"/>
          </w:rPr>
          <w:delText>​</w:delText>
        </w:r>
        <w:r w:rsidR="00E32863" w:rsidRPr="005D59EA" w:rsidDel="002231A7">
          <w:rPr>
            <w:rFonts w:ascii="Arial" w:hAnsi="Arial" w:cs="Arial"/>
          </w:rPr>
          <w:delText xml:space="preserve"> es la capacidad calorífica específica.</w:delText>
        </w:r>
      </w:del>
    </w:p>
    <w:p w14:paraId="4E6A2111" w14:textId="0EE0B804" w:rsidR="00E32863" w:rsidRPr="005D59EA" w:rsidDel="002231A7" w:rsidRDefault="00E32863">
      <w:pPr>
        <w:spacing w:line="360" w:lineRule="auto"/>
        <w:ind w:left="708"/>
        <w:jc w:val="both"/>
        <w:rPr>
          <w:del w:id="5563" w:author="JAVIERA PAZ LEFORT IBANEZ" w:date="2025-09-20T00:40:00Z" w16du:dateUtc="2025-09-20T03:40:00Z"/>
          <w:rFonts w:ascii="Arial" w:hAnsi="Arial" w:cs="Arial"/>
        </w:rPr>
        <w:pPrChange w:id="5564" w:author="JAVIERA PAZ LEFORT IBANEZ" w:date="2025-09-22T17:13:00Z" w16du:dateUtc="2025-09-22T20:13:00Z">
          <w:pPr>
            <w:jc w:val="both"/>
          </w:pPr>
        </w:pPrChange>
      </w:pPr>
      <w:del w:id="5565" w:author="JAVIERA PAZ LEFORT IBANEZ" w:date="2025-09-20T00:40:00Z" w16du:dateUtc="2025-09-20T03:40:00Z">
        <w:r w:rsidRPr="005D59EA" w:rsidDel="002231A7">
          <w:rPr>
            <w:rFonts w:ascii="Arial" w:hAnsi="Arial" w:cs="Arial"/>
          </w:rPr>
          <w:delText xml:space="preserve">El modelo numérico permite resolver este sistema de ecuaciones para obtener el perfil de temperatura a lo largo del módulo, utilizando el método de </w:delText>
        </w:r>
        <w:r w:rsidRPr="005D59EA" w:rsidDel="002231A7">
          <w:rPr>
            <w:rFonts w:ascii="Arial" w:hAnsi="Arial" w:cs="Arial"/>
            <w:b/>
            <w:bCs/>
            <w:i/>
            <w:iCs/>
          </w:rPr>
          <w:delText>solve_bvp</w:delText>
        </w:r>
        <w:r w:rsidRPr="005D59EA" w:rsidDel="002231A7">
          <w:rPr>
            <w:rFonts w:ascii="Arial" w:hAnsi="Arial" w:cs="Arial"/>
          </w:rPr>
          <w:delText xml:space="preserve"> (Boundary Value Problem) que asegura la convergencia y estabilidad del cálculo.</w:delText>
        </w:r>
      </w:del>
    </w:p>
    <w:p w14:paraId="4703D963" w14:textId="46FFEB59" w:rsidR="00E32863" w:rsidRPr="005D59EA" w:rsidDel="002231A7" w:rsidRDefault="00E32863">
      <w:pPr>
        <w:pStyle w:val="Ttulo4"/>
        <w:spacing w:line="360" w:lineRule="auto"/>
        <w:ind w:left="708"/>
        <w:jc w:val="both"/>
        <w:rPr>
          <w:del w:id="5566" w:author="JAVIERA PAZ LEFORT IBANEZ" w:date="2025-09-20T00:40:00Z" w16du:dateUtc="2025-09-20T03:40:00Z"/>
          <w:rFonts w:ascii="Arial" w:hAnsi="Arial" w:cs="Arial"/>
          <w:color w:val="auto"/>
        </w:rPr>
        <w:pPrChange w:id="5567" w:author="JAVIERA PAZ LEFORT IBANEZ" w:date="2025-09-22T17:13:00Z" w16du:dateUtc="2025-09-22T20:13:00Z">
          <w:pPr>
            <w:pStyle w:val="Ttulo4"/>
          </w:pPr>
        </w:pPrChange>
      </w:pPr>
      <w:del w:id="5568" w:author="JAVIERA PAZ LEFORT IBANEZ" w:date="2025-09-20T00:40:00Z" w16du:dateUtc="2025-09-20T03:40:00Z">
        <w:r w:rsidRPr="005D59EA" w:rsidDel="002231A7">
          <w:rPr>
            <w:rFonts w:ascii="Arial" w:hAnsi="Arial" w:cs="Arial"/>
            <w:color w:val="auto"/>
          </w:rPr>
          <w:delText>Condiciones de Frontera y Solución Numérica</w:delText>
        </w:r>
      </w:del>
    </w:p>
    <w:p w14:paraId="79B78A92" w14:textId="197DC935" w:rsidR="00E32863" w:rsidRPr="005D59EA" w:rsidDel="002231A7" w:rsidRDefault="00E32863">
      <w:pPr>
        <w:numPr>
          <w:ilvl w:val="0"/>
          <w:numId w:val="25"/>
        </w:numPr>
        <w:spacing w:line="360" w:lineRule="auto"/>
        <w:ind w:left="1428"/>
        <w:jc w:val="both"/>
        <w:rPr>
          <w:del w:id="5569" w:author="JAVIERA PAZ LEFORT IBANEZ" w:date="2025-09-20T00:40:00Z" w16du:dateUtc="2025-09-20T03:40:00Z"/>
          <w:rFonts w:ascii="Arial" w:hAnsi="Arial" w:cs="Arial"/>
        </w:rPr>
        <w:pPrChange w:id="5570" w:author="JAVIERA PAZ LEFORT IBANEZ" w:date="2025-09-22T17:13:00Z" w16du:dateUtc="2025-09-22T20:13:00Z">
          <w:pPr>
            <w:numPr>
              <w:numId w:val="25"/>
            </w:numPr>
            <w:tabs>
              <w:tab w:val="num" w:pos="720"/>
            </w:tabs>
            <w:ind w:left="720" w:hanging="360"/>
          </w:pPr>
        </w:pPrChange>
      </w:pPr>
      <w:del w:id="5571" w:author="JAVIERA PAZ LEFORT IBANEZ" w:date="2025-09-20T00:40:00Z" w16du:dateUtc="2025-09-20T03:40:00Z">
        <w:r w:rsidRPr="005D59EA" w:rsidDel="002231A7">
          <w:rPr>
            <w:rFonts w:ascii="Arial" w:hAnsi="Arial" w:cs="Arial"/>
          </w:rPr>
          <w:delText xml:space="preserve">En </w:delText>
        </w:r>
      </w:del>
      <m:oMath>
        <m:r>
          <w:del w:id="5572" w:author="JAVIERA PAZ LEFORT IBANEZ" w:date="2025-09-20T00:40:00Z" w16du:dateUtc="2025-09-20T03:40:00Z">
            <w:rPr>
              <w:rFonts w:ascii="Cambria Math" w:hAnsi="Cambria Math" w:cs="Arial"/>
            </w:rPr>
            <m:t>z = 0</m:t>
          </w:del>
        </m:r>
      </m:oMath>
      <w:del w:id="5573" w:author="JAVIERA PAZ LEFORT IBANEZ" w:date="2025-09-20T00:40:00Z" w16du:dateUtc="2025-09-20T03:40:00Z">
        <w:r w:rsidRPr="005D59EA" w:rsidDel="002231A7">
          <w:rPr>
            <w:rFonts w:ascii="Arial" w:hAnsi="Arial" w:cs="Arial"/>
          </w:rPr>
          <w:delText>:</w:delText>
        </w:r>
      </w:del>
    </w:p>
    <w:p w14:paraId="114BFA8E" w14:textId="5179DE0D" w:rsidR="00E32863" w:rsidRPr="005D59EA" w:rsidDel="002231A7" w:rsidRDefault="00E32863">
      <w:pPr>
        <w:numPr>
          <w:ilvl w:val="1"/>
          <w:numId w:val="25"/>
        </w:numPr>
        <w:spacing w:line="360" w:lineRule="auto"/>
        <w:ind w:left="2148"/>
        <w:jc w:val="both"/>
        <w:rPr>
          <w:del w:id="5574" w:author="JAVIERA PAZ LEFORT IBANEZ" w:date="2025-09-20T00:40:00Z" w16du:dateUtc="2025-09-20T03:40:00Z"/>
          <w:rFonts w:ascii="Arial" w:hAnsi="Arial" w:cs="Arial"/>
        </w:rPr>
        <w:pPrChange w:id="5575" w:author="JAVIERA PAZ LEFORT IBANEZ" w:date="2025-09-22T17:13:00Z" w16du:dateUtc="2025-09-22T20:13:00Z">
          <w:pPr>
            <w:numPr>
              <w:ilvl w:val="1"/>
              <w:numId w:val="25"/>
            </w:numPr>
            <w:tabs>
              <w:tab w:val="num" w:pos="1440"/>
            </w:tabs>
            <w:ind w:left="1440" w:hanging="360"/>
          </w:pPr>
        </w:pPrChange>
      </w:pPr>
      <w:del w:id="5576" w:author="JAVIERA PAZ LEFORT IBANEZ" w:date="2025-09-20T00:40:00Z" w16du:dateUtc="2025-09-20T03:40:00Z">
        <w:r w:rsidRPr="005D59EA" w:rsidDel="002231A7">
          <w:rPr>
            <w:rFonts w:ascii="Arial" w:hAnsi="Arial" w:cs="Arial"/>
          </w:rPr>
          <w:delText xml:space="preserve">​ </w:delText>
        </w:r>
      </w:del>
      <m:oMath>
        <m:sSub>
          <m:sSubPr>
            <m:ctrlPr>
              <w:del w:id="5577" w:author="JAVIERA PAZ LEFORT IBANEZ" w:date="2025-09-20T00:40:00Z" w16du:dateUtc="2025-09-20T03:40:00Z">
                <w:rPr>
                  <w:rFonts w:ascii="Cambria Math" w:hAnsi="Cambria Math" w:cs="Arial"/>
                  <w:i/>
                </w:rPr>
              </w:del>
            </m:ctrlPr>
          </m:sSubPr>
          <m:e>
            <m:r>
              <w:del w:id="5578" w:author="JAVIERA PAZ LEFORT IBANEZ" w:date="2025-09-20T00:40:00Z" w16du:dateUtc="2025-09-20T03:40:00Z">
                <w:rPr>
                  <w:rFonts w:ascii="Cambria Math" w:hAnsi="Cambria Math" w:cs="Arial"/>
                </w:rPr>
                <m:t>T</m:t>
              </w:del>
            </m:r>
          </m:e>
          <m:sub>
            <m:r>
              <w:del w:id="5579" w:author="JAVIERA PAZ LEFORT IBANEZ" w:date="2025-09-20T00:40:00Z" w16du:dateUtc="2025-09-20T03:40:00Z">
                <w:rPr>
                  <w:rFonts w:ascii="Cambria Math" w:hAnsi="Cambria Math" w:cs="Arial"/>
                </w:rPr>
                <m:t>fibra</m:t>
              </w:del>
            </m:r>
          </m:sub>
        </m:sSub>
        <m:d>
          <m:dPr>
            <m:ctrlPr>
              <w:del w:id="5580" w:author="JAVIERA PAZ LEFORT IBANEZ" w:date="2025-09-20T00:40:00Z" w16du:dateUtc="2025-09-20T03:40:00Z">
                <w:rPr>
                  <w:rFonts w:ascii="Cambria Math" w:hAnsi="Cambria Math" w:cs="Arial"/>
                  <w:i/>
                </w:rPr>
              </w:del>
            </m:ctrlPr>
          </m:dPr>
          <m:e>
            <m:r>
              <w:del w:id="5581" w:author="JAVIERA PAZ LEFORT IBANEZ" w:date="2025-09-20T00:40:00Z" w16du:dateUtc="2025-09-20T03:40:00Z">
                <w:rPr>
                  <w:rFonts w:ascii="Cambria Math" w:hAnsi="Cambria Math" w:cs="Arial"/>
                </w:rPr>
                <m:t>0</m:t>
              </w:del>
            </m:r>
          </m:e>
        </m:d>
        <m:r>
          <w:del w:id="5582" w:author="JAVIERA PAZ LEFORT IBANEZ" w:date="2025-09-20T00:40:00Z" w16du:dateUtc="2025-09-20T03:40:00Z">
            <w:rPr>
              <w:rFonts w:ascii="Cambria Math" w:hAnsi="Cambria Math" w:cs="Arial"/>
            </w:rPr>
            <m:t>=</m:t>
          </w:del>
        </m:r>
        <m:sSub>
          <m:sSubPr>
            <m:ctrlPr>
              <w:del w:id="5583" w:author="JAVIERA PAZ LEFORT IBANEZ" w:date="2025-09-20T00:40:00Z" w16du:dateUtc="2025-09-20T03:40:00Z">
                <w:rPr>
                  <w:rFonts w:ascii="Cambria Math" w:hAnsi="Cambria Math" w:cs="Arial"/>
                  <w:i/>
                </w:rPr>
              </w:del>
            </m:ctrlPr>
          </m:sSubPr>
          <m:e>
            <m:r>
              <w:del w:id="5584" w:author="JAVIERA PAZ LEFORT IBANEZ" w:date="2025-09-20T00:40:00Z" w16du:dateUtc="2025-09-20T03:40:00Z">
                <w:rPr>
                  <w:rFonts w:ascii="Cambria Math" w:hAnsi="Cambria Math" w:cs="Arial"/>
                </w:rPr>
                <m:t>T</m:t>
              </w:del>
            </m:r>
          </m:e>
          <m:sub>
            <m:r>
              <w:del w:id="5585" w:author="JAVIERA PAZ LEFORT IBANEZ" w:date="2025-09-20T00:40:00Z" w16du:dateUtc="2025-09-20T03:40:00Z">
                <w:rPr>
                  <w:rFonts w:ascii="Cambria Math" w:hAnsi="Cambria Math" w:cs="Arial"/>
                </w:rPr>
                <m:t>fibra, in</m:t>
              </w:del>
            </m:r>
          </m:sub>
        </m:sSub>
      </m:oMath>
      <w:del w:id="5586" w:author="JAVIERA PAZ LEFORT IBANEZ" w:date="2025-09-20T00:40:00Z" w16du:dateUtc="2025-09-20T03:40:00Z">
        <w:r w:rsidR="006C42C9" w:rsidRPr="005D59EA" w:rsidDel="002231A7">
          <w:rPr>
            <w:rFonts w:ascii="Arial" w:eastAsiaTheme="minorEastAsia" w:hAnsi="Arial" w:cs="Arial"/>
          </w:rPr>
          <w:delText xml:space="preserve"> </w:delText>
        </w:r>
        <w:r w:rsidRPr="005D59EA" w:rsidDel="002231A7">
          <w:rPr>
            <w:rFonts w:ascii="Arial" w:hAnsi="Arial" w:cs="Arial"/>
          </w:rPr>
          <w:delText>(temperatura de entrada del vino).</w:delText>
        </w:r>
      </w:del>
    </w:p>
    <w:p w14:paraId="2AD7C246" w14:textId="3711AAEF" w:rsidR="00E32863" w:rsidRPr="005D59EA" w:rsidDel="002231A7" w:rsidRDefault="00E32863">
      <w:pPr>
        <w:numPr>
          <w:ilvl w:val="1"/>
          <w:numId w:val="25"/>
        </w:numPr>
        <w:spacing w:line="360" w:lineRule="auto"/>
        <w:ind w:left="2148"/>
        <w:jc w:val="both"/>
        <w:rPr>
          <w:del w:id="5587" w:author="JAVIERA PAZ LEFORT IBANEZ" w:date="2025-09-20T00:40:00Z" w16du:dateUtc="2025-09-20T03:40:00Z"/>
          <w:rFonts w:ascii="Arial" w:hAnsi="Arial" w:cs="Arial"/>
        </w:rPr>
        <w:pPrChange w:id="5588" w:author="JAVIERA PAZ LEFORT IBANEZ" w:date="2025-09-22T17:13:00Z" w16du:dateUtc="2025-09-22T20:13:00Z">
          <w:pPr>
            <w:numPr>
              <w:ilvl w:val="1"/>
              <w:numId w:val="25"/>
            </w:numPr>
            <w:tabs>
              <w:tab w:val="num" w:pos="1440"/>
            </w:tabs>
            <w:ind w:left="1440" w:hanging="360"/>
          </w:pPr>
        </w:pPrChange>
      </w:pPr>
      <w:del w:id="5589" w:author="JAVIERA PAZ LEFORT IBANEZ" w:date="2025-09-20T00:40:00Z" w16du:dateUtc="2025-09-20T03:40:00Z">
        <w:r w:rsidRPr="005D59EA" w:rsidDel="002231A7">
          <w:rPr>
            <w:rFonts w:ascii="Arial" w:hAnsi="Arial" w:cs="Arial"/>
          </w:rPr>
          <w:delText xml:space="preserve">​ </w:delText>
        </w:r>
      </w:del>
      <m:oMath>
        <m:sSub>
          <m:sSubPr>
            <m:ctrlPr>
              <w:del w:id="5590" w:author="JAVIERA PAZ LEFORT IBANEZ" w:date="2025-09-20T00:40:00Z" w16du:dateUtc="2025-09-20T03:40:00Z">
                <w:rPr>
                  <w:rFonts w:ascii="Cambria Math" w:hAnsi="Cambria Math" w:cs="Arial"/>
                  <w:i/>
                </w:rPr>
              </w:del>
            </m:ctrlPr>
          </m:sSubPr>
          <m:e>
            <m:r>
              <w:del w:id="5591" w:author="JAVIERA PAZ LEFORT IBANEZ" w:date="2025-09-20T00:40:00Z" w16du:dateUtc="2025-09-20T03:40:00Z">
                <w:rPr>
                  <w:rFonts w:ascii="Cambria Math" w:hAnsi="Cambria Math" w:cs="Arial"/>
                </w:rPr>
                <m:t>T</m:t>
              </w:del>
            </m:r>
          </m:e>
          <m:sub>
            <m:r>
              <w:del w:id="5592" w:author="JAVIERA PAZ LEFORT IBANEZ" w:date="2025-09-20T00:40:00Z" w16du:dateUtc="2025-09-20T03:40:00Z">
                <w:rPr>
                  <w:rFonts w:ascii="Cambria Math" w:hAnsi="Cambria Math" w:cs="Arial"/>
                </w:rPr>
                <m:t>carcasa</m:t>
              </w:del>
            </m:r>
          </m:sub>
        </m:sSub>
        <m:d>
          <m:dPr>
            <m:ctrlPr>
              <w:del w:id="5593" w:author="JAVIERA PAZ LEFORT IBANEZ" w:date="2025-09-20T00:40:00Z" w16du:dateUtc="2025-09-20T03:40:00Z">
                <w:rPr>
                  <w:rFonts w:ascii="Cambria Math" w:hAnsi="Cambria Math" w:cs="Arial"/>
                  <w:i/>
                </w:rPr>
              </w:del>
            </m:ctrlPr>
          </m:dPr>
          <m:e>
            <m:r>
              <w:del w:id="5594" w:author="JAVIERA PAZ LEFORT IBANEZ" w:date="2025-09-20T00:40:00Z" w16du:dateUtc="2025-09-20T03:40:00Z">
                <w:rPr>
                  <w:rFonts w:ascii="Cambria Math" w:hAnsi="Cambria Math" w:cs="Arial"/>
                </w:rPr>
                <m:t>L</m:t>
              </w:del>
            </m:r>
          </m:e>
        </m:d>
        <m:r>
          <w:del w:id="5595" w:author="JAVIERA PAZ LEFORT IBANEZ" w:date="2025-09-20T00:40:00Z" w16du:dateUtc="2025-09-20T03:40:00Z">
            <w:rPr>
              <w:rFonts w:ascii="Cambria Math" w:hAnsi="Cambria Math" w:cs="Arial"/>
            </w:rPr>
            <m:t>=</m:t>
          </w:del>
        </m:r>
        <m:sSub>
          <m:sSubPr>
            <m:ctrlPr>
              <w:del w:id="5596" w:author="JAVIERA PAZ LEFORT IBANEZ" w:date="2025-09-20T00:40:00Z" w16du:dateUtc="2025-09-20T03:40:00Z">
                <w:rPr>
                  <w:rFonts w:ascii="Cambria Math" w:hAnsi="Cambria Math" w:cs="Arial"/>
                  <w:i/>
                </w:rPr>
              </w:del>
            </m:ctrlPr>
          </m:sSubPr>
          <m:e>
            <m:r>
              <w:del w:id="5597" w:author="JAVIERA PAZ LEFORT IBANEZ" w:date="2025-09-20T00:40:00Z" w16du:dateUtc="2025-09-20T03:40:00Z">
                <w:rPr>
                  <w:rFonts w:ascii="Cambria Math" w:hAnsi="Cambria Math" w:cs="Arial"/>
                </w:rPr>
                <m:t>T</m:t>
              </w:del>
            </m:r>
          </m:e>
          <m:sub>
            <m:r>
              <w:del w:id="5598" w:author="JAVIERA PAZ LEFORT IBANEZ" w:date="2025-09-20T00:40:00Z" w16du:dateUtc="2025-09-20T03:40:00Z">
                <w:rPr>
                  <w:rFonts w:ascii="Cambria Math" w:hAnsi="Cambria Math" w:cs="Arial"/>
                </w:rPr>
                <m:t>carcasa,in</m:t>
              </w:del>
            </m:r>
          </m:sub>
        </m:sSub>
      </m:oMath>
      <w:del w:id="5599" w:author="JAVIERA PAZ LEFORT IBANEZ" w:date="2025-09-20T00:40:00Z" w16du:dateUtc="2025-09-20T03:40:00Z">
        <w:r w:rsidR="006C42C9" w:rsidRPr="005D59EA" w:rsidDel="002231A7">
          <w:rPr>
            <w:rFonts w:ascii="Arial" w:eastAsiaTheme="minorEastAsia" w:hAnsi="Arial" w:cs="Arial"/>
          </w:rPr>
          <w:delText xml:space="preserve"> </w:delText>
        </w:r>
        <w:r w:rsidRPr="005D59EA" w:rsidDel="002231A7">
          <w:rPr>
            <w:rFonts w:ascii="Arial" w:hAnsi="Arial" w:cs="Arial"/>
          </w:rPr>
          <w:delText>(temperatura de entrada de la solución extractora).</w:delText>
        </w:r>
      </w:del>
    </w:p>
    <w:p w14:paraId="3244C31C" w14:textId="132517DC" w:rsidR="00E32863" w:rsidRPr="005D59EA" w:rsidDel="002231A7" w:rsidRDefault="00E32863">
      <w:pPr>
        <w:numPr>
          <w:ilvl w:val="0"/>
          <w:numId w:val="25"/>
        </w:numPr>
        <w:spacing w:line="360" w:lineRule="auto"/>
        <w:ind w:left="1428"/>
        <w:jc w:val="both"/>
        <w:rPr>
          <w:del w:id="5600" w:author="JAVIERA PAZ LEFORT IBANEZ" w:date="2025-09-20T00:40:00Z" w16du:dateUtc="2025-09-20T03:40:00Z"/>
          <w:rFonts w:ascii="Arial" w:hAnsi="Arial" w:cs="Arial"/>
        </w:rPr>
        <w:pPrChange w:id="5601" w:author="JAVIERA PAZ LEFORT IBANEZ" w:date="2025-09-22T17:13:00Z" w16du:dateUtc="2025-09-22T20:13:00Z">
          <w:pPr>
            <w:numPr>
              <w:numId w:val="25"/>
            </w:numPr>
            <w:tabs>
              <w:tab w:val="num" w:pos="720"/>
            </w:tabs>
            <w:ind w:left="720" w:hanging="360"/>
          </w:pPr>
        </w:pPrChange>
      </w:pPr>
      <w:del w:id="5602" w:author="JAVIERA PAZ LEFORT IBANEZ" w:date="2025-09-20T00:40:00Z" w16du:dateUtc="2025-09-20T03:40:00Z">
        <w:r w:rsidRPr="005D59EA" w:rsidDel="002231A7">
          <w:rPr>
            <w:rFonts w:ascii="Arial" w:hAnsi="Arial" w:cs="Arial"/>
          </w:rPr>
          <w:delText xml:space="preserve">En </w:delText>
        </w:r>
      </w:del>
      <m:oMath>
        <m:r>
          <w:del w:id="5603" w:author="JAVIERA PAZ LEFORT IBANEZ" w:date="2025-09-20T00:40:00Z" w16du:dateUtc="2025-09-20T03:40:00Z">
            <w:rPr>
              <w:rFonts w:ascii="Cambria Math" w:hAnsi="Cambria Math" w:cs="Arial"/>
            </w:rPr>
            <m:t>z = L</m:t>
          </w:del>
        </m:r>
      </m:oMath>
      <w:del w:id="5604" w:author="JAVIERA PAZ LEFORT IBANEZ" w:date="2025-09-20T00:40:00Z" w16du:dateUtc="2025-09-20T03:40:00Z">
        <w:r w:rsidRPr="005D59EA" w:rsidDel="002231A7">
          <w:rPr>
            <w:rFonts w:ascii="Arial" w:hAnsi="Arial" w:cs="Arial"/>
          </w:rPr>
          <w:delText>:</w:delText>
        </w:r>
      </w:del>
    </w:p>
    <w:p w14:paraId="12FDCE2F" w14:textId="54D62CBC" w:rsidR="00E32863" w:rsidRPr="005D59EA" w:rsidDel="002231A7" w:rsidRDefault="00E32863">
      <w:pPr>
        <w:numPr>
          <w:ilvl w:val="1"/>
          <w:numId w:val="25"/>
        </w:numPr>
        <w:spacing w:line="360" w:lineRule="auto"/>
        <w:ind w:left="2148"/>
        <w:jc w:val="both"/>
        <w:rPr>
          <w:del w:id="5605" w:author="JAVIERA PAZ LEFORT IBANEZ" w:date="2025-09-20T00:40:00Z" w16du:dateUtc="2025-09-20T03:40:00Z"/>
          <w:rFonts w:ascii="Arial" w:hAnsi="Arial" w:cs="Arial"/>
        </w:rPr>
        <w:pPrChange w:id="5606" w:author="JAVIERA PAZ LEFORT IBANEZ" w:date="2025-09-22T17:13:00Z" w16du:dateUtc="2025-09-22T20:13:00Z">
          <w:pPr>
            <w:numPr>
              <w:ilvl w:val="1"/>
              <w:numId w:val="25"/>
            </w:numPr>
            <w:tabs>
              <w:tab w:val="num" w:pos="1440"/>
            </w:tabs>
            <w:ind w:left="1440" w:hanging="360"/>
          </w:pPr>
        </w:pPrChange>
      </w:pPr>
      <w:del w:id="5607" w:author="JAVIERA PAZ LEFORT IBANEZ" w:date="2025-09-20T00:40:00Z" w16du:dateUtc="2025-09-20T03:40:00Z">
        <w:r w:rsidRPr="005D59EA" w:rsidDel="002231A7">
          <w:rPr>
            <w:rFonts w:ascii="Arial" w:hAnsi="Arial" w:cs="Arial"/>
          </w:rPr>
          <w:delText>Las temperaturas se ajustan según el flujo contracorriente.</w:delText>
        </w:r>
      </w:del>
    </w:p>
    <w:p w14:paraId="2DDB9FB7" w14:textId="73693D27" w:rsidR="00E32863" w:rsidRPr="005D59EA" w:rsidDel="002231A7" w:rsidRDefault="00E32863">
      <w:pPr>
        <w:spacing w:line="360" w:lineRule="auto"/>
        <w:ind w:left="708"/>
        <w:jc w:val="both"/>
        <w:rPr>
          <w:del w:id="5608" w:author="JAVIERA PAZ LEFORT IBANEZ" w:date="2025-09-20T00:40:00Z" w16du:dateUtc="2025-09-20T03:40:00Z"/>
          <w:rFonts w:ascii="Arial" w:hAnsi="Arial" w:cs="Arial"/>
        </w:rPr>
        <w:pPrChange w:id="5609" w:author="JAVIERA PAZ LEFORT IBANEZ" w:date="2025-09-22T17:13:00Z" w16du:dateUtc="2025-09-22T20:13:00Z">
          <w:pPr/>
        </w:pPrChange>
      </w:pPr>
      <w:del w:id="5610" w:author="JAVIERA PAZ LEFORT IBANEZ" w:date="2025-09-20T00:40:00Z" w16du:dateUtc="2025-09-20T03:40:00Z">
        <w:r w:rsidRPr="005D59EA" w:rsidDel="002231A7">
          <w:rPr>
            <w:rFonts w:ascii="Arial" w:hAnsi="Arial" w:cs="Arial"/>
          </w:rPr>
          <w:delText xml:space="preserve">La solución numérica se obtiene resolviendo este sistema de ecuaciones utilizando el método de </w:delText>
        </w:r>
        <w:r w:rsidRPr="005D59EA" w:rsidDel="002231A7">
          <w:rPr>
            <w:rFonts w:ascii="Arial" w:hAnsi="Arial" w:cs="Arial"/>
            <w:b/>
            <w:bCs/>
          </w:rPr>
          <w:delText>Regula Falsi</w:delText>
        </w:r>
        <w:r w:rsidRPr="005D59EA" w:rsidDel="002231A7">
          <w:rPr>
            <w:rFonts w:ascii="Arial" w:hAnsi="Arial" w:cs="Arial"/>
          </w:rPr>
          <w:delText xml:space="preserve"> para calcular la temperatura en la membrana y </w:delText>
        </w:r>
        <w:r w:rsidRPr="005D59EA" w:rsidDel="002231A7">
          <w:rPr>
            <w:rFonts w:ascii="Arial" w:hAnsi="Arial" w:cs="Arial"/>
            <w:b/>
            <w:bCs/>
            <w:i/>
            <w:iCs/>
          </w:rPr>
          <w:delText>solve_bvp</w:delText>
        </w:r>
        <w:r w:rsidRPr="005D59EA" w:rsidDel="002231A7">
          <w:rPr>
            <w:rFonts w:ascii="Arial" w:hAnsi="Arial" w:cs="Arial"/>
          </w:rPr>
          <w:delText xml:space="preserve"> para resolver el perfil de temperatura.</w:delText>
        </w:r>
      </w:del>
    </w:p>
    <w:p w14:paraId="7A18FAEB" w14:textId="405FD7B3" w:rsidR="00E32863" w:rsidRPr="005D59EA" w:rsidDel="00DD7516" w:rsidRDefault="00E32863">
      <w:pPr>
        <w:pStyle w:val="Ttulo3"/>
        <w:spacing w:line="360" w:lineRule="auto"/>
        <w:ind w:left="708"/>
        <w:jc w:val="both"/>
        <w:rPr>
          <w:del w:id="5611" w:author="JAVIERA PAZ LEFORT IBANEZ" w:date="2025-09-20T01:11:00Z" w16du:dateUtc="2025-09-20T04:11:00Z"/>
          <w:rFonts w:ascii="Arial" w:hAnsi="Arial" w:cs="Arial"/>
          <w:color w:val="auto"/>
          <w:sz w:val="24"/>
          <w:szCs w:val="24"/>
        </w:rPr>
        <w:pPrChange w:id="5612" w:author="JAVIERA PAZ LEFORT IBANEZ" w:date="2025-09-22T17:13:00Z" w16du:dateUtc="2025-09-22T20:13:00Z">
          <w:pPr>
            <w:pStyle w:val="Ttulo3"/>
          </w:pPr>
        </w:pPrChange>
      </w:pPr>
      <w:del w:id="5613" w:author="JAVIERA PAZ LEFORT IBANEZ" w:date="2025-09-20T01:11:00Z" w16du:dateUtc="2025-09-20T04:11:00Z">
        <w:r w:rsidRPr="005D59EA" w:rsidDel="00DD7516">
          <w:rPr>
            <w:rFonts w:ascii="Arial" w:hAnsi="Arial" w:cs="Arial"/>
            <w:color w:val="auto"/>
            <w:sz w:val="24"/>
            <w:szCs w:val="24"/>
          </w:rPr>
          <w:delText>4.3.5 Modelo Discreto de Transferencia de Masa y Perfil de Concentración</w:delText>
        </w:r>
      </w:del>
    </w:p>
    <w:p w14:paraId="43C8FB89" w14:textId="77777777" w:rsidR="00A1659C" w:rsidRPr="005D59EA" w:rsidRDefault="00A1659C">
      <w:pPr>
        <w:pStyle w:val="Ttulo3"/>
        <w:spacing w:line="360" w:lineRule="auto"/>
        <w:ind w:left="708"/>
        <w:jc w:val="both"/>
        <w:rPr>
          <w:ins w:id="5614" w:author="JAVIERA PAZ LEFORT IBANEZ" w:date="2025-09-20T01:05:00Z" w16du:dateUtc="2025-09-20T04:05:00Z"/>
          <w:rFonts w:ascii="Arial" w:hAnsi="Arial" w:cs="Arial"/>
          <w:color w:val="auto"/>
          <w:sz w:val="24"/>
          <w:szCs w:val="24"/>
        </w:rPr>
        <w:pPrChange w:id="5615" w:author="JAVIERA PAZ LEFORT IBANEZ" w:date="2025-09-22T17:13:00Z" w16du:dateUtc="2025-09-22T20:13:00Z">
          <w:pPr>
            <w:pStyle w:val="Ttulo3"/>
          </w:pPr>
        </w:pPrChange>
      </w:pPr>
      <w:bookmarkStart w:id="5616" w:name="_Toc209475926"/>
      <w:ins w:id="5617" w:author="JAVIERA PAZ LEFORT IBANEZ" w:date="2025-09-20T01:05:00Z" w16du:dateUtc="2025-09-20T04:05:00Z">
        <w:r w:rsidRPr="005D59EA">
          <w:rPr>
            <w:rFonts w:ascii="Arial" w:hAnsi="Arial" w:cs="Arial"/>
            <w:color w:val="auto"/>
            <w:sz w:val="24"/>
            <w:szCs w:val="24"/>
          </w:rPr>
          <w:t>4.3.5 Modelo Discreto de Transferencia de Masa y Perfil de Concentración</w:t>
        </w:r>
        <w:bookmarkEnd w:id="5616"/>
      </w:ins>
    </w:p>
    <w:p w14:paraId="6578F617" w14:textId="3EEE710C" w:rsidR="008857C5" w:rsidRPr="00B355AB" w:rsidRDefault="008857C5">
      <w:pPr>
        <w:spacing w:line="360" w:lineRule="auto"/>
        <w:ind w:left="708"/>
        <w:jc w:val="both"/>
        <w:rPr>
          <w:ins w:id="5618" w:author="JAVIERA PAZ LEFORT IBANEZ" w:date="2025-09-20T01:06:00Z" w16du:dateUtc="2025-09-20T04:06:00Z"/>
          <w:rFonts w:ascii="Arial" w:hAnsi="Arial" w:cs="Arial"/>
        </w:rPr>
        <w:pPrChange w:id="5619" w:author="JAVIERA PAZ LEFORT IBANEZ" w:date="2025-09-22T17:13:00Z" w16du:dateUtc="2025-09-22T20:13:00Z">
          <w:pPr>
            <w:pStyle w:val="Ttulo3"/>
          </w:pPr>
        </w:pPrChange>
      </w:pPr>
      <w:ins w:id="5620" w:author="JAVIERA PAZ LEFORT IBANEZ" w:date="2025-09-20T01:06:00Z" w16du:dateUtc="2025-09-20T04:06:00Z">
        <w:r w:rsidRPr="00B355AB">
          <w:rPr>
            <w:rFonts w:ascii="Arial" w:hAnsi="Arial" w:cs="Arial"/>
          </w:rPr>
          <w:t xml:space="preserve">El contactor se resuelve en 1D axial mediante una malla uniforme </w:t>
        </w:r>
      </w:ins>
      <m:oMath>
        <m:sSub>
          <m:sSubPr>
            <m:ctrlPr>
              <w:ins w:id="5621" w:author="JAVIERA PAZ LEFORT IBANEZ" w:date="2025-09-20T01:38:00Z" w16du:dateUtc="2025-09-20T04:38:00Z">
                <w:rPr>
                  <w:rFonts w:ascii="Cambria Math" w:hAnsi="Cambria Math" w:cs="Arial"/>
                  <w:i/>
                </w:rPr>
              </w:ins>
            </m:ctrlPr>
          </m:sSubPr>
          <m:e>
            <m:r>
              <w:ins w:id="5622" w:author="JAVIERA PAZ LEFORT IBANEZ" w:date="2025-09-20T01:38:00Z" w16du:dateUtc="2025-09-20T04:38:00Z">
                <w:rPr>
                  <w:rFonts w:ascii="Cambria Math" w:hAnsi="Cambria Math" w:cs="Arial"/>
                </w:rPr>
                <m:t>z</m:t>
              </w:ins>
            </m:r>
          </m:e>
          <m:sub>
            <m:r>
              <w:ins w:id="5623" w:author="JAVIERA PAZ LEFORT IBANEZ" w:date="2025-09-20T01:38:00Z" w16du:dateUtc="2025-09-20T04:38:00Z">
                <w:rPr>
                  <w:rFonts w:ascii="Cambria Math" w:hAnsi="Cambria Math" w:cs="Arial"/>
                </w:rPr>
                <m:t>0</m:t>
              </w:ins>
            </m:r>
          </m:sub>
        </m:sSub>
        <m:r>
          <w:ins w:id="5624" w:author="JAVIERA PAZ LEFORT IBANEZ" w:date="2025-09-20T01:38:00Z" w16du:dateUtc="2025-09-20T04:38:00Z">
            <w:rPr>
              <w:rFonts w:ascii="Cambria Math" w:hAnsi="Cambria Math" w:cs="Arial"/>
            </w:rPr>
            <m:t xml:space="preserve">, …, </m:t>
          </w:ins>
        </m:r>
        <m:sSub>
          <m:sSubPr>
            <m:ctrlPr>
              <w:ins w:id="5625" w:author="JAVIERA PAZ LEFORT IBANEZ" w:date="2025-09-20T01:38:00Z" w16du:dateUtc="2025-09-20T04:38:00Z">
                <w:rPr>
                  <w:rFonts w:ascii="Cambria Math" w:hAnsi="Cambria Math" w:cs="Arial"/>
                  <w:i/>
                </w:rPr>
              </w:ins>
            </m:ctrlPr>
          </m:sSubPr>
          <m:e>
            <m:r>
              <w:ins w:id="5626" w:author="JAVIERA PAZ LEFORT IBANEZ" w:date="2025-09-20T01:38:00Z" w16du:dateUtc="2025-09-20T04:38:00Z">
                <w:rPr>
                  <w:rFonts w:ascii="Cambria Math" w:hAnsi="Cambria Math" w:cs="Arial"/>
                </w:rPr>
                <m:t>z</m:t>
              </w:ins>
            </m:r>
          </m:e>
          <m:sub>
            <m:r>
              <w:ins w:id="5627" w:author="JAVIERA PAZ LEFORT IBANEZ" w:date="2025-09-20T01:38:00Z" w16du:dateUtc="2025-09-20T04:38:00Z">
                <w:rPr>
                  <w:rFonts w:ascii="Cambria Math" w:hAnsi="Cambria Math" w:cs="Arial"/>
                </w:rPr>
                <m:t>N</m:t>
              </w:ins>
            </m:r>
          </m:sub>
        </m:sSub>
      </m:oMath>
      <w:ins w:id="5628" w:author="JAVIERA PAZ LEFORT IBANEZ" w:date="2025-09-20T01:06:00Z" w16du:dateUtc="2025-09-20T04:06:00Z">
        <w:r w:rsidRPr="00B355AB">
          <w:rPr>
            <w:rFonts w:ascii="Arial" w:hAnsi="Arial" w:cs="Arial"/>
          </w:rPr>
          <w:t xml:space="preserve"> de longitud</w:t>
        </w:r>
      </w:ins>
      <w:ins w:id="5629" w:author="JAVIERA PAZ LEFORT IBANEZ" w:date="2025-09-20T01:38:00Z" w16du:dateUtc="2025-09-20T04:38:00Z">
        <w:r w:rsidR="00D42E7F" w:rsidRPr="00B355AB">
          <w:rPr>
            <w:rFonts w:ascii="Arial" w:hAnsi="Arial" w:cs="Arial"/>
          </w:rPr>
          <w:t xml:space="preserve"> </w:t>
        </w:r>
      </w:ins>
      <m:oMath>
        <m:r>
          <w:ins w:id="5630" w:author="JAVIERA PAZ LEFORT IBANEZ" w:date="2025-09-20T01:06:00Z" w16du:dateUtc="2025-09-20T04:06:00Z">
            <w:rPr>
              <w:rFonts w:ascii="Cambria Math" w:hAnsi="Cambria Math" w:cs="Arial"/>
            </w:rPr>
            <m:t>L</m:t>
          </w:ins>
        </m:r>
      </m:oMath>
      <w:ins w:id="5631" w:author="JAVIERA PAZ LEFORT IBANEZ" w:date="2025-09-20T01:06:00Z" w16du:dateUtc="2025-09-20T04:06:00Z">
        <w:r w:rsidRPr="00B355AB">
          <w:rPr>
            <w:rFonts w:ascii="Arial" w:hAnsi="Arial" w:cs="Arial"/>
          </w:rPr>
          <w:t xml:space="preserve"> y paso </w:t>
        </w:r>
      </w:ins>
      <m:oMath>
        <m:r>
          <w:ins w:id="5632" w:author="JAVIERA PAZ LEFORT IBANEZ" w:date="2025-09-20T01:06:00Z" w16du:dateUtc="2025-09-20T04:06:00Z">
            <w:rPr>
              <w:rFonts w:ascii="Cambria Math" w:hAnsi="Cambria Math" w:cs="Arial"/>
            </w:rPr>
            <m:t>Δz</m:t>
          </w:ins>
        </m:r>
      </m:oMath>
      <w:ins w:id="5633" w:author="JAVIERA PAZ LEFORT IBANEZ" w:date="2025-09-20T01:06:00Z" w16du:dateUtc="2025-09-20T04:06:00Z">
        <w:r w:rsidRPr="00B355AB">
          <w:rPr>
            <w:rFonts w:ascii="Arial" w:hAnsi="Arial" w:cs="Arial"/>
          </w:rPr>
          <w:t>. En cada tramo se: (i) cierra la interfase por igualdad de flujos de película</w:t>
        </w:r>
      </w:ins>
      <w:ins w:id="5634" w:author="JAVIERA PAZ LEFORT IBANEZ" w:date="2025-09-22T04:08:00Z" w16du:dateUtc="2025-09-22T07:08:00Z">
        <w:r w:rsidR="009F603E">
          <w:rPr>
            <w:rFonts w:ascii="Arial" w:hAnsi="Arial" w:cs="Arial"/>
          </w:rPr>
          <w:t xml:space="preserve"> (</w:t>
        </w:r>
        <w:proofErr w:type="spellStart"/>
        <w:r w:rsidR="009F603E">
          <w:rPr>
            <w:rFonts w:ascii="Arial" w:hAnsi="Arial" w:cs="Arial"/>
          </w:rPr>
          <w:t>ec</w:t>
        </w:r>
        <w:proofErr w:type="spellEnd"/>
        <w:r w:rsidR="009F603E">
          <w:rPr>
            <w:rFonts w:ascii="Arial" w:hAnsi="Arial" w:cs="Arial"/>
          </w:rPr>
          <w:t>. 24)</w:t>
        </w:r>
      </w:ins>
      <w:ins w:id="5635" w:author="JAVIERA PAZ LEFORT IBANEZ" w:date="2025-09-20T01:06:00Z" w16du:dateUtc="2025-09-20T04:06:00Z">
        <w:r w:rsidRPr="00B355AB">
          <w:rPr>
            <w:rFonts w:ascii="Arial" w:hAnsi="Arial" w:cs="Arial"/>
          </w:rPr>
          <w:t>, (</w:t>
        </w:r>
        <w:proofErr w:type="spellStart"/>
        <w:r w:rsidRPr="00B355AB">
          <w:rPr>
            <w:rFonts w:ascii="Arial" w:hAnsi="Arial" w:cs="Arial"/>
          </w:rPr>
          <w:t>ii</w:t>
        </w:r>
        <w:proofErr w:type="spellEnd"/>
        <w:r w:rsidRPr="00B355AB">
          <w:rPr>
            <w:rFonts w:ascii="Arial" w:hAnsi="Arial" w:cs="Arial"/>
          </w:rPr>
          <w:t xml:space="preserve">) evalúa el flujo local </w:t>
        </w:r>
      </w:ins>
      <m:oMath>
        <m:r>
          <w:ins w:id="5636" w:author="JAVIERA PAZ LEFORT IBANEZ" w:date="2025-09-20T01:06:00Z" w16du:dateUtc="2025-09-20T04:06:00Z">
            <w:rPr>
              <w:rFonts w:ascii="Cambria Math" w:hAnsi="Cambria Math" w:cs="Arial"/>
            </w:rPr>
            <m:t>J(z)</m:t>
          </w:ins>
        </m:r>
      </m:oMath>
      <w:ins w:id="5637" w:author="JAVIERA PAZ LEFORT IBANEZ" w:date="2025-09-20T01:06:00Z" w16du:dateUtc="2025-09-20T04:06:00Z">
        <w:r w:rsidRPr="00B355AB">
          <w:rPr>
            <w:rFonts w:ascii="Arial" w:hAnsi="Arial" w:cs="Arial"/>
          </w:rPr>
          <w:t xml:space="preserve"> (</w:t>
        </w:r>
      </w:ins>
      <w:proofErr w:type="spellStart"/>
      <w:ins w:id="5638" w:author="JAVIERA PAZ LEFORT IBANEZ" w:date="2025-09-22T04:09:00Z" w16du:dateUtc="2025-09-22T07:09:00Z">
        <w:r w:rsidR="009F603E">
          <w:rPr>
            <w:rFonts w:ascii="Arial" w:hAnsi="Arial" w:cs="Arial"/>
          </w:rPr>
          <w:t>ec</w:t>
        </w:r>
        <w:proofErr w:type="spellEnd"/>
        <w:r w:rsidR="009F603E">
          <w:rPr>
            <w:rFonts w:ascii="Arial" w:hAnsi="Arial" w:cs="Arial"/>
          </w:rPr>
          <w:t>. 26 y 27</w:t>
        </w:r>
      </w:ins>
      <w:ins w:id="5639" w:author="JAVIERA PAZ LEFORT IBANEZ" w:date="2025-09-20T01:06:00Z" w16du:dateUtc="2025-09-20T04:06:00Z">
        <w:r w:rsidRPr="00B355AB">
          <w:rPr>
            <w:rFonts w:ascii="Arial" w:hAnsi="Arial" w:cs="Arial"/>
          </w:rPr>
          <w:t>) y (</w:t>
        </w:r>
        <w:proofErr w:type="spellStart"/>
        <w:r w:rsidRPr="00B355AB">
          <w:rPr>
            <w:rFonts w:ascii="Arial" w:hAnsi="Arial" w:cs="Arial"/>
          </w:rPr>
          <w:t>iii</w:t>
        </w:r>
        <w:proofErr w:type="spellEnd"/>
        <w:r w:rsidRPr="00B355AB">
          <w:rPr>
            <w:rFonts w:ascii="Arial" w:hAnsi="Arial" w:cs="Arial"/>
          </w:rPr>
          <w:t>) actualizan las fracciones de cada lado por balance algebraico.</w:t>
        </w:r>
      </w:ins>
    </w:p>
    <w:p w14:paraId="6C85C970" w14:textId="77777777" w:rsidR="008857C5" w:rsidRPr="00B355AB" w:rsidRDefault="008857C5">
      <w:pPr>
        <w:spacing w:line="360" w:lineRule="auto"/>
        <w:ind w:left="708"/>
        <w:jc w:val="both"/>
        <w:rPr>
          <w:ins w:id="5640" w:author="JAVIERA PAZ LEFORT IBANEZ" w:date="2025-09-20T01:06:00Z" w16du:dateUtc="2025-09-20T04:06:00Z"/>
          <w:rStyle w:val="nfasissutil"/>
          <w:rFonts w:ascii="Arial" w:hAnsi="Arial" w:cs="Arial"/>
          <w:rPrChange w:id="5641" w:author="JAVIERA PAZ LEFORT IBANEZ" w:date="2025-09-20T01:06:00Z" w16du:dateUtc="2025-09-20T04:06:00Z">
            <w:rPr>
              <w:ins w:id="5642" w:author="JAVIERA PAZ LEFORT IBANEZ" w:date="2025-09-20T01:06:00Z" w16du:dateUtc="2025-09-20T04:06:00Z"/>
              <w:rFonts w:eastAsiaTheme="minorHAnsi"/>
            </w:rPr>
          </w:rPrChange>
        </w:rPr>
        <w:pPrChange w:id="5643" w:author="JAVIERA PAZ LEFORT IBANEZ" w:date="2025-09-22T17:13:00Z" w16du:dateUtc="2025-09-22T20:13:00Z">
          <w:pPr>
            <w:pStyle w:val="Ttulo3"/>
          </w:pPr>
        </w:pPrChange>
      </w:pPr>
      <w:ins w:id="5644" w:author="JAVIERA PAZ LEFORT IBANEZ" w:date="2025-09-20T01:06:00Z" w16du:dateUtc="2025-09-20T04:06:00Z">
        <w:r w:rsidRPr="00B355AB">
          <w:rPr>
            <w:rStyle w:val="nfasissutil"/>
            <w:rFonts w:ascii="Arial" w:hAnsi="Arial" w:cs="Arial"/>
            <w:rPrChange w:id="5645" w:author="JAVIERA PAZ LEFORT IBANEZ" w:date="2025-09-20T01:06:00Z" w16du:dateUtc="2025-09-20T04:06:00Z">
              <w:rPr/>
            </w:rPrChange>
          </w:rPr>
          <w:t>Discretización geométrica y variables de estado</w:t>
        </w:r>
      </w:ins>
    </w:p>
    <w:p w14:paraId="638DBBE8" w14:textId="26DDE7EA" w:rsidR="008857C5" w:rsidRPr="00B355AB" w:rsidRDefault="008857C5">
      <w:pPr>
        <w:pStyle w:val="Prrafodelista"/>
        <w:numPr>
          <w:ilvl w:val="0"/>
          <w:numId w:val="66"/>
        </w:numPr>
        <w:spacing w:line="360" w:lineRule="auto"/>
        <w:ind w:left="1428"/>
        <w:jc w:val="both"/>
        <w:rPr>
          <w:ins w:id="5646" w:author="JAVIERA PAZ LEFORT IBANEZ" w:date="2025-09-20T01:06:00Z" w16du:dateUtc="2025-09-20T04:06:00Z"/>
          <w:rFonts w:ascii="Arial" w:hAnsi="Arial" w:cs="Arial"/>
        </w:rPr>
        <w:pPrChange w:id="5647" w:author="JAVIERA PAZ LEFORT IBANEZ" w:date="2025-09-22T17:13:00Z" w16du:dateUtc="2025-09-22T20:13:00Z">
          <w:pPr>
            <w:pStyle w:val="Ttulo3"/>
          </w:pPr>
        </w:pPrChange>
      </w:pPr>
      <w:ins w:id="5648" w:author="JAVIERA PAZ LEFORT IBANEZ" w:date="2025-09-20T01:06:00Z" w16du:dateUtc="2025-09-20T04:06:00Z">
        <w:r w:rsidRPr="00B355AB">
          <w:rPr>
            <w:rFonts w:ascii="Arial" w:hAnsi="Arial" w:cs="Arial"/>
          </w:rPr>
          <w:t xml:space="preserve">El área interfacial total </w:t>
        </w:r>
      </w:ins>
      <m:oMath>
        <m:r>
          <w:ins w:id="5649" w:author="JAVIERA PAZ LEFORT IBANEZ" w:date="2025-09-20T01:06:00Z" w16du:dateUtc="2025-09-20T04:06:00Z">
            <w:rPr>
              <w:rFonts w:ascii="Cambria Math" w:hAnsi="Cambria Math" w:cs="Arial"/>
            </w:rPr>
            <m:t>A</m:t>
          </w:ins>
        </m:r>
      </m:oMath>
      <w:ins w:id="5650" w:author="JAVIERA PAZ LEFORT IBANEZ" w:date="2025-09-20T01:06:00Z" w16du:dateUtc="2025-09-20T04:06:00Z">
        <w:r w:rsidRPr="00B355AB">
          <w:rPr>
            <w:rFonts w:ascii="Arial" w:hAnsi="Arial" w:cs="Arial"/>
          </w:rPr>
          <w:t xml:space="preserve"> se reparte en cada tramo como </w:t>
        </w:r>
      </w:ins>
      <m:oMath>
        <m:r>
          <w:ins w:id="5651" w:author="JAVIERA PAZ LEFORT IBANEZ" w:date="2025-09-20T01:06:00Z" w16du:dateUtc="2025-09-20T04:06:00Z">
            <w:rPr>
              <w:rFonts w:ascii="Cambria Math" w:hAnsi="Cambria Math" w:cs="Arial"/>
            </w:rPr>
            <m:t>Ai=A Δz</m:t>
          </w:ins>
        </m:r>
        <m:r>
          <w:ins w:id="5652" w:author="JAVIERA PAZ LEFORT IBANEZ" w:date="2025-09-20T01:40:00Z" w16du:dateUtc="2025-09-20T04:40:00Z">
            <w:rPr>
              <w:rFonts w:ascii="Cambria Math" w:eastAsiaTheme="minorEastAsia" w:hAnsi="Cambria Math" w:cs="Arial"/>
            </w:rPr>
            <m:t>/</m:t>
          </w:ins>
        </m:r>
        <m:r>
          <w:ins w:id="5653" w:author="JAVIERA PAZ LEFORT IBANEZ" w:date="2025-09-20T01:41:00Z" w16du:dateUtc="2025-09-20T04:41:00Z">
            <w:rPr>
              <w:rFonts w:ascii="Cambria Math" w:eastAsiaTheme="minorEastAsia" w:hAnsi="Cambria Math" w:cs="Arial"/>
            </w:rPr>
            <m:t>L</m:t>
          </w:ins>
        </m:r>
      </m:oMath>
      <w:ins w:id="5654" w:author="JAVIERA PAZ LEFORT IBANEZ" w:date="2025-09-20T01:06:00Z" w16du:dateUtc="2025-09-20T04:06:00Z">
        <w:r w:rsidRPr="00B355AB">
          <w:rPr>
            <w:rFonts w:ascii="Arial" w:hAnsi="Arial" w:cs="Arial"/>
          </w:rPr>
          <w:t>.</w:t>
        </w:r>
      </w:ins>
    </w:p>
    <w:p w14:paraId="4F6E949D" w14:textId="338D54A9" w:rsidR="008857C5" w:rsidRPr="00B355AB" w:rsidRDefault="008857C5">
      <w:pPr>
        <w:pStyle w:val="Prrafodelista"/>
        <w:numPr>
          <w:ilvl w:val="0"/>
          <w:numId w:val="66"/>
        </w:numPr>
        <w:spacing w:line="360" w:lineRule="auto"/>
        <w:ind w:left="1428"/>
        <w:jc w:val="both"/>
        <w:rPr>
          <w:ins w:id="5655" w:author="JAVIERA PAZ LEFORT IBANEZ" w:date="2025-09-20T01:06:00Z" w16du:dateUtc="2025-09-20T04:06:00Z"/>
          <w:rFonts w:ascii="Arial" w:hAnsi="Arial" w:cs="Arial"/>
        </w:rPr>
        <w:pPrChange w:id="5656" w:author="JAVIERA PAZ LEFORT IBANEZ" w:date="2025-09-22T17:13:00Z" w16du:dateUtc="2025-09-22T20:13:00Z">
          <w:pPr>
            <w:pStyle w:val="Ttulo3"/>
          </w:pPr>
        </w:pPrChange>
      </w:pPr>
      <w:ins w:id="5657" w:author="JAVIERA PAZ LEFORT IBANEZ" w:date="2025-09-20T01:06:00Z" w16du:dateUtc="2025-09-20T04:06:00Z">
        <w:r w:rsidRPr="00B355AB">
          <w:rPr>
            <w:rFonts w:ascii="Arial" w:hAnsi="Arial" w:cs="Arial"/>
          </w:rPr>
          <w:t xml:space="preserve">Estados por nodo </w:t>
        </w:r>
      </w:ins>
      <m:oMath>
        <m:r>
          <w:ins w:id="5658" w:author="JAVIERA PAZ LEFORT IBANEZ" w:date="2025-09-20T01:06:00Z" w16du:dateUtc="2025-09-20T04:06:00Z">
            <w:rPr>
              <w:rFonts w:ascii="Cambria Math" w:hAnsi="Cambria Math" w:cs="Arial"/>
            </w:rPr>
            <m:t>i</m:t>
          </w:ins>
        </m:r>
      </m:oMath>
      <w:ins w:id="5659" w:author="JAVIERA PAZ LEFORT IBANEZ" w:date="2025-09-20T01:06:00Z" w16du:dateUtc="2025-09-20T04:06:00Z">
        <w:r w:rsidRPr="00B355AB">
          <w:rPr>
            <w:rFonts w:ascii="Arial" w:hAnsi="Arial" w:cs="Arial"/>
          </w:rPr>
          <w:t xml:space="preserve">: fracción de agua en lumen </w:t>
        </w:r>
      </w:ins>
      <m:oMath>
        <m:sSubSup>
          <m:sSubSupPr>
            <m:ctrlPr>
              <w:ins w:id="5660" w:author="JAVIERA PAZ LEFORT IBANEZ" w:date="2025-09-20T01:41:00Z" w16du:dateUtc="2025-09-20T04:41:00Z">
                <w:rPr>
                  <w:rFonts w:ascii="Cambria Math" w:hAnsi="Cambria Math" w:cs="Arial"/>
                  <w:i/>
                </w:rPr>
              </w:ins>
            </m:ctrlPr>
          </m:sSubSupPr>
          <m:e>
            <m:r>
              <w:ins w:id="5661" w:author="JAVIERA PAZ LEFORT IBANEZ" w:date="2025-09-20T01:41:00Z" w16du:dateUtc="2025-09-20T04:41:00Z">
                <w:rPr>
                  <w:rFonts w:ascii="Cambria Math" w:hAnsi="Cambria Math" w:cs="Arial"/>
                </w:rPr>
                <m:t>f</m:t>
              </w:ins>
            </m:r>
          </m:e>
          <m:sub>
            <m:r>
              <w:ins w:id="5662" w:author="JAVIERA PAZ LEFORT IBANEZ" w:date="2025-09-20T01:41:00Z" w16du:dateUtc="2025-09-20T04:41:00Z">
                <w:rPr>
                  <w:rFonts w:ascii="Cambria Math" w:hAnsi="Cambria Math" w:cs="Arial"/>
                </w:rPr>
                <m:t>fibra</m:t>
              </w:ins>
            </m:r>
          </m:sub>
          <m:sup>
            <m:r>
              <w:ins w:id="5663" w:author="JAVIERA PAZ LEFORT IBANEZ" w:date="2025-09-20T01:41:00Z" w16du:dateUtc="2025-09-20T04:41:00Z">
                <w:rPr>
                  <w:rFonts w:ascii="Cambria Math" w:hAnsi="Cambria Math" w:cs="Arial"/>
                </w:rPr>
                <m:t>i</m:t>
              </w:ins>
            </m:r>
          </m:sup>
        </m:sSubSup>
      </m:oMath>
      <w:ins w:id="5664" w:author="JAVIERA PAZ LEFORT IBANEZ" w:date="2025-09-20T01:06:00Z" w16du:dateUtc="2025-09-20T04:06:00Z">
        <w:r w:rsidRPr="00B355AB">
          <w:rPr>
            <w:rFonts w:ascii="Arial" w:hAnsi="Arial" w:cs="Arial"/>
          </w:rPr>
          <w:t xml:space="preserve"> y en carcasa </w:t>
        </w:r>
      </w:ins>
      <m:oMath>
        <m:sSubSup>
          <m:sSubSupPr>
            <m:ctrlPr>
              <w:ins w:id="5665" w:author="JAVIERA PAZ LEFORT IBANEZ" w:date="2025-09-20T01:41:00Z" w16du:dateUtc="2025-09-20T04:41:00Z">
                <w:rPr>
                  <w:rFonts w:ascii="Cambria Math" w:hAnsi="Cambria Math" w:cs="Arial"/>
                  <w:i/>
                </w:rPr>
              </w:ins>
            </m:ctrlPr>
          </m:sSubSupPr>
          <m:e>
            <m:r>
              <w:ins w:id="5666" w:author="JAVIERA PAZ LEFORT IBANEZ" w:date="2025-09-20T01:41:00Z" w16du:dateUtc="2025-09-20T04:41:00Z">
                <w:rPr>
                  <w:rFonts w:ascii="Cambria Math" w:hAnsi="Cambria Math" w:cs="Arial"/>
                </w:rPr>
                <m:t>f</m:t>
              </w:ins>
            </m:r>
          </m:e>
          <m:sub>
            <m:r>
              <w:ins w:id="5667" w:author="JAVIERA PAZ LEFORT IBANEZ" w:date="2025-09-20T01:42:00Z" w16du:dateUtc="2025-09-20T04:42:00Z">
                <w:rPr>
                  <w:rFonts w:ascii="Cambria Math" w:hAnsi="Cambria Math" w:cs="Arial"/>
                </w:rPr>
                <m:t>carcasa</m:t>
              </w:ins>
            </m:r>
          </m:sub>
          <m:sup>
            <m:r>
              <w:ins w:id="5668" w:author="JAVIERA PAZ LEFORT IBANEZ" w:date="2025-09-20T01:41:00Z" w16du:dateUtc="2025-09-20T04:41:00Z">
                <w:rPr>
                  <w:rFonts w:ascii="Cambria Math" w:hAnsi="Cambria Math" w:cs="Arial"/>
                </w:rPr>
                <m:t>i</m:t>
              </w:ins>
            </m:r>
          </m:sup>
        </m:sSubSup>
      </m:oMath>
      <w:ins w:id="5669" w:author="JAVIERA PAZ LEFORT IBANEZ" w:date="2025-09-20T01:06:00Z" w16du:dateUtc="2025-09-20T04:06:00Z">
        <w:r w:rsidRPr="00B355AB">
          <w:rPr>
            <w:rFonts w:ascii="Arial" w:hAnsi="Arial" w:cs="Arial"/>
          </w:rPr>
          <w:t>.</w:t>
        </w:r>
      </w:ins>
    </w:p>
    <w:p w14:paraId="60482300" w14:textId="7225DFCD" w:rsidR="008857C5" w:rsidRPr="00B355AB" w:rsidRDefault="008857C5">
      <w:pPr>
        <w:pStyle w:val="Prrafodelista"/>
        <w:numPr>
          <w:ilvl w:val="0"/>
          <w:numId w:val="66"/>
        </w:numPr>
        <w:spacing w:line="360" w:lineRule="auto"/>
        <w:ind w:left="1428"/>
        <w:jc w:val="both"/>
        <w:rPr>
          <w:ins w:id="5670" w:author="JAVIERA PAZ LEFORT IBANEZ" w:date="2025-09-20T01:06:00Z" w16du:dateUtc="2025-09-20T04:06:00Z"/>
          <w:rFonts w:ascii="Arial" w:hAnsi="Arial" w:cs="Arial"/>
        </w:rPr>
        <w:pPrChange w:id="5671" w:author="JAVIERA PAZ LEFORT IBANEZ" w:date="2025-09-22T17:13:00Z" w16du:dateUtc="2025-09-22T20:13:00Z">
          <w:pPr>
            <w:pStyle w:val="Ttulo3"/>
          </w:pPr>
        </w:pPrChange>
      </w:pPr>
      <w:ins w:id="5672" w:author="JAVIERA PAZ LEFORT IBANEZ" w:date="2025-09-20T01:06:00Z" w16du:dateUtc="2025-09-20T04:06:00Z">
        <w:r w:rsidRPr="00B355AB">
          <w:rPr>
            <w:rFonts w:ascii="Arial" w:hAnsi="Arial" w:cs="Arial"/>
          </w:rPr>
          <w:t xml:space="preserve">Condiciones de entrada: </w:t>
        </w:r>
      </w:ins>
      <m:oMath>
        <m:sSubSup>
          <m:sSubSupPr>
            <m:ctrlPr>
              <w:ins w:id="5673" w:author="JAVIERA PAZ LEFORT IBANEZ" w:date="2025-09-20T01:42:00Z" w16du:dateUtc="2025-09-20T04:42:00Z">
                <w:rPr>
                  <w:rFonts w:ascii="Cambria Math" w:hAnsi="Cambria Math" w:cs="Arial"/>
                  <w:i/>
                </w:rPr>
              </w:ins>
            </m:ctrlPr>
          </m:sSubSupPr>
          <m:e>
            <m:r>
              <w:ins w:id="5674" w:author="JAVIERA PAZ LEFORT IBANEZ" w:date="2025-09-20T01:42:00Z" w16du:dateUtc="2025-09-20T04:42:00Z">
                <w:rPr>
                  <w:rFonts w:ascii="Cambria Math" w:hAnsi="Cambria Math" w:cs="Arial"/>
                </w:rPr>
                <m:t>f</m:t>
              </w:ins>
            </m:r>
          </m:e>
          <m:sub>
            <m:r>
              <w:ins w:id="5675" w:author="JAVIERA PAZ LEFORT IBANEZ" w:date="2025-09-20T01:42:00Z" w16du:dateUtc="2025-09-20T04:42:00Z">
                <w:rPr>
                  <w:rFonts w:ascii="Cambria Math" w:hAnsi="Cambria Math" w:cs="Arial"/>
                </w:rPr>
                <m:t>fibra</m:t>
              </w:ins>
            </m:r>
          </m:sub>
          <m:sup>
            <m:r>
              <w:ins w:id="5676" w:author="JAVIERA PAZ LEFORT IBANEZ" w:date="2025-09-20T01:42:00Z" w16du:dateUtc="2025-09-20T04:42:00Z">
                <w:rPr>
                  <w:rFonts w:ascii="Cambria Math" w:hAnsi="Cambria Math" w:cs="Arial"/>
                </w:rPr>
                <m:t>0</m:t>
              </w:ins>
            </m:r>
          </m:sup>
        </m:sSubSup>
      </m:oMath>
      <w:ins w:id="5677" w:author="JAVIERA PAZ LEFORT IBANEZ" w:date="2025-09-20T01:06:00Z" w16du:dateUtc="2025-09-20T04:06:00Z">
        <w:r w:rsidRPr="00B355AB">
          <w:rPr>
            <w:rFonts w:ascii="Arial" w:hAnsi="Arial" w:cs="Arial"/>
          </w:rPr>
          <w:t xml:space="preserve"> y </w:t>
        </w:r>
      </w:ins>
      <m:oMath>
        <m:sSubSup>
          <m:sSubSupPr>
            <m:ctrlPr>
              <w:ins w:id="5678" w:author="JAVIERA PAZ LEFORT IBANEZ" w:date="2025-09-20T01:42:00Z" w16du:dateUtc="2025-09-20T04:42:00Z">
                <w:rPr>
                  <w:rFonts w:ascii="Cambria Math" w:hAnsi="Cambria Math" w:cs="Arial"/>
                  <w:i/>
                </w:rPr>
              </w:ins>
            </m:ctrlPr>
          </m:sSubSupPr>
          <m:e>
            <m:r>
              <w:ins w:id="5679" w:author="JAVIERA PAZ LEFORT IBANEZ" w:date="2025-09-20T01:42:00Z" w16du:dateUtc="2025-09-20T04:42:00Z">
                <w:rPr>
                  <w:rFonts w:ascii="Cambria Math" w:hAnsi="Cambria Math" w:cs="Arial"/>
                </w:rPr>
                <m:t>f</m:t>
              </w:ins>
            </m:r>
          </m:e>
          <m:sub>
            <m:r>
              <w:ins w:id="5680" w:author="JAVIERA PAZ LEFORT IBANEZ" w:date="2025-09-20T01:42:00Z" w16du:dateUtc="2025-09-20T04:42:00Z">
                <w:rPr>
                  <w:rFonts w:ascii="Cambria Math" w:hAnsi="Cambria Math" w:cs="Arial"/>
                </w:rPr>
                <m:t>carcasa</m:t>
              </w:ins>
            </m:r>
          </m:sub>
          <m:sup>
            <m:r>
              <w:ins w:id="5681" w:author="JAVIERA PAZ LEFORT IBANEZ" w:date="2025-09-20T01:42:00Z" w16du:dateUtc="2025-09-20T04:42:00Z">
                <w:rPr>
                  <w:rFonts w:ascii="Cambria Math" w:hAnsi="Cambria Math" w:cs="Arial"/>
                </w:rPr>
                <m:t>0</m:t>
              </w:ins>
            </m:r>
          </m:sup>
        </m:sSubSup>
      </m:oMath>
      <w:ins w:id="5682" w:author="JAVIERA PAZ LEFORT IBANEZ" w:date="2025-09-20T01:42:00Z" w16du:dateUtc="2025-09-20T04:42:00Z">
        <w:r w:rsidR="00E830BA" w:rsidRPr="00B355AB">
          <w:rPr>
            <w:rFonts w:ascii="Arial" w:hAnsi="Arial" w:cs="Arial"/>
          </w:rPr>
          <w:t xml:space="preserve"> </w:t>
        </w:r>
      </w:ins>
      <w:ins w:id="5683" w:author="JAVIERA PAZ LEFORT IBANEZ" w:date="2025-09-20T01:06:00Z" w16du:dateUtc="2025-09-20T04:06:00Z">
        <w:r w:rsidRPr="00B355AB">
          <w:rPr>
            <w:rFonts w:ascii="Arial" w:hAnsi="Arial" w:cs="Arial"/>
          </w:rPr>
          <w:t>(sección 4.1).</w:t>
        </w:r>
      </w:ins>
    </w:p>
    <w:p w14:paraId="4A739A48" w14:textId="77777777" w:rsidR="008857C5" w:rsidRPr="00B355AB" w:rsidRDefault="008857C5">
      <w:pPr>
        <w:spacing w:line="360" w:lineRule="auto"/>
        <w:ind w:left="708"/>
        <w:jc w:val="both"/>
        <w:rPr>
          <w:ins w:id="5684" w:author="JAVIERA PAZ LEFORT IBANEZ" w:date="2025-09-20T01:06:00Z" w16du:dateUtc="2025-09-20T04:06:00Z"/>
          <w:rStyle w:val="nfasissutil"/>
          <w:rFonts w:ascii="Arial" w:hAnsi="Arial" w:cs="Arial"/>
          <w:rPrChange w:id="5685" w:author="JAVIERA PAZ LEFORT IBANEZ" w:date="2025-09-20T01:06:00Z" w16du:dateUtc="2025-09-20T04:06:00Z">
            <w:rPr>
              <w:ins w:id="5686" w:author="JAVIERA PAZ LEFORT IBANEZ" w:date="2025-09-20T01:06:00Z" w16du:dateUtc="2025-09-20T04:06:00Z"/>
              <w:rFonts w:eastAsiaTheme="minorHAnsi"/>
            </w:rPr>
          </w:rPrChange>
        </w:rPr>
        <w:pPrChange w:id="5687" w:author="JAVIERA PAZ LEFORT IBANEZ" w:date="2025-09-22T17:13:00Z" w16du:dateUtc="2025-09-22T20:13:00Z">
          <w:pPr>
            <w:pStyle w:val="Ttulo3"/>
          </w:pPr>
        </w:pPrChange>
      </w:pPr>
      <w:ins w:id="5688" w:author="JAVIERA PAZ LEFORT IBANEZ" w:date="2025-09-20T01:06:00Z" w16du:dateUtc="2025-09-20T04:06:00Z">
        <w:r w:rsidRPr="00B355AB">
          <w:rPr>
            <w:rStyle w:val="nfasissutil"/>
            <w:rFonts w:ascii="Arial" w:hAnsi="Arial" w:cs="Arial"/>
            <w:rPrChange w:id="5689" w:author="JAVIERA PAZ LEFORT IBANEZ" w:date="2025-09-20T01:06:00Z" w16du:dateUtc="2025-09-20T04:06:00Z">
              <w:rPr/>
            </w:rPrChange>
          </w:rPr>
          <w:t>Paso local: cierre interfacial y flujo</w:t>
        </w:r>
      </w:ins>
    </w:p>
    <w:p w14:paraId="4FF2897B" w14:textId="785A1526" w:rsidR="008857C5" w:rsidRPr="00B355AB" w:rsidRDefault="008857C5">
      <w:pPr>
        <w:spacing w:line="360" w:lineRule="auto"/>
        <w:ind w:left="708"/>
        <w:jc w:val="both"/>
        <w:rPr>
          <w:ins w:id="5690" w:author="JAVIERA PAZ LEFORT IBANEZ" w:date="2025-09-20T01:06:00Z" w16du:dateUtc="2025-09-20T04:06:00Z"/>
          <w:rFonts w:ascii="Arial" w:hAnsi="Arial" w:cs="Arial"/>
        </w:rPr>
        <w:pPrChange w:id="5691" w:author="JAVIERA PAZ LEFORT IBANEZ" w:date="2025-09-22T17:13:00Z" w16du:dateUtc="2025-09-22T20:13:00Z">
          <w:pPr>
            <w:pStyle w:val="Ttulo3"/>
          </w:pPr>
        </w:pPrChange>
      </w:pPr>
      <w:ins w:id="5692" w:author="JAVIERA PAZ LEFORT IBANEZ" w:date="2025-09-20T01:06:00Z" w16du:dateUtc="2025-09-20T04:06:00Z">
        <w:r w:rsidRPr="00B355AB">
          <w:rPr>
            <w:rFonts w:ascii="Arial" w:hAnsi="Arial" w:cs="Arial"/>
          </w:rPr>
          <w:t xml:space="preserve">Interfase: se busca </w:t>
        </w:r>
      </w:ins>
      <m:oMath>
        <m:sSup>
          <m:sSupPr>
            <m:ctrlPr>
              <w:ins w:id="5693" w:author="JAVIERA PAZ LEFORT IBANEZ" w:date="2025-09-20T01:44:00Z" w16du:dateUtc="2025-09-20T04:44:00Z">
                <w:rPr>
                  <w:rFonts w:ascii="Cambria Math" w:hAnsi="Cambria Math" w:cs="Arial"/>
                  <w:i/>
                </w:rPr>
              </w:ins>
            </m:ctrlPr>
          </m:sSupPr>
          <m:e>
            <m:r>
              <w:ins w:id="5694" w:author="JAVIERA PAZ LEFORT IBANEZ" w:date="2025-09-20T01:44:00Z" w16du:dateUtc="2025-09-20T04:44:00Z">
                <w:rPr>
                  <w:rFonts w:ascii="Cambria Math" w:hAnsi="Cambria Math" w:cs="Arial"/>
                </w:rPr>
                <m:t>f</m:t>
              </w:ins>
            </m:r>
          </m:e>
          <m:sup>
            <m:r>
              <w:ins w:id="5695" w:author="JAVIERA PAZ LEFORT IBANEZ" w:date="2025-09-20T01:44:00Z" w16du:dateUtc="2025-09-20T04:44:00Z">
                <w:rPr>
                  <w:rFonts w:ascii="Cambria Math" w:hAnsi="Cambria Math" w:cs="Arial"/>
                </w:rPr>
                <m:t>*</m:t>
              </w:ins>
            </m:r>
          </m:sup>
        </m:sSup>
        <m:r>
          <w:ins w:id="5696" w:author="JAVIERA PAZ LEFORT IBANEZ" w:date="2025-09-20T01:44:00Z" w16du:dateUtc="2025-09-20T04:44:00Z">
            <w:rPr>
              <w:rFonts w:ascii="Cambria Math" w:hAnsi="Cambria Math" w:cs="Arial"/>
            </w:rPr>
            <m:t>∈</m:t>
          </w:ins>
        </m:r>
        <m:r>
          <w:ins w:id="5697" w:author="JAVIERA PAZ LEFORT IBANEZ" w:date="2025-09-20T01:44:00Z" w16du:dateUtc="2025-09-20T04:44:00Z">
            <w:rPr>
              <w:rFonts w:ascii="Cambria Math" w:eastAsiaTheme="minorEastAsia" w:hAnsi="Cambria Math" w:cs="Arial"/>
            </w:rPr>
            <m:t>[</m:t>
          </w:ins>
        </m:r>
        <m:sSubSup>
          <m:sSubSupPr>
            <m:ctrlPr>
              <w:ins w:id="5698" w:author="JAVIERA PAZ LEFORT IBANEZ" w:date="2025-09-20T01:44:00Z" w16du:dateUtc="2025-09-20T04:44:00Z">
                <w:rPr>
                  <w:rFonts w:ascii="Cambria Math" w:eastAsiaTheme="minorEastAsia" w:hAnsi="Cambria Math" w:cs="Arial"/>
                  <w:i/>
                </w:rPr>
              </w:ins>
            </m:ctrlPr>
          </m:sSubSupPr>
          <m:e>
            <m:r>
              <w:ins w:id="5699" w:author="JAVIERA PAZ LEFORT IBANEZ" w:date="2025-09-20T01:44:00Z" w16du:dateUtc="2025-09-20T04:44:00Z">
                <w:rPr>
                  <w:rFonts w:ascii="Cambria Math" w:eastAsiaTheme="minorEastAsia" w:hAnsi="Cambria Math" w:cs="Arial"/>
                </w:rPr>
                <m:t>f</m:t>
              </w:ins>
            </m:r>
          </m:e>
          <m:sub>
            <m:r>
              <w:ins w:id="5700" w:author="JAVIERA PAZ LEFORT IBANEZ" w:date="2025-09-20T01:44:00Z" w16du:dateUtc="2025-09-20T04:44:00Z">
                <w:rPr>
                  <w:rFonts w:ascii="Cambria Math" w:eastAsiaTheme="minorEastAsia" w:hAnsi="Cambria Math" w:cs="Arial"/>
                </w:rPr>
                <m:t>carcasa</m:t>
              </w:ins>
            </m:r>
          </m:sub>
          <m:sup>
            <m:r>
              <w:ins w:id="5701" w:author="JAVIERA PAZ LEFORT IBANEZ" w:date="2025-09-20T01:45:00Z" w16du:dateUtc="2025-09-20T04:45:00Z">
                <w:rPr>
                  <w:rFonts w:ascii="Cambria Math" w:eastAsiaTheme="minorEastAsia" w:hAnsi="Cambria Math" w:cs="Arial"/>
                </w:rPr>
                <m:t>i</m:t>
              </w:ins>
            </m:r>
          </m:sup>
        </m:sSubSup>
        <m:r>
          <w:ins w:id="5702" w:author="JAVIERA PAZ LEFORT IBANEZ" w:date="2025-09-20T01:45:00Z" w16du:dateUtc="2025-09-20T04:45:00Z">
            <w:rPr>
              <w:rFonts w:ascii="Cambria Math" w:eastAsiaTheme="minorEastAsia" w:hAnsi="Cambria Math" w:cs="Arial"/>
            </w:rPr>
            <m:t xml:space="preserve">, </m:t>
          </w:ins>
        </m:r>
        <m:sSubSup>
          <m:sSubSupPr>
            <m:ctrlPr>
              <w:ins w:id="5703" w:author="JAVIERA PAZ LEFORT IBANEZ" w:date="2025-09-20T01:45:00Z" w16du:dateUtc="2025-09-20T04:45:00Z">
                <w:rPr>
                  <w:rFonts w:ascii="Cambria Math" w:eastAsiaTheme="minorEastAsia" w:hAnsi="Cambria Math" w:cs="Arial"/>
                  <w:i/>
                </w:rPr>
              </w:ins>
            </m:ctrlPr>
          </m:sSubSupPr>
          <m:e>
            <m:r>
              <w:ins w:id="5704" w:author="JAVIERA PAZ LEFORT IBANEZ" w:date="2025-09-20T01:45:00Z" w16du:dateUtc="2025-09-20T04:45:00Z">
                <w:rPr>
                  <w:rFonts w:ascii="Cambria Math" w:eastAsiaTheme="minorEastAsia" w:hAnsi="Cambria Math" w:cs="Arial"/>
                </w:rPr>
                <m:t>f</m:t>
              </w:ins>
            </m:r>
          </m:e>
          <m:sub>
            <m:r>
              <w:ins w:id="5705" w:author="JAVIERA PAZ LEFORT IBANEZ" w:date="2025-09-20T01:45:00Z" w16du:dateUtc="2025-09-20T04:45:00Z">
                <w:rPr>
                  <w:rFonts w:ascii="Cambria Math" w:eastAsiaTheme="minorEastAsia" w:hAnsi="Cambria Math" w:cs="Arial"/>
                </w:rPr>
                <m:t>fibra</m:t>
              </w:ins>
            </m:r>
          </m:sub>
          <m:sup>
            <m:r>
              <w:ins w:id="5706" w:author="JAVIERA PAZ LEFORT IBANEZ" w:date="2025-09-20T01:45:00Z" w16du:dateUtc="2025-09-20T04:45:00Z">
                <w:rPr>
                  <w:rFonts w:ascii="Cambria Math" w:eastAsiaTheme="minorEastAsia" w:hAnsi="Cambria Math" w:cs="Arial"/>
                </w:rPr>
                <m:t>i</m:t>
              </w:ins>
            </m:r>
          </m:sup>
        </m:sSubSup>
        <m:r>
          <w:ins w:id="5707" w:author="JAVIERA PAZ LEFORT IBANEZ" w:date="2025-09-20T01:45:00Z" w16du:dateUtc="2025-09-20T04:45:00Z">
            <w:rPr>
              <w:rFonts w:ascii="Cambria Math" w:eastAsiaTheme="minorEastAsia" w:hAnsi="Cambria Math" w:cs="Arial"/>
            </w:rPr>
            <m:t>]</m:t>
          </w:ins>
        </m:r>
      </m:oMath>
      <w:ins w:id="5708" w:author="JAVIERA PAZ LEFORT IBANEZ" w:date="2025-09-20T01:45:00Z" w16du:dateUtc="2025-09-20T04:45:00Z">
        <w:r w:rsidR="00A30621" w:rsidRPr="00B355AB">
          <w:rPr>
            <w:rFonts w:ascii="Arial" w:hAnsi="Arial" w:cs="Arial"/>
          </w:rPr>
          <w:t xml:space="preserve"> </w:t>
        </w:r>
      </w:ins>
      <w:ins w:id="5709" w:author="JAVIERA PAZ LEFORT IBANEZ" w:date="2025-09-20T01:06:00Z" w16du:dateUtc="2025-09-20T04:06:00Z">
        <w:r w:rsidRPr="00B355AB">
          <w:rPr>
            <w:rFonts w:ascii="Arial" w:hAnsi="Arial" w:cs="Arial"/>
          </w:rPr>
          <w:t xml:space="preserve">tal que se cumpla el Cierre interfacial (igualdad de flujos de película). Se resuelve con Regula </w:t>
        </w:r>
        <w:proofErr w:type="spellStart"/>
        <w:r w:rsidRPr="00B355AB">
          <w:rPr>
            <w:rFonts w:ascii="Arial" w:hAnsi="Arial" w:cs="Arial"/>
          </w:rPr>
          <w:t>Falsi</w:t>
        </w:r>
        <w:proofErr w:type="spellEnd"/>
        <w:r w:rsidRPr="00B355AB">
          <w:rPr>
            <w:rFonts w:ascii="Arial" w:hAnsi="Arial" w:cs="Arial"/>
          </w:rPr>
          <w:t xml:space="preserve"> y tolerancia fija; si no hay cambio de signo en el </w:t>
        </w:r>
        <w:proofErr w:type="spellStart"/>
        <w:r w:rsidRPr="00B355AB">
          <w:rPr>
            <w:rFonts w:ascii="Arial" w:hAnsi="Arial" w:cs="Arial"/>
          </w:rPr>
          <w:t>bracket</w:t>
        </w:r>
        <w:proofErr w:type="spellEnd"/>
        <w:r w:rsidRPr="00B355AB">
          <w:rPr>
            <w:rFonts w:ascii="Arial" w:hAnsi="Arial" w:cs="Arial"/>
          </w:rPr>
          <w:t>, se usa</w:t>
        </w:r>
      </w:ins>
      <w:ins w:id="5710" w:author="JAVIERA PAZ LEFORT IBANEZ" w:date="2025-09-20T01:45:00Z" w16du:dateUtc="2025-09-20T04:45:00Z">
        <w:r w:rsidR="00A30621" w:rsidRPr="00B355AB">
          <w:rPr>
            <w:rFonts w:ascii="Arial" w:hAnsi="Arial" w:cs="Arial"/>
          </w:rPr>
          <w:t xml:space="preserve"> </w:t>
        </w:r>
      </w:ins>
      <m:oMath>
        <m:sSup>
          <m:sSupPr>
            <m:ctrlPr>
              <w:ins w:id="5711" w:author="JAVIERA PAZ LEFORT IBANEZ" w:date="2025-09-20T01:45:00Z" w16du:dateUtc="2025-09-20T04:45:00Z">
                <w:rPr>
                  <w:rFonts w:ascii="Cambria Math" w:hAnsi="Cambria Math" w:cs="Arial"/>
                  <w:i/>
                </w:rPr>
              </w:ins>
            </m:ctrlPr>
          </m:sSupPr>
          <m:e>
            <m:r>
              <w:ins w:id="5712" w:author="JAVIERA PAZ LEFORT IBANEZ" w:date="2025-09-20T01:45:00Z" w16du:dateUtc="2025-09-20T04:45:00Z">
                <w:rPr>
                  <w:rFonts w:ascii="Cambria Math" w:hAnsi="Cambria Math" w:cs="Arial"/>
                </w:rPr>
                <m:t>f</m:t>
              </w:ins>
            </m:r>
          </m:e>
          <m:sup>
            <m:r>
              <w:ins w:id="5713" w:author="JAVIERA PAZ LEFORT IBANEZ" w:date="2025-09-20T01:45:00Z" w16du:dateUtc="2025-09-20T04:45:00Z">
                <w:rPr>
                  <w:rFonts w:ascii="Cambria Math" w:hAnsi="Cambria Math" w:cs="Arial"/>
                </w:rPr>
                <m:t>*</m:t>
              </w:ins>
            </m:r>
          </m:sup>
        </m:sSup>
        <m:r>
          <w:ins w:id="5714" w:author="JAVIERA PAZ LEFORT IBANEZ" w:date="2025-09-20T01:45:00Z" w16du:dateUtc="2025-09-20T04:45:00Z">
            <w:rPr>
              <w:rFonts w:ascii="Cambria Math" w:hAnsi="Cambria Math" w:cs="Arial"/>
            </w:rPr>
            <m:t>=(</m:t>
          </w:ins>
        </m:r>
        <m:sSubSup>
          <m:sSubSupPr>
            <m:ctrlPr>
              <w:ins w:id="5715" w:author="JAVIERA PAZ LEFORT IBANEZ" w:date="2025-09-20T01:45:00Z" w16du:dateUtc="2025-09-20T04:45:00Z">
                <w:rPr>
                  <w:rFonts w:ascii="Cambria Math" w:eastAsiaTheme="minorEastAsia" w:hAnsi="Cambria Math" w:cs="Arial"/>
                  <w:i/>
                </w:rPr>
              </w:ins>
            </m:ctrlPr>
          </m:sSubSupPr>
          <m:e>
            <m:r>
              <w:ins w:id="5716" w:author="JAVIERA PAZ LEFORT IBANEZ" w:date="2025-09-20T01:45:00Z" w16du:dateUtc="2025-09-20T04:45:00Z">
                <w:rPr>
                  <w:rFonts w:ascii="Cambria Math" w:eastAsiaTheme="minorEastAsia" w:hAnsi="Cambria Math" w:cs="Arial"/>
                </w:rPr>
                <m:t>f</m:t>
              </w:ins>
            </m:r>
          </m:e>
          <m:sub>
            <m:r>
              <w:ins w:id="5717" w:author="JAVIERA PAZ LEFORT IBANEZ" w:date="2025-09-20T01:45:00Z" w16du:dateUtc="2025-09-20T04:45:00Z">
                <w:rPr>
                  <w:rFonts w:ascii="Cambria Math" w:eastAsiaTheme="minorEastAsia" w:hAnsi="Cambria Math" w:cs="Arial"/>
                </w:rPr>
                <m:t>fibra</m:t>
              </w:ins>
            </m:r>
          </m:sub>
          <m:sup>
            <m:r>
              <w:ins w:id="5718" w:author="JAVIERA PAZ LEFORT IBANEZ" w:date="2025-09-20T01:45:00Z" w16du:dateUtc="2025-09-20T04:45:00Z">
                <w:rPr>
                  <w:rFonts w:ascii="Cambria Math" w:eastAsiaTheme="minorEastAsia" w:hAnsi="Cambria Math" w:cs="Arial"/>
                </w:rPr>
                <m:t>i</m:t>
              </w:ins>
            </m:r>
          </m:sup>
        </m:sSubSup>
        <m:r>
          <w:ins w:id="5719" w:author="JAVIERA PAZ LEFORT IBANEZ" w:date="2025-09-20T01:45:00Z" w16du:dateUtc="2025-09-20T04:45:00Z">
            <w:rPr>
              <w:rFonts w:ascii="Cambria Math" w:eastAsiaTheme="minorEastAsia" w:hAnsi="Cambria Math" w:cs="Arial"/>
            </w:rPr>
            <m:t>+</m:t>
          </w:ins>
        </m:r>
        <m:sSubSup>
          <m:sSubSupPr>
            <m:ctrlPr>
              <w:ins w:id="5720" w:author="JAVIERA PAZ LEFORT IBANEZ" w:date="2025-09-20T01:46:00Z" w16du:dateUtc="2025-09-20T04:46:00Z">
                <w:rPr>
                  <w:rFonts w:ascii="Cambria Math" w:eastAsiaTheme="minorEastAsia" w:hAnsi="Cambria Math" w:cs="Arial"/>
                  <w:i/>
                </w:rPr>
              </w:ins>
            </m:ctrlPr>
          </m:sSubSupPr>
          <m:e>
            <m:r>
              <w:ins w:id="5721" w:author="JAVIERA PAZ LEFORT IBANEZ" w:date="2025-09-20T01:46:00Z" w16du:dateUtc="2025-09-20T04:46:00Z">
                <w:rPr>
                  <w:rFonts w:ascii="Cambria Math" w:eastAsiaTheme="minorEastAsia" w:hAnsi="Cambria Math" w:cs="Arial"/>
                </w:rPr>
                <m:t>f</m:t>
              </w:ins>
            </m:r>
          </m:e>
          <m:sub>
            <m:r>
              <w:ins w:id="5722" w:author="JAVIERA PAZ LEFORT IBANEZ" w:date="2025-09-20T01:46:00Z" w16du:dateUtc="2025-09-20T04:46:00Z">
                <w:rPr>
                  <w:rFonts w:ascii="Cambria Math" w:eastAsiaTheme="minorEastAsia" w:hAnsi="Cambria Math" w:cs="Arial"/>
                </w:rPr>
                <m:t>carcasa</m:t>
              </w:ins>
            </m:r>
          </m:sub>
          <m:sup>
            <m:r>
              <w:ins w:id="5723" w:author="JAVIERA PAZ LEFORT IBANEZ" w:date="2025-09-20T01:46:00Z" w16du:dateUtc="2025-09-20T04:46:00Z">
                <w:rPr>
                  <w:rFonts w:ascii="Cambria Math" w:eastAsiaTheme="minorEastAsia" w:hAnsi="Cambria Math" w:cs="Arial"/>
                </w:rPr>
                <m:t>i</m:t>
              </w:ins>
            </m:r>
          </m:sup>
        </m:sSubSup>
        <m:r>
          <w:ins w:id="5724" w:author="JAVIERA PAZ LEFORT IBANEZ" w:date="2025-09-20T01:46:00Z" w16du:dateUtc="2025-09-20T04:46:00Z">
            <w:rPr>
              <w:rFonts w:ascii="Cambria Math" w:eastAsiaTheme="minorEastAsia" w:hAnsi="Cambria Math" w:cs="Arial"/>
            </w:rPr>
            <m:t>)/2</m:t>
          </w:ins>
        </m:r>
      </m:oMath>
      <w:ins w:id="5725" w:author="JAVIERA PAZ LEFORT IBANEZ" w:date="2025-09-20T01:06:00Z" w16du:dateUtc="2025-09-20T04:06:00Z">
        <w:r w:rsidRPr="00B355AB">
          <w:rPr>
            <w:rFonts w:ascii="Arial" w:hAnsi="Arial" w:cs="Arial"/>
          </w:rPr>
          <w:t xml:space="preserve"> como fallback numérico.</w:t>
        </w:r>
      </w:ins>
    </w:p>
    <w:p w14:paraId="26911EE8" w14:textId="7EB6FE48" w:rsidR="008857C5" w:rsidRPr="00B355AB" w:rsidRDefault="008857C5">
      <w:pPr>
        <w:spacing w:line="360" w:lineRule="auto"/>
        <w:ind w:left="708"/>
        <w:jc w:val="both"/>
        <w:rPr>
          <w:ins w:id="5726" w:author="JAVIERA PAZ LEFORT IBANEZ" w:date="2025-09-20T01:06:00Z" w16du:dateUtc="2025-09-20T04:06:00Z"/>
          <w:rFonts w:ascii="Arial" w:hAnsi="Arial" w:cs="Arial"/>
        </w:rPr>
        <w:pPrChange w:id="5727" w:author="JAVIERA PAZ LEFORT IBANEZ" w:date="2025-09-22T17:13:00Z" w16du:dateUtc="2025-09-22T20:13:00Z">
          <w:pPr>
            <w:pStyle w:val="Ttulo3"/>
          </w:pPr>
        </w:pPrChange>
      </w:pPr>
      <w:ins w:id="5728" w:author="JAVIERA PAZ LEFORT IBANEZ" w:date="2025-09-20T01:06:00Z" w16du:dateUtc="2025-09-20T04:06:00Z">
        <w:r w:rsidRPr="00B355AB">
          <w:rPr>
            <w:rFonts w:ascii="Arial" w:hAnsi="Arial" w:cs="Arial"/>
          </w:rPr>
          <w:lastRenderedPageBreak/>
          <w:t xml:space="preserve">Flujo local: con </w:t>
        </w:r>
      </w:ins>
      <m:oMath>
        <m:sSup>
          <m:sSupPr>
            <m:ctrlPr>
              <w:ins w:id="5729" w:author="JAVIERA PAZ LEFORT IBANEZ" w:date="2025-09-20T01:46:00Z" w16du:dateUtc="2025-09-20T04:46:00Z">
                <w:rPr>
                  <w:rFonts w:ascii="Cambria Math" w:hAnsi="Cambria Math" w:cs="Arial"/>
                  <w:i/>
                </w:rPr>
              </w:ins>
            </m:ctrlPr>
          </m:sSupPr>
          <m:e>
            <m:r>
              <w:ins w:id="5730" w:author="JAVIERA PAZ LEFORT IBANEZ" w:date="2025-09-20T01:46:00Z" w16du:dateUtc="2025-09-20T04:46:00Z">
                <w:rPr>
                  <w:rFonts w:ascii="Cambria Math" w:hAnsi="Cambria Math" w:cs="Arial"/>
                </w:rPr>
                <m:t>f</m:t>
              </w:ins>
            </m:r>
          </m:e>
          <m:sup>
            <m:r>
              <w:ins w:id="5731" w:author="JAVIERA PAZ LEFORT IBANEZ" w:date="2025-09-20T01:46:00Z" w16du:dateUtc="2025-09-20T04:46:00Z">
                <w:rPr>
                  <w:rFonts w:ascii="Cambria Math" w:hAnsi="Cambria Math" w:cs="Arial"/>
                </w:rPr>
                <m:t>*</m:t>
              </w:ins>
            </m:r>
          </m:sup>
        </m:sSup>
      </m:oMath>
      <w:ins w:id="5732" w:author="JAVIERA PAZ LEFORT IBANEZ" w:date="2025-09-20T01:46:00Z" w16du:dateUtc="2025-09-20T04:46:00Z">
        <w:r w:rsidR="00A30621" w:rsidRPr="00B355AB">
          <w:rPr>
            <w:rFonts w:ascii="Arial" w:eastAsiaTheme="minorEastAsia" w:hAnsi="Arial" w:cs="Arial"/>
          </w:rPr>
          <w:t xml:space="preserve"> </w:t>
        </w:r>
      </w:ins>
      <w:ins w:id="5733" w:author="JAVIERA PAZ LEFORT IBANEZ" w:date="2025-09-20T01:06:00Z" w16du:dateUtc="2025-09-20T04:06:00Z">
        <w:r w:rsidRPr="00B355AB">
          <w:rPr>
            <w:rFonts w:ascii="Arial" w:hAnsi="Arial" w:cs="Arial"/>
          </w:rPr>
          <w:t xml:space="preserve">se calcula </w:t>
        </w:r>
      </w:ins>
      <m:oMath>
        <m:sSub>
          <m:sSubPr>
            <m:ctrlPr>
              <w:ins w:id="5734" w:author="JAVIERA PAZ LEFORT IBANEZ" w:date="2025-09-20T01:46:00Z" w16du:dateUtc="2025-09-20T04:46:00Z">
                <w:rPr>
                  <w:rFonts w:ascii="Cambria Math" w:hAnsi="Cambria Math" w:cs="Arial"/>
                  <w:i/>
                </w:rPr>
              </w:ins>
            </m:ctrlPr>
          </m:sSubPr>
          <m:e>
            <m:r>
              <w:ins w:id="5735" w:author="JAVIERA PAZ LEFORT IBANEZ" w:date="2025-09-20T01:46:00Z" w16du:dateUtc="2025-09-20T04:46:00Z">
                <w:rPr>
                  <w:rFonts w:ascii="Cambria Math" w:hAnsi="Cambria Math" w:cs="Arial"/>
                </w:rPr>
                <m:t>J</m:t>
              </w:ins>
            </m:r>
          </m:e>
          <m:sub>
            <m:r>
              <w:ins w:id="5736" w:author="JAVIERA PAZ LEFORT IBANEZ" w:date="2025-09-20T01:46:00Z" w16du:dateUtc="2025-09-20T04:46:00Z">
                <w:rPr>
                  <w:rFonts w:ascii="Cambria Math" w:hAnsi="Cambria Math" w:cs="Arial"/>
                </w:rPr>
                <m:t>i</m:t>
              </w:ins>
            </m:r>
          </m:sub>
        </m:sSub>
      </m:oMath>
      <w:ins w:id="5737" w:author="JAVIERA PAZ LEFORT IBANEZ" w:date="2025-09-20T01:46:00Z" w16du:dateUtc="2025-09-20T04:46:00Z">
        <w:r w:rsidR="007950F0" w:rsidRPr="00B355AB">
          <w:rPr>
            <w:rFonts w:ascii="Arial" w:hAnsi="Arial" w:cs="Arial"/>
          </w:rPr>
          <w:t xml:space="preserve"> </w:t>
        </w:r>
      </w:ins>
      <w:ins w:id="5738" w:author="JAVIERA PAZ LEFORT IBANEZ" w:date="2025-09-20T01:06:00Z" w16du:dateUtc="2025-09-20T04:06:00Z">
        <w:r w:rsidRPr="00B355AB">
          <w:rPr>
            <w:rFonts w:ascii="Arial" w:hAnsi="Arial" w:cs="Arial"/>
          </w:rPr>
          <w:t xml:space="preserve">a partir de cualquiera de las dos películas, o con el coeficiente global local según la </w:t>
        </w:r>
      </w:ins>
      <w:proofErr w:type="spellStart"/>
      <w:ins w:id="5739" w:author="JAVIERA PAZ LEFORT IBANEZ" w:date="2025-09-22T04:46:00Z" w16du:dateUtc="2025-09-22T07:46:00Z">
        <w:r w:rsidR="006225A7">
          <w:rPr>
            <w:rFonts w:ascii="Arial" w:hAnsi="Arial" w:cs="Arial"/>
          </w:rPr>
          <w:t>ec</w:t>
        </w:r>
        <w:proofErr w:type="spellEnd"/>
        <w:r w:rsidR="006225A7">
          <w:rPr>
            <w:rFonts w:ascii="Arial" w:hAnsi="Arial" w:cs="Arial"/>
          </w:rPr>
          <w:t>. 28</w:t>
        </w:r>
      </w:ins>
      <w:ins w:id="5740" w:author="JAVIERA PAZ LEFORT IBANEZ" w:date="2025-09-20T01:06:00Z" w16du:dateUtc="2025-09-20T04:06:00Z">
        <w:r w:rsidRPr="00B355AB">
          <w:rPr>
            <w:rFonts w:ascii="Arial" w:hAnsi="Arial" w:cs="Arial"/>
          </w:rPr>
          <w:t xml:space="preserve">. En el código </w:t>
        </w:r>
      </w:ins>
      <m:oMath>
        <m:r>
          <w:ins w:id="5741" w:author="JAVIERA PAZ LEFORT IBANEZ" w:date="2025-09-20T01:06:00Z" w16du:dateUtc="2025-09-20T04:06:00Z">
            <w:rPr>
              <w:rFonts w:ascii="Cambria Math" w:hAnsi="Cambria Math" w:cs="Arial"/>
            </w:rPr>
            <m:t>J</m:t>
          </w:ins>
        </m:r>
      </m:oMath>
      <w:ins w:id="5742" w:author="JAVIERA PAZ LEFORT IBANEZ" w:date="2025-09-20T01:06:00Z" w16du:dateUtc="2025-09-20T04:06:00Z">
        <w:r w:rsidRPr="00B355AB">
          <w:rPr>
            <w:rFonts w:ascii="Arial" w:hAnsi="Arial" w:cs="Arial"/>
          </w:rPr>
          <w:t xml:space="preserve"> queda en </w:t>
        </w:r>
      </w:ins>
      <w:ins w:id="5743" w:author="JAVIERA PAZ LEFORT IBANEZ" w:date="2025-09-20T01:47:00Z" w16du:dateUtc="2025-09-20T04:47:00Z">
        <w:r w:rsidR="004E7C15" w:rsidRPr="00B355AB">
          <w:rPr>
            <w:rFonts w:ascii="Arial" w:eastAsiaTheme="minorEastAsia" w:hAnsi="Arial" w:cs="Arial"/>
          </w:rPr>
          <w:t>mol·m</w:t>
        </w:r>
        <w:r w:rsidR="004E7C15" w:rsidRPr="00B355AB">
          <w:rPr>
            <w:rFonts w:ascii="Cambria Math" w:eastAsiaTheme="minorEastAsia" w:hAnsi="Cambria Math" w:cs="Cambria Math"/>
          </w:rPr>
          <w:t>⁻</w:t>
        </w:r>
        <w:r w:rsidR="004E7C15" w:rsidRPr="00B355AB">
          <w:rPr>
            <w:rFonts w:ascii="Arial" w:eastAsiaTheme="minorEastAsia" w:hAnsi="Arial" w:cs="Arial"/>
          </w:rPr>
          <w:t>²·s</w:t>
        </w:r>
        <w:r w:rsidR="004E7C15" w:rsidRPr="00B355AB">
          <w:rPr>
            <w:rFonts w:ascii="Cambria Math" w:eastAsiaTheme="minorEastAsia" w:hAnsi="Cambria Math" w:cs="Cambria Math"/>
          </w:rPr>
          <w:t>⁻</w:t>
        </w:r>
        <w:r w:rsidR="004E7C15" w:rsidRPr="00B355AB">
          <w:rPr>
            <w:rFonts w:ascii="Arial" w:eastAsiaTheme="minorEastAsia" w:hAnsi="Arial" w:cs="Arial"/>
          </w:rPr>
          <w:t xml:space="preserve">¹ </w:t>
        </w:r>
      </w:ins>
      <w:ins w:id="5744" w:author="JAVIERA PAZ LEFORT IBANEZ" w:date="2025-09-20T01:06:00Z" w16du:dateUtc="2025-09-20T04:06:00Z">
        <w:r w:rsidRPr="00B355AB">
          <w:rPr>
            <w:rFonts w:ascii="Arial" w:hAnsi="Arial" w:cs="Arial"/>
          </w:rPr>
          <w:t xml:space="preserve">y también se reporta en </w:t>
        </w:r>
      </w:ins>
      <w:ins w:id="5745" w:author="JAVIERA PAZ LEFORT IBANEZ" w:date="2025-09-20T01:47:00Z" w16du:dateUtc="2025-09-20T04:47:00Z">
        <w:r w:rsidR="00DB1CC2" w:rsidRPr="00B355AB">
          <w:rPr>
            <w:rFonts w:ascii="Arial" w:eastAsiaTheme="minorEastAsia" w:hAnsi="Arial" w:cs="Arial"/>
          </w:rPr>
          <w:t>kg·m</w:t>
        </w:r>
        <w:r w:rsidR="00DB1CC2" w:rsidRPr="00B355AB">
          <w:rPr>
            <w:rFonts w:ascii="Cambria Math" w:eastAsiaTheme="minorEastAsia" w:hAnsi="Cambria Math" w:cs="Cambria Math"/>
          </w:rPr>
          <w:t>⁻</w:t>
        </w:r>
        <w:r w:rsidR="00DB1CC2" w:rsidRPr="00B355AB">
          <w:rPr>
            <w:rFonts w:ascii="Arial" w:eastAsiaTheme="minorEastAsia" w:hAnsi="Arial" w:cs="Arial"/>
          </w:rPr>
          <w:t>²·h</w:t>
        </w:r>
        <w:r w:rsidR="00DB1CC2" w:rsidRPr="00B355AB">
          <w:rPr>
            <w:rFonts w:ascii="Cambria Math" w:eastAsiaTheme="minorEastAsia" w:hAnsi="Cambria Math" w:cs="Cambria Math"/>
          </w:rPr>
          <w:t>⁻</w:t>
        </w:r>
        <w:r w:rsidR="00DB1CC2" w:rsidRPr="00B355AB">
          <w:rPr>
            <w:rFonts w:ascii="Arial" w:eastAsiaTheme="minorEastAsia" w:hAnsi="Arial" w:cs="Arial"/>
          </w:rPr>
          <w:t xml:space="preserve">¹ </w:t>
        </w:r>
      </w:ins>
      <w:ins w:id="5746" w:author="JAVIERA PAZ LEFORT IBANEZ" w:date="2025-09-20T01:06:00Z" w16du:dateUtc="2025-09-20T04:06:00Z">
        <w:r w:rsidRPr="00B355AB">
          <w:rPr>
            <w:rFonts w:ascii="Arial" w:hAnsi="Arial" w:cs="Arial"/>
          </w:rPr>
          <w:t>mediante conversión</w:t>
        </w:r>
      </w:ins>
      <w:ins w:id="5747" w:author="JAVIERA PAZ LEFORT IBANEZ" w:date="2025-09-22T04:30:00Z" w16du:dateUtc="2025-09-22T07:30:00Z">
        <w:r w:rsidR="00E93D12">
          <w:rPr>
            <w:rFonts w:ascii="Arial" w:hAnsi="Arial" w:cs="Arial"/>
          </w:rPr>
          <w:t>.</w:t>
        </w:r>
      </w:ins>
    </w:p>
    <w:p w14:paraId="285B815A" w14:textId="77777777" w:rsidR="008857C5" w:rsidRPr="00B355AB" w:rsidRDefault="008857C5">
      <w:pPr>
        <w:spacing w:line="360" w:lineRule="auto"/>
        <w:ind w:left="708"/>
        <w:jc w:val="both"/>
        <w:rPr>
          <w:ins w:id="5748" w:author="JAVIERA PAZ LEFORT IBANEZ" w:date="2025-09-20T01:06:00Z" w16du:dateUtc="2025-09-20T04:06:00Z"/>
          <w:rStyle w:val="nfasissutil"/>
          <w:rFonts w:ascii="Arial" w:hAnsi="Arial" w:cs="Arial"/>
          <w:rPrChange w:id="5749" w:author="JAVIERA PAZ LEFORT IBANEZ" w:date="2025-09-20T01:07:00Z" w16du:dateUtc="2025-09-20T04:07:00Z">
            <w:rPr>
              <w:ins w:id="5750" w:author="JAVIERA PAZ LEFORT IBANEZ" w:date="2025-09-20T01:06:00Z" w16du:dateUtc="2025-09-20T04:06:00Z"/>
              <w:rFonts w:eastAsiaTheme="minorHAnsi"/>
            </w:rPr>
          </w:rPrChange>
        </w:rPr>
        <w:pPrChange w:id="5751" w:author="JAVIERA PAZ LEFORT IBANEZ" w:date="2025-09-22T17:13:00Z" w16du:dateUtc="2025-09-22T20:13:00Z">
          <w:pPr>
            <w:pStyle w:val="Ttulo3"/>
          </w:pPr>
        </w:pPrChange>
      </w:pPr>
      <w:ins w:id="5752" w:author="JAVIERA PAZ LEFORT IBANEZ" w:date="2025-09-20T01:06:00Z" w16du:dateUtc="2025-09-20T04:06:00Z">
        <w:r w:rsidRPr="00B355AB">
          <w:rPr>
            <w:rStyle w:val="nfasissutil"/>
            <w:rFonts w:ascii="Arial" w:hAnsi="Arial" w:cs="Arial"/>
            <w:rPrChange w:id="5753" w:author="JAVIERA PAZ LEFORT IBANEZ" w:date="2025-09-20T01:07:00Z" w16du:dateUtc="2025-09-20T04:07:00Z">
              <w:rPr/>
            </w:rPrChange>
          </w:rPr>
          <w:t>Balance por tramo y actualización de fracciones</w:t>
        </w:r>
      </w:ins>
    </w:p>
    <w:p w14:paraId="597E0FB8" w14:textId="3D33924B" w:rsidR="008857C5" w:rsidRPr="00B355AB" w:rsidRDefault="008857C5">
      <w:pPr>
        <w:spacing w:line="360" w:lineRule="auto"/>
        <w:ind w:left="708"/>
        <w:jc w:val="both"/>
        <w:rPr>
          <w:ins w:id="5754" w:author="JAVIERA PAZ LEFORT IBANEZ" w:date="2025-09-20T01:06:00Z" w16du:dateUtc="2025-09-20T04:06:00Z"/>
          <w:rFonts w:ascii="Arial" w:hAnsi="Arial" w:cs="Arial"/>
        </w:rPr>
        <w:pPrChange w:id="5755" w:author="JAVIERA PAZ LEFORT IBANEZ" w:date="2025-09-22T17:13:00Z" w16du:dateUtc="2025-09-22T20:13:00Z">
          <w:pPr>
            <w:pStyle w:val="Ttulo3"/>
          </w:pPr>
        </w:pPrChange>
      </w:pPr>
      <w:ins w:id="5756" w:author="JAVIERA PAZ LEFORT IBANEZ" w:date="2025-09-20T01:06:00Z" w16du:dateUtc="2025-09-20T04:06:00Z">
        <w:r w:rsidRPr="00B355AB">
          <w:rPr>
            <w:rFonts w:ascii="Arial" w:hAnsi="Arial" w:cs="Arial"/>
          </w:rPr>
          <w:t xml:space="preserve">La tasa másica transferida en el tramo </w:t>
        </w:r>
      </w:ins>
      <m:oMath>
        <m:r>
          <w:ins w:id="5757" w:author="JAVIERA PAZ LEFORT IBANEZ" w:date="2025-09-20T01:06:00Z" w16du:dateUtc="2025-09-20T04:06:00Z">
            <w:rPr>
              <w:rFonts w:ascii="Cambria Math" w:hAnsi="Cambria Math" w:cs="Arial"/>
            </w:rPr>
            <m:t>i</m:t>
          </w:ins>
        </m:r>
      </m:oMath>
      <w:ins w:id="5758" w:author="JAVIERA PAZ LEFORT IBANEZ" w:date="2025-09-20T01:06:00Z" w16du:dateUtc="2025-09-20T04:06:00Z">
        <w:r w:rsidRPr="00B355AB">
          <w:rPr>
            <w:rFonts w:ascii="Arial" w:hAnsi="Arial" w:cs="Arial"/>
          </w:rPr>
          <w:t xml:space="preserve"> es</w:t>
        </w:r>
      </w:ins>
      <w:ins w:id="5759" w:author="JAVIERA PAZ LEFORT IBANEZ" w:date="2025-09-20T01:48:00Z" w16du:dateUtc="2025-09-20T04:48:00Z">
        <w:r w:rsidR="00A843FF" w:rsidRPr="00B355AB">
          <w:rPr>
            <w:rFonts w:ascii="Arial" w:hAnsi="Arial" w:cs="Arial"/>
          </w:rPr>
          <w:t xml:space="preserve"> </w:t>
        </w:r>
      </w:ins>
      <m:oMath>
        <m:sSub>
          <m:sSubPr>
            <m:ctrlPr>
              <w:ins w:id="5760" w:author="JAVIERA PAZ LEFORT IBANEZ" w:date="2025-09-20T01:48:00Z" w16du:dateUtc="2025-09-20T04:48:00Z">
                <w:rPr>
                  <w:rFonts w:ascii="Cambria Math" w:hAnsi="Cambria Math" w:cs="Arial"/>
                  <w:i/>
                </w:rPr>
              </w:ins>
            </m:ctrlPr>
          </m:sSubPr>
          <m:e>
            <m:acc>
              <m:accPr>
                <m:chr m:val="̇"/>
                <m:ctrlPr>
                  <w:ins w:id="5761" w:author="JAVIERA PAZ LEFORT IBANEZ" w:date="2025-09-20T01:48:00Z" w16du:dateUtc="2025-09-20T04:48:00Z">
                    <w:rPr>
                      <w:rFonts w:ascii="Cambria Math" w:hAnsi="Cambria Math" w:cs="Arial"/>
                      <w:i/>
                    </w:rPr>
                  </w:ins>
                </m:ctrlPr>
              </m:accPr>
              <m:e>
                <m:r>
                  <w:ins w:id="5762" w:author="JAVIERA PAZ LEFORT IBANEZ" w:date="2025-09-20T01:48:00Z" w16du:dateUtc="2025-09-20T04:48:00Z">
                    <w:rPr>
                      <w:rFonts w:ascii="Cambria Math" w:hAnsi="Cambria Math" w:cs="Arial"/>
                    </w:rPr>
                    <m:t>m</m:t>
                  </w:ins>
                </m:r>
              </m:e>
            </m:acc>
          </m:e>
          <m:sub>
            <m:r>
              <w:ins w:id="5763" w:author="JAVIERA PAZ LEFORT IBANEZ" w:date="2025-09-20T01:48:00Z" w16du:dateUtc="2025-09-20T04:48:00Z">
                <w:rPr>
                  <w:rFonts w:ascii="Cambria Math" w:hAnsi="Cambria Math" w:cs="Arial"/>
                </w:rPr>
                <m:t>i</m:t>
              </w:ins>
            </m:r>
          </m:sub>
        </m:sSub>
        <m:r>
          <w:ins w:id="5764" w:author="JAVIERA PAZ LEFORT IBANEZ" w:date="2025-09-20T01:48:00Z" w16du:dateUtc="2025-09-20T04:48:00Z">
            <w:rPr>
              <w:rFonts w:ascii="Cambria Math" w:hAnsi="Cambria Math" w:cs="Arial"/>
            </w:rPr>
            <m:t>=</m:t>
          </w:ins>
        </m:r>
        <m:sSub>
          <m:sSubPr>
            <m:ctrlPr>
              <w:ins w:id="5765" w:author="JAVIERA PAZ LEFORT IBANEZ" w:date="2025-09-20T01:48:00Z" w16du:dateUtc="2025-09-20T04:48:00Z">
                <w:rPr>
                  <w:rFonts w:ascii="Cambria Math" w:hAnsi="Cambria Math" w:cs="Arial"/>
                  <w:i/>
                </w:rPr>
              </w:ins>
            </m:ctrlPr>
          </m:sSubPr>
          <m:e>
            <m:sSub>
              <m:sSubPr>
                <m:ctrlPr>
                  <w:ins w:id="5766" w:author="JAVIERA PAZ LEFORT IBANEZ" w:date="2025-09-20T01:49:00Z" w16du:dateUtc="2025-09-20T04:49:00Z">
                    <w:rPr>
                      <w:rFonts w:ascii="Cambria Math" w:hAnsi="Cambria Math" w:cs="Arial"/>
                      <w:i/>
                    </w:rPr>
                  </w:ins>
                </m:ctrlPr>
              </m:sSubPr>
              <m:e>
                <m:r>
                  <w:ins w:id="5767" w:author="JAVIERA PAZ LEFORT IBANEZ" w:date="2025-09-20T01:49:00Z" w16du:dateUtc="2025-09-20T04:49:00Z">
                    <w:rPr>
                      <w:rFonts w:ascii="Cambria Math" w:hAnsi="Cambria Math" w:cs="Arial"/>
                    </w:rPr>
                    <m:t>J</m:t>
                  </w:ins>
                </m:r>
              </m:e>
              <m:sub>
                <m:r>
                  <w:ins w:id="5768" w:author="JAVIERA PAZ LEFORT IBANEZ" w:date="2025-09-20T01:49:00Z" w16du:dateUtc="2025-09-20T04:49:00Z">
                    <w:rPr>
                      <w:rFonts w:ascii="Cambria Math" w:hAnsi="Cambria Math" w:cs="Arial"/>
                    </w:rPr>
                    <m:t>i</m:t>
                  </w:ins>
                </m:r>
              </m:sub>
            </m:sSub>
            <m:r>
              <w:ins w:id="5769" w:author="JAVIERA PAZ LEFORT IBANEZ" w:date="2025-09-20T01:48:00Z" w16du:dateUtc="2025-09-20T04:48:00Z">
                <w:rPr>
                  <w:rFonts w:ascii="Cambria Math" w:hAnsi="Cambria Math" w:cs="Arial"/>
                </w:rPr>
                <m:t>MW</m:t>
              </w:ins>
            </m:r>
          </m:e>
          <m:sub>
            <m:sSub>
              <m:sSubPr>
                <m:ctrlPr>
                  <w:ins w:id="5770" w:author="JAVIERA PAZ LEFORT IBANEZ" w:date="2025-09-20T01:48:00Z" w16du:dateUtc="2025-09-20T04:48:00Z">
                    <w:rPr>
                      <w:rFonts w:ascii="Cambria Math" w:hAnsi="Cambria Math" w:cs="Arial"/>
                      <w:i/>
                    </w:rPr>
                  </w:ins>
                </m:ctrlPr>
              </m:sSubPr>
              <m:e>
                <m:r>
                  <w:ins w:id="5771" w:author="JAVIERA PAZ LEFORT IBANEZ" w:date="2025-09-20T01:48:00Z" w16du:dateUtc="2025-09-20T04:48:00Z">
                    <w:rPr>
                      <w:rFonts w:ascii="Cambria Math" w:hAnsi="Cambria Math" w:cs="Arial"/>
                    </w:rPr>
                    <m:t>H</m:t>
                  </w:ins>
                </m:r>
              </m:e>
              <m:sub>
                <m:r>
                  <w:ins w:id="5772" w:author="JAVIERA PAZ LEFORT IBANEZ" w:date="2025-09-20T01:48:00Z" w16du:dateUtc="2025-09-20T04:48:00Z">
                    <w:rPr>
                      <w:rFonts w:ascii="Cambria Math" w:hAnsi="Cambria Math" w:cs="Arial"/>
                    </w:rPr>
                    <m:t>2</m:t>
                  </w:ins>
                </m:r>
              </m:sub>
            </m:sSub>
            <m:r>
              <w:ins w:id="5773" w:author="JAVIERA PAZ LEFORT IBANEZ" w:date="2025-09-20T01:48:00Z" w16du:dateUtc="2025-09-20T04:48:00Z">
                <w:rPr>
                  <w:rFonts w:ascii="Cambria Math" w:hAnsi="Cambria Math" w:cs="Arial"/>
                </w:rPr>
                <m:t>O</m:t>
              </w:ins>
            </m:r>
          </m:sub>
        </m:sSub>
        <m:sSub>
          <m:sSubPr>
            <m:ctrlPr>
              <w:ins w:id="5774" w:author="JAVIERA PAZ LEFORT IBANEZ" w:date="2025-09-20T01:49:00Z" w16du:dateUtc="2025-09-20T04:49:00Z">
                <w:rPr>
                  <w:rFonts w:ascii="Cambria Math" w:hAnsi="Cambria Math" w:cs="Arial"/>
                  <w:i/>
                </w:rPr>
              </w:ins>
            </m:ctrlPr>
          </m:sSubPr>
          <m:e>
            <m:r>
              <w:ins w:id="5775" w:author="JAVIERA PAZ LEFORT IBANEZ" w:date="2025-09-20T01:49:00Z" w16du:dateUtc="2025-09-20T04:49:00Z">
                <w:rPr>
                  <w:rFonts w:ascii="Cambria Math" w:hAnsi="Cambria Math" w:cs="Arial"/>
                </w:rPr>
                <m:t>A</m:t>
              </w:ins>
            </m:r>
          </m:e>
          <m:sub>
            <m:r>
              <w:ins w:id="5776" w:author="JAVIERA PAZ LEFORT IBANEZ" w:date="2025-09-20T01:49:00Z" w16du:dateUtc="2025-09-20T04:49:00Z">
                <w:rPr>
                  <w:rFonts w:ascii="Cambria Math" w:hAnsi="Cambria Math" w:cs="Arial"/>
                </w:rPr>
                <m:t>i</m:t>
              </w:ins>
            </m:r>
          </m:sub>
        </m:sSub>
      </m:oMath>
      <w:ins w:id="5777" w:author="JAVIERA PAZ LEFORT IBANEZ" w:date="2025-09-20T01:49:00Z" w16du:dateUtc="2025-09-20T04:49:00Z">
        <w:r w:rsidR="00A6153B" w:rsidRPr="00B355AB">
          <w:rPr>
            <w:rFonts w:ascii="Arial" w:eastAsiaTheme="minorEastAsia" w:hAnsi="Arial" w:cs="Arial"/>
          </w:rPr>
          <w:t>.</w:t>
        </w:r>
      </w:ins>
    </w:p>
    <w:p w14:paraId="24665E51" w14:textId="52043BE5" w:rsidR="008857C5" w:rsidRPr="00B355AB" w:rsidRDefault="008857C5">
      <w:pPr>
        <w:spacing w:line="360" w:lineRule="auto"/>
        <w:ind w:left="708"/>
        <w:jc w:val="both"/>
        <w:rPr>
          <w:ins w:id="5778" w:author="JAVIERA PAZ LEFORT IBANEZ" w:date="2025-09-20T01:06:00Z" w16du:dateUtc="2025-09-20T04:06:00Z"/>
          <w:rFonts w:ascii="Arial" w:hAnsi="Arial" w:cs="Arial"/>
        </w:rPr>
        <w:pPrChange w:id="5779" w:author="JAVIERA PAZ LEFORT IBANEZ" w:date="2025-09-22T17:13:00Z" w16du:dateUtc="2025-09-22T20:13:00Z">
          <w:pPr>
            <w:pStyle w:val="Ttulo3"/>
          </w:pPr>
        </w:pPrChange>
      </w:pPr>
      <w:ins w:id="5780" w:author="JAVIERA PAZ LEFORT IBANEZ" w:date="2025-09-20T01:06:00Z" w16du:dateUtc="2025-09-20T04:06:00Z">
        <w:r w:rsidRPr="00B355AB">
          <w:rPr>
            <w:rFonts w:ascii="Arial" w:hAnsi="Arial" w:cs="Arial"/>
          </w:rPr>
          <w:t xml:space="preserve">Las fracciones se actualizan por lado con los caudales del módulo </w:t>
        </w:r>
      </w:ins>
      <m:oMath>
        <m:sSub>
          <m:sSubPr>
            <m:ctrlPr>
              <w:ins w:id="5781" w:author="JAVIERA PAZ LEFORT IBANEZ" w:date="2025-09-20T01:49:00Z" w16du:dateUtc="2025-09-20T04:49:00Z">
                <w:rPr>
                  <w:rFonts w:ascii="Cambria Math" w:hAnsi="Cambria Math" w:cs="Arial"/>
                  <w:i/>
                </w:rPr>
              </w:ins>
            </m:ctrlPr>
          </m:sSubPr>
          <m:e>
            <m:r>
              <w:ins w:id="5782" w:author="JAVIERA PAZ LEFORT IBANEZ" w:date="2025-09-20T01:49:00Z" w16du:dateUtc="2025-09-20T04:49:00Z">
                <w:rPr>
                  <w:rFonts w:ascii="Cambria Math" w:hAnsi="Cambria Math" w:cs="Arial"/>
                </w:rPr>
                <m:t>Q</m:t>
              </w:ins>
            </m:r>
          </m:e>
          <m:sub>
            <m:r>
              <w:ins w:id="5783" w:author="JAVIERA PAZ LEFORT IBANEZ" w:date="2025-09-20T01:49:00Z" w16du:dateUtc="2025-09-20T04:49:00Z">
                <w:rPr>
                  <w:rFonts w:ascii="Cambria Math" w:hAnsi="Cambria Math" w:cs="Arial"/>
                </w:rPr>
                <m:t>f</m:t>
              </w:ins>
            </m:r>
          </m:sub>
        </m:sSub>
      </m:oMath>
      <w:ins w:id="5784" w:author="JAVIERA PAZ LEFORT IBANEZ" w:date="2025-09-20T01:06:00Z" w16du:dateUtc="2025-09-20T04:06:00Z">
        <w:r w:rsidRPr="00B355AB">
          <w:rPr>
            <w:rFonts w:ascii="Arial" w:hAnsi="Arial" w:cs="Arial"/>
          </w:rPr>
          <w:t xml:space="preserve"> (lumen) y </w:t>
        </w:r>
      </w:ins>
      <m:oMath>
        <m:sSub>
          <m:sSubPr>
            <m:ctrlPr>
              <w:ins w:id="5785" w:author="JAVIERA PAZ LEFORT IBANEZ" w:date="2025-09-20T01:50:00Z" w16du:dateUtc="2025-09-20T04:50:00Z">
                <w:rPr>
                  <w:rFonts w:ascii="Cambria Math" w:hAnsi="Cambria Math" w:cs="Arial"/>
                  <w:i/>
                </w:rPr>
              </w:ins>
            </m:ctrlPr>
          </m:sSubPr>
          <m:e>
            <m:r>
              <w:ins w:id="5786" w:author="JAVIERA PAZ LEFORT IBANEZ" w:date="2025-09-20T01:50:00Z" w16du:dateUtc="2025-09-20T04:50:00Z">
                <w:rPr>
                  <w:rFonts w:ascii="Cambria Math" w:hAnsi="Cambria Math" w:cs="Arial"/>
                </w:rPr>
                <m:t>Q</m:t>
              </w:ins>
            </m:r>
          </m:e>
          <m:sub>
            <m:r>
              <w:ins w:id="5787" w:author="JAVIERA PAZ LEFORT IBANEZ" w:date="2025-09-20T01:50:00Z" w16du:dateUtc="2025-09-20T04:50:00Z">
                <w:rPr>
                  <w:rFonts w:ascii="Cambria Math" w:hAnsi="Cambria Math" w:cs="Arial"/>
                </w:rPr>
                <m:t>s</m:t>
              </w:ins>
            </m:r>
          </m:sub>
        </m:sSub>
      </m:oMath>
      <w:ins w:id="5788" w:author="JAVIERA PAZ LEFORT IBANEZ" w:date="2025-09-20T01:06:00Z" w16du:dateUtc="2025-09-20T04:06:00Z">
        <w:r w:rsidRPr="00B355AB">
          <w:rPr>
            <w:rFonts w:ascii="Arial" w:hAnsi="Arial" w:cs="Arial"/>
          </w:rPr>
          <w:t xml:space="preserve"> (carcasa) y densidades </w:t>
        </w:r>
      </w:ins>
      <m:oMath>
        <m:sSub>
          <m:sSubPr>
            <m:ctrlPr>
              <w:ins w:id="5789" w:author="JAVIERA PAZ LEFORT IBANEZ" w:date="2025-09-20T01:50:00Z" w16du:dateUtc="2025-09-20T04:50:00Z">
                <w:rPr>
                  <w:rFonts w:ascii="Cambria Math" w:eastAsiaTheme="minorEastAsia" w:hAnsi="Cambria Math" w:cs="Arial"/>
                  <w:i/>
                </w:rPr>
              </w:ins>
            </m:ctrlPr>
          </m:sSubPr>
          <m:e>
            <m:r>
              <w:ins w:id="5790" w:author="JAVIERA PAZ LEFORT IBANEZ" w:date="2025-09-20T01:50:00Z" w16du:dateUtc="2025-09-20T04:50:00Z">
                <w:rPr>
                  <w:rFonts w:ascii="Cambria Math" w:eastAsiaTheme="minorEastAsia" w:hAnsi="Cambria Math" w:cs="Arial"/>
                </w:rPr>
                <m:t>ρ</m:t>
              </w:ins>
            </m:r>
          </m:e>
          <m:sub>
            <m:r>
              <w:ins w:id="5791" w:author="JAVIERA PAZ LEFORT IBANEZ" w:date="2025-09-20T01:50:00Z" w16du:dateUtc="2025-09-20T04:50:00Z">
                <w:rPr>
                  <w:rFonts w:ascii="Cambria Math" w:eastAsiaTheme="minorEastAsia" w:hAnsi="Cambria Math" w:cs="Arial"/>
                </w:rPr>
                <m:t>f</m:t>
              </w:ins>
            </m:r>
          </m:sub>
        </m:sSub>
        <m:r>
          <w:ins w:id="5792" w:author="JAVIERA PAZ LEFORT IBANEZ" w:date="2025-09-20T01:50:00Z" w16du:dateUtc="2025-09-20T04:50:00Z">
            <w:rPr>
              <w:rFonts w:ascii="Cambria Math" w:eastAsiaTheme="minorEastAsia" w:hAnsi="Cambria Math" w:cs="Arial"/>
              <w:rPrChange w:id="5793" w:author="JAVIERA PAZ LEFORT IBANEZ" w:date="2025-09-20T01:50:00Z" w16du:dateUtc="2025-09-20T04:50:00Z">
                <w:rPr>
                  <w:rFonts w:ascii="Cambria Math" w:eastAsiaTheme="minorEastAsia" w:hAnsi="Cambria Math"/>
                  <w:lang w:val="en-US"/>
                </w:rPr>
              </w:rPrChange>
            </w:rPr>
            <m:t xml:space="preserve">, </m:t>
          </w:ins>
        </m:r>
        <m:sSub>
          <m:sSubPr>
            <m:ctrlPr>
              <w:ins w:id="5794" w:author="JAVIERA PAZ LEFORT IBANEZ" w:date="2025-09-20T01:50:00Z" w16du:dateUtc="2025-09-20T04:50:00Z">
                <w:rPr>
                  <w:rFonts w:ascii="Cambria Math" w:eastAsiaTheme="minorEastAsia" w:hAnsi="Cambria Math" w:cs="Arial"/>
                  <w:i/>
                </w:rPr>
              </w:ins>
            </m:ctrlPr>
          </m:sSubPr>
          <m:e>
            <m:r>
              <w:ins w:id="5795" w:author="JAVIERA PAZ LEFORT IBANEZ" w:date="2025-09-20T01:50:00Z" w16du:dateUtc="2025-09-20T04:50:00Z">
                <w:rPr>
                  <w:rFonts w:ascii="Cambria Math" w:eastAsiaTheme="minorEastAsia" w:hAnsi="Cambria Math" w:cs="Arial"/>
                </w:rPr>
                <m:t>ρ</m:t>
              </w:ins>
            </m:r>
          </m:e>
          <m:sub>
            <m:r>
              <w:ins w:id="5796" w:author="JAVIERA PAZ LEFORT IBANEZ" w:date="2025-09-20T01:50:00Z" w16du:dateUtc="2025-09-20T04:50:00Z">
                <w:rPr>
                  <w:rFonts w:ascii="Cambria Math" w:eastAsiaTheme="minorEastAsia" w:hAnsi="Cambria Math" w:cs="Arial"/>
                </w:rPr>
                <m:t>s</m:t>
              </w:ins>
            </m:r>
          </m:sub>
        </m:sSub>
      </m:oMath>
      <w:ins w:id="5797" w:author="JAVIERA PAZ LEFORT IBANEZ" w:date="2025-09-22T03:23:00Z" w16du:dateUtc="2025-09-22T06:23:00Z">
        <w:r w:rsidR="009A73B6">
          <w:rPr>
            <w:rFonts w:ascii="Arial" w:hAnsi="Arial" w:cs="Arial"/>
          </w:rPr>
          <w:t xml:space="preserve"> (ec.</w:t>
        </w:r>
      </w:ins>
      <w:ins w:id="5798" w:author="JAVIERA PAZ LEFORT IBANEZ" w:date="2025-09-22T03:24:00Z" w16du:dateUtc="2025-09-22T06:24:00Z">
        <w:r w:rsidR="00231B08">
          <w:rPr>
            <w:rFonts w:ascii="Arial" w:hAnsi="Arial" w:cs="Arial"/>
          </w:rPr>
          <w:t xml:space="preserve"> </w:t>
        </w:r>
      </w:ins>
      <w:ins w:id="5799" w:author="JAVIERA PAZ LEFORT IBANEZ" w:date="2025-09-22T03:27:00Z" w16du:dateUtc="2025-09-22T06:27:00Z">
        <w:r w:rsidR="00A35DAC">
          <w:rPr>
            <w:rFonts w:ascii="Arial" w:hAnsi="Arial" w:cs="Arial"/>
          </w:rPr>
          <w:t>30</w:t>
        </w:r>
      </w:ins>
      <w:ins w:id="5800" w:author="JAVIERA PAZ LEFORT IBANEZ" w:date="2025-09-22T03:24:00Z" w16du:dateUtc="2025-09-22T06:24:00Z">
        <w:r w:rsidR="00231B08">
          <w:rPr>
            <w:rFonts w:ascii="Arial" w:hAnsi="Arial" w:cs="Arial"/>
          </w:rPr>
          <w:t xml:space="preserve"> y 3</w:t>
        </w:r>
      </w:ins>
      <w:ins w:id="5801" w:author="JAVIERA PAZ LEFORT IBANEZ" w:date="2025-09-22T03:27:00Z" w16du:dateUtc="2025-09-22T06:27:00Z">
        <w:r w:rsidR="00A35DAC">
          <w:rPr>
            <w:rFonts w:ascii="Arial" w:hAnsi="Arial" w:cs="Arial"/>
          </w:rPr>
          <w:t>1</w:t>
        </w:r>
      </w:ins>
      <w:ins w:id="5802" w:author="JAVIERA PAZ LEFORT IBANEZ" w:date="2025-09-22T03:24:00Z" w16du:dateUtc="2025-09-22T06:24:00Z">
        <w:r w:rsidR="00231B08">
          <w:rPr>
            <w:rFonts w:ascii="Arial" w:hAnsi="Arial" w:cs="Arial"/>
          </w:rPr>
          <w:t xml:space="preserve">) </w:t>
        </w:r>
      </w:ins>
      <w:ins w:id="5803" w:author="JAVIERA PAZ LEFORT IBANEZ" w:date="2025-09-20T01:06:00Z" w16du:dateUtc="2025-09-20T04:06:00Z">
        <w:r w:rsidRPr="00B355AB">
          <w:rPr>
            <w:rFonts w:ascii="Arial" w:hAnsi="Arial" w:cs="Arial"/>
          </w:rPr>
          <w:t>con acotación a [0,1</w:t>
        </w:r>
      </w:ins>
      <w:ins w:id="5804" w:author="JAVIERA PAZ LEFORT IBANEZ" w:date="2025-09-20T02:00:00Z" w16du:dateUtc="2025-09-20T05:00:00Z">
        <w:r w:rsidR="00094F72" w:rsidRPr="00B355AB">
          <w:rPr>
            <w:rFonts w:ascii="Arial" w:hAnsi="Arial" w:cs="Arial"/>
          </w:rPr>
          <w:t>]</w:t>
        </w:r>
      </w:ins>
      <w:ins w:id="5805" w:author="JAVIERA PAZ LEFORT IBANEZ" w:date="2025-09-20T01:06:00Z" w16du:dateUtc="2025-09-20T04:06:00Z">
        <w:r w:rsidRPr="00B355AB">
          <w:rPr>
            <w:rFonts w:ascii="Arial" w:hAnsi="Arial" w:cs="Arial"/>
          </w:rPr>
          <w:t xml:space="preserve"> para estabilidad numérica. Para evitar un primer punto </w:t>
        </w:r>
      </w:ins>
      <w:ins w:id="5806" w:author="JAVIERA PAZ LEFORT IBANEZ" w:date="2025-09-20T02:01:00Z" w16du:dateUtc="2025-09-20T05:01:00Z">
        <w:r w:rsidR="00E516C1" w:rsidRPr="00B355AB">
          <w:rPr>
            <w:rFonts w:ascii="Arial" w:hAnsi="Arial" w:cs="Arial"/>
          </w:rPr>
          <w:t xml:space="preserve">“falso” </w:t>
        </w:r>
      </w:ins>
      <w:ins w:id="5807" w:author="JAVIERA PAZ LEFORT IBANEZ" w:date="2025-09-20T01:06:00Z" w16du:dateUtc="2025-09-20T04:06:00Z">
        <w:r w:rsidRPr="00B355AB">
          <w:rPr>
            <w:rFonts w:ascii="Arial" w:hAnsi="Arial" w:cs="Arial"/>
          </w:rPr>
          <w:t xml:space="preserve">en los perfiles, se suaviza </w:t>
        </w:r>
      </w:ins>
      <m:oMath>
        <m:sSub>
          <m:sSubPr>
            <m:ctrlPr>
              <w:ins w:id="5808" w:author="JAVIERA PAZ LEFORT IBANEZ" w:date="2025-09-20T02:01:00Z" w16du:dateUtc="2025-09-20T05:01:00Z">
                <w:rPr>
                  <w:rFonts w:ascii="Cambria Math" w:hAnsi="Cambria Math" w:cs="Arial"/>
                  <w:i/>
                </w:rPr>
              </w:ins>
            </m:ctrlPr>
          </m:sSubPr>
          <m:e>
            <m:r>
              <w:ins w:id="5809" w:author="JAVIERA PAZ LEFORT IBANEZ" w:date="2025-09-20T02:01:00Z" w16du:dateUtc="2025-09-20T05:01:00Z">
                <w:rPr>
                  <w:rFonts w:ascii="Cambria Math" w:hAnsi="Cambria Math" w:cs="Arial"/>
                </w:rPr>
                <m:t>J</m:t>
              </w:ins>
            </m:r>
          </m:e>
          <m:sub>
            <m:r>
              <w:ins w:id="5810" w:author="JAVIERA PAZ LEFORT IBANEZ" w:date="2025-09-20T02:01:00Z" w16du:dateUtc="2025-09-20T05:01:00Z">
                <w:rPr>
                  <w:rFonts w:ascii="Cambria Math" w:hAnsi="Cambria Math" w:cs="Arial"/>
                </w:rPr>
                <m:t>0</m:t>
              </w:ins>
            </m:r>
          </m:sub>
        </m:sSub>
      </m:oMath>
      <w:ins w:id="5811" w:author="JAVIERA PAZ LEFORT IBANEZ" w:date="2025-09-20T01:06:00Z" w16du:dateUtc="2025-09-20T04:06:00Z">
        <w:r w:rsidRPr="00B355AB">
          <w:rPr>
            <w:rFonts w:ascii="Arial" w:hAnsi="Arial" w:cs="Arial"/>
          </w:rPr>
          <w:t xml:space="preserve"> con el valor medio del primer tramo.</w:t>
        </w:r>
      </w:ins>
    </w:p>
    <w:p w14:paraId="063D1961" w14:textId="77777777" w:rsidR="008857C5" w:rsidRPr="00B355AB" w:rsidRDefault="008857C5">
      <w:pPr>
        <w:spacing w:line="360" w:lineRule="auto"/>
        <w:ind w:left="708"/>
        <w:jc w:val="both"/>
        <w:rPr>
          <w:ins w:id="5812" w:author="JAVIERA PAZ LEFORT IBANEZ" w:date="2025-09-20T01:06:00Z" w16du:dateUtc="2025-09-20T04:06:00Z"/>
          <w:rStyle w:val="nfasissutil"/>
          <w:rFonts w:ascii="Arial" w:hAnsi="Arial" w:cs="Arial"/>
          <w:rPrChange w:id="5813" w:author="JAVIERA PAZ LEFORT IBANEZ" w:date="2025-09-20T01:07:00Z" w16du:dateUtc="2025-09-20T04:07:00Z">
            <w:rPr>
              <w:ins w:id="5814" w:author="JAVIERA PAZ LEFORT IBANEZ" w:date="2025-09-20T01:06:00Z" w16du:dateUtc="2025-09-20T04:06:00Z"/>
              <w:rFonts w:eastAsiaTheme="minorHAnsi"/>
            </w:rPr>
          </w:rPrChange>
        </w:rPr>
        <w:pPrChange w:id="5815" w:author="JAVIERA PAZ LEFORT IBANEZ" w:date="2025-09-22T17:13:00Z" w16du:dateUtc="2025-09-22T20:13:00Z">
          <w:pPr>
            <w:pStyle w:val="Ttulo3"/>
          </w:pPr>
        </w:pPrChange>
      </w:pPr>
      <w:ins w:id="5816" w:author="JAVIERA PAZ LEFORT IBANEZ" w:date="2025-09-20T01:06:00Z" w16du:dateUtc="2025-09-20T04:06:00Z">
        <w:r w:rsidRPr="00B355AB">
          <w:rPr>
            <w:rStyle w:val="nfasissutil"/>
            <w:rFonts w:ascii="Arial" w:hAnsi="Arial" w:cs="Arial"/>
            <w:rPrChange w:id="5817" w:author="JAVIERA PAZ LEFORT IBANEZ" w:date="2025-09-20T01:07:00Z" w16du:dateUtc="2025-09-20T04:07:00Z">
              <w:rPr/>
            </w:rPrChange>
          </w:rPr>
          <w:t>Polifenoles (soluto no volátil, no transferido)</w:t>
        </w:r>
      </w:ins>
    </w:p>
    <w:p w14:paraId="46680494" w14:textId="7523B617" w:rsidR="000C13E4" w:rsidRPr="009F603E" w:rsidRDefault="008857C5">
      <w:pPr>
        <w:spacing w:line="360" w:lineRule="auto"/>
        <w:ind w:left="708"/>
        <w:jc w:val="both"/>
        <w:rPr>
          <w:ins w:id="5818" w:author="JAVIERA PAZ LEFORT IBANEZ" w:date="2025-09-22T04:10:00Z" w16du:dateUtc="2025-09-22T07:10:00Z"/>
          <w:rFonts w:ascii="Arial" w:hAnsi="Arial" w:cs="Arial"/>
          <w:rPrChange w:id="5819" w:author="JAVIERA PAZ LEFORT IBANEZ" w:date="2025-09-22T04:10:00Z" w16du:dateUtc="2025-09-22T07:10:00Z">
            <w:rPr>
              <w:ins w:id="5820" w:author="JAVIERA PAZ LEFORT IBANEZ" w:date="2025-09-22T04:10:00Z" w16du:dateUtc="2025-09-22T07:10:00Z"/>
              <w:rFonts w:ascii="Arial" w:eastAsiaTheme="minorEastAsia" w:hAnsi="Arial" w:cs="Arial"/>
            </w:rPr>
          </w:rPrChange>
        </w:rPr>
        <w:pPrChange w:id="5821" w:author="JAVIERA PAZ LEFORT IBANEZ" w:date="2025-09-22T17:13:00Z" w16du:dateUtc="2025-09-22T20:13:00Z">
          <w:pPr>
            <w:jc w:val="both"/>
          </w:pPr>
        </w:pPrChange>
      </w:pPr>
      <w:ins w:id="5822" w:author="JAVIERA PAZ LEFORT IBANEZ" w:date="2025-09-20T01:06:00Z" w16du:dateUtc="2025-09-20T04:06:00Z">
        <w:r w:rsidRPr="00B355AB">
          <w:rPr>
            <w:rFonts w:ascii="Arial" w:hAnsi="Arial" w:cs="Arial"/>
          </w:rPr>
          <w:t>Se asume no transferencia ni reacción de polifenoles. Su concentración en la fase vino se actualiza por conservación local de soluto (dilución/concentración por pérdida de agua). Operativamente se emplea una relación inversa normalizada respecto a la fracción de agua de entrada:</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823" w:author="JAVIERA PAZ LEFORT IBANEZ" w:date="2025-09-22T04:10:00Z" w16du:dateUtc="2025-09-22T07:10:00Z">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195"/>
        <w:gridCol w:w="643"/>
        <w:tblGridChange w:id="5824">
          <w:tblGrid>
            <w:gridCol w:w="7513"/>
            <w:gridCol w:w="682"/>
            <w:gridCol w:w="643"/>
          </w:tblGrid>
        </w:tblGridChange>
      </w:tblGrid>
      <w:tr w:rsidR="009F603E" w14:paraId="44BF79DF" w14:textId="77777777" w:rsidTr="00D26ADE">
        <w:trPr>
          <w:ins w:id="5825" w:author="JAVIERA PAZ LEFORT IBANEZ" w:date="2025-09-22T04:10:00Z"/>
        </w:trPr>
        <w:tc>
          <w:tcPr>
            <w:tcW w:w="8195" w:type="dxa"/>
            <w:tcPrChange w:id="5826" w:author="JAVIERA PAZ LEFORT IBANEZ" w:date="2025-09-22T04:10:00Z" w16du:dateUtc="2025-09-22T07:10:00Z">
              <w:tcPr>
                <w:tcW w:w="7513" w:type="dxa"/>
              </w:tcPr>
            </w:tcPrChange>
          </w:tcPr>
          <w:p w14:paraId="0EF284E8" w14:textId="77777777" w:rsidR="009F603E" w:rsidRPr="009F603E" w:rsidRDefault="00000000">
            <w:pPr>
              <w:spacing w:line="360" w:lineRule="auto"/>
              <w:jc w:val="both"/>
              <w:rPr>
                <w:ins w:id="5827" w:author="JAVIERA PAZ LEFORT IBANEZ" w:date="2025-09-22T04:10:00Z" w16du:dateUtc="2025-09-22T07:10:00Z"/>
                <w:rFonts w:ascii="Arial" w:eastAsiaTheme="minorEastAsia" w:hAnsi="Arial" w:cs="Arial"/>
              </w:rPr>
              <w:pPrChange w:id="5828" w:author="JAVIERA PAZ LEFORT IBANEZ" w:date="2025-09-22T17:13:00Z" w16du:dateUtc="2025-09-22T20:13:00Z">
                <w:pPr>
                  <w:jc w:val="both"/>
                </w:pPr>
              </w:pPrChange>
            </w:pPr>
            <m:oMathPara>
              <m:oMath>
                <m:sSub>
                  <m:sSubPr>
                    <m:ctrlPr>
                      <w:ins w:id="5829" w:author="JAVIERA PAZ LEFORT IBANEZ" w:date="2025-09-22T04:10:00Z" w16du:dateUtc="2025-09-22T07:10:00Z">
                        <w:rPr>
                          <w:rFonts w:ascii="Cambria Math" w:hAnsi="Cambria Math" w:cs="Arial"/>
                          <w:i/>
                        </w:rPr>
                      </w:ins>
                    </m:ctrlPr>
                  </m:sSubPr>
                  <m:e>
                    <m:r>
                      <w:ins w:id="5830" w:author="JAVIERA PAZ LEFORT IBANEZ" w:date="2025-09-22T04:10:00Z" w16du:dateUtc="2025-09-22T07:10:00Z">
                        <w:rPr>
                          <w:rFonts w:ascii="Cambria Math" w:hAnsi="Cambria Math" w:cs="Arial"/>
                        </w:rPr>
                        <m:t>C</m:t>
                      </w:ins>
                    </m:r>
                  </m:e>
                  <m:sub>
                    <m:r>
                      <w:ins w:id="5831" w:author="JAVIERA PAZ LEFORT IBANEZ" w:date="2025-09-22T04:10:00Z" w16du:dateUtc="2025-09-22T07:10:00Z">
                        <w:rPr>
                          <w:rFonts w:ascii="Cambria Math" w:hAnsi="Cambria Math" w:cs="Arial"/>
                        </w:rPr>
                        <m:t>poly</m:t>
                      </w:ins>
                    </m:r>
                  </m:sub>
                </m:sSub>
                <m:d>
                  <m:dPr>
                    <m:ctrlPr>
                      <w:ins w:id="5832" w:author="JAVIERA PAZ LEFORT IBANEZ" w:date="2025-09-22T04:10:00Z" w16du:dateUtc="2025-09-22T07:10:00Z">
                        <w:rPr>
                          <w:rFonts w:ascii="Cambria Math" w:hAnsi="Cambria Math" w:cs="Arial"/>
                          <w:i/>
                        </w:rPr>
                      </w:ins>
                    </m:ctrlPr>
                  </m:dPr>
                  <m:e>
                    <m:r>
                      <w:ins w:id="5833" w:author="JAVIERA PAZ LEFORT IBANEZ" w:date="2025-09-22T04:10:00Z" w16du:dateUtc="2025-09-22T07:10:00Z">
                        <w:rPr>
                          <w:rFonts w:ascii="Cambria Math" w:hAnsi="Cambria Math" w:cs="Arial"/>
                        </w:rPr>
                        <m:t>z</m:t>
                      </w:ins>
                    </m:r>
                  </m:e>
                </m:d>
                <m:r>
                  <w:ins w:id="5834" w:author="JAVIERA PAZ LEFORT IBANEZ" w:date="2025-09-22T04:10:00Z" w16du:dateUtc="2025-09-22T07:10:00Z">
                    <w:rPr>
                      <w:rFonts w:ascii="Cambria Math" w:hAnsi="Cambria Math" w:cs="Arial"/>
                    </w:rPr>
                    <m:t>=</m:t>
                  </w:ins>
                </m:r>
                <m:sSub>
                  <m:sSubPr>
                    <m:ctrlPr>
                      <w:ins w:id="5835" w:author="JAVIERA PAZ LEFORT IBANEZ" w:date="2025-09-22T04:10:00Z" w16du:dateUtc="2025-09-22T07:10:00Z">
                        <w:rPr>
                          <w:rFonts w:ascii="Cambria Math" w:hAnsi="Cambria Math" w:cs="Arial"/>
                          <w:i/>
                        </w:rPr>
                      </w:ins>
                    </m:ctrlPr>
                  </m:sSubPr>
                  <m:e>
                    <m:r>
                      <w:ins w:id="5836" w:author="JAVIERA PAZ LEFORT IBANEZ" w:date="2025-09-22T04:10:00Z" w16du:dateUtc="2025-09-22T07:10:00Z">
                        <w:rPr>
                          <w:rFonts w:ascii="Cambria Math" w:hAnsi="Cambria Math" w:cs="Arial"/>
                        </w:rPr>
                        <m:t>C</m:t>
                      </w:ins>
                    </m:r>
                  </m:e>
                  <m:sub>
                    <m:r>
                      <w:ins w:id="5837" w:author="JAVIERA PAZ LEFORT IBANEZ" w:date="2025-09-22T04:10:00Z" w16du:dateUtc="2025-09-22T07:10:00Z">
                        <w:rPr>
                          <w:rFonts w:ascii="Cambria Math" w:hAnsi="Cambria Math" w:cs="Arial"/>
                        </w:rPr>
                        <m:t>poly,o</m:t>
                      </w:ins>
                    </m:r>
                  </m:sub>
                </m:sSub>
                <m:f>
                  <m:fPr>
                    <m:ctrlPr>
                      <w:ins w:id="5838" w:author="JAVIERA PAZ LEFORT IBANEZ" w:date="2025-09-22T04:10:00Z" w16du:dateUtc="2025-09-22T07:10:00Z">
                        <w:rPr>
                          <w:rFonts w:ascii="Cambria Math" w:hAnsi="Cambria Math" w:cs="Arial"/>
                          <w:i/>
                        </w:rPr>
                      </w:ins>
                    </m:ctrlPr>
                  </m:fPr>
                  <m:num>
                    <m:sSub>
                      <m:sSubPr>
                        <m:ctrlPr>
                          <w:ins w:id="5839" w:author="JAVIERA PAZ LEFORT IBANEZ" w:date="2025-09-22T04:10:00Z" w16du:dateUtc="2025-09-22T07:10:00Z">
                            <w:rPr>
                              <w:rFonts w:ascii="Cambria Math" w:hAnsi="Cambria Math" w:cs="Arial"/>
                              <w:i/>
                            </w:rPr>
                          </w:ins>
                        </m:ctrlPr>
                      </m:sSubPr>
                      <m:e>
                        <m:r>
                          <w:ins w:id="5840" w:author="JAVIERA PAZ LEFORT IBANEZ" w:date="2025-09-22T04:10:00Z" w16du:dateUtc="2025-09-22T07:10:00Z">
                            <w:rPr>
                              <w:rFonts w:ascii="Cambria Math" w:hAnsi="Cambria Math" w:cs="Arial"/>
                            </w:rPr>
                            <m:t>f</m:t>
                          </w:ins>
                        </m:r>
                      </m:e>
                      <m:sub>
                        <m:r>
                          <w:ins w:id="5841" w:author="JAVIERA PAZ LEFORT IBANEZ" w:date="2025-09-22T04:10:00Z" w16du:dateUtc="2025-09-22T07:10:00Z">
                            <w:rPr>
                              <w:rFonts w:ascii="Cambria Math" w:hAnsi="Cambria Math" w:cs="Arial"/>
                            </w:rPr>
                            <m:t>fibra</m:t>
                          </w:ins>
                        </m:r>
                      </m:sub>
                    </m:sSub>
                    <m:r>
                      <w:ins w:id="5842" w:author="JAVIERA PAZ LEFORT IBANEZ" w:date="2025-09-22T04:10:00Z" w16du:dateUtc="2025-09-22T07:10:00Z">
                        <w:rPr>
                          <w:rFonts w:ascii="Cambria Math" w:hAnsi="Cambria Math" w:cs="Arial"/>
                        </w:rPr>
                        <m:t>(0)</m:t>
                      </w:ins>
                    </m:r>
                  </m:num>
                  <m:den>
                    <m:sSub>
                      <m:sSubPr>
                        <m:ctrlPr>
                          <w:ins w:id="5843" w:author="JAVIERA PAZ LEFORT IBANEZ" w:date="2025-09-22T04:10:00Z" w16du:dateUtc="2025-09-22T07:10:00Z">
                            <w:rPr>
                              <w:rFonts w:ascii="Cambria Math" w:hAnsi="Cambria Math" w:cs="Arial"/>
                              <w:i/>
                            </w:rPr>
                          </w:ins>
                        </m:ctrlPr>
                      </m:sSubPr>
                      <m:e>
                        <m:r>
                          <w:ins w:id="5844" w:author="JAVIERA PAZ LEFORT IBANEZ" w:date="2025-09-22T04:10:00Z" w16du:dateUtc="2025-09-22T07:10:00Z">
                            <w:rPr>
                              <w:rFonts w:ascii="Cambria Math" w:hAnsi="Cambria Math" w:cs="Arial"/>
                            </w:rPr>
                            <m:t>f</m:t>
                          </w:ins>
                        </m:r>
                      </m:e>
                      <m:sub>
                        <m:r>
                          <w:ins w:id="5845" w:author="JAVIERA PAZ LEFORT IBANEZ" w:date="2025-09-22T04:10:00Z" w16du:dateUtc="2025-09-22T07:10:00Z">
                            <w:rPr>
                              <w:rFonts w:ascii="Cambria Math" w:hAnsi="Cambria Math" w:cs="Arial"/>
                            </w:rPr>
                            <m:t>fibra</m:t>
                          </w:ins>
                        </m:r>
                      </m:sub>
                    </m:sSub>
                    <m:r>
                      <w:ins w:id="5846" w:author="JAVIERA PAZ LEFORT IBANEZ" w:date="2025-09-22T04:10:00Z" w16du:dateUtc="2025-09-22T07:10:00Z">
                        <w:rPr>
                          <w:rFonts w:ascii="Cambria Math" w:hAnsi="Cambria Math" w:cs="Arial"/>
                        </w:rPr>
                        <m:t>(z)</m:t>
                      </w:ins>
                    </m:r>
                  </m:den>
                </m:f>
              </m:oMath>
            </m:oMathPara>
          </w:p>
          <w:p w14:paraId="01C0403E" w14:textId="77777777" w:rsidR="009F603E" w:rsidRPr="00E83F78" w:rsidRDefault="009F603E">
            <w:pPr>
              <w:pStyle w:val="Prrafodelista"/>
              <w:spacing w:line="360" w:lineRule="auto"/>
              <w:jc w:val="both"/>
              <w:rPr>
                <w:ins w:id="5847" w:author="JAVIERA PAZ LEFORT IBANEZ" w:date="2025-09-22T04:10:00Z" w16du:dateUtc="2025-09-22T07:10:00Z"/>
                <w:rFonts w:ascii="Arial" w:eastAsiaTheme="minorEastAsia" w:hAnsi="Arial" w:cs="Arial"/>
              </w:rPr>
              <w:pPrChange w:id="5848" w:author="JAVIERA PAZ LEFORT IBANEZ" w:date="2025-09-22T17:13:00Z" w16du:dateUtc="2025-09-22T20:13:00Z">
                <w:pPr>
                  <w:pStyle w:val="Prrafodelista"/>
                  <w:jc w:val="center"/>
                </w:pPr>
              </w:pPrChange>
            </w:pPr>
          </w:p>
        </w:tc>
        <w:tc>
          <w:tcPr>
            <w:tcW w:w="643" w:type="dxa"/>
            <w:tcPrChange w:id="5849" w:author="JAVIERA PAZ LEFORT IBANEZ" w:date="2025-09-22T04:10:00Z" w16du:dateUtc="2025-09-22T07:10:00Z">
              <w:tcPr>
                <w:tcW w:w="1325" w:type="dxa"/>
                <w:gridSpan w:val="2"/>
              </w:tcPr>
            </w:tcPrChange>
          </w:tcPr>
          <w:p w14:paraId="476D3CBA" w14:textId="3234F64C" w:rsidR="009F603E" w:rsidRDefault="009F603E">
            <w:pPr>
              <w:spacing w:line="360" w:lineRule="auto"/>
              <w:jc w:val="both"/>
              <w:rPr>
                <w:ins w:id="5850" w:author="JAVIERA PAZ LEFORT IBANEZ" w:date="2025-09-22T04:10:00Z" w16du:dateUtc="2025-09-22T07:10:00Z"/>
                <w:rFonts w:ascii="Arial" w:eastAsiaTheme="minorEastAsia" w:hAnsi="Arial" w:cs="Arial"/>
              </w:rPr>
              <w:pPrChange w:id="5851" w:author="JAVIERA PAZ LEFORT IBANEZ" w:date="2025-09-22T17:13:00Z" w16du:dateUtc="2025-09-22T20:13:00Z">
                <w:pPr>
                  <w:jc w:val="right"/>
                </w:pPr>
              </w:pPrChange>
            </w:pPr>
            <w:ins w:id="5852" w:author="JAVIERA PAZ LEFORT IBANEZ" w:date="2025-09-22T04:10:00Z" w16du:dateUtc="2025-09-22T07:10:00Z">
              <w:r>
                <w:rPr>
                  <w:rFonts w:ascii="Arial" w:eastAsiaTheme="minorEastAsia" w:hAnsi="Arial" w:cs="Arial"/>
                </w:rPr>
                <w:t>(41)</w:t>
              </w:r>
            </w:ins>
          </w:p>
        </w:tc>
      </w:tr>
    </w:tbl>
    <w:p w14:paraId="469EB13D" w14:textId="7745313E" w:rsidR="008857C5" w:rsidRPr="00B355AB" w:rsidRDefault="008857C5">
      <w:pPr>
        <w:spacing w:line="360" w:lineRule="auto"/>
        <w:ind w:left="708"/>
        <w:jc w:val="both"/>
        <w:rPr>
          <w:ins w:id="5853" w:author="JAVIERA PAZ LEFORT IBANEZ" w:date="2025-09-20T01:06:00Z" w16du:dateUtc="2025-09-20T04:06:00Z"/>
          <w:rFonts w:ascii="Arial" w:hAnsi="Arial" w:cs="Arial"/>
        </w:rPr>
        <w:pPrChange w:id="5854" w:author="JAVIERA PAZ LEFORT IBANEZ" w:date="2025-09-22T17:13:00Z" w16du:dateUtc="2025-09-22T20:13:00Z">
          <w:pPr>
            <w:pStyle w:val="Ttulo3"/>
          </w:pPr>
        </w:pPrChange>
      </w:pPr>
      <w:ins w:id="5855" w:author="JAVIERA PAZ LEFORT IBANEZ" w:date="2025-09-20T01:06:00Z" w16du:dateUtc="2025-09-20T04:06:00Z">
        <w:r w:rsidRPr="00B355AB">
          <w:rPr>
            <w:rFonts w:ascii="Arial" w:hAnsi="Arial" w:cs="Arial"/>
          </w:rPr>
          <w:t xml:space="preserve">Esta forma mantiene </w:t>
        </w:r>
      </w:ins>
      <m:oMath>
        <m:sSub>
          <m:sSubPr>
            <m:ctrlPr>
              <w:ins w:id="5856" w:author="JAVIERA PAZ LEFORT IBANEZ" w:date="2025-09-20T02:03:00Z" w16du:dateUtc="2025-09-20T05:03:00Z">
                <w:rPr>
                  <w:rFonts w:ascii="Cambria Math" w:hAnsi="Cambria Math" w:cs="Arial"/>
                  <w:i/>
                </w:rPr>
              </w:ins>
            </m:ctrlPr>
          </m:sSubPr>
          <m:e>
            <m:r>
              <w:ins w:id="5857" w:author="JAVIERA PAZ LEFORT IBANEZ" w:date="2025-09-20T02:03:00Z" w16du:dateUtc="2025-09-20T05:03:00Z">
                <w:rPr>
                  <w:rFonts w:ascii="Cambria Math" w:hAnsi="Cambria Math" w:cs="Arial"/>
                </w:rPr>
                <m:t>C</m:t>
              </w:ins>
            </m:r>
          </m:e>
          <m:sub>
            <m:r>
              <w:ins w:id="5858" w:author="JAVIERA PAZ LEFORT IBANEZ" w:date="2025-09-20T02:03:00Z" w16du:dateUtc="2025-09-20T05:03:00Z">
                <w:rPr>
                  <w:rFonts w:ascii="Cambria Math" w:hAnsi="Cambria Math" w:cs="Arial"/>
                </w:rPr>
                <m:t>poly</m:t>
              </w:ins>
            </m:r>
          </m:sub>
        </m:sSub>
        <m:d>
          <m:dPr>
            <m:ctrlPr>
              <w:ins w:id="5859" w:author="JAVIERA PAZ LEFORT IBANEZ" w:date="2025-09-20T02:03:00Z" w16du:dateUtc="2025-09-20T05:03:00Z">
                <w:rPr>
                  <w:rFonts w:ascii="Cambria Math" w:hAnsi="Cambria Math" w:cs="Arial"/>
                  <w:i/>
                </w:rPr>
              </w:ins>
            </m:ctrlPr>
          </m:dPr>
          <m:e>
            <m:r>
              <w:ins w:id="5860" w:author="JAVIERA PAZ LEFORT IBANEZ" w:date="2025-09-20T02:03:00Z" w16du:dateUtc="2025-09-20T05:03:00Z">
                <w:rPr>
                  <w:rFonts w:ascii="Cambria Math" w:hAnsi="Cambria Math" w:cs="Arial"/>
                </w:rPr>
                <m:t>0</m:t>
              </w:ins>
            </m:r>
          </m:e>
        </m:d>
        <m:r>
          <w:ins w:id="5861" w:author="JAVIERA PAZ LEFORT IBANEZ" w:date="2025-09-20T02:03:00Z" w16du:dateUtc="2025-09-20T05:03:00Z">
            <w:rPr>
              <w:rFonts w:ascii="Cambria Math" w:hAnsi="Cambria Math" w:cs="Arial"/>
            </w:rPr>
            <m:t>=</m:t>
          </w:ins>
        </m:r>
        <m:sSub>
          <m:sSubPr>
            <m:ctrlPr>
              <w:ins w:id="5862" w:author="JAVIERA PAZ LEFORT IBANEZ" w:date="2025-09-20T02:04:00Z" w16du:dateUtc="2025-09-20T05:04:00Z">
                <w:rPr>
                  <w:rFonts w:ascii="Cambria Math" w:hAnsi="Cambria Math" w:cs="Arial"/>
                  <w:i/>
                </w:rPr>
              </w:ins>
            </m:ctrlPr>
          </m:sSubPr>
          <m:e>
            <m:r>
              <w:ins w:id="5863" w:author="JAVIERA PAZ LEFORT IBANEZ" w:date="2025-09-20T02:04:00Z" w16du:dateUtc="2025-09-20T05:04:00Z">
                <w:rPr>
                  <w:rFonts w:ascii="Cambria Math" w:hAnsi="Cambria Math" w:cs="Arial"/>
                </w:rPr>
                <m:t>C</m:t>
              </w:ins>
            </m:r>
          </m:e>
          <m:sub>
            <m:r>
              <w:ins w:id="5864" w:author="JAVIERA PAZ LEFORT IBANEZ" w:date="2025-09-20T02:04:00Z" w16du:dateUtc="2025-09-20T05:04:00Z">
                <w:rPr>
                  <w:rFonts w:ascii="Cambria Math" w:hAnsi="Cambria Math" w:cs="Arial"/>
                </w:rPr>
                <m:t>poly,o</m:t>
              </w:ins>
            </m:r>
          </m:sub>
        </m:sSub>
      </m:oMath>
      <w:ins w:id="5865" w:author="JAVIERA PAZ LEFORT IBANEZ" w:date="2025-09-20T01:06:00Z" w16du:dateUtc="2025-09-20T04:06:00Z">
        <w:r w:rsidRPr="00B355AB">
          <w:rPr>
            <w:rFonts w:ascii="Arial" w:hAnsi="Arial" w:cs="Arial"/>
          </w:rPr>
          <w:t xml:space="preserve"> y refleja el aumento de concentración al disminuir </w:t>
        </w:r>
      </w:ins>
      <m:oMath>
        <m:sSub>
          <m:sSubPr>
            <m:ctrlPr>
              <w:ins w:id="5866" w:author="JAVIERA PAZ LEFORT IBANEZ" w:date="2025-09-20T02:04:00Z" w16du:dateUtc="2025-09-20T05:04:00Z">
                <w:rPr>
                  <w:rFonts w:ascii="Cambria Math" w:hAnsi="Cambria Math" w:cs="Arial"/>
                  <w:i/>
                </w:rPr>
              </w:ins>
            </m:ctrlPr>
          </m:sSubPr>
          <m:e>
            <m:r>
              <w:ins w:id="5867" w:author="JAVIERA PAZ LEFORT IBANEZ" w:date="2025-09-20T02:04:00Z" w16du:dateUtc="2025-09-20T05:04:00Z">
                <w:rPr>
                  <w:rFonts w:ascii="Cambria Math" w:hAnsi="Cambria Math" w:cs="Arial"/>
                </w:rPr>
                <m:t>f</m:t>
              </w:ins>
            </m:r>
          </m:e>
          <m:sub>
            <m:r>
              <w:ins w:id="5868" w:author="JAVIERA PAZ LEFORT IBANEZ" w:date="2025-09-20T02:04:00Z" w16du:dateUtc="2025-09-20T05:04:00Z">
                <w:rPr>
                  <w:rFonts w:ascii="Cambria Math" w:hAnsi="Cambria Math" w:cs="Arial"/>
                </w:rPr>
                <m:t>fibra</m:t>
              </w:ins>
            </m:r>
          </m:sub>
        </m:sSub>
      </m:oMath>
      <w:ins w:id="5869" w:author="JAVIERA PAZ LEFORT IBANEZ" w:date="2025-09-20T01:06:00Z" w16du:dateUtc="2025-09-20T04:06:00Z">
        <w:r w:rsidRPr="00B355AB">
          <w:rPr>
            <w:rFonts w:ascii="Arial" w:hAnsi="Arial" w:cs="Arial"/>
          </w:rPr>
          <w:t>.</w:t>
        </w:r>
      </w:ins>
    </w:p>
    <w:p w14:paraId="51024860" w14:textId="77777777" w:rsidR="008857C5" w:rsidRPr="00B355AB" w:rsidRDefault="008857C5">
      <w:pPr>
        <w:spacing w:line="360" w:lineRule="auto"/>
        <w:ind w:left="708"/>
        <w:jc w:val="both"/>
        <w:rPr>
          <w:ins w:id="5870" w:author="JAVIERA PAZ LEFORT IBANEZ" w:date="2025-09-20T01:06:00Z" w16du:dateUtc="2025-09-20T04:06:00Z"/>
          <w:rStyle w:val="nfasissutil"/>
          <w:rFonts w:ascii="Arial" w:hAnsi="Arial" w:cs="Arial"/>
          <w:rPrChange w:id="5871" w:author="JAVIERA PAZ LEFORT IBANEZ" w:date="2025-09-20T01:07:00Z" w16du:dateUtc="2025-09-20T04:07:00Z">
            <w:rPr>
              <w:ins w:id="5872" w:author="JAVIERA PAZ LEFORT IBANEZ" w:date="2025-09-20T01:06:00Z" w16du:dateUtc="2025-09-20T04:06:00Z"/>
              <w:rFonts w:eastAsiaTheme="minorHAnsi"/>
            </w:rPr>
          </w:rPrChange>
        </w:rPr>
        <w:pPrChange w:id="5873" w:author="JAVIERA PAZ LEFORT IBANEZ" w:date="2025-09-22T17:13:00Z" w16du:dateUtc="2025-09-22T20:13:00Z">
          <w:pPr>
            <w:pStyle w:val="Ttulo3"/>
          </w:pPr>
        </w:pPrChange>
      </w:pPr>
      <w:ins w:id="5874" w:author="JAVIERA PAZ LEFORT IBANEZ" w:date="2025-09-20T01:06:00Z" w16du:dateUtc="2025-09-20T04:06:00Z">
        <w:r w:rsidRPr="00B355AB">
          <w:rPr>
            <w:rStyle w:val="nfasissutil"/>
            <w:rFonts w:ascii="Arial" w:hAnsi="Arial" w:cs="Arial"/>
            <w:rPrChange w:id="5875" w:author="JAVIERA PAZ LEFORT IBANEZ" w:date="2025-09-20T01:07:00Z" w16du:dateUtc="2025-09-20T04:07:00Z">
              <w:rPr/>
            </w:rPrChange>
          </w:rPr>
          <w:t>Magnitudes integradas y métricas de operación</w:t>
        </w:r>
      </w:ins>
    </w:p>
    <w:p w14:paraId="5F9F7532" w14:textId="1EEB2126" w:rsidR="008857C5" w:rsidRPr="00B355AB" w:rsidRDefault="008857C5">
      <w:pPr>
        <w:spacing w:line="360" w:lineRule="auto"/>
        <w:ind w:left="708"/>
        <w:jc w:val="both"/>
        <w:rPr>
          <w:ins w:id="5876" w:author="JAVIERA PAZ LEFORT IBANEZ" w:date="2025-09-20T01:06:00Z" w16du:dateUtc="2025-09-20T04:06:00Z"/>
          <w:rFonts w:ascii="Arial" w:hAnsi="Arial" w:cs="Arial"/>
        </w:rPr>
        <w:pPrChange w:id="5877" w:author="JAVIERA PAZ LEFORT IBANEZ" w:date="2025-09-22T17:13:00Z" w16du:dateUtc="2025-09-22T20:13:00Z">
          <w:pPr>
            <w:pStyle w:val="Ttulo3"/>
          </w:pPr>
        </w:pPrChange>
      </w:pPr>
      <w:ins w:id="5878" w:author="JAVIERA PAZ LEFORT IBANEZ" w:date="2025-09-20T01:06:00Z" w16du:dateUtc="2025-09-20T04:06:00Z">
        <w:r w:rsidRPr="00B355AB">
          <w:rPr>
            <w:rFonts w:ascii="Arial" w:hAnsi="Arial" w:cs="Arial"/>
          </w:rPr>
          <w:t>Promedio axial del flujo</w:t>
        </w:r>
      </w:ins>
      <w:ins w:id="5879" w:author="JAVIERA PAZ LEFORT IBANEZ" w:date="2025-09-22T04:11:00Z" w16du:dateUtc="2025-09-22T07:11:00Z">
        <w:r w:rsidR="00F62F29">
          <w:rPr>
            <w:rFonts w:ascii="Arial" w:hAnsi="Arial" w:cs="Arial"/>
          </w:rPr>
          <w:t xml:space="preserve">: ver </w:t>
        </w:r>
        <w:proofErr w:type="spellStart"/>
        <w:r w:rsidR="00F62F29">
          <w:rPr>
            <w:rFonts w:ascii="Arial" w:hAnsi="Arial" w:cs="Arial"/>
          </w:rPr>
          <w:t>ec</w:t>
        </w:r>
        <w:proofErr w:type="spellEnd"/>
        <w:r w:rsidR="00F62F29">
          <w:rPr>
            <w:rFonts w:ascii="Arial" w:hAnsi="Arial" w:cs="Arial"/>
          </w:rPr>
          <w:t>. 32.</w:t>
        </w:r>
      </w:ins>
    </w:p>
    <w:p w14:paraId="035FF5B4" w14:textId="585BD864" w:rsidR="008857C5" w:rsidRPr="00B355AB" w:rsidRDefault="008857C5">
      <w:pPr>
        <w:spacing w:line="360" w:lineRule="auto"/>
        <w:ind w:left="708"/>
        <w:jc w:val="both"/>
        <w:rPr>
          <w:ins w:id="5880" w:author="JAVIERA PAZ LEFORT IBANEZ" w:date="2025-09-20T01:06:00Z" w16du:dateUtc="2025-09-20T04:06:00Z"/>
          <w:rFonts w:ascii="Arial" w:eastAsiaTheme="minorEastAsia" w:hAnsi="Arial" w:cs="Arial"/>
          <w:rPrChange w:id="5881" w:author="JAVIERA PAZ LEFORT IBANEZ" w:date="2025-09-20T02:09:00Z" w16du:dateUtc="2025-09-20T05:09:00Z">
            <w:rPr>
              <w:ins w:id="5882" w:author="JAVIERA PAZ LEFORT IBANEZ" w:date="2025-09-20T01:06:00Z" w16du:dateUtc="2025-09-20T04:06:00Z"/>
            </w:rPr>
          </w:rPrChange>
        </w:rPr>
        <w:pPrChange w:id="5883" w:author="JAVIERA PAZ LEFORT IBANEZ" w:date="2025-09-22T17:13:00Z" w16du:dateUtc="2025-09-22T20:13:00Z">
          <w:pPr>
            <w:pStyle w:val="Ttulo3"/>
          </w:pPr>
        </w:pPrChange>
      </w:pPr>
      <w:ins w:id="5884" w:author="JAVIERA PAZ LEFORT IBANEZ" w:date="2025-09-20T01:06:00Z" w16du:dateUtc="2025-09-20T04:06:00Z">
        <w:r w:rsidRPr="00B355AB">
          <w:rPr>
            <w:rFonts w:ascii="Arial" w:hAnsi="Arial" w:cs="Arial"/>
          </w:rPr>
          <w:t xml:space="preserve">Masa integrada: </w:t>
        </w:r>
      </w:ins>
      <w:ins w:id="5885" w:author="JAVIERA PAZ LEFORT IBANEZ" w:date="2025-09-22T04:11:00Z" w16du:dateUtc="2025-09-22T07:11:00Z">
        <w:r w:rsidR="00F62F29">
          <w:rPr>
            <w:rFonts w:ascii="Arial" w:hAnsi="Arial" w:cs="Arial"/>
          </w:rPr>
          <w:t xml:space="preserve">ver </w:t>
        </w:r>
        <w:proofErr w:type="spellStart"/>
        <w:r w:rsidR="00F62F29">
          <w:rPr>
            <w:rFonts w:ascii="Arial" w:hAnsi="Arial" w:cs="Arial"/>
          </w:rPr>
          <w:t>ec</w:t>
        </w:r>
        <w:proofErr w:type="spellEnd"/>
        <w:r w:rsidR="00F62F29">
          <w:rPr>
            <w:rFonts w:ascii="Arial" w:hAnsi="Arial" w:cs="Arial"/>
          </w:rPr>
          <w:t>. 33.</w:t>
        </w:r>
      </w:ins>
    </w:p>
    <w:p w14:paraId="3D3ACD59" w14:textId="58E75439" w:rsidR="00E84B16" w:rsidRPr="009F603E" w:rsidRDefault="008857C5">
      <w:pPr>
        <w:spacing w:line="360" w:lineRule="auto"/>
        <w:ind w:left="708"/>
        <w:jc w:val="both"/>
        <w:rPr>
          <w:ins w:id="5886" w:author="JAVIERA PAZ LEFORT IBANEZ" w:date="2025-09-22T04:10:00Z" w16du:dateUtc="2025-09-22T07:10:00Z"/>
          <w:rFonts w:ascii="Arial" w:hAnsi="Arial" w:cs="Arial"/>
          <w:rPrChange w:id="5887" w:author="JAVIERA PAZ LEFORT IBANEZ" w:date="2025-09-22T04:10:00Z" w16du:dateUtc="2025-09-22T07:10:00Z">
            <w:rPr>
              <w:ins w:id="5888" w:author="JAVIERA PAZ LEFORT IBANEZ" w:date="2025-09-22T04:10:00Z" w16du:dateUtc="2025-09-22T07:10:00Z"/>
              <w:rFonts w:ascii="Arial" w:eastAsiaTheme="minorEastAsia" w:hAnsi="Arial" w:cs="Arial"/>
            </w:rPr>
          </w:rPrChange>
        </w:rPr>
        <w:pPrChange w:id="5889" w:author="JAVIERA PAZ LEFORT IBANEZ" w:date="2025-09-22T17:13:00Z" w16du:dateUtc="2025-09-22T20:13:00Z">
          <w:pPr>
            <w:jc w:val="both"/>
          </w:pPr>
        </w:pPrChange>
      </w:pPr>
      <w:proofErr w:type="spellStart"/>
      <w:ins w:id="5890" w:author="JAVIERA PAZ LEFORT IBANEZ" w:date="2025-09-20T01:06:00Z" w16du:dateUtc="2025-09-20T04:06:00Z">
        <w:r w:rsidRPr="00B355AB">
          <w:rPr>
            <w:rFonts w:ascii="Arial" w:hAnsi="Arial" w:cs="Arial"/>
          </w:rPr>
          <w:t>Stage-cut</w:t>
        </w:r>
        <w:proofErr w:type="spellEnd"/>
        <w:r w:rsidRPr="00B355AB">
          <w:rPr>
            <w:rFonts w:ascii="Arial" w:hAnsi="Arial" w:cs="Arial"/>
          </w:rPr>
          <w:t xml:space="preserve"> (fibra): fracción de agua extraída desde el lumen,</w:t>
        </w:r>
      </w:ins>
    </w:p>
    <w:tbl>
      <w:tblPr>
        <w:tblStyle w:val="Tablaconcuadrcula"/>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891" w:author="JAVIERA PAZ LEFORT IBANEZ" w:date="2025-09-22T04:11:00Z" w16du:dateUtc="2025-09-22T07:11:00Z">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195"/>
        <w:gridCol w:w="643"/>
        <w:tblGridChange w:id="5892">
          <w:tblGrid>
            <w:gridCol w:w="7513"/>
            <w:gridCol w:w="682"/>
            <w:gridCol w:w="643"/>
          </w:tblGrid>
        </w:tblGridChange>
      </w:tblGrid>
      <w:tr w:rsidR="009F603E" w14:paraId="50BCA21A" w14:textId="77777777" w:rsidTr="00D26ADE">
        <w:trPr>
          <w:ins w:id="5893" w:author="JAVIERA PAZ LEFORT IBANEZ" w:date="2025-09-22T04:10:00Z"/>
        </w:trPr>
        <w:tc>
          <w:tcPr>
            <w:tcW w:w="8195" w:type="dxa"/>
            <w:tcPrChange w:id="5894" w:author="JAVIERA PAZ LEFORT IBANEZ" w:date="2025-09-22T04:11:00Z" w16du:dateUtc="2025-09-22T07:11:00Z">
              <w:tcPr>
                <w:tcW w:w="7513" w:type="dxa"/>
              </w:tcPr>
            </w:tcPrChange>
          </w:tcPr>
          <w:p w14:paraId="31B273DC" w14:textId="77777777" w:rsidR="009F603E" w:rsidRPr="009F603E" w:rsidRDefault="00000000">
            <w:pPr>
              <w:spacing w:line="360" w:lineRule="auto"/>
              <w:jc w:val="both"/>
              <w:rPr>
                <w:ins w:id="5895" w:author="JAVIERA PAZ LEFORT IBANEZ" w:date="2025-09-22T04:10:00Z" w16du:dateUtc="2025-09-22T07:10:00Z"/>
                <w:rFonts w:ascii="Arial" w:eastAsiaTheme="minorEastAsia" w:hAnsi="Arial" w:cs="Arial"/>
              </w:rPr>
              <w:pPrChange w:id="5896" w:author="JAVIERA PAZ LEFORT IBANEZ" w:date="2025-09-22T17:13:00Z" w16du:dateUtc="2025-09-22T20:13:00Z">
                <w:pPr>
                  <w:jc w:val="both"/>
                </w:pPr>
              </w:pPrChange>
            </w:pPr>
            <m:oMathPara>
              <m:oMath>
                <m:sSub>
                  <m:sSubPr>
                    <m:ctrlPr>
                      <w:ins w:id="5897" w:author="JAVIERA PAZ LEFORT IBANEZ" w:date="2025-09-22T04:10:00Z" w16du:dateUtc="2025-09-22T07:10:00Z">
                        <w:rPr>
                          <w:rFonts w:ascii="Cambria Math" w:hAnsi="Cambria Math" w:cs="Arial"/>
                          <w:i/>
                        </w:rPr>
                      </w:ins>
                    </m:ctrlPr>
                  </m:sSubPr>
                  <m:e>
                    <m:r>
                      <w:ins w:id="5898" w:author="JAVIERA PAZ LEFORT IBANEZ" w:date="2025-09-22T04:10:00Z" w16du:dateUtc="2025-09-22T07:10:00Z">
                        <w:rPr>
                          <w:rFonts w:ascii="Cambria Math" w:hAnsi="Cambria Math" w:cs="Arial"/>
                        </w:rPr>
                        <m:t>SC</m:t>
                      </w:ins>
                    </m:r>
                  </m:e>
                  <m:sub>
                    <m:r>
                      <w:ins w:id="5899" w:author="JAVIERA PAZ LEFORT IBANEZ" w:date="2025-09-22T04:10:00Z" w16du:dateUtc="2025-09-22T07:10:00Z">
                        <w:rPr>
                          <w:rFonts w:ascii="Cambria Math" w:hAnsi="Cambria Math" w:cs="Arial"/>
                        </w:rPr>
                        <m:t>f</m:t>
                      </w:ins>
                    </m:r>
                  </m:sub>
                </m:sSub>
                <m:r>
                  <w:ins w:id="5900" w:author="JAVIERA PAZ LEFORT IBANEZ" w:date="2025-09-22T04:10:00Z" w16du:dateUtc="2025-09-22T07:10:00Z">
                    <w:rPr>
                      <w:rFonts w:ascii="Cambria Math" w:hAnsi="Cambria Math" w:cs="Arial"/>
                    </w:rPr>
                    <m:t>=</m:t>
                  </w:ins>
                </m:r>
                <m:f>
                  <m:fPr>
                    <m:ctrlPr>
                      <w:ins w:id="5901" w:author="JAVIERA PAZ LEFORT IBANEZ" w:date="2025-09-22T04:10:00Z" w16du:dateUtc="2025-09-22T07:10:00Z">
                        <w:rPr>
                          <w:rFonts w:ascii="Cambria Math" w:hAnsi="Cambria Math" w:cs="Arial"/>
                          <w:i/>
                        </w:rPr>
                      </w:ins>
                    </m:ctrlPr>
                  </m:fPr>
                  <m:num>
                    <m:sSub>
                      <m:sSubPr>
                        <m:ctrlPr>
                          <w:ins w:id="5902" w:author="JAVIERA PAZ LEFORT IBANEZ" w:date="2025-09-22T04:10:00Z" w16du:dateUtc="2025-09-22T07:10:00Z">
                            <w:rPr>
                              <w:rFonts w:ascii="Cambria Math" w:eastAsiaTheme="minorEastAsia" w:hAnsi="Cambria Math" w:cs="Arial"/>
                              <w:i/>
                            </w:rPr>
                          </w:ins>
                        </m:ctrlPr>
                      </m:sSubPr>
                      <m:e>
                        <m:r>
                          <w:ins w:id="5903" w:author="JAVIERA PAZ LEFORT IBANEZ" w:date="2025-09-22T04:10:00Z" w16du:dateUtc="2025-09-22T07:10:00Z">
                            <w:rPr>
                              <w:rFonts w:ascii="Cambria Math" w:eastAsiaTheme="minorEastAsia" w:hAnsi="Cambria Math" w:cs="Arial"/>
                            </w:rPr>
                            <m:t>ρ</m:t>
                          </w:ins>
                        </m:r>
                      </m:e>
                      <m:sub>
                        <m:r>
                          <w:ins w:id="5904" w:author="JAVIERA PAZ LEFORT IBANEZ" w:date="2025-09-22T04:10:00Z" w16du:dateUtc="2025-09-22T07:10:00Z">
                            <w:rPr>
                              <w:rFonts w:ascii="Cambria Math" w:eastAsiaTheme="minorEastAsia" w:hAnsi="Cambria Math" w:cs="Arial"/>
                            </w:rPr>
                            <m:t>f</m:t>
                          </w:ins>
                        </m:r>
                      </m:sub>
                    </m:sSub>
                    <m:sSub>
                      <m:sSubPr>
                        <m:ctrlPr>
                          <w:ins w:id="5905" w:author="JAVIERA PAZ LEFORT IBANEZ" w:date="2025-09-22T04:10:00Z" w16du:dateUtc="2025-09-22T07:10:00Z">
                            <w:rPr>
                              <w:rFonts w:ascii="Cambria Math" w:eastAsiaTheme="minorEastAsia" w:hAnsi="Cambria Math" w:cs="Arial"/>
                              <w:i/>
                            </w:rPr>
                          </w:ins>
                        </m:ctrlPr>
                      </m:sSubPr>
                      <m:e>
                        <m:r>
                          <w:ins w:id="5906" w:author="JAVIERA PAZ LEFORT IBANEZ" w:date="2025-09-22T04:10:00Z" w16du:dateUtc="2025-09-22T07:10:00Z">
                            <w:rPr>
                              <w:rFonts w:ascii="Cambria Math" w:eastAsiaTheme="minorEastAsia" w:hAnsi="Cambria Math" w:cs="Arial"/>
                            </w:rPr>
                            <m:t>Q</m:t>
                          </w:ins>
                        </m:r>
                      </m:e>
                      <m:sub>
                        <m:r>
                          <w:ins w:id="5907" w:author="JAVIERA PAZ LEFORT IBANEZ" w:date="2025-09-22T04:10:00Z" w16du:dateUtc="2025-09-22T07:10:00Z">
                            <w:rPr>
                              <w:rFonts w:ascii="Cambria Math" w:eastAsiaTheme="minorEastAsia" w:hAnsi="Cambria Math" w:cs="Arial"/>
                            </w:rPr>
                            <m:t>f</m:t>
                          </w:ins>
                        </m:r>
                      </m:sub>
                    </m:sSub>
                    <m:r>
                      <w:ins w:id="5908" w:author="JAVIERA PAZ LEFORT IBANEZ" w:date="2025-09-22T04:10:00Z" w16du:dateUtc="2025-09-22T07:10:00Z">
                        <w:rPr>
                          <w:rFonts w:ascii="Cambria Math" w:eastAsiaTheme="minorEastAsia" w:hAnsi="Cambria Math" w:cs="Arial"/>
                        </w:rPr>
                        <m:t>[</m:t>
                      </w:ins>
                    </m:r>
                    <m:sSub>
                      <m:sSubPr>
                        <m:ctrlPr>
                          <w:ins w:id="5909" w:author="JAVIERA PAZ LEFORT IBANEZ" w:date="2025-09-22T04:10:00Z" w16du:dateUtc="2025-09-22T07:10:00Z">
                            <w:rPr>
                              <w:rFonts w:ascii="Cambria Math" w:hAnsi="Cambria Math" w:cs="Arial"/>
                              <w:i/>
                            </w:rPr>
                          </w:ins>
                        </m:ctrlPr>
                      </m:sSubPr>
                      <m:e>
                        <m:r>
                          <w:ins w:id="5910" w:author="JAVIERA PAZ LEFORT IBANEZ" w:date="2025-09-22T04:10:00Z" w16du:dateUtc="2025-09-22T07:10:00Z">
                            <w:rPr>
                              <w:rFonts w:ascii="Cambria Math" w:hAnsi="Cambria Math" w:cs="Arial"/>
                            </w:rPr>
                            <m:t>f</m:t>
                          </w:ins>
                        </m:r>
                      </m:e>
                      <m:sub>
                        <m:r>
                          <w:ins w:id="5911" w:author="JAVIERA PAZ LEFORT IBANEZ" w:date="2025-09-22T04:10:00Z" w16du:dateUtc="2025-09-22T07:10:00Z">
                            <w:rPr>
                              <w:rFonts w:ascii="Cambria Math" w:hAnsi="Cambria Math" w:cs="Arial"/>
                            </w:rPr>
                            <m:t>fibra,in</m:t>
                          </w:ins>
                        </m:r>
                      </m:sub>
                    </m:sSub>
                    <m:r>
                      <w:ins w:id="5912" w:author="JAVIERA PAZ LEFORT IBANEZ" w:date="2025-09-22T04:10:00Z" w16du:dateUtc="2025-09-22T07:10:00Z">
                        <w:rPr>
                          <w:rFonts w:ascii="Cambria Math" w:hAnsi="Cambria Math" w:cs="Arial"/>
                        </w:rPr>
                        <m:t>-</m:t>
                      </w:ins>
                    </m:r>
                    <m:sSub>
                      <m:sSubPr>
                        <m:ctrlPr>
                          <w:ins w:id="5913" w:author="JAVIERA PAZ LEFORT IBANEZ" w:date="2025-09-22T04:10:00Z" w16du:dateUtc="2025-09-22T07:10:00Z">
                            <w:rPr>
                              <w:rFonts w:ascii="Cambria Math" w:hAnsi="Cambria Math" w:cs="Arial"/>
                              <w:i/>
                            </w:rPr>
                          </w:ins>
                        </m:ctrlPr>
                      </m:sSubPr>
                      <m:e>
                        <m:r>
                          <w:ins w:id="5914" w:author="JAVIERA PAZ LEFORT IBANEZ" w:date="2025-09-22T04:10:00Z" w16du:dateUtc="2025-09-22T07:10:00Z">
                            <w:rPr>
                              <w:rFonts w:ascii="Cambria Math" w:hAnsi="Cambria Math" w:cs="Arial"/>
                            </w:rPr>
                            <m:t>f</m:t>
                          </w:ins>
                        </m:r>
                      </m:e>
                      <m:sub>
                        <m:r>
                          <w:ins w:id="5915" w:author="JAVIERA PAZ LEFORT IBANEZ" w:date="2025-09-22T04:10:00Z" w16du:dateUtc="2025-09-22T07:10:00Z">
                            <w:rPr>
                              <w:rFonts w:ascii="Cambria Math" w:hAnsi="Cambria Math" w:cs="Arial"/>
                            </w:rPr>
                            <m:t>fibra,out</m:t>
                          </w:ins>
                        </m:r>
                      </m:sub>
                    </m:sSub>
                    <m:r>
                      <w:ins w:id="5916" w:author="JAVIERA PAZ LEFORT IBANEZ" w:date="2025-09-22T04:10:00Z" w16du:dateUtc="2025-09-22T07:10:00Z">
                        <w:rPr>
                          <w:rFonts w:ascii="Cambria Math" w:hAnsi="Cambria Math" w:cs="Arial"/>
                        </w:rPr>
                        <m:t>]</m:t>
                      </w:ins>
                    </m:r>
                  </m:num>
                  <m:den>
                    <m:sSub>
                      <m:sSubPr>
                        <m:ctrlPr>
                          <w:ins w:id="5917" w:author="JAVIERA PAZ LEFORT IBANEZ" w:date="2025-09-22T04:10:00Z" w16du:dateUtc="2025-09-22T07:10:00Z">
                            <w:rPr>
                              <w:rFonts w:ascii="Cambria Math" w:eastAsiaTheme="minorEastAsia" w:hAnsi="Cambria Math" w:cs="Arial"/>
                              <w:i/>
                            </w:rPr>
                          </w:ins>
                        </m:ctrlPr>
                      </m:sSubPr>
                      <m:e>
                        <m:r>
                          <w:ins w:id="5918" w:author="JAVIERA PAZ LEFORT IBANEZ" w:date="2025-09-22T04:10:00Z" w16du:dateUtc="2025-09-22T07:10:00Z">
                            <w:rPr>
                              <w:rFonts w:ascii="Cambria Math" w:eastAsiaTheme="minorEastAsia" w:hAnsi="Cambria Math" w:cs="Arial"/>
                            </w:rPr>
                            <m:t>ρ</m:t>
                          </w:ins>
                        </m:r>
                      </m:e>
                      <m:sub>
                        <m:r>
                          <w:ins w:id="5919" w:author="JAVIERA PAZ LEFORT IBANEZ" w:date="2025-09-22T04:10:00Z" w16du:dateUtc="2025-09-22T07:10:00Z">
                            <w:rPr>
                              <w:rFonts w:ascii="Cambria Math" w:eastAsiaTheme="minorEastAsia" w:hAnsi="Cambria Math" w:cs="Arial"/>
                            </w:rPr>
                            <m:t>f</m:t>
                          </w:ins>
                        </m:r>
                      </m:sub>
                    </m:sSub>
                    <m:sSub>
                      <m:sSubPr>
                        <m:ctrlPr>
                          <w:ins w:id="5920" w:author="JAVIERA PAZ LEFORT IBANEZ" w:date="2025-09-22T04:10:00Z" w16du:dateUtc="2025-09-22T07:10:00Z">
                            <w:rPr>
                              <w:rFonts w:ascii="Cambria Math" w:eastAsiaTheme="minorEastAsia" w:hAnsi="Cambria Math" w:cs="Arial"/>
                              <w:i/>
                            </w:rPr>
                          </w:ins>
                        </m:ctrlPr>
                      </m:sSubPr>
                      <m:e>
                        <m:r>
                          <w:ins w:id="5921" w:author="JAVIERA PAZ LEFORT IBANEZ" w:date="2025-09-22T04:10:00Z" w16du:dateUtc="2025-09-22T07:10:00Z">
                            <w:rPr>
                              <w:rFonts w:ascii="Cambria Math" w:eastAsiaTheme="minorEastAsia" w:hAnsi="Cambria Math" w:cs="Arial"/>
                            </w:rPr>
                            <m:t>Q</m:t>
                          </w:ins>
                        </m:r>
                      </m:e>
                      <m:sub>
                        <m:r>
                          <w:ins w:id="5922" w:author="JAVIERA PAZ LEFORT IBANEZ" w:date="2025-09-22T04:10:00Z" w16du:dateUtc="2025-09-22T07:10:00Z">
                            <w:rPr>
                              <w:rFonts w:ascii="Cambria Math" w:eastAsiaTheme="minorEastAsia" w:hAnsi="Cambria Math" w:cs="Arial"/>
                            </w:rPr>
                            <m:t>f</m:t>
                          </w:ins>
                        </m:r>
                      </m:sub>
                    </m:sSub>
                    <m:sSub>
                      <m:sSubPr>
                        <m:ctrlPr>
                          <w:ins w:id="5923" w:author="JAVIERA PAZ LEFORT IBANEZ" w:date="2025-09-22T04:10:00Z" w16du:dateUtc="2025-09-22T07:10:00Z">
                            <w:rPr>
                              <w:rFonts w:ascii="Cambria Math" w:hAnsi="Cambria Math" w:cs="Arial"/>
                              <w:i/>
                            </w:rPr>
                          </w:ins>
                        </m:ctrlPr>
                      </m:sSubPr>
                      <m:e>
                        <m:r>
                          <w:ins w:id="5924" w:author="JAVIERA PAZ LEFORT IBANEZ" w:date="2025-09-22T04:10:00Z" w16du:dateUtc="2025-09-22T07:10:00Z">
                            <w:rPr>
                              <w:rFonts w:ascii="Cambria Math" w:hAnsi="Cambria Math" w:cs="Arial"/>
                            </w:rPr>
                            <m:t>f</m:t>
                          </w:ins>
                        </m:r>
                      </m:e>
                      <m:sub>
                        <m:r>
                          <w:ins w:id="5925" w:author="JAVIERA PAZ LEFORT IBANEZ" w:date="2025-09-22T04:10:00Z" w16du:dateUtc="2025-09-22T07:10:00Z">
                            <w:rPr>
                              <w:rFonts w:ascii="Cambria Math" w:hAnsi="Cambria Math" w:cs="Arial"/>
                            </w:rPr>
                            <m:t>fibra,in</m:t>
                          </w:ins>
                        </m:r>
                      </m:sub>
                    </m:sSub>
                  </m:den>
                </m:f>
              </m:oMath>
            </m:oMathPara>
          </w:p>
          <w:p w14:paraId="0EC2FC99" w14:textId="77777777" w:rsidR="009F603E" w:rsidRPr="00E83F78" w:rsidRDefault="009F603E">
            <w:pPr>
              <w:pStyle w:val="Prrafodelista"/>
              <w:spacing w:line="360" w:lineRule="auto"/>
              <w:jc w:val="both"/>
              <w:rPr>
                <w:ins w:id="5926" w:author="JAVIERA PAZ LEFORT IBANEZ" w:date="2025-09-22T04:10:00Z" w16du:dateUtc="2025-09-22T07:10:00Z"/>
                <w:rFonts w:ascii="Arial" w:eastAsiaTheme="minorEastAsia" w:hAnsi="Arial" w:cs="Arial"/>
              </w:rPr>
              <w:pPrChange w:id="5927" w:author="JAVIERA PAZ LEFORT IBANEZ" w:date="2025-09-22T17:13:00Z" w16du:dateUtc="2025-09-22T20:13:00Z">
                <w:pPr>
                  <w:pStyle w:val="Prrafodelista"/>
                  <w:jc w:val="center"/>
                </w:pPr>
              </w:pPrChange>
            </w:pPr>
          </w:p>
        </w:tc>
        <w:tc>
          <w:tcPr>
            <w:tcW w:w="643" w:type="dxa"/>
            <w:tcPrChange w:id="5928" w:author="JAVIERA PAZ LEFORT IBANEZ" w:date="2025-09-22T04:11:00Z" w16du:dateUtc="2025-09-22T07:11:00Z">
              <w:tcPr>
                <w:tcW w:w="1325" w:type="dxa"/>
                <w:gridSpan w:val="2"/>
              </w:tcPr>
            </w:tcPrChange>
          </w:tcPr>
          <w:p w14:paraId="696131B3" w14:textId="1133F97C" w:rsidR="009F603E" w:rsidRDefault="009F603E">
            <w:pPr>
              <w:spacing w:line="360" w:lineRule="auto"/>
              <w:jc w:val="both"/>
              <w:rPr>
                <w:ins w:id="5929" w:author="JAVIERA PAZ LEFORT IBANEZ" w:date="2025-09-22T04:10:00Z" w16du:dateUtc="2025-09-22T07:10:00Z"/>
                <w:rFonts w:ascii="Arial" w:eastAsiaTheme="minorEastAsia" w:hAnsi="Arial" w:cs="Arial"/>
              </w:rPr>
              <w:pPrChange w:id="5930" w:author="JAVIERA PAZ LEFORT IBANEZ" w:date="2025-09-22T17:13:00Z" w16du:dateUtc="2025-09-22T20:13:00Z">
                <w:pPr>
                  <w:jc w:val="right"/>
                </w:pPr>
              </w:pPrChange>
            </w:pPr>
            <w:ins w:id="5931" w:author="JAVIERA PAZ LEFORT IBANEZ" w:date="2025-09-22T04:10:00Z" w16du:dateUtc="2025-09-22T07:10:00Z">
              <w:r>
                <w:rPr>
                  <w:rFonts w:ascii="Arial" w:eastAsiaTheme="minorEastAsia" w:hAnsi="Arial" w:cs="Arial"/>
                </w:rPr>
                <w:t>(42)</w:t>
              </w:r>
            </w:ins>
          </w:p>
        </w:tc>
      </w:tr>
    </w:tbl>
    <w:p w14:paraId="1F943E48" w14:textId="0EDA7F84" w:rsidR="008857C5" w:rsidRPr="00B355AB" w:rsidRDefault="008857C5">
      <w:pPr>
        <w:spacing w:line="360" w:lineRule="auto"/>
        <w:ind w:left="708"/>
        <w:jc w:val="both"/>
        <w:rPr>
          <w:ins w:id="5932" w:author="JAVIERA PAZ LEFORT IBANEZ" w:date="2025-09-20T01:06:00Z" w16du:dateUtc="2025-09-20T04:06:00Z"/>
          <w:rFonts w:ascii="Arial" w:hAnsi="Arial" w:cs="Arial"/>
        </w:rPr>
        <w:pPrChange w:id="5933" w:author="JAVIERA PAZ LEFORT IBANEZ" w:date="2025-09-22T17:13:00Z" w16du:dateUtc="2025-09-22T20:13:00Z">
          <w:pPr>
            <w:pStyle w:val="Ttulo3"/>
          </w:pPr>
        </w:pPrChange>
      </w:pPr>
      <w:ins w:id="5934" w:author="JAVIERA PAZ LEFORT IBANEZ" w:date="2025-09-20T01:06:00Z" w16du:dateUtc="2025-09-20T04:06:00Z">
        <w:r w:rsidRPr="00B355AB">
          <w:rPr>
            <w:rFonts w:ascii="Arial" w:hAnsi="Arial" w:cs="Arial"/>
          </w:rPr>
          <w:t xml:space="preserve">Productividad del módulo: </w:t>
        </w:r>
      </w:ins>
      <m:oMath>
        <m:r>
          <w:ins w:id="5935" w:author="JAVIERA PAZ LEFORT IBANEZ" w:date="2025-09-20T02:14:00Z" w16du:dateUtc="2025-09-20T05:14:00Z">
            <m:rPr>
              <m:sty m:val="p"/>
            </m:rPr>
            <w:rPr>
              <w:rFonts w:ascii="Cambria Math" w:hAnsi="Cambria Math" w:cs="Arial"/>
            </w:rPr>
            <m:t>Ρ</m:t>
          </w:ins>
        </m:r>
        <m:r>
          <w:ins w:id="5936" w:author="JAVIERA PAZ LEFORT IBANEZ" w:date="2025-09-20T02:13:00Z" w16du:dateUtc="2025-09-20T05:13:00Z">
            <w:rPr>
              <w:rFonts w:ascii="Cambria Math" w:hAnsi="Cambria Math" w:cs="Arial"/>
            </w:rPr>
            <m:t xml:space="preserve">= </m:t>
          </w:ins>
        </m:r>
        <m:sSub>
          <m:sSubPr>
            <m:ctrlPr>
              <w:ins w:id="5937" w:author="JAVIERA PAZ LEFORT IBANEZ" w:date="2025-09-20T02:14:00Z" w16du:dateUtc="2025-09-20T05:14:00Z">
                <w:rPr>
                  <w:rFonts w:ascii="Cambria Math" w:hAnsi="Cambria Math" w:cs="Arial"/>
                  <w:i/>
                </w:rPr>
              </w:ins>
            </m:ctrlPr>
          </m:sSubPr>
          <m:e>
            <m:acc>
              <m:accPr>
                <m:chr m:val="̇"/>
                <m:ctrlPr>
                  <w:ins w:id="5938" w:author="JAVIERA PAZ LEFORT IBANEZ" w:date="2025-09-20T02:14:00Z" w16du:dateUtc="2025-09-20T05:14:00Z">
                    <w:rPr>
                      <w:rFonts w:ascii="Cambria Math" w:hAnsi="Cambria Math" w:cs="Arial"/>
                      <w:i/>
                    </w:rPr>
                  </w:ins>
                </m:ctrlPr>
              </m:accPr>
              <m:e>
                <m:r>
                  <w:ins w:id="5939" w:author="JAVIERA PAZ LEFORT IBANEZ" w:date="2025-09-20T02:14:00Z" w16du:dateUtc="2025-09-20T05:14:00Z">
                    <w:rPr>
                      <w:rFonts w:ascii="Cambria Math" w:hAnsi="Cambria Math" w:cs="Arial"/>
                    </w:rPr>
                    <m:t>m</m:t>
                  </w:ins>
                </m:r>
              </m:e>
            </m:acc>
          </m:e>
          <m:sub>
            <m:r>
              <w:ins w:id="5940" w:author="JAVIERA PAZ LEFORT IBANEZ" w:date="2025-09-20T02:14:00Z" w16du:dateUtc="2025-09-20T05:14:00Z">
                <w:rPr>
                  <w:rFonts w:ascii="Cambria Math" w:hAnsi="Cambria Math" w:cs="Arial"/>
                </w:rPr>
                <m:t>int</m:t>
              </w:ins>
            </m:r>
          </m:sub>
        </m:sSub>
        <m:r>
          <w:ins w:id="5941" w:author="JAVIERA PAZ LEFORT IBANEZ" w:date="2025-09-20T02:14:00Z" w16du:dateUtc="2025-09-20T05:14:00Z">
            <w:rPr>
              <w:rFonts w:ascii="Cambria Math" w:hAnsi="Cambria Math" w:cs="Arial"/>
            </w:rPr>
            <m:t xml:space="preserve"> </m:t>
          </w:ins>
        </m:r>
      </m:oMath>
      <w:ins w:id="5942" w:author="JAVIERA PAZ LEFORT IBANEZ" w:date="2025-09-20T01:06:00Z" w16du:dateUtc="2025-09-20T04:06:00Z">
        <w:r w:rsidRPr="00B355AB">
          <w:rPr>
            <w:rFonts w:ascii="Arial" w:hAnsi="Arial" w:cs="Arial"/>
          </w:rPr>
          <w:t xml:space="preserve">en </w:t>
        </w:r>
      </w:ins>
      <w:ins w:id="5943" w:author="JAVIERA PAZ LEFORT IBANEZ" w:date="2025-09-20T02:14:00Z">
        <w:r w:rsidR="001A5E59" w:rsidRPr="00B355AB">
          <w:rPr>
            <w:rFonts w:ascii="Arial" w:hAnsi="Arial" w:cs="Arial"/>
          </w:rPr>
          <w:t>kg·s</w:t>
        </w:r>
        <w:r w:rsidR="001A5E59" w:rsidRPr="00B355AB">
          <w:rPr>
            <w:rFonts w:ascii="Arial" w:hAnsi="Arial" w:cs="Arial"/>
            <w:vertAlign w:val="superscript"/>
            <w:rPrChange w:id="5944" w:author="JAVIERA PAZ LEFORT IBANEZ" w:date="2025-09-20T02:14:00Z" w16du:dateUtc="2025-09-20T05:14:00Z">
              <w:rPr/>
            </w:rPrChange>
          </w:rPr>
          <w:t>−1</w:t>
        </w:r>
      </w:ins>
      <w:ins w:id="5945" w:author="JAVIERA PAZ LEFORT IBANEZ" w:date="2025-09-20T01:06:00Z" w16du:dateUtc="2025-09-20T04:06:00Z">
        <w:r w:rsidRPr="00B355AB">
          <w:rPr>
            <w:rFonts w:ascii="Arial" w:hAnsi="Arial" w:cs="Arial"/>
          </w:rPr>
          <w:t>.</w:t>
        </w:r>
      </w:ins>
    </w:p>
    <w:p w14:paraId="152615D8" w14:textId="3CA0F919" w:rsidR="008857C5" w:rsidRPr="00B355AB" w:rsidRDefault="008857C5">
      <w:pPr>
        <w:spacing w:line="360" w:lineRule="auto"/>
        <w:ind w:left="708"/>
        <w:jc w:val="both"/>
        <w:rPr>
          <w:ins w:id="5946" w:author="JAVIERA PAZ LEFORT IBANEZ" w:date="2025-09-20T01:06:00Z" w16du:dateUtc="2025-09-20T04:06:00Z"/>
          <w:rFonts w:ascii="Arial" w:hAnsi="Arial" w:cs="Arial"/>
        </w:rPr>
        <w:pPrChange w:id="5947" w:author="JAVIERA PAZ LEFORT IBANEZ" w:date="2025-09-22T17:13:00Z" w16du:dateUtc="2025-09-22T20:13:00Z">
          <w:pPr>
            <w:pStyle w:val="Ttulo3"/>
          </w:pPr>
        </w:pPrChange>
      </w:pPr>
      <w:ins w:id="5948" w:author="JAVIERA PAZ LEFORT IBANEZ" w:date="2025-09-20T01:06:00Z" w16du:dateUtc="2025-09-20T04:06:00Z">
        <w:r w:rsidRPr="00B355AB">
          <w:rPr>
            <w:rFonts w:ascii="Arial" w:hAnsi="Arial" w:cs="Arial"/>
          </w:rPr>
          <w:lastRenderedPageBreak/>
          <w:t xml:space="preserve">Cierre de masa (control numérico): comparación de </w:t>
        </w:r>
      </w:ins>
      <m:oMath>
        <m:sSub>
          <m:sSubPr>
            <m:ctrlPr>
              <w:ins w:id="5949" w:author="JAVIERA PAZ LEFORT IBANEZ" w:date="2025-09-20T02:15:00Z" w16du:dateUtc="2025-09-20T05:15:00Z">
                <w:rPr>
                  <w:rFonts w:ascii="Cambria Math" w:hAnsi="Cambria Math" w:cs="Arial"/>
                  <w:i/>
                </w:rPr>
              </w:ins>
            </m:ctrlPr>
          </m:sSubPr>
          <m:e>
            <m:acc>
              <m:accPr>
                <m:chr m:val="̇"/>
                <m:ctrlPr>
                  <w:ins w:id="5950" w:author="JAVIERA PAZ LEFORT IBANEZ" w:date="2025-09-20T02:15:00Z" w16du:dateUtc="2025-09-20T05:15:00Z">
                    <w:rPr>
                      <w:rFonts w:ascii="Cambria Math" w:hAnsi="Cambria Math" w:cs="Arial"/>
                      <w:i/>
                    </w:rPr>
                  </w:ins>
                </m:ctrlPr>
              </m:accPr>
              <m:e>
                <m:r>
                  <w:ins w:id="5951" w:author="JAVIERA PAZ LEFORT IBANEZ" w:date="2025-09-20T02:15:00Z" w16du:dateUtc="2025-09-20T05:15:00Z">
                    <w:rPr>
                      <w:rFonts w:ascii="Cambria Math" w:hAnsi="Cambria Math" w:cs="Arial"/>
                    </w:rPr>
                    <m:t>m</m:t>
                  </w:ins>
                </m:r>
              </m:e>
            </m:acc>
          </m:e>
          <m:sub>
            <m:r>
              <w:ins w:id="5952" w:author="JAVIERA PAZ LEFORT IBANEZ" w:date="2025-09-20T02:15:00Z" w16du:dateUtc="2025-09-20T05:15:00Z">
                <w:rPr>
                  <w:rFonts w:ascii="Cambria Math" w:hAnsi="Cambria Math" w:cs="Arial"/>
                </w:rPr>
                <m:t>int</m:t>
              </w:ins>
            </m:r>
          </m:sub>
        </m:sSub>
        <m:r>
          <w:ins w:id="5953" w:author="JAVIERA PAZ LEFORT IBANEZ" w:date="2025-09-20T02:15:00Z" w16du:dateUtc="2025-09-20T05:15:00Z">
            <w:rPr>
              <w:rFonts w:ascii="Cambria Math" w:hAnsi="Cambria Math" w:cs="Arial"/>
            </w:rPr>
            <m:t xml:space="preserve"> </m:t>
          </w:ins>
        </m:r>
      </m:oMath>
      <w:ins w:id="5954" w:author="JAVIERA PAZ LEFORT IBANEZ" w:date="2025-09-20T01:06:00Z" w16du:dateUtc="2025-09-20T04:06:00Z">
        <w:r w:rsidRPr="00B355AB">
          <w:rPr>
            <w:rFonts w:ascii="Arial" w:hAnsi="Arial" w:cs="Arial"/>
          </w:rPr>
          <w:t xml:space="preserve">con las diferencias de flujo másico de entrada–salida en cada lado </w:t>
        </w:r>
      </w:ins>
      <w:ins w:id="5955" w:author="JAVIERA PAZ LEFORT IBANEZ" w:date="2025-09-22T04:12:00Z" w16du:dateUtc="2025-09-22T07:12:00Z">
        <w:r w:rsidR="00DB5E81">
          <w:rPr>
            <w:rFonts w:ascii="Arial" w:hAnsi="Arial" w:cs="Arial"/>
          </w:rPr>
          <w:t>(</w:t>
        </w:r>
        <w:proofErr w:type="spellStart"/>
        <w:r w:rsidR="00DB5E81">
          <w:rPr>
            <w:rFonts w:ascii="Arial" w:hAnsi="Arial" w:cs="Arial"/>
          </w:rPr>
          <w:t>ec</w:t>
        </w:r>
        <w:proofErr w:type="spellEnd"/>
        <w:r w:rsidR="00DB5E81">
          <w:rPr>
            <w:rFonts w:ascii="Arial" w:hAnsi="Arial" w:cs="Arial"/>
          </w:rPr>
          <w:t>. 34 y 36).</w:t>
        </w:r>
      </w:ins>
    </w:p>
    <w:p w14:paraId="0E108481" w14:textId="2E7C8BC9" w:rsidR="008857C5" w:rsidRPr="00B355AB" w:rsidRDefault="008857C5">
      <w:pPr>
        <w:spacing w:line="360" w:lineRule="auto"/>
        <w:ind w:left="708"/>
        <w:jc w:val="both"/>
        <w:rPr>
          <w:ins w:id="5956" w:author="JAVIERA PAZ LEFORT IBANEZ" w:date="2025-09-20T01:06:00Z" w16du:dateUtc="2025-09-20T04:06:00Z"/>
          <w:rFonts w:ascii="Arial" w:hAnsi="Arial" w:cs="Arial"/>
        </w:rPr>
        <w:pPrChange w:id="5957" w:author="JAVIERA PAZ LEFORT IBANEZ" w:date="2025-09-22T17:13:00Z" w16du:dateUtc="2025-09-22T20:13:00Z">
          <w:pPr>
            <w:pStyle w:val="Ttulo3"/>
          </w:pPr>
        </w:pPrChange>
      </w:pPr>
      <w:ins w:id="5958" w:author="JAVIERA PAZ LEFORT IBANEZ" w:date="2025-09-20T01:06:00Z" w16du:dateUtc="2025-09-20T04:06:00Z">
        <w:r w:rsidRPr="00B355AB">
          <w:rPr>
            <w:rFonts w:ascii="Arial" w:hAnsi="Arial" w:cs="Arial"/>
          </w:rPr>
          <w:t xml:space="preserve">El esquema es explícito y monótono en </w:t>
        </w:r>
      </w:ins>
      <m:oMath>
        <m:r>
          <w:ins w:id="5959" w:author="JAVIERA PAZ LEFORT IBANEZ" w:date="2025-09-20T01:06:00Z" w16du:dateUtc="2025-09-20T04:06:00Z">
            <w:rPr>
              <w:rFonts w:ascii="Cambria Math" w:hAnsi="Cambria Math" w:cs="Arial"/>
            </w:rPr>
            <m:t>z</m:t>
          </w:ins>
        </m:r>
      </m:oMath>
      <w:ins w:id="5960" w:author="JAVIERA PAZ LEFORT IBANEZ" w:date="2025-09-20T01:06:00Z" w16du:dateUtc="2025-09-20T04:06:00Z">
        <w:r w:rsidRPr="00B355AB">
          <w:rPr>
            <w:rFonts w:ascii="Arial" w:hAnsi="Arial" w:cs="Arial"/>
          </w:rPr>
          <w:t xml:space="preserve">; la estabilidad práctica se garantiza con </w:t>
        </w:r>
      </w:ins>
      <m:oMath>
        <m:r>
          <w:ins w:id="5961" w:author="JAVIERA PAZ LEFORT IBANEZ" w:date="2025-09-20T01:06:00Z" w16du:dateUtc="2025-09-20T04:06:00Z">
            <w:rPr>
              <w:rFonts w:ascii="Cambria Math" w:hAnsi="Cambria Math" w:cs="Arial"/>
            </w:rPr>
            <m:t>Δz</m:t>
          </w:ins>
        </m:r>
      </m:oMath>
      <w:ins w:id="5962" w:author="JAVIERA PAZ LEFORT IBANEZ" w:date="2025-09-20T01:06:00Z" w16du:dateUtc="2025-09-20T04:06:00Z">
        <w:r w:rsidRPr="00B355AB">
          <w:rPr>
            <w:rFonts w:ascii="Arial" w:hAnsi="Arial" w:cs="Arial"/>
          </w:rPr>
          <w:t xml:space="preserve"> compatible con los caudales y </w:t>
        </w:r>
      </w:ins>
      <m:oMath>
        <m:r>
          <w:ins w:id="5963" w:author="JAVIERA PAZ LEFORT IBANEZ" w:date="2025-09-20T01:06:00Z" w16du:dateUtc="2025-09-20T04:06:00Z">
            <w:rPr>
              <w:rFonts w:ascii="Cambria Math" w:hAnsi="Cambria Math" w:cs="Arial"/>
            </w:rPr>
            <m:t>J</m:t>
          </w:ins>
        </m:r>
      </m:oMath>
      <w:ins w:id="5964" w:author="JAVIERA PAZ LEFORT IBANEZ" w:date="2025-09-20T01:06:00Z" w16du:dateUtc="2025-09-20T04:06:00Z">
        <w:r w:rsidRPr="00B355AB">
          <w:rPr>
            <w:rFonts w:ascii="Arial" w:hAnsi="Arial" w:cs="Arial"/>
          </w:rPr>
          <w:t xml:space="preserve"> (evita saltos grandes en una sola actualización), la acotación de fracciones, y el cierre interfacial por Regula Falsi en cada tramo. El área se distribuye como </w:t>
        </w:r>
      </w:ins>
      <m:oMath>
        <m:sSub>
          <m:sSubPr>
            <m:ctrlPr>
              <w:ins w:id="5965" w:author="JAVIERA PAZ LEFORT IBANEZ" w:date="2025-09-20T02:16:00Z" w16du:dateUtc="2025-09-20T05:16:00Z">
                <w:rPr>
                  <w:rFonts w:ascii="Cambria Math" w:hAnsi="Cambria Math" w:cs="Arial"/>
                  <w:i/>
                </w:rPr>
              </w:ins>
            </m:ctrlPr>
          </m:sSubPr>
          <m:e>
            <m:r>
              <w:ins w:id="5966" w:author="JAVIERA PAZ LEFORT IBANEZ" w:date="2025-09-20T02:16:00Z" w16du:dateUtc="2025-09-20T05:16:00Z">
                <w:rPr>
                  <w:rFonts w:ascii="Cambria Math" w:hAnsi="Cambria Math" w:cs="Arial"/>
                </w:rPr>
                <m:t>A</m:t>
              </w:ins>
            </m:r>
          </m:e>
          <m:sub>
            <m:r>
              <w:ins w:id="5967" w:author="JAVIERA PAZ LEFORT IBANEZ" w:date="2025-09-20T02:16:00Z" w16du:dateUtc="2025-09-20T05:16:00Z">
                <w:rPr>
                  <w:rFonts w:ascii="Cambria Math" w:hAnsi="Cambria Math" w:cs="Arial"/>
                </w:rPr>
                <m:t>i</m:t>
              </w:ins>
            </m:r>
          </m:sub>
        </m:sSub>
        <m:r>
          <w:ins w:id="5968" w:author="JAVIERA PAZ LEFORT IBANEZ" w:date="2025-09-20T01:06:00Z" w16du:dateUtc="2025-09-20T04:06:00Z">
            <w:rPr>
              <w:rFonts w:ascii="Cambria Math" w:hAnsi="Cambria Math" w:cs="Arial"/>
            </w:rPr>
            <m:t>∝Δz</m:t>
          </w:ins>
        </m:r>
      </m:oMath>
      <w:ins w:id="5969" w:author="JAVIERA PAZ LEFORT IBANEZ" w:date="2025-09-20T01:06:00Z" w16du:dateUtc="2025-09-20T04:06:00Z">
        <w:r w:rsidRPr="00B355AB">
          <w:rPr>
            <w:rFonts w:ascii="Arial" w:hAnsi="Arial" w:cs="Arial"/>
          </w:rPr>
          <w:t xml:space="preserve">, coherente con el cálculo de </w:t>
        </w:r>
      </w:ins>
      <m:oMath>
        <m:sSub>
          <m:sSubPr>
            <m:ctrlPr>
              <w:ins w:id="5970" w:author="JAVIERA PAZ LEFORT IBANEZ" w:date="2025-09-20T02:17:00Z" w16du:dateUtc="2025-09-20T05:17:00Z">
                <w:rPr>
                  <w:rFonts w:ascii="Cambria Math" w:hAnsi="Cambria Math" w:cs="Arial"/>
                  <w:i/>
                </w:rPr>
              </w:ins>
            </m:ctrlPr>
          </m:sSubPr>
          <m:e>
            <m:acc>
              <m:accPr>
                <m:chr m:val="̇"/>
                <m:ctrlPr>
                  <w:ins w:id="5971" w:author="JAVIERA PAZ LEFORT IBANEZ" w:date="2025-09-20T02:17:00Z" w16du:dateUtc="2025-09-20T05:17:00Z">
                    <w:rPr>
                      <w:rFonts w:ascii="Cambria Math" w:hAnsi="Cambria Math" w:cs="Arial"/>
                      <w:i/>
                    </w:rPr>
                  </w:ins>
                </m:ctrlPr>
              </m:accPr>
              <m:e>
                <m:r>
                  <w:ins w:id="5972" w:author="JAVIERA PAZ LEFORT IBANEZ" w:date="2025-09-20T02:17:00Z" w16du:dateUtc="2025-09-20T05:17:00Z">
                    <w:rPr>
                      <w:rFonts w:ascii="Cambria Math" w:hAnsi="Cambria Math" w:cs="Arial"/>
                    </w:rPr>
                    <m:t>m</m:t>
                  </w:ins>
                </m:r>
              </m:e>
            </m:acc>
          </m:e>
          <m:sub>
            <m:r>
              <w:ins w:id="5973" w:author="JAVIERA PAZ LEFORT IBANEZ" w:date="2025-09-20T02:17:00Z" w16du:dateUtc="2025-09-20T05:17:00Z">
                <w:rPr>
                  <w:rFonts w:ascii="Cambria Math" w:hAnsi="Cambria Math" w:cs="Arial"/>
                </w:rPr>
                <m:t>int</m:t>
              </w:ins>
            </m:r>
          </m:sub>
        </m:sSub>
      </m:oMath>
      <w:ins w:id="5974" w:author="JAVIERA PAZ LEFORT IBANEZ" w:date="2025-09-20T01:06:00Z" w16du:dateUtc="2025-09-20T04:06:00Z">
        <w:r w:rsidRPr="00B355AB">
          <w:rPr>
            <w:rFonts w:ascii="Arial" w:hAnsi="Arial" w:cs="Arial"/>
          </w:rPr>
          <w:t xml:space="preserve"> por promedio de tramos</w:t>
        </w:r>
      </w:ins>
      <w:ins w:id="5975" w:author="JAVIERA PAZ LEFORT IBANEZ" w:date="2025-09-20T02:17:00Z" w16du:dateUtc="2025-09-20T05:17:00Z">
        <w:r w:rsidR="00CA39BA" w:rsidRPr="00B355AB">
          <w:rPr>
            <w:rFonts w:ascii="Arial" w:hAnsi="Arial" w:cs="Arial"/>
          </w:rPr>
          <w:t>.</w:t>
        </w:r>
      </w:ins>
    </w:p>
    <w:p w14:paraId="2B5EFF3C" w14:textId="7E4C390B" w:rsidR="00E32863" w:rsidRPr="005D59EA" w:rsidDel="00F343F7" w:rsidRDefault="00E32863">
      <w:pPr>
        <w:spacing w:line="360" w:lineRule="auto"/>
        <w:ind w:left="708"/>
        <w:jc w:val="both"/>
        <w:rPr>
          <w:del w:id="5976" w:author="JAVIERA PAZ LEFORT IBANEZ" w:date="2025-09-20T01:05:00Z" w16du:dateUtc="2025-09-20T04:05:00Z"/>
          <w:rFonts w:ascii="Arial" w:hAnsi="Arial" w:cs="Arial"/>
        </w:rPr>
        <w:pPrChange w:id="5977" w:author="JAVIERA PAZ LEFORT IBANEZ" w:date="2025-09-22T17:13:00Z" w16du:dateUtc="2025-09-22T20:13:00Z">
          <w:pPr>
            <w:jc w:val="both"/>
          </w:pPr>
        </w:pPrChange>
      </w:pPr>
      <w:del w:id="5978" w:author="JAVIERA PAZ LEFORT IBANEZ" w:date="2025-09-20T01:05:00Z" w16du:dateUtc="2025-09-20T04:05:00Z">
        <w:r w:rsidRPr="005D59EA" w:rsidDel="00F343F7">
          <w:rPr>
            <w:rFonts w:ascii="Arial" w:hAnsi="Arial" w:cs="Arial"/>
          </w:rPr>
          <w:delText xml:space="preserve">El modelo matemático desarrollado no utiliza un enfoque tradicional basado en ecuaciones diferenciales, sino que implementa un </w:delText>
        </w:r>
        <w:r w:rsidRPr="005D59EA" w:rsidDel="00F343F7">
          <w:rPr>
            <w:rFonts w:ascii="Arial" w:hAnsi="Arial" w:cs="Arial"/>
            <w:b/>
            <w:bCs/>
          </w:rPr>
          <w:delText xml:space="preserve">modelo discreto de transferencia de </w:delText>
        </w:r>
        <w:r w:rsidR="00122DEA" w:rsidRPr="005D59EA" w:rsidDel="00F343F7">
          <w:rPr>
            <w:rFonts w:ascii="Arial" w:hAnsi="Arial" w:cs="Arial"/>
            <w:b/>
            <w:bCs/>
          </w:rPr>
          <w:delText>mate</w:delText>
        </w:r>
        <w:r w:rsidR="00591832" w:rsidRPr="005D59EA" w:rsidDel="00F343F7">
          <w:rPr>
            <w:rFonts w:ascii="Arial" w:hAnsi="Arial" w:cs="Arial"/>
            <w:b/>
            <w:bCs/>
          </w:rPr>
          <w:delText>ria</w:delText>
        </w:r>
        <w:r w:rsidRPr="005D59EA" w:rsidDel="00F343F7">
          <w:rPr>
            <w:rFonts w:ascii="Arial" w:hAnsi="Arial" w:cs="Arial"/>
          </w:rPr>
          <w:delText>, calculando el perfil de concentración y flujo de agua a lo largo del contactor de membrana de fibra hueca. Este enfoque permite evaluar la evolución del sistema mediante una discretización espacial, dividiendo el módulo en un número finito de puntos donde se calcula de manera iterativa el flujo de agua y las concentraciones.</w:delText>
        </w:r>
      </w:del>
    </w:p>
    <w:p w14:paraId="1F3F6341" w14:textId="12D04716" w:rsidR="00E32863" w:rsidRPr="005D59EA" w:rsidDel="00F343F7" w:rsidRDefault="00E32863">
      <w:pPr>
        <w:pStyle w:val="Ttulo4"/>
        <w:spacing w:line="360" w:lineRule="auto"/>
        <w:ind w:left="708"/>
        <w:jc w:val="both"/>
        <w:rPr>
          <w:del w:id="5979" w:author="JAVIERA PAZ LEFORT IBANEZ" w:date="2025-09-20T01:05:00Z" w16du:dateUtc="2025-09-20T04:05:00Z"/>
          <w:rFonts w:ascii="Arial" w:hAnsi="Arial" w:cs="Arial"/>
          <w:color w:val="auto"/>
        </w:rPr>
        <w:pPrChange w:id="5980" w:author="JAVIERA PAZ LEFORT IBANEZ" w:date="2025-09-22T17:13:00Z" w16du:dateUtc="2025-09-22T20:13:00Z">
          <w:pPr>
            <w:pStyle w:val="Ttulo4"/>
          </w:pPr>
        </w:pPrChange>
      </w:pPr>
      <w:del w:id="5981" w:author="JAVIERA PAZ LEFORT IBANEZ" w:date="2025-09-20T01:05:00Z" w16du:dateUtc="2025-09-20T04:05:00Z">
        <w:r w:rsidRPr="005D59EA" w:rsidDel="00F343F7">
          <w:rPr>
            <w:rFonts w:ascii="Arial" w:hAnsi="Arial" w:cs="Arial"/>
            <w:color w:val="auto"/>
          </w:rPr>
          <w:delText>Planteamiento del Modelo</w:delText>
        </w:r>
      </w:del>
    </w:p>
    <w:p w14:paraId="5DCF7161" w14:textId="569AE2A6" w:rsidR="00E32863" w:rsidRPr="005D59EA" w:rsidDel="00F343F7" w:rsidRDefault="00E32863">
      <w:pPr>
        <w:spacing w:line="360" w:lineRule="auto"/>
        <w:ind w:left="708"/>
        <w:jc w:val="both"/>
        <w:rPr>
          <w:del w:id="5982" w:author="JAVIERA PAZ LEFORT IBANEZ" w:date="2025-09-20T01:05:00Z" w16du:dateUtc="2025-09-20T04:05:00Z"/>
          <w:rFonts w:ascii="Arial" w:hAnsi="Arial" w:cs="Arial"/>
        </w:rPr>
        <w:pPrChange w:id="5983" w:author="JAVIERA PAZ LEFORT IBANEZ" w:date="2025-09-22T17:13:00Z" w16du:dateUtc="2025-09-22T20:13:00Z">
          <w:pPr/>
        </w:pPrChange>
      </w:pPr>
      <w:del w:id="5984" w:author="JAVIERA PAZ LEFORT IBANEZ" w:date="2025-09-20T01:05:00Z" w16du:dateUtc="2025-09-20T04:05:00Z">
        <w:r w:rsidRPr="005D59EA" w:rsidDel="00F343F7">
          <w:rPr>
            <w:rFonts w:ascii="Arial" w:hAnsi="Arial" w:cs="Arial"/>
          </w:rPr>
          <w:delText>El módulo se discretiza en N puntos a lo largo de su longitud L, de manera que cada punto representa una posición específica en el eje axial del contactor. En cada punto, se calcula:</w:delText>
        </w:r>
      </w:del>
    </w:p>
    <w:p w14:paraId="3657303D" w14:textId="39AF5527" w:rsidR="00EA051C" w:rsidRPr="005D59EA" w:rsidDel="00F343F7" w:rsidRDefault="00E32863">
      <w:pPr>
        <w:numPr>
          <w:ilvl w:val="0"/>
          <w:numId w:val="26"/>
        </w:numPr>
        <w:spacing w:line="360" w:lineRule="auto"/>
        <w:ind w:left="1428"/>
        <w:jc w:val="both"/>
        <w:rPr>
          <w:del w:id="5985" w:author="JAVIERA PAZ LEFORT IBANEZ" w:date="2025-09-20T01:05:00Z" w16du:dateUtc="2025-09-20T04:05:00Z"/>
          <w:rFonts w:ascii="Arial" w:eastAsiaTheme="minorEastAsia" w:hAnsi="Arial" w:cs="Arial"/>
        </w:rPr>
        <w:pPrChange w:id="5986" w:author="JAVIERA PAZ LEFORT IBANEZ" w:date="2025-09-22T17:13:00Z" w16du:dateUtc="2025-09-22T20:13:00Z">
          <w:pPr>
            <w:numPr>
              <w:numId w:val="26"/>
            </w:numPr>
            <w:tabs>
              <w:tab w:val="num" w:pos="720"/>
            </w:tabs>
            <w:ind w:left="720" w:hanging="360"/>
          </w:pPr>
        </w:pPrChange>
      </w:pPr>
      <w:del w:id="5987" w:author="JAVIERA PAZ LEFORT IBANEZ" w:date="2025-09-20T01:05:00Z" w16du:dateUtc="2025-09-20T04:05:00Z">
        <w:r w:rsidRPr="005D59EA" w:rsidDel="00F343F7">
          <w:rPr>
            <w:rFonts w:ascii="Arial" w:hAnsi="Arial" w:cs="Arial"/>
          </w:rPr>
          <w:delText xml:space="preserve">La </w:delText>
        </w:r>
        <w:r w:rsidRPr="005D59EA" w:rsidDel="00F343F7">
          <w:rPr>
            <w:rFonts w:ascii="Arial" w:hAnsi="Arial" w:cs="Arial"/>
            <w:b/>
            <w:bCs/>
          </w:rPr>
          <w:delText>fracción de agua en el vino (fase interna)</w:delText>
        </w:r>
        <w:r w:rsidRPr="005D59EA" w:rsidDel="00F343F7">
          <w:rPr>
            <w:rFonts w:ascii="Arial" w:hAnsi="Arial" w:cs="Arial"/>
          </w:rPr>
          <w:delText xml:space="preserve">, denotada como </w:delText>
        </w:r>
      </w:del>
      <m:oMath>
        <m:sSub>
          <m:sSubPr>
            <m:ctrlPr>
              <w:del w:id="5988" w:author="JAVIERA PAZ LEFORT IBANEZ" w:date="2025-09-20T01:05:00Z" w16du:dateUtc="2025-09-20T04:05:00Z">
                <w:rPr>
                  <w:rFonts w:ascii="Cambria Math" w:hAnsi="Cambria Math" w:cs="Arial"/>
                  <w:i/>
                </w:rPr>
              </w:del>
            </m:ctrlPr>
          </m:sSubPr>
          <m:e>
            <m:r>
              <w:del w:id="5989" w:author="JAVIERA PAZ LEFORT IBANEZ" w:date="2025-09-20T01:05:00Z" w16du:dateUtc="2025-09-20T04:05:00Z">
                <w:rPr>
                  <w:rFonts w:ascii="Cambria Math" w:hAnsi="Cambria Math" w:cs="Arial"/>
                </w:rPr>
                <m:t>f</m:t>
              </w:del>
            </m:r>
          </m:e>
          <m:sub>
            <m:r>
              <w:del w:id="5990" w:author="JAVIERA PAZ LEFORT IBANEZ" w:date="2025-09-20T01:05:00Z" w16du:dateUtc="2025-09-20T04:05:00Z">
                <w:rPr>
                  <w:rFonts w:ascii="Cambria Math" w:hAnsi="Cambria Math" w:cs="Arial"/>
                </w:rPr>
                <m:t>fibra</m:t>
              </w:del>
            </m:r>
          </m:sub>
        </m:sSub>
      </m:oMath>
      <w:del w:id="5991" w:author="JAVIERA PAZ LEFORT IBANEZ" w:date="2025-09-20T01:05:00Z" w16du:dateUtc="2025-09-20T04:05:00Z">
        <w:r w:rsidR="00EA051C" w:rsidRPr="005D59EA" w:rsidDel="00F343F7">
          <w:rPr>
            <w:rFonts w:ascii="Arial" w:eastAsiaTheme="minorEastAsia" w:hAnsi="Arial" w:cs="Arial"/>
          </w:rPr>
          <w:delText>.</w:delText>
        </w:r>
      </w:del>
    </w:p>
    <w:p w14:paraId="23CA8C60" w14:textId="27ADD099" w:rsidR="00E32863" w:rsidRPr="005D59EA" w:rsidDel="00F343F7" w:rsidRDefault="00E32863">
      <w:pPr>
        <w:numPr>
          <w:ilvl w:val="0"/>
          <w:numId w:val="26"/>
        </w:numPr>
        <w:spacing w:line="360" w:lineRule="auto"/>
        <w:ind w:left="1428"/>
        <w:jc w:val="both"/>
        <w:rPr>
          <w:del w:id="5992" w:author="JAVIERA PAZ LEFORT IBANEZ" w:date="2025-09-20T01:05:00Z" w16du:dateUtc="2025-09-20T04:05:00Z"/>
          <w:rFonts w:ascii="Arial" w:hAnsi="Arial" w:cs="Arial"/>
        </w:rPr>
        <w:pPrChange w:id="5993" w:author="JAVIERA PAZ LEFORT IBANEZ" w:date="2025-09-22T17:13:00Z" w16du:dateUtc="2025-09-22T20:13:00Z">
          <w:pPr>
            <w:numPr>
              <w:numId w:val="26"/>
            </w:numPr>
            <w:tabs>
              <w:tab w:val="num" w:pos="720"/>
            </w:tabs>
            <w:ind w:left="720" w:hanging="360"/>
          </w:pPr>
        </w:pPrChange>
      </w:pPr>
      <w:del w:id="5994" w:author="JAVIERA PAZ LEFORT IBANEZ" w:date="2025-09-20T01:05:00Z" w16du:dateUtc="2025-09-20T04:05:00Z">
        <w:r w:rsidRPr="005D59EA" w:rsidDel="00F343F7">
          <w:rPr>
            <w:rFonts w:ascii="Arial" w:hAnsi="Arial" w:cs="Arial"/>
          </w:rPr>
          <w:delText xml:space="preserve">La </w:delText>
        </w:r>
        <w:r w:rsidRPr="005D59EA" w:rsidDel="00F343F7">
          <w:rPr>
            <w:rFonts w:ascii="Arial" w:hAnsi="Arial" w:cs="Arial"/>
            <w:b/>
            <w:bCs/>
          </w:rPr>
          <w:delText>fracción de agua en la solución extractora (fase externa)</w:delText>
        </w:r>
        <w:r w:rsidRPr="005D59EA" w:rsidDel="00F343F7">
          <w:rPr>
            <w:rFonts w:ascii="Arial" w:hAnsi="Arial" w:cs="Arial"/>
          </w:rPr>
          <w:delText xml:space="preserve">, denotada como </w:delText>
        </w:r>
      </w:del>
      <m:oMath>
        <m:sSub>
          <m:sSubPr>
            <m:ctrlPr>
              <w:del w:id="5995" w:author="JAVIERA PAZ LEFORT IBANEZ" w:date="2025-09-20T01:05:00Z" w16du:dateUtc="2025-09-20T04:05:00Z">
                <w:rPr>
                  <w:rFonts w:ascii="Cambria Math" w:hAnsi="Cambria Math" w:cs="Arial"/>
                  <w:i/>
                </w:rPr>
              </w:del>
            </m:ctrlPr>
          </m:sSubPr>
          <m:e>
            <m:r>
              <w:del w:id="5996" w:author="JAVIERA PAZ LEFORT IBANEZ" w:date="2025-09-20T01:05:00Z" w16du:dateUtc="2025-09-20T04:05:00Z">
                <w:rPr>
                  <w:rFonts w:ascii="Cambria Math" w:hAnsi="Cambria Math" w:cs="Arial"/>
                </w:rPr>
                <m:t>f</m:t>
              </w:del>
            </m:r>
          </m:e>
          <m:sub>
            <m:r>
              <w:del w:id="5997" w:author="JAVIERA PAZ LEFORT IBANEZ" w:date="2025-09-20T01:05:00Z" w16du:dateUtc="2025-09-20T04:05:00Z">
                <w:rPr>
                  <w:rFonts w:ascii="Cambria Math" w:hAnsi="Cambria Math" w:cs="Arial"/>
                </w:rPr>
                <m:t>carcasa</m:t>
              </w:del>
            </m:r>
          </m:sub>
        </m:sSub>
      </m:oMath>
      <w:del w:id="5998" w:author="JAVIERA PAZ LEFORT IBANEZ" w:date="2025-09-20T01:05:00Z" w16du:dateUtc="2025-09-20T04:05:00Z">
        <w:r w:rsidRPr="005D59EA" w:rsidDel="00F343F7">
          <w:rPr>
            <w:rFonts w:ascii="Arial" w:hAnsi="Arial" w:cs="Arial"/>
          </w:rPr>
          <w:delText>​.</w:delText>
        </w:r>
      </w:del>
    </w:p>
    <w:p w14:paraId="39804DC2" w14:textId="4480A502" w:rsidR="00013B5C" w:rsidRPr="005D59EA" w:rsidDel="00F343F7" w:rsidRDefault="00E32863">
      <w:pPr>
        <w:numPr>
          <w:ilvl w:val="0"/>
          <w:numId w:val="26"/>
        </w:numPr>
        <w:spacing w:line="360" w:lineRule="auto"/>
        <w:ind w:left="1428"/>
        <w:jc w:val="both"/>
        <w:rPr>
          <w:del w:id="5999" w:author="JAVIERA PAZ LEFORT IBANEZ" w:date="2025-09-20T01:05:00Z" w16du:dateUtc="2025-09-20T04:05:00Z"/>
          <w:rFonts w:ascii="Arial" w:hAnsi="Arial" w:cs="Arial"/>
        </w:rPr>
        <w:pPrChange w:id="6000" w:author="JAVIERA PAZ LEFORT IBANEZ" w:date="2025-09-22T17:13:00Z" w16du:dateUtc="2025-09-22T20:13:00Z">
          <w:pPr>
            <w:numPr>
              <w:numId w:val="26"/>
            </w:numPr>
            <w:tabs>
              <w:tab w:val="num" w:pos="720"/>
            </w:tabs>
            <w:ind w:left="720" w:hanging="360"/>
          </w:pPr>
        </w:pPrChange>
      </w:pPr>
      <w:del w:id="6001" w:author="JAVIERA PAZ LEFORT IBANEZ" w:date="2025-09-20T01:05:00Z" w16du:dateUtc="2025-09-20T04:05:00Z">
        <w:r w:rsidRPr="005D59EA" w:rsidDel="00F343F7">
          <w:rPr>
            <w:rFonts w:ascii="Arial" w:hAnsi="Arial" w:cs="Arial"/>
          </w:rPr>
          <w:delText xml:space="preserve">El </w:delText>
        </w:r>
        <w:r w:rsidRPr="005D59EA" w:rsidDel="00F343F7">
          <w:rPr>
            <w:rFonts w:ascii="Arial" w:hAnsi="Arial" w:cs="Arial"/>
            <w:b/>
            <w:bCs/>
          </w:rPr>
          <w:delText>flujo de agua transferida</w:delText>
        </w:r>
        <w:r w:rsidRPr="005D59EA" w:rsidDel="00F343F7">
          <w:rPr>
            <w:rFonts w:ascii="Arial" w:hAnsi="Arial" w:cs="Arial"/>
          </w:rPr>
          <w:delText>, calculado como función del gradiente de fracción de agua:</w:delText>
        </w:r>
      </w:del>
    </w:p>
    <w:p w14:paraId="17230DE3" w14:textId="4296A898" w:rsidR="00EA051C" w:rsidRPr="005D59EA" w:rsidDel="00F343F7" w:rsidRDefault="00000000">
      <w:pPr>
        <w:spacing w:line="360" w:lineRule="auto"/>
        <w:ind w:left="708"/>
        <w:jc w:val="both"/>
        <w:rPr>
          <w:del w:id="6002" w:author="JAVIERA PAZ LEFORT IBANEZ" w:date="2025-09-20T01:05:00Z" w16du:dateUtc="2025-09-20T04:05:00Z"/>
          <w:rFonts w:ascii="Arial" w:hAnsi="Arial" w:cs="Arial"/>
        </w:rPr>
        <w:pPrChange w:id="6003" w:author="JAVIERA PAZ LEFORT IBANEZ" w:date="2025-09-22T17:13:00Z" w16du:dateUtc="2025-09-22T20:13:00Z">
          <w:pPr>
            <w:jc w:val="center"/>
          </w:pPr>
        </w:pPrChange>
      </w:pPr>
      <m:oMathPara>
        <m:oMath>
          <m:sSub>
            <m:sSubPr>
              <m:ctrlPr>
                <w:del w:id="6004" w:author="JAVIERA PAZ LEFORT IBANEZ" w:date="2025-09-20T01:05:00Z" w16du:dateUtc="2025-09-20T04:05:00Z">
                  <w:rPr>
                    <w:rFonts w:ascii="Cambria Math" w:hAnsi="Cambria Math" w:cs="Arial"/>
                    <w:i/>
                  </w:rPr>
                </w:del>
              </m:ctrlPr>
            </m:sSubPr>
            <m:e>
              <m:r>
                <w:del w:id="6005" w:author="JAVIERA PAZ LEFORT IBANEZ" w:date="2025-09-20T01:05:00Z" w16du:dateUtc="2025-09-20T04:05:00Z">
                  <w:rPr>
                    <w:rFonts w:ascii="Cambria Math" w:hAnsi="Cambria Math" w:cs="Arial"/>
                  </w:rPr>
                  <m:t>J</m:t>
                </w:del>
              </m:r>
            </m:e>
            <m:sub>
              <m:r>
                <w:del w:id="6006" w:author="JAVIERA PAZ LEFORT IBANEZ" w:date="2025-09-20T01:05:00Z" w16du:dateUtc="2025-09-20T04:05:00Z">
                  <w:rPr>
                    <w:rFonts w:ascii="Cambria Math" w:hAnsi="Cambria Math" w:cs="Arial"/>
                  </w:rPr>
                  <m:t>agua</m:t>
                </w:del>
              </m:r>
            </m:sub>
          </m:sSub>
          <m:d>
            <m:dPr>
              <m:ctrlPr>
                <w:del w:id="6007" w:author="JAVIERA PAZ LEFORT IBANEZ" w:date="2025-09-20T01:05:00Z" w16du:dateUtc="2025-09-20T04:05:00Z">
                  <w:rPr>
                    <w:rFonts w:ascii="Cambria Math" w:hAnsi="Cambria Math" w:cs="Arial"/>
                    <w:i/>
                  </w:rPr>
                </w:del>
              </m:ctrlPr>
            </m:dPr>
            <m:e>
              <m:r>
                <w:del w:id="6008" w:author="JAVIERA PAZ LEFORT IBANEZ" w:date="2025-09-20T01:05:00Z" w16du:dateUtc="2025-09-20T04:05:00Z">
                  <w:rPr>
                    <w:rFonts w:ascii="Cambria Math" w:hAnsi="Cambria Math" w:cs="Arial"/>
                  </w:rPr>
                  <m:t>z</m:t>
                </w:del>
              </m:r>
            </m:e>
          </m:d>
          <m:r>
            <w:del w:id="6009" w:author="JAVIERA PAZ LEFORT IBANEZ" w:date="2025-09-20T01:05:00Z" w16du:dateUtc="2025-09-20T04:05:00Z">
              <w:rPr>
                <w:rFonts w:ascii="Cambria Math" w:hAnsi="Cambria Math" w:cs="Arial"/>
              </w:rPr>
              <m:t>=</m:t>
            </w:del>
          </m:r>
          <m:sSub>
            <m:sSubPr>
              <m:ctrlPr>
                <w:del w:id="6010" w:author="JAVIERA PAZ LEFORT IBANEZ" w:date="2025-09-20T01:05:00Z" w16du:dateUtc="2025-09-20T04:05:00Z">
                  <w:rPr>
                    <w:rFonts w:ascii="Cambria Math" w:hAnsi="Cambria Math" w:cs="Arial"/>
                    <w:i/>
                  </w:rPr>
                </w:del>
              </m:ctrlPr>
            </m:sSubPr>
            <m:e>
              <m:r>
                <w:del w:id="6011" w:author="JAVIERA PAZ LEFORT IBANEZ" w:date="2025-09-20T01:05:00Z" w16du:dateUtc="2025-09-20T04:05:00Z">
                  <w:rPr>
                    <w:rFonts w:ascii="Cambria Math" w:hAnsi="Cambria Math" w:cs="Arial"/>
                  </w:rPr>
                  <m:t>K</m:t>
                </w:del>
              </m:r>
            </m:e>
            <m:sub>
              <m:r>
                <w:del w:id="6012" w:author="JAVIERA PAZ LEFORT IBANEZ" w:date="2025-09-20T01:05:00Z" w16du:dateUtc="2025-09-20T04:05:00Z">
                  <w:rPr>
                    <w:rFonts w:ascii="Cambria Math" w:hAnsi="Cambria Math" w:cs="Arial"/>
                  </w:rPr>
                  <m:t>total</m:t>
                </w:del>
              </m:r>
            </m:sub>
          </m:sSub>
          <m:r>
            <w:del w:id="6013" w:author="JAVIERA PAZ LEFORT IBANEZ" w:date="2025-09-20T01:05:00Z" w16du:dateUtc="2025-09-20T04:05:00Z">
              <w:rPr>
                <w:rFonts w:ascii="Cambria Math" w:hAnsi="Cambria Math" w:cs="Arial"/>
              </w:rPr>
              <m:t>∙</m:t>
            </w:del>
          </m:r>
          <m:sSub>
            <m:sSubPr>
              <m:ctrlPr>
                <w:del w:id="6014" w:author="JAVIERA PAZ LEFORT IBANEZ" w:date="2025-09-20T01:05:00Z" w16du:dateUtc="2025-09-20T04:05:00Z">
                  <w:rPr>
                    <w:rFonts w:ascii="Cambria Math" w:hAnsi="Cambria Math" w:cs="Arial"/>
                    <w:i/>
                  </w:rPr>
                </w:del>
              </m:ctrlPr>
            </m:sSubPr>
            <m:e>
              <m:r>
                <w:del w:id="6015" w:author="JAVIERA PAZ LEFORT IBANEZ" w:date="2025-09-20T01:05:00Z" w16du:dateUtc="2025-09-20T04:05:00Z">
                  <w:rPr>
                    <w:rFonts w:ascii="Cambria Math" w:hAnsi="Cambria Math" w:cs="Arial"/>
                  </w:rPr>
                  <m:t>A</m:t>
                </w:del>
              </m:r>
            </m:e>
            <m:sub>
              <m:r>
                <w:del w:id="6016" w:author="JAVIERA PAZ LEFORT IBANEZ" w:date="2025-09-20T01:05:00Z" w16du:dateUtc="2025-09-20T04:05:00Z">
                  <w:rPr>
                    <w:rFonts w:ascii="Cambria Math" w:hAnsi="Cambria Math" w:cs="Arial"/>
                  </w:rPr>
                  <m:t>contacto</m:t>
                </w:del>
              </m:r>
            </m:sub>
          </m:sSub>
          <m:r>
            <w:del w:id="6017" w:author="JAVIERA PAZ LEFORT IBANEZ" w:date="2025-09-20T01:05:00Z" w16du:dateUtc="2025-09-20T04:05:00Z">
              <w:rPr>
                <w:rFonts w:ascii="Cambria Math" w:hAnsi="Cambria Math" w:cs="Arial"/>
              </w:rPr>
              <m:t>∙(</m:t>
            </w:del>
          </m:r>
          <m:sSub>
            <m:sSubPr>
              <m:ctrlPr>
                <w:del w:id="6018" w:author="JAVIERA PAZ LEFORT IBANEZ" w:date="2025-09-20T01:05:00Z" w16du:dateUtc="2025-09-20T04:05:00Z">
                  <w:rPr>
                    <w:rFonts w:ascii="Cambria Math" w:hAnsi="Cambria Math" w:cs="Arial"/>
                    <w:i/>
                  </w:rPr>
                </w:del>
              </m:ctrlPr>
            </m:sSubPr>
            <m:e>
              <m:r>
                <w:del w:id="6019" w:author="JAVIERA PAZ LEFORT IBANEZ" w:date="2025-09-20T01:05:00Z" w16du:dateUtc="2025-09-20T04:05:00Z">
                  <w:rPr>
                    <w:rFonts w:ascii="Cambria Math" w:hAnsi="Cambria Math" w:cs="Arial"/>
                  </w:rPr>
                  <m:t>f</m:t>
                </w:del>
              </m:r>
            </m:e>
            <m:sub>
              <m:r>
                <w:del w:id="6020" w:author="JAVIERA PAZ LEFORT IBANEZ" w:date="2025-09-20T01:05:00Z" w16du:dateUtc="2025-09-20T04:05:00Z">
                  <w:rPr>
                    <w:rFonts w:ascii="Cambria Math" w:hAnsi="Cambria Math" w:cs="Arial"/>
                  </w:rPr>
                  <m:t>fibra</m:t>
                </w:del>
              </m:r>
            </m:sub>
          </m:sSub>
          <m:r>
            <w:del w:id="6021" w:author="JAVIERA PAZ LEFORT IBANEZ" w:date="2025-09-20T01:05:00Z" w16du:dateUtc="2025-09-20T04:05:00Z">
              <w:rPr>
                <w:rFonts w:ascii="Cambria Math" w:hAnsi="Cambria Math" w:cs="Arial"/>
              </w:rPr>
              <m:t>(z)-</m:t>
            </w:del>
          </m:r>
          <m:sSub>
            <m:sSubPr>
              <m:ctrlPr>
                <w:del w:id="6022" w:author="JAVIERA PAZ LEFORT IBANEZ" w:date="2025-09-20T01:05:00Z" w16du:dateUtc="2025-09-20T04:05:00Z">
                  <w:rPr>
                    <w:rFonts w:ascii="Cambria Math" w:hAnsi="Cambria Math" w:cs="Arial"/>
                    <w:i/>
                  </w:rPr>
                </w:del>
              </m:ctrlPr>
            </m:sSubPr>
            <m:e>
              <m:r>
                <w:del w:id="6023" w:author="JAVIERA PAZ LEFORT IBANEZ" w:date="2025-09-20T01:05:00Z" w16du:dateUtc="2025-09-20T04:05:00Z">
                  <w:rPr>
                    <w:rFonts w:ascii="Cambria Math" w:hAnsi="Cambria Math" w:cs="Arial"/>
                  </w:rPr>
                  <m:t>f</m:t>
                </w:del>
              </m:r>
            </m:e>
            <m:sub>
              <m:r>
                <w:del w:id="6024" w:author="JAVIERA PAZ LEFORT IBANEZ" w:date="2025-09-20T01:05:00Z" w16du:dateUtc="2025-09-20T04:05:00Z">
                  <w:rPr>
                    <w:rFonts w:ascii="Cambria Math" w:hAnsi="Cambria Math" w:cs="Arial"/>
                  </w:rPr>
                  <m:t>carcasa</m:t>
                </w:del>
              </m:r>
            </m:sub>
          </m:sSub>
          <m:r>
            <w:del w:id="6025" w:author="JAVIERA PAZ LEFORT IBANEZ" w:date="2025-09-20T01:05:00Z" w16du:dateUtc="2025-09-20T04:05:00Z">
              <w:rPr>
                <w:rFonts w:ascii="Cambria Math" w:hAnsi="Cambria Math" w:cs="Arial"/>
              </w:rPr>
              <m:t>(z))</m:t>
            </w:del>
          </m:r>
        </m:oMath>
      </m:oMathPara>
    </w:p>
    <w:p w14:paraId="1D410897" w14:textId="19FF2438" w:rsidR="00E32863" w:rsidRPr="005D59EA" w:rsidDel="00F343F7" w:rsidRDefault="00E32863">
      <w:pPr>
        <w:spacing w:line="360" w:lineRule="auto"/>
        <w:ind w:left="708"/>
        <w:jc w:val="both"/>
        <w:rPr>
          <w:del w:id="6026" w:author="JAVIERA PAZ LEFORT IBANEZ" w:date="2025-09-20T01:05:00Z" w16du:dateUtc="2025-09-20T04:05:00Z"/>
          <w:rFonts w:ascii="Arial" w:hAnsi="Arial" w:cs="Arial"/>
        </w:rPr>
        <w:pPrChange w:id="6027" w:author="JAVIERA PAZ LEFORT IBANEZ" w:date="2025-09-22T17:13:00Z" w16du:dateUtc="2025-09-22T20:13:00Z">
          <w:pPr>
            <w:jc w:val="both"/>
          </w:pPr>
        </w:pPrChange>
      </w:pPr>
      <w:del w:id="6028" w:author="JAVIERA PAZ LEFORT IBANEZ" w:date="2025-09-20T01:05:00Z" w16du:dateUtc="2025-09-20T04:05:00Z">
        <w:r w:rsidRPr="005D59EA" w:rsidDel="00F343F7">
          <w:rPr>
            <w:rFonts w:ascii="Arial" w:hAnsi="Arial" w:cs="Arial"/>
          </w:rPr>
          <w:delText>Donde:</w:delText>
        </w:r>
      </w:del>
    </w:p>
    <w:p w14:paraId="62F345D8" w14:textId="391CFC2A" w:rsidR="00E32863" w:rsidRPr="005D59EA" w:rsidDel="00F343F7" w:rsidRDefault="00000000">
      <w:pPr>
        <w:numPr>
          <w:ilvl w:val="1"/>
          <w:numId w:val="26"/>
        </w:numPr>
        <w:spacing w:line="360" w:lineRule="auto"/>
        <w:ind w:left="2148"/>
        <w:jc w:val="both"/>
        <w:rPr>
          <w:del w:id="6029" w:author="JAVIERA PAZ LEFORT IBANEZ" w:date="2025-09-20T01:05:00Z" w16du:dateUtc="2025-09-20T04:05:00Z"/>
          <w:rFonts w:ascii="Arial" w:hAnsi="Arial" w:cs="Arial"/>
        </w:rPr>
        <w:pPrChange w:id="6030" w:author="JAVIERA PAZ LEFORT IBANEZ" w:date="2025-09-22T17:13:00Z" w16du:dateUtc="2025-09-22T20:13:00Z">
          <w:pPr>
            <w:numPr>
              <w:ilvl w:val="1"/>
              <w:numId w:val="26"/>
            </w:numPr>
            <w:tabs>
              <w:tab w:val="num" w:pos="1440"/>
            </w:tabs>
            <w:ind w:left="1440" w:hanging="360"/>
          </w:pPr>
        </w:pPrChange>
      </w:pPr>
      <m:oMath>
        <m:sSub>
          <m:sSubPr>
            <m:ctrlPr>
              <w:del w:id="6031" w:author="JAVIERA PAZ LEFORT IBANEZ" w:date="2025-09-20T01:05:00Z" w16du:dateUtc="2025-09-20T04:05:00Z">
                <w:rPr>
                  <w:rFonts w:ascii="Cambria Math" w:hAnsi="Cambria Math" w:cs="Arial"/>
                  <w:i/>
                </w:rPr>
              </w:del>
            </m:ctrlPr>
          </m:sSubPr>
          <m:e>
            <m:r>
              <w:del w:id="6032" w:author="JAVIERA PAZ LEFORT IBANEZ" w:date="2025-09-20T01:05:00Z" w16du:dateUtc="2025-09-20T04:05:00Z">
                <w:rPr>
                  <w:rFonts w:ascii="Cambria Math" w:hAnsi="Cambria Math" w:cs="Arial"/>
                </w:rPr>
                <m:t>K</m:t>
              </w:del>
            </m:r>
          </m:e>
          <m:sub>
            <m:r>
              <w:del w:id="6033" w:author="JAVIERA PAZ LEFORT IBANEZ" w:date="2025-09-20T01:05:00Z" w16du:dateUtc="2025-09-20T04:05:00Z">
                <w:rPr>
                  <w:rFonts w:ascii="Cambria Math" w:hAnsi="Cambria Math" w:cs="Arial"/>
                </w:rPr>
                <m:t>total</m:t>
              </w:del>
            </m:r>
          </m:sub>
        </m:sSub>
      </m:oMath>
      <w:del w:id="6034" w:author="JAVIERA PAZ LEFORT IBANEZ" w:date="2025-09-20T01:05:00Z" w16du:dateUtc="2025-09-20T04:05:00Z">
        <w:r w:rsidR="00EA051C" w:rsidRPr="005D59EA" w:rsidDel="00F343F7">
          <w:rPr>
            <w:rFonts w:ascii="Arial" w:eastAsiaTheme="minorEastAsia" w:hAnsi="Arial" w:cs="Arial"/>
          </w:rPr>
          <w:delText xml:space="preserve"> </w:delText>
        </w:r>
        <w:r w:rsidR="00E32863" w:rsidRPr="005D59EA" w:rsidDel="00F343F7">
          <w:rPr>
            <w:rFonts w:ascii="Arial" w:hAnsi="Arial" w:cs="Arial"/>
          </w:rPr>
          <w:delText>es el coeficiente global de transferencia de masa, determinado por el modelo de resistencias en serie.</w:delText>
        </w:r>
      </w:del>
    </w:p>
    <w:p w14:paraId="29CB6A21" w14:textId="11E64AD6" w:rsidR="00E32863" w:rsidRPr="005D59EA" w:rsidDel="00F343F7" w:rsidRDefault="00000000">
      <w:pPr>
        <w:numPr>
          <w:ilvl w:val="1"/>
          <w:numId w:val="26"/>
        </w:numPr>
        <w:spacing w:line="360" w:lineRule="auto"/>
        <w:ind w:left="2148"/>
        <w:jc w:val="both"/>
        <w:rPr>
          <w:del w:id="6035" w:author="JAVIERA PAZ LEFORT IBANEZ" w:date="2025-09-20T01:05:00Z" w16du:dateUtc="2025-09-20T04:05:00Z"/>
          <w:rFonts w:ascii="Arial" w:hAnsi="Arial" w:cs="Arial"/>
        </w:rPr>
        <w:pPrChange w:id="6036" w:author="JAVIERA PAZ LEFORT IBANEZ" w:date="2025-09-22T17:13:00Z" w16du:dateUtc="2025-09-22T20:13:00Z">
          <w:pPr>
            <w:numPr>
              <w:ilvl w:val="1"/>
              <w:numId w:val="26"/>
            </w:numPr>
            <w:tabs>
              <w:tab w:val="num" w:pos="1440"/>
            </w:tabs>
            <w:ind w:left="1440" w:hanging="360"/>
          </w:pPr>
        </w:pPrChange>
      </w:pPr>
      <m:oMath>
        <m:sSub>
          <m:sSubPr>
            <m:ctrlPr>
              <w:del w:id="6037" w:author="JAVIERA PAZ LEFORT IBANEZ" w:date="2025-09-20T01:05:00Z" w16du:dateUtc="2025-09-20T04:05:00Z">
                <w:rPr>
                  <w:rFonts w:ascii="Cambria Math" w:hAnsi="Cambria Math" w:cs="Arial"/>
                  <w:i/>
                </w:rPr>
              </w:del>
            </m:ctrlPr>
          </m:sSubPr>
          <m:e>
            <m:r>
              <w:del w:id="6038" w:author="JAVIERA PAZ LEFORT IBANEZ" w:date="2025-09-20T01:05:00Z" w16du:dateUtc="2025-09-20T04:05:00Z">
                <w:rPr>
                  <w:rFonts w:ascii="Cambria Math" w:hAnsi="Cambria Math" w:cs="Arial"/>
                </w:rPr>
                <m:t>A</m:t>
              </w:del>
            </m:r>
          </m:e>
          <m:sub>
            <m:r>
              <w:del w:id="6039" w:author="JAVIERA PAZ LEFORT IBANEZ" w:date="2025-09-20T01:05:00Z" w16du:dateUtc="2025-09-20T04:05:00Z">
                <w:rPr>
                  <w:rFonts w:ascii="Cambria Math" w:hAnsi="Cambria Math" w:cs="Arial"/>
                </w:rPr>
                <m:t>contacto</m:t>
              </w:del>
            </m:r>
          </m:sub>
        </m:sSub>
      </m:oMath>
      <w:del w:id="6040" w:author="JAVIERA PAZ LEFORT IBANEZ" w:date="2025-09-20T01:05:00Z" w16du:dateUtc="2025-09-20T04:05:00Z">
        <w:r w:rsidR="00EA051C" w:rsidRPr="005D59EA" w:rsidDel="00F343F7">
          <w:rPr>
            <w:rFonts w:ascii="Arial" w:eastAsiaTheme="minorEastAsia" w:hAnsi="Arial" w:cs="Arial"/>
          </w:rPr>
          <w:delText xml:space="preserve"> es </w:delText>
        </w:r>
        <w:r w:rsidR="00E32863" w:rsidRPr="005D59EA" w:rsidDel="00F343F7">
          <w:rPr>
            <w:rFonts w:ascii="Arial" w:hAnsi="Arial" w:cs="Arial"/>
          </w:rPr>
          <w:delText>el área efectiva de contacto de la membrana.</w:delText>
        </w:r>
      </w:del>
    </w:p>
    <w:p w14:paraId="7BB334B9" w14:textId="693C732D" w:rsidR="00E32863" w:rsidRPr="005D59EA" w:rsidDel="00F343F7" w:rsidRDefault="00E32863">
      <w:pPr>
        <w:numPr>
          <w:ilvl w:val="0"/>
          <w:numId w:val="26"/>
        </w:numPr>
        <w:spacing w:line="360" w:lineRule="auto"/>
        <w:ind w:left="1428"/>
        <w:jc w:val="both"/>
        <w:rPr>
          <w:del w:id="6041" w:author="JAVIERA PAZ LEFORT IBANEZ" w:date="2025-09-20T01:05:00Z" w16du:dateUtc="2025-09-20T04:05:00Z"/>
          <w:rFonts w:ascii="Arial" w:hAnsi="Arial" w:cs="Arial"/>
        </w:rPr>
        <w:pPrChange w:id="6042" w:author="JAVIERA PAZ LEFORT IBANEZ" w:date="2025-09-22T17:13:00Z" w16du:dateUtc="2025-09-22T20:13:00Z">
          <w:pPr>
            <w:numPr>
              <w:numId w:val="26"/>
            </w:numPr>
            <w:tabs>
              <w:tab w:val="num" w:pos="720"/>
            </w:tabs>
            <w:ind w:left="720" w:hanging="360"/>
          </w:pPr>
        </w:pPrChange>
      </w:pPr>
      <w:del w:id="6043" w:author="JAVIERA PAZ LEFORT IBANEZ" w:date="2025-09-20T01:05:00Z" w16du:dateUtc="2025-09-20T04:05:00Z">
        <w:r w:rsidRPr="005D59EA" w:rsidDel="00F343F7">
          <w:rPr>
            <w:rFonts w:ascii="Arial" w:hAnsi="Arial" w:cs="Arial"/>
          </w:rPr>
          <w:delText>El perfil de concentración de polifenoles en el vino se calcula como función de la fracción de agua, dado que la pérdida de agua aumenta la concentración de polifenoles:</w:delText>
        </w:r>
      </w:del>
    </w:p>
    <w:p w14:paraId="4762EAE9" w14:textId="2A42D3BA" w:rsidR="00EA051C" w:rsidRPr="005D59EA" w:rsidDel="00F343F7" w:rsidRDefault="00000000">
      <w:pPr>
        <w:spacing w:line="360" w:lineRule="auto"/>
        <w:ind w:left="708"/>
        <w:jc w:val="both"/>
        <w:rPr>
          <w:del w:id="6044" w:author="JAVIERA PAZ LEFORT IBANEZ" w:date="2025-09-20T01:05:00Z" w16du:dateUtc="2025-09-20T04:05:00Z"/>
          <w:rFonts w:ascii="Arial" w:hAnsi="Arial" w:cs="Arial"/>
        </w:rPr>
        <w:pPrChange w:id="6045" w:author="JAVIERA PAZ LEFORT IBANEZ" w:date="2025-09-22T17:13:00Z" w16du:dateUtc="2025-09-22T20:13:00Z">
          <w:pPr>
            <w:jc w:val="center"/>
          </w:pPr>
        </w:pPrChange>
      </w:pPr>
      <m:oMathPara>
        <m:oMath>
          <m:sSub>
            <m:sSubPr>
              <m:ctrlPr>
                <w:del w:id="6046" w:author="JAVIERA PAZ LEFORT IBANEZ" w:date="2025-09-20T01:05:00Z" w16du:dateUtc="2025-09-20T04:05:00Z">
                  <w:rPr>
                    <w:rFonts w:ascii="Cambria Math" w:hAnsi="Cambria Math" w:cs="Arial"/>
                    <w:i/>
                  </w:rPr>
                </w:del>
              </m:ctrlPr>
            </m:sSubPr>
            <m:e>
              <m:r>
                <w:del w:id="6047" w:author="JAVIERA PAZ LEFORT IBANEZ" w:date="2025-09-20T01:05:00Z" w16du:dateUtc="2025-09-20T04:05:00Z">
                  <w:rPr>
                    <w:rFonts w:ascii="Cambria Math" w:hAnsi="Cambria Math" w:cs="Arial"/>
                  </w:rPr>
                  <m:t>C</m:t>
                </w:del>
              </m:r>
            </m:e>
            <m:sub>
              <m:r>
                <w:del w:id="6048" w:author="JAVIERA PAZ LEFORT IBANEZ" w:date="2025-09-20T01:05:00Z" w16du:dateUtc="2025-09-20T04:05:00Z">
                  <w:rPr>
                    <w:rFonts w:ascii="Cambria Math" w:hAnsi="Cambria Math" w:cs="Arial"/>
                  </w:rPr>
                  <m:t>polifenoles</m:t>
                </w:del>
              </m:r>
            </m:sub>
          </m:sSub>
          <m:d>
            <m:dPr>
              <m:ctrlPr>
                <w:del w:id="6049" w:author="JAVIERA PAZ LEFORT IBANEZ" w:date="2025-09-20T01:05:00Z" w16du:dateUtc="2025-09-20T04:05:00Z">
                  <w:rPr>
                    <w:rFonts w:ascii="Cambria Math" w:hAnsi="Cambria Math" w:cs="Arial"/>
                    <w:i/>
                  </w:rPr>
                </w:del>
              </m:ctrlPr>
            </m:dPr>
            <m:e>
              <m:r>
                <w:del w:id="6050" w:author="JAVIERA PAZ LEFORT IBANEZ" w:date="2025-09-20T01:05:00Z" w16du:dateUtc="2025-09-20T04:05:00Z">
                  <w:rPr>
                    <w:rFonts w:ascii="Cambria Math" w:hAnsi="Cambria Math" w:cs="Arial"/>
                  </w:rPr>
                  <m:t>z</m:t>
                </w:del>
              </m:r>
            </m:e>
          </m:d>
          <m:r>
            <w:del w:id="6051" w:author="JAVIERA PAZ LEFORT IBANEZ" w:date="2025-09-20T01:05:00Z" w16du:dateUtc="2025-09-20T04:05:00Z">
              <w:rPr>
                <w:rFonts w:ascii="Cambria Math" w:eastAsiaTheme="minorEastAsia" w:hAnsi="Cambria Math" w:cs="Arial"/>
              </w:rPr>
              <m:t>=</m:t>
            </w:del>
          </m:r>
          <m:f>
            <m:fPr>
              <m:ctrlPr>
                <w:del w:id="6052" w:author="JAVIERA PAZ LEFORT IBANEZ" w:date="2025-09-20T01:05:00Z" w16du:dateUtc="2025-09-20T04:05:00Z">
                  <w:rPr>
                    <w:rFonts w:ascii="Cambria Math" w:eastAsiaTheme="minorEastAsia" w:hAnsi="Cambria Math" w:cs="Arial"/>
                    <w:i/>
                  </w:rPr>
                </w:del>
              </m:ctrlPr>
            </m:fPr>
            <m:num>
              <m:sSub>
                <m:sSubPr>
                  <m:ctrlPr>
                    <w:del w:id="6053" w:author="JAVIERA PAZ LEFORT IBANEZ" w:date="2025-09-20T01:05:00Z" w16du:dateUtc="2025-09-20T04:05:00Z">
                      <w:rPr>
                        <w:rFonts w:ascii="Cambria Math" w:eastAsiaTheme="minorEastAsia" w:hAnsi="Cambria Math" w:cs="Arial"/>
                        <w:i/>
                      </w:rPr>
                    </w:del>
                  </m:ctrlPr>
                </m:sSubPr>
                <m:e>
                  <m:r>
                    <w:del w:id="6054" w:author="JAVIERA PAZ LEFORT IBANEZ" w:date="2025-09-20T01:05:00Z" w16du:dateUtc="2025-09-20T04:05:00Z">
                      <w:rPr>
                        <w:rFonts w:ascii="Cambria Math" w:eastAsiaTheme="minorEastAsia" w:hAnsi="Cambria Math" w:cs="Arial"/>
                      </w:rPr>
                      <m:t>C</m:t>
                    </w:del>
                  </m:r>
                </m:e>
                <m:sub>
                  <m:r>
                    <w:del w:id="6055" w:author="JAVIERA PAZ LEFORT IBANEZ" w:date="2025-09-20T01:05:00Z" w16du:dateUtc="2025-09-20T04:05:00Z">
                      <w:rPr>
                        <w:rFonts w:ascii="Cambria Math" w:eastAsiaTheme="minorEastAsia" w:hAnsi="Cambria Math" w:cs="Arial"/>
                      </w:rPr>
                      <m:t>polifenoles,0</m:t>
                    </w:del>
                  </m:r>
                </m:sub>
              </m:sSub>
            </m:num>
            <m:den>
              <m:sSub>
                <m:sSubPr>
                  <m:ctrlPr>
                    <w:del w:id="6056" w:author="JAVIERA PAZ LEFORT IBANEZ" w:date="2025-09-20T01:05:00Z" w16du:dateUtc="2025-09-20T04:05:00Z">
                      <w:rPr>
                        <w:rFonts w:ascii="Cambria Math" w:eastAsiaTheme="minorEastAsia" w:hAnsi="Cambria Math" w:cs="Arial"/>
                        <w:i/>
                      </w:rPr>
                    </w:del>
                  </m:ctrlPr>
                </m:sSubPr>
                <m:e>
                  <m:r>
                    <w:del w:id="6057" w:author="JAVIERA PAZ LEFORT IBANEZ" w:date="2025-09-20T01:05:00Z" w16du:dateUtc="2025-09-20T04:05:00Z">
                      <w:rPr>
                        <w:rFonts w:ascii="Cambria Math" w:eastAsiaTheme="minorEastAsia" w:hAnsi="Cambria Math" w:cs="Arial"/>
                      </w:rPr>
                      <m:t>f</m:t>
                    </w:del>
                  </m:r>
                </m:e>
                <m:sub>
                  <m:r>
                    <w:del w:id="6058" w:author="JAVIERA PAZ LEFORT IBANEZ" w:date="2025-09-20T01:05:00Z" w16du:dateUtc="2025-09-20T04:05:00Z">
                      <w:rPr>
                        <w:rFonts w:ascii="Cambria Math" w:eastAsiaTheme="minorEastAsia" w:hAnsi="Cambria Math" w:cs="Arial"/>
                      </w:rPr>
                      <m:t>fibra</m:t>
                    </w:del>
                  </m:r>
                </m:sub>
              </m:sSub>
              <m:r>
                <w:del w:id="6059" w:author="JAVIERA PAZ LEFORT IBANEZ" w:date="2025-09-20T01:05:00Z" w16du:dateUtc="2025-09-20T04:05:00Z">
                  <w:rPr>
                    <w:rFonts w:ascii="Cambria Math" w:eastAsiaTheme="minorEastAsia" w:hAnsi="Cambria Math" w:cs="Arial"/>
                  </w:rPr>
                  <m:t>(z)</m:t>
                </w:del>
              </m:r>
            </m:den>
          </m:f>
        </m:oMath>
      </m:oMathPara>
    </w:p>
    <w:p w14:paraId="3D199B08" w14:textId="7D5FDF8E" w:rsidR="00E32863" w:rsidRPr="005D59EA" w:rsidDel="00F343F7" w:rsidRDefault="00E32863">
      <w:pPr>
        <w:spacing w:line="360" w:lineRule="auto"/>
        <w:ind w:left="708" w:firstLine="708"/>
        <w:jc w:val="both"/>
        <w:rPr>
          <w:del w:id="6060" w:author="JAVIERA PAZ LEFORT IBANEZ" w:date="2025-09-20T01:05:00Z" w16du:dateUtc="2025-09-20T04:05:00Z"/>
          <w:rFonts w:ascii="Arial" w:hAnsi="Arial" w:cs="Arial"/>
        </w:rPr>
        <w:pPrChange w:id="6061" w:author="JAVIERA PAZ LEFORT IBANEZ" w:date="2025-09-22T17:13:00Z" w16du:dateUtc="2025-09-22T20:13:00Z">
          <w:pPr>
            <w:ind w:firstLine="708"/>
          </w:pPr>
        </w:pPrChange>
      </w:pPr>
      <w:del w:id="6062" w:author="JAVIERA PAZ LEFORT IBANEZ" w:date="2025-09-20T01:05:00Z" w16du:dateUtc="2025-09-20T04:05:00Z">
        <w:r w:rsidRPr="005D59EA" w:rsidDel="00F343F7">
          <w:rPr>
            <w:rFonts w:ascii="Arial" w:hAnsi="Arial" w:cs="Arial"/>
          </w:rPr>
          <w:delText xml:space="preserve">Donde </w:delText>
        </w:r>
      </w:del>
      <m:oMath>
        <m:sSub>
          <m:sSubPr>
            <m:ctrlPr>
              <w:del w:id="6063" w:author="JAVIERA PAZ LEFORT IBANEZ" w:date="2025-09-20T01:05:00Z" w16du:dateUtc="2025-09-20T04:05:00Z">
                <w:rPr>
                  <w:rFonts w:ascii="Cambria Math" w:hAnsi="Cambria Math" w:cs="Arial"/>
                  <w:i/>
                </w:rPr>
              </w:del>
            </m:ctrlPr>
          </m:sSubPr>
          <m:e>
            <m:r>
              <w:del w:id="6064" w:author="JAVIERA PAZ LEFORT IBANEZ" w:date="2025-09-20T01:05:00Z" w16du:dateUtc="2025-09-20T04:05:00Z">
                <w:rPr>
                  <w:rFonts w:ascii="Cambria Math" w:hAnsi="Cambria Math" w:cs="Arial"/>
                </w:rPr>
                <m:t>C</m:t>
              </w:del>
            </m:r>
          </m:e>
          <m:sub>
            <m:r>
              <w:del w:id="6065" w:author="JAVIERA PAZ LEFORT IBANEZ" w:date="2025-09-20T01:05:00Z" w16du:dateUtc="2025-09-20T04:05:00Z">
                <w:rPr>
                  <w:rFonts w:ascii="Cambria Math" w:hAnsi="Cambria Math" w:cs="Arial"/>
                </w:rPr>
                <m:t>polifenoles,0</m:t>
              </w:del>
            </m:r>
          </m:sub>
        </m:sSub>
      </m:oMath>
      <w:del w:id="6066" w:author="JAVIERA PAZ LEFORT IBANEZ" w:date="2025-09-20T01:05:00Z" w16du:dateUtc="2025-09-20T04:05:00Z">
        <w:r w:rsidR="006C05CD" w:rsidRPr="005D59EA" w:rsidDel="00F343F7">
          <w:rPr>
            <w:rFonts w:ascii="Arial" w:eastAsiaTheme="minorEastAsia" w:hAnsi="Arial" w:cs="Arial"/>
          </w:rPr>
          <w:delText xml:space="preserve"> </w:delText>
        </w:r>
        <w:r w:rsidRPr="005D59EA" w:rsidDel="00F343F7">
          <w:rPr>
            <w:rFonts w:ascii="Arial" w:hAnsi="Arial" w:cs="Arial"/>
          </w:rPr>
          <w:delText>es la concentración inicial de polifenoles en el vino.</w:delText>
        </w:r>
      </w:del>
    </w:p>
    <w:p w14:paraId="0853BA0F" w14:textId="2337D9FB" w:rsidR="00E32863" w:rsidRPr="005D59EA" w:rsidDel="00F343F7" w:rsidRDefault="00E32863">
      <w:pPr>
        <w:pStyle w:val="Ttulo4"/>
        <w:spacing w:line="360" w:lineRule="auto"/>
        <w:ind w:left="708"/>
        <w:jc w:val="both"/>
        <w:rPr>
          <w:del w:id="6067" w:author="JAVIERA PAZ LEFORT IBANEZ" w:date="2025-09-20T01:05:00Z" w16du:dateUtc="2025-09-20T04:05:00Z"/>
          <w:rFonts w:ascii="Arial" w:hAnsi="Arial" w:cs="Arial"/>
          <w:color w:val="auto"/>
        </w:rPr>
        <w:pPrChange w:id="6068" w:author="JAVIERA PAZ LEFORT IBANEZ" w:date="2025-09-22T17:13:00Z" w16du:dateUtc="2025-09-22T20:13:00Z">
          <w:pPr>
            <w:pStyle w:val="Ttulo4"/>
          </w:pPr>
        </w:pPrChange>
      </w:pPr>
      <w:del w:id="6069" w:author="JAVIERA PAZ LEFORT IBANEZ" w:date="2025-09-20T01:05:00Z" w16du:dateUtc="2025-09-20T04:05:00Z">
        <w:r w:rsidRPr="005D59EA" w:rsidDel="00F343F7">
          <w:rPr>
            <w:rFonts w:ascii="Arial" w:hAnsi="Arial" w:cs="Arial"/>
            <w:color w:val="auto"/>
          </w:rPr>
          <w:delText>Algoritmo del Modelo Discreto</w:delText>
        </w:r>
      </w:del>
    </w:p>
    <w:p w14:paraId="0F1574D2" w14:textId="3FF957EF" w:rsidR="00E32863" w:rsidRPr="005D59EA" w:rsidDel="00F343F7" w:rsidRDefault="00E32863">
      <w:pPr>
        <w:spacing w:line="360" w:lineRule="auto"/>
        <w:ind w:left="708"/>
        <w:jc w:val="both"/>
        <w:rPr>
          <w:del w:id="6070" w:author="JAVIERA PAZ LEFORT IBANEZ" w:date="2025-09-20T01:05:00Z" w16du:dateUtc="2025-09-20T04:05:00Z"/>
          <w:rFonts w:ascii="Arial" w:hAnsi="Arial" w:cs="Arial"/>
        </w:rPr>
        <w:pPrChange w:id="6071" w:author="JAVIERA PAZ LEFORT IBANEZ" w:date="2025-09-22T17:13:00Z" w16du:dateUtc="2025-09-22T20:13:00Z">
          <w:pPr/>
        </w:pPrChange>
      </w:pPr>
      <w:del w:id="6072" w:author="JAVIERA PAZ LEFORT IBANEZ" w:date="2025-09-20T01:05:00Z" w16du:dateUtc="2025-09-20T04:05:00Z">
        <w:r w:rsidRPr="005D59EA" w:rsidDel="00F343F7">
          <w:rPr>
            <w:rFonts w:ascii="Arial" w:hAnsi="Arial" w:cs="Arial"/>
          </w:rPr>
          <w:delText>El cálculo del perfil de agua y polifenoles se realiza de manera iterativa a lo largo del módulo, según el siguiente algoritmo:</w:delText>
        </w:r>
      </w:del>
    </w:p>
    <w:p w14:paraId="452F4593" w14:textId="6DD3FF25" w:rsidR="00E32863" w:rsidRPr="005D59EA" w:rsidDel="00F343F7" w:rsidRDefault="00E32863">
      <w:pPr>
        <w:numPr>
          <w:ilvl w:val="0"/>
          <w:numId w:val="27"/>
        </w:numPr>
        <w:spacing w:line="360" w:lineRule="auto"/>
        <w:ind w:left="1428"/>
        <w:jc w:val="both"/>
        <w:rPr>
          <w:del w:id="6073" w:author="JAVIERA PAZ LEFORT IBANEZ" w:date="2025-09-20T01:05:00Z" w16du:dateUtc="2025-09-20T04:05:00Z"/>
          <w:rFonts w:ascii="Arial" w:hAnsi="Arial" w:cs="Arial"/>
        </w:rPr>
        <w:pPrChange w:id="6074" w:author="JAVIERA PAZ LEFORT IBANEZ" w:date="2025-09-22T17:13:00Z" w16du:dateUtc="2025-09-22T20:13:00Z">
          <w:pPr>
            <w:numPr>
              <w:numId w:val="27"/>
            </w:numPr>
            <w:tabs>
              <w:tab w:val="num" w:pos="720"/>
            </w:tabs>
            <w:ind w:left="720" w:hanging="360"/>
          </w:pPr>
        </w:pPrChange>
      </w:pPr>
      <w:del w:id="6075" w:author="JAVIERA PAZ LEFORT IBANEZ" w:date="2025-09-20T01:05:00Z" w16du:dateUtc="2025-09-20T04:05:00Z">
        <w:r w:rsidRPr="005D59EA" w:rsidDel="00F343F7">
          <w:rPr>
            <w:rFonts w:ascii="Arial" w:hAnsi="Arial" w:cs="Arial"/>
            <w:b/>
            <w:bCs/>
          </w:rPr>
          <w:delText>Inicialización:</w:delText>
        </w:r>
      </w:del>
    </w:p>
    <w:p w14:paraId="418CF577" w14:textId="2CE1D3AA" w:rsidR="00E32863" w:rsidRPr="005D59EA" w:rsidDel="00F343F7" w:rsidRDefault="00E32863">
      <w:pPr>
        <w:numPr>
          <w:ilvl w:val="1"/>
          <w:numId w:val="27"/>
        </w:numPr>
        <w:spacing w:line="360" w:lineRule="auto"/>
        <w:ind w:left="2148"/>
        <w:jc w:val="both"/>
        <w:rPr>
          <w:del w:id="6076" w:author="JAVIERA PAZ LEFORT IBANEZ" w:date="2025-09-20T01:05:00Z" w16du:dateUtc="2025-09-20T04:05:00Z"/>
          <w:rFonts w:ascii="Arial" w:hAnsi="Arial" w:cs="Arial"/>
        </w:rPr>
        <w:pPrChange w:id="6077" w:author="JAVIERA PAZ LEFORT IBANEZ" w:date="2025-09-22T17:13:00Z" w16du:dateUtc="2025-09-22T20:13:00Z">
          <w:pPr>
            <w:numPr>
              <w:ilvl w:val="1"/>
              <w:numId w:val="27"/>
            </w:numPr>
            <w:tabs>
              <w:tab w:val="num" w:pos="1440"/>
            </w:tabs>
            <w:ind w:left="1440" w:hanging="360"/>
          </w:pPr>
        </w:pPrChange>
      </w:pPr>
      <w:del w:id="6078" w:author="JAVIERA PAZ LEFORT IBANEZ" w:date="2025-09-20T01:05:00Z" w16du:dateUtc="2025-09-20T04:05:00Z">
        <w:r w:rsidRPr="005D59EA" w:rsidDel="00F343F7">
          <w:rPr>
            <w:rFonts w:ascii="Arial" w:hAnsi="Arial" w:cs="Arial"/>
          </w:rPr>
          <w:delText>Se definen las fracciones iniciales de agua en el vino y la solución extractora:</w:delText>
        </w:r>
      </w:del>
    </w:p>
    <w:p w14:paraId="57B1A0A2" w14:textId="3F0F1FB7" w:rsidR="00E32863" w:rsidRPr="005D59EA" w:rsidDel="00F343F7" w:rsidRDefault="00000000">
      <w:pPr>
        <w:numPr>
          <w:ilvl w:val="2"/>
          <w:numId w:val="27"/>
        </w:numPr>
        <w:spacing w:line="360" w:lineRule="auto"/>
        <w:ind w:left="2868"/>
        <w:jc w:val="both"/>
        <w:rPr>
          <w:del w:id="6079" w:author="JAVIERA PAZ LEFORT IBANEZ" w:date="2025-09-20T01:05:00Z" w16du:dateUtc="2025-09-20T04:05:00Z"/>
          <w:rFonts w:ascii="Arial" w:hAnsi="Arial" w:cs="Arial"/>
        </w:rPr>
        <w:pPrChange w:id="6080" w:author="JAVIERA PAZ LEFORT IBANEZ" w:date="2025-09-22T17:13:00Z" w16du:dateUtc="2025-09-22T20:13:00Z">
          <w:pPr>
            <w:numPr>
              <w:ilvl w:val="2"/>
              <w:numId w:val="27"/>
            </w:numPr>
            <w:tabs>
              <w:tab w:val="num" w:pos="2160"/>
            </w:tabs>
            <w:ind w:left="2160" w:hanging="360"/>
          </w:pPr>
        </w:pPrChange>
      </w:pPr>
      <m:oMath>
        <m:sSub>
          <m:sSubPr>
            <m:ctrlPr>
              <w:del w:id="6081" w:author="JAVIERA PAZ LEFORT IBANEZ" w:date="2025-09-20T01:05:00Z" w16du:dateUtc="2025-09-20T04:05:00Z">
                <w:rPr>
                  <w:rFonts w:ascii="Cambria Math" w:hAnsi="Cambria Math" w:cs="Arial"/>
                  <w:i/>
                </w:rPr>
              </w:del>
            </m:ctrlPr>
          </m:sSubPr>
          <m:e>
            <m:r>
              <w:del w:id="6082" w:author="JAVIERA PAZ LEFORT IBANEZ" w:date="2025-09-20T01:05:00Z" w16du:dateUtc="2025-09-20T04:05:00Z">
                <w:rPr>
                  <w:rFonts w:ascii="Cambria Math" w:hAnsi="Cambria Math" w:cs="Arial"/>
                </w:rPr>
                <m:t>f</m:t>
              </w:del>
            </m:r>
          </m:e>
          <m:sub>
            <m:r>
              <w:del w:id="6083" w:author="JAVIERA PAZ LEFORT IBANEZ" w:date="2025-09-20T01:05:00Z" w16du:dateUtc="2025-09-20T04:05:00Z">
                <w:rPr>
                  <w:rFonts w:ascii="Cambria Math" w:hAnsi="Cambria Math" w:cs="Arial"/>
                </w:rPr>
                <m:t>fibra</m:t>
              </w:del>
            </m:r>
          </m:sub>
        </m:sSub>
        <m:d>
          <m:dPr>
            <m:begChr m:val="["/>
            <m:endChr m:val="]"/>
            <m:ctrlPr>
              <w:del w:id="6084" w:author="JAVIERA PAZ LEFORT IBANEZ" w:date="2025-09-20T01:05:00Z" w16du:dateUtc="2025-09-20T04:05:00Z">
                <w:rPr>
                  <w:rFonts w:ascii="Cambria Math" w:hAnsi="Cambria Math" w:cs="Arial"/>
                  <w:i/>
                </w:rPr>
              </w:del>
            </m:ctrlPr>
          </m:dPr>
          <m:e>
            <m:r>
              <w:del w:id="6085" w:author="JAVIERA PAZ LEFORT IBANEZ" w:date="2025-09-20T01:05:00Z" w16du:dateUtc="2025-09-20T04:05:00Z">
                <w:rPr>
                  <w:rFonts w:ascii="Cambria Math" w:hAnsi="Cambria Math" w:cs="Arial"/>
                </w:rPr>
                <m:t>0</m:t>
              </w:del>
            </m:r>
          </m:e>
        </m:d>
        <m:r>
          <w:del w:id="6086" w:author="JAVIERA PAZ LEFORT IBANEZ" w:date="2025-09-20T01:05:00Z" w16du:dateUtc="2025-09-20T04:05:00Z">
            <w:rPr>
              <w:rFonts w:ascii="Cambria Math" w:hAnsi="Cambria Math" w:cs="Arial"/>
            </w:rPr>
            <m:t>=0.88</m:t>
          </w:del>
        </m:r>
      </m:oMath>
      <w:del w:id="6087" w:author="JAVIERA PAZ LEFORT IBANEZ" w:date="2025-09-20T01:05:00Z" w16du:dateUtc="2025-09-20T04:05:00Z">
        <w:r w:rsidR="00013B5C" w:rsidRPr="005D59EA" w:rsidDel="00F343F7">
          <w:rPr>
            <w:rFonts w:ascii="Arial" w:hAnsi="Arial" w:cs="Arial"/>
          </w:rPr>
          <w:delText xml:space="preserve"> </w:delText>
        </w:r>
        <w:r w:rsidR="00E32863" w:rsidRPr="005D59EA" w:rsidDel="00F343F7">
          <w:rPr>
            <w:rFonts w:ascii="Arial" w:hAnsi="Arial" w:cs="Arial"/>
          </w:rPr>
          <w:delText>(vino).</w:delText>
        </w:r>
      </w:del>
    </w:p>
    <w:p w14:paraId="546C4EDA" w14:textId="7F1E509C" w:rsidR="00E32863" w:rsidRPr="005D59EA" w:rsidDel="00F343F7" w:rsidRDefault="00000000">
      <w:pPr>
        <w:numPr>
          <w:ilvl w:val="2"/>
          <w:numId w:val="27"/>
        </w:numPr>
        <w:spacing w:line="360" w:lineRule="auto"/>
        <w:ind w:left="2868"/>
        <w:jc w:val="both"/>
        <w:rPr>
          <w:del w:id="6088" w:author="JAVIERA PAZ LEFORT IBANEZ" w:date="2025-09-20T01:05:00Z" w16du:dateUtc="2025-09-20T04:05:00Z"/>
          <w:rFonts w:ascii="Arial" w:hAnsi="Arial" w:cs="Arial"/>
        </w:rPr>
        <w:pPrChange w:id="6089" w:author="JAVIERA PAZ LEFORT IBANEZ" w:date="2025-09-22T17:13:00Z" w16du:dateUtc="2025-09-22T20:13:00Z">
          <w:pPr>
            <w:numPr>
              <w:ilvl w:val="2"/>
              <w:numId w:val="27"/>
            </w:numPr>
            <w:tabs>
              <w:tab w:val="num" w:pos="2160"/>
            </w:tabs>
            <w:ind w:left="2160" w:hanging="360"/>
          </w:pPr>
        </w:pPrChange>
      </w:pPr>
      <m:oMath>
        <m:sSub>
          <m:sSubPr>
            <m:ctrlPr>
              <w:del w:id="6090" w:author="JAVIERA PAZ LEFORT IBANEZ" w:date="2025-09-20T01:05:00Z" w16du:dateUtc="2025-09-20T04:05:00Z">
                <w:rPr>
                  <w:rFonts w:ascii="Cambria Math" w:hAnsi="Cambria Math" w:cs="Arial"/>
                  <w:i/>
                </w:rPr>
              </w:del>
            </m:ctrlPr>
          </m:sSubPr>
          <m:e>
            <m:r>
              <w:del w:id="6091" w:author="JAVIERA PAZ LEFORT IBANEZ" w:date="2025-09-20T01:05:00Z" w16du:dateUtc="2025-09-20T04:05:00Z">
                <w:rPr>
                  <w:rFonts w:ascii="Cambria Math" w:hAnsi="Cambria Math" w:cs="Arial"/>
                </w:rPr>
                <m:t>f</m:t>
              </w:del>
            </m:r>
          </m:e>
          <m:sub>
            <m:r>
              <w:del w:id="6092" w:author="JAVIERA PAZ LEFORT IBANEZ" w:date="2025-09-20T01:05:00Z" w16du:dateUtc="2025-09-20T04:05:00Z">
                <w:rPr>
                  <w:rFonts w:ascii="Cambria Math" w:hAnsi="Cambria Math" w:cs="Arial"/>
                </w:rPr>
                <m:t>carcasa</m:t>
              </w:del>
            </m:r>
          </m:sub>
        </m:sSub>
        <m:d>
          <m:dPr>
            <m:begChr m:val="["/>
            <m:endChr m:val="]"/>
            <m:ctrlPr>
              <w:del w:id="6093" w:author="JAVIERA PAZ LEFORT IBANEZ" w:date="2025-09-20T01:05:00Z" w16du:dateUtc="2025-09-20T04:05:00Z">
                <w:rPr>
                  <w:rFonts w:ascii="Cambria Math" w:hAnsi="Cambria Math" w:cs="Arial"/>
                  <w:i/>
                </w:rPr>
              </w:del>
            </m:ctrlPr>
          </m:dPr>
          <m:e>
            <m:r>
              <w:del w:id="6094" w:author="JAVIERA PAZ LEFORT IBANEZ" w:date="2025-09-20T01:05:00Z" w16du:dateUtc="2025-09-20T04:05:00Z">
                <w:rPr>
                  <w:rFonts w:ascii="Cambria Math" w:hAnsi="Cambria Math" w:cs="Arial"/>
                </w:rPr>
                <m:t>0</m:t>
              </w:del>
            </m:r>
          </m:e>
        </m:d>
        <m:r>
          <w:del w:id="6095" w:author="JAVIERA PAZ LEFORT IBANEZ" w:date="2025-09-20T01:05:00Z" w16du:dateUtc="2025-09-20T04:05:00Z">
            <w:rPr>
              <w:rFonts w:ascii="Cambria Math" w:hAnsi="Cambria Math" w:cs="Arial"/>
            </w:rPr>
            <m:t>=0.80</m:t>
          </w:del>
        </m:r>
      </m:oMath>
      <w:del w:id="6096" w:author="JAVIERA PAZ LEFORT IBANEZ" w:date="2025-09-20T01:05:00Z" w16du:dateUtc="2025-09-20T04:05:00Z">
        <w:r w:rsidR="006C05CD" w:rsidRPr="005D59EA" w:rsidDel="00F343F7">
          <w:rPr>
            <w:rFonts w:ascii="Arial" w:eastAsiaTheme="minorEastAsia" w:hAnsi="Arial" w:cs="Arial"/>
          </w:rPr>
          <w:delText xml:space="preserve"> </w:delText>
        </w:r>
        <w:r w:rsidR="00E32863" w:rsidRPr="005D59EA" w:rsidDel="00F343F7">
          <w:rPr>
            <w:rFonts w:ascii="Arial" w:hAnsi="Arial" w:cs="Arial"/>
          </w:rPr>
          <w:delText>(solución extractora).</w:delText>
        </w:r>
      </w:del>
    </w:p>
    <w:p w14:paraId="5A19DF87" w14:textId="44832069" w:rsidR="00E32863" w:rsidRPr="005D59EA" w:rsidDel="00F343F7" w:rsidRDefault="00E32863">
      <w:pPr>
        <w:numPr>
          <w:ilvl w:val="0"/>
          <w:numId w:val="27"/>
        </w:numPr>
        <w:spacing w:line="360" w:lineRule="auto"/>
        <w:ind w:left="1428"/>
        <w:jc w:val="both"/>
        <w:rPr>
          <w:del w:id="6097" w:author="JAVIERA PAZ LEFORT IBANEZ" w:date="2025-09-20T01:05:00Z" w16du:dateUtc="2025-09-20T04:05:00Z"/>
          <w:rFonts w:ascii="Arial" w:hAnsi="Arial" w:cs="Arial"/>
        </w:rPr>
        <w:pPrChange w:id="6098" w:author="JAVIERA PAZ LEFORT IBANEZ" w:date="2025-09-22T17:13:00Z" w16du:dateUtc="2025-09-22T20:13:00Z">
          <w:pPr>
            <w:numPr>
              <w:numId w:val="27"/>
            </w:numPr>
            <w:tabs>
              <w:tab w:val="num" w:pos="720"/>
            </w:tabs>
            <w:ind w:left="720" w:hanging="360"/>
          </w:pPr>
        </w:pPrChange>
      </w:pPr>
      <w:del w:id="6099" w:author="JAVIERA PAZ LEFORT IBANEZ" w:date="2025-09-20T01:05:00Z" w16du:dateUtc="2025-09-20T04:05:00Z">
        <w:r w:rsidRPr="005D59EA" w:rsidDel="00F343F7">
          <w:rPr>
            <w:rFonts w:ascii="Arial" w:hAnsi="Arial" w:cs="Arial"/>
            <w:b/>
            <w:bCs/>
          </w:rPr>
          <w:delText>Cálculo del flujo de agua en cada punto:</w:delText>
        </w:r>
        <w:r w:rsidRPr="005D59EA" w:rsidDel="00F343F7">
          <w:rPr>
            <w:rFonts w:ascii="Arial" w:hAnsi="Arial" w:cs="Arial"/>
          </w:rPr>
          <w:br/>
          <w:delText xml:space="preserve">Para cada posición </w:delText>
        </w:r>
      </w:del>
      <m:oMath>
        <m:r>
          <w:del w:id="6100" w:author="JAVIERA PAZ LEFORT IBANEZ" w:date="2025-09-20T01:05:00Z" w16du:dateUtc="2025-09-20T04:05:00Z">
            <w:rPr>
              <w:rFonts w:ascii="Cambria Math" w:hAnsi="Cambria Math" w:cs="Arial"/>
            </w:rPr>
            <m:t>z</m:t>
          </w:del>
        </m:r>
      </m:oMath>
      <w:del w:id="6101" w:author="JAVIERA PAZ LEFORT IBANEZ" w:date="2025-09-20T01:05:00Z" w16du:dateUtc="2025-09-20T04:05:00Z">
        <w:r w:rsidRPr="005D59EA" w:rsidDel="00F343F7">
          <w:rPr>
            <w:rFonts w:ascii="Arial" w:hAnsi="Arial" w:cs="Arial"/>
          </w:rPr>
          <w:delText xml:space="preserve"> en el módulo:</w:delText>
        </w:r>
      </w:del>
    </w:p>
    <w:p w14:paraId="4739F119" w14:textId="2AA8E8D8" w:rsidR="00013B5C" w:rsidRPr="005D59EA" w:rsidDel="00F343F7" w:rsidRDefault="00E32863">
      <w:pPr>
        <w:numPr>
          <w:ilvl w:val="1"/>
          <w:numId w:val="27"/>
        </w:numPr>
        <w:spacing w:line="360" w:lineRule="auto"/>
        <w:ind w:left="2148"/>
        <w:jc w:val="both"/>
        <w:rPr>
          <w:del w:id="6102" w:author="JAVIERA PAZ LEFORT IBANEZ" w:date="2025-09-20T01:05:00Z" w16du:dateUtc="2025-09-20T04:05:00Z"/>
          <w:rFonts w:ascii="Arial" w:hAnsi="Arial" w:cs="Arial"/>
        </w:rPr>
        <w:pPrChange w:id="6103" w:author="JAVIERA PAZ LEFORT IBANEZ" w:date="2025-09-22T17:13:00Z" w16du:dateUtc="2025-09-22T20:13:00Z">
          <w:pPr>
            <w:numPr>
              <w:ilvl w:val="1"/>
              <w:numId w:val="27"/>
            </w:numPr>
            <w:tabs>
              <w:tab w:val="num" w:pos="1440"/>
            </w:tabs>
            <w:ind w:left="1440" w:hanging="360"/>
          </w:pPr>
        </w:pPrChange>
      </w:pPr>
      <w:del w:id="6104" w:author="JAVIERA PAZ LEFORT IBANEZ" w:date="2025-09-20T01:05:00Z" w16du:dateUtc="2025-09-20T04:05:00Z">
        <w:r w:rsidRPr="005D59EA" w:rsidDel="00F343F7">
          <w:rPr>
            <w:rFonts w:ascii="Arial" w:hAnsi="Arial" w:cs="Arial"/>
          </w:rPr>
          <w:delText>Se calcula el flujo de agua transferida:</w:delText>
        </w:r>
      </w:del>
    </w:p>
    <w:p w14:paraId="5443A7B8" w14:textId="567CA7D0" w:rsidR="006C05CD" w:rsidRPr="005D59EA" w:rsidDel="00F343F7" w:rsidRDefault="00000000">
      <w:pPr>
        <w:spacing w:line="360" w:lineRule="auto"/>
        <w:ind w:left="2148"/>
        <w:jc w:val="both"/>
        <w:rPr>
          <w:del w:id="6105" w:author="JAVIERA PAZ LEFORT IBANEZ" w:date="2025-09-20T01:05:00Z" w16du:dateUtc="2025-09-20T04:05:00Z"/>
          <w:rFonts w:ascii="Arial" w:hAnsi="Arial" w:cs="Arial"/>
        </w:rPr>
        <w:pPrChange w:id="6106" w:author="JAVIERA PAZ LEFORT IBANEZ" w:date="2025-09-22T17:13:00Z" w16du:dateUtc="2025-09-22T20:13:00Z">
          <w:pPr>
            <w:ind w:left="1440"/>
          </w:pPr>
        </w:pPrChange>
      </w:pPr>
      <m:oMathPara>
        <m:oMath>
          <m:sSub>
            <m:sSubPr>
              <m:ctrlPr>
                <w:del w:id="6107" w:author="JAVIERA PAZ LEFORT IBANEZ" w:date="2025-09-20T01:05:00Z" w16du:dateUtc="2025-09-20T04:05:00Z">
                  <w:rPr>
                    <w:rFonts w:ascii="Cambria Math" w:hAnsi="Cambria Math" w:cs="Arial"/>
                    <w:i/>
                  </w:rPr>
                </w:del>
              </m:ctrlPr>
            </m:sSubPr>
            <m:e>
              <m:r>
                <w:del w:id="6108" w:author="JAVIERA PAZ LEFORT IBANEZ" w:date="2025-09-20T01:05:00Z" w16du:dateUtc="2025-09-20T04:05:00Z">
                  <w:rPr>
                    <w:rFonts w:ascii="Cambria Math" w:hAnsi="Cambria Math" w:cs="Arial"/>
                  </w:rPr>
                  <m:t>J</m:t>
                </w:del>
              </m:r>
            </m:e>
            <m:sub>
              <m:r>
                <w:del w:id="6109" w:author="JAVIERA PAZ LEFORT IBANEZ" w:date="2025-09-20T01:05:00Z" w16du:dateUtc="2025-09-20T04:05:00Z">
                  <w:rPr>
                    <w:rFonts w:ascii="Cambria Math" w:hAnsi="Cambria Math" w:cs="Arial"/>
                  </w:rPr>
                  <m:t>agua</m:t>
                </w:del>
              </m:r>
            </m:sub>
          </m:sSub>
          <m:r>
            <w:del w:id="6110" w:author="JAVIERA PAZ LEFORT IBANEZ" w:date="2025-09-20T01:05:00Z" w16du:dateUtc="2025-09-20T04:05:00Z">
              <w:rPr>
                <w:rFonts w:ascii="Cambria Math" w:hAnsi="Cambria Math" w:cs="Arial"/>
              </w:rPr>
              <m:t>=</m:t>
            </w:del>
          </m:r>
          <m:f>
            <m:fPr>
              <m:ctrlPr>
                <w:del w:id="6111" w:author="JAVIERA PAZ LEFORT IBANEZ" w:date="2025-09-20T01:05:00Z" w16du:dateUtc="2025-09-20T04:05:00Z">
                  <w:rPr>
                    <w:rFonts w:ascii="Cambria Math" w:hAnsi="Cambria Math" w:cs="Arial"/>
                    <w:i/>
                  </w:rPr>
                </w:del>
              </m:ctrlPr>
            </m:fPr>
            <m:num>
              <m:sSub>
                <m:sSubPr>
                  <m:ctrlPr>
                    <w:del w:id="6112" w:author="JAVIERA PAZ LEFORT IBANEZ" w:date="2025-09-20T01:05:00Z" w16du:dateUtc="2025-09-20T04:05:00Z">
                      <w:rPr>
                        <w:rFonts w:ascii="Cambria Math" w:hAnsi="Cambria Math" w:cs="Arial"/>
                        <w:i/>
                      </w:rPr>
                    </w:del>
                  </m:ctrlPr>
                </m:sSubPr>
                <m:e>
                  <m:r>
                    <w:del w:id="6113" w:author="JAVIERA PAZ LEFORT IBANEZ" w:date="2025-09-20T01:05:00Z" w16du:dateUtc="2025-09-20T04:05:00Z">
                      <w:rPr>
                        <w:rFonts w:ascii="Cambria Math" w:hAnsi="Cambria Math" w:cs="Arial"/>
                      </w:rPr>
                      <m:t>K</m:t>
                    </w:del>
                  </m:r>
                </m:e>
                <m:sub>
                  <m:r>
                    <w:del w:id="6114" w:author="JAVIERA PAZ LEFORT IBANEZ" w:date="2025-09-20T01:05:00Z" w16du:dateUtc="2025-09-20T04:05:00Z">
                      <w:rPr>
                        <w:rFonts w:ascii="Cambria Math" w:hAnsi="Cambria Math" w:cs="Arial"/>
                      </w:rPr>
                      <m:t>total</m:t>
                    </w:del>
                  </m:r>
                </m:sub>
              </m:sSub>
              <m:r>
                <w:del w:id="6115" w:author="JAVIERA PAZ LEFORT IBANEZ" w:date="2025-09-20T01:05:00Z" w16du:dateUtc="2025-09-20T04:05:00Z">
                  <w:rPr>
                    <w:rFonts w:ascii="Cambria Math" w:hAnsi="Cambria Math" w:cs="Arial"/>
                  </w:rPr>
                  <m:t>∙</m:t>
                </w:del>
              </m:r>
              <m:sSub>
                <m:sSubPr>
                  <m:ctrlPr>
                    <w:del w:id="6116" w:author="JAVIERA PAZ LEFORT IBANEZ" w:date="2025-09-20T01:05:00Z" w16du:dateUtc="2025-09-20T04:05:00Z">
                      <w:rPr>
                        <w:rFonts w:ascii="Cambria Math" w:hAnsi="Cambria Math" w:cs="Arial"/>
                        <w:i/>
                      </w:rPr>
                    </w:del>
                  </m:ctrlPr>
                </m:sSubPr>
                <m:e>
                  <m:r>
                    <w:del w:id="6117" w:author="JAVIERA PAZ LEFORT IBANEZ" w:date="2025-09-20T01:05:00Z" w16du:dateUtc="2025-09-20T04:05:00Z">
                      <w:rPr>
                        <w:rFonts w:ascii="Cambria Math" w:hAnsi="Cambria Math" w:cs="Arial"/>
                      </w:rPr>
                      <m:t>A</m:t>
                    </w:del>
                  </m:r>
                </m:e>
                <m:sub>
                  <m:r>
                    <w:del w:id="6118" w:author="JAVIERA PAZ LEFORT IBANEZ" w:date="2025-09-20T01:05:00Z" w16du:dateUtc="2025-09-20T04:05:00Z">
                      <w:rPr>
                        <w:rFonts w:ascii="Cambria Math" w:hAnsi="Cambria Math" w:cs="Arial"/>
                      </w:rPr>
                      <m:t>contacto</m:t>
                    </w:del>
                  </m:r>
                </m:sub>
              </m:sSub>
              <m:r>
                <w:del w:id="6119" w:author="JAVIERA PAZ LEFORT IBANEZ" w:date="2025-09-20T01:05:00Z" w16du:dateUtc="2025-09-20T04:05:00Z">
                  <w:rPr>
                    <w:rFonts w:ascii="Cambria Math" w:hAnsi="Cambria Math" w:cs="Arial"/>
                  </w:rPr>
                  <m:t>∙(</m:t>
                </w:del>
              </m:r>
              <m:sSub>
                <m:sSubPr>
                  <m:ctrlPr>
                    <w:del w:id="6120" w:author="JAVIERA PAZ LEFORT IBANEZ" w:date="2025-09-20T01:05:00Z" w16du:dateUtc="2025-09-20T04:05:00Z">
                      <w:rPr>
                        <w:rFonts w:ascii="Cambria Math" w:hAnsi="Cambria Math" w:cs="Arial"/>
                        <w:i/>
                      </w:rPr>
                    </w:del>
                  </m:ctrlPr>
                </m:sSubPr>
                <m:e>
                  <m:r>
                    <w:del w:id="6121" w:author="JAVIERA PAZ LEFORT IBANEZ" w:date="2025-09-20T01:05:00Z" w16du:dateUtc="2025-09-20T04:05:00Z">
                      <w:rPr>
                        <w:rFonts w:ascii="Cambria Math" w:hAnsi="Cambria Math" w:cs="Arial"/>
                      </w:rPr>
                      <m:t>f</m:t>
                    </w:del>
                  </m:r>
                </m:e>
                <m:sub>
                  <m:r>
                    <w:del w:id="6122" w:author="JAVIERA PAZ LEFORT IBANEZ" w:date="2025-09-20T01:05:00Z" w16du:dateUtc="2025-09-20T04:05:00Z">
                      <w:rPr>
                        <w:rFonts w:ascii="Cambria Math" w:hAnsi="Cambria Math" w:cs="Arial"/>
                      </w:rPr>
                      <m:t>fibra</m:t>
                    </w:del>
                  </m:r>
                </m:sub>
              </m:sSub>
              <m:d>
                <m:dPr>
                  <m:begChr m:val="["/>
                  <m:endChr m:val="]"/>
                  <m:ctrlPr>
                    <w:del w:id="6123" w:author="JAVIERA PAZ LEFORT IBANEZ" w:date="2025-09-20T01:05:00Z" w16du:dateUtc="2025-09-20T04:05:00Z">
                      <w:rPr>
                        <w:rFonts w:ascii="Cambria Math" w:hAnsi="Cambria Math" w:cs="Arial"/>
                        <w:i/>
                      </w:rPr>
                    </w:del>
                  </m:ctrlPr>
                </m:dPr>
                <m:e>
                  <m:r>
                    <w:del w:id="6124" w:author="JAVIERA PAZ LEFORT IBANEZ" w:date="2025-09-20T01:05:00Z" w16du:dateUtc="2025-09-20T04:05:00Z">
                      <w:rPr>
                        <w:rFonts w:ascii="Cambria Math" w:hAnsi="Cambria Math" w:cs="Arial"/>
                      </w:rPr>
                      <m:t>i</m:t>
                    </w:del>
                  </m:r>
                </m:e>
              </m:d>
              <m:r>
                <w:del w:id="6125" w:author="JAVIERA PAZ LEFORT IBANEZ" w:date="2025-09-20T01:05:00Z" w16du:dateUtc="2025-09-20T04:05:00Z">
                  <w:rPr>
                    <w:rFonts w:ascii="Cambria Math" w:hAnsi="Cambria Math" w:cs="Arial"/>
                  </w:rPr>
                  <m:t>-</m:t>
                </w:del>
              </m:r>
              <m:sSub>
                <m:sSubPr>
                  <m:ctrlPr>
                    <w:del w:id="6126" w:author="JAVIERA PAZ LEFORT IBANEZ" w:date="2025-09-20T01:05:00Z" w16du:dateUtc="2025-09-20T04:05:00Z">
                      <w:rPr>
                        <w:rFonts w:ascii="Cambria Math" w:hAnsi="Cambria Math" w:cs="Arial"/>
                        <w:i/>
                      </w:rPr>
                    </w:del>
                  </m:ctrlPr>
                </m:sSubPr>
                <m:e>
                  <m:r>
                    <w:del w:id="6127" w:author="JAVIERA PAZ LEFORT IBANEZ" w:date="2025-09-20T01:05:00Z" w16du:dateUtc="2025-09-20T04:05:00Z">
                      <w:rPr>
                        <w:rFonts w:ascii="Cambria Math" w:hAnsi="Cambria Math" w:cs="Arial"/>
                      </w:rPr>
                      <m:t>f</m:t>
                    </w:del>
                  </m:r>
                </m:e>
                <m:sub>
                  <m:r>
                    <w:del w:id="6128" w:author="JAVIERA PAZ LEFORT IBANEZ" w:date="2025-09-20T01:05:00Z" w16du:dateUtc="2025-09-20T04:05:00Z">
                      <w:rPr>
                        <w:rFonts w:ascii="Cambria Math" w:hAnsi="Cambria Math" w:cs="Arial"/>
                      </w:rPr>
                      <m:t>carcasa</m:t>
                    </w:del>
                  </m:r>
                </m:sub>
              </m:sSub>
              <m:d>
                <m:dPr>
                  <m:begChr m:val="["/>
                  <m:endChr m:val="]"/>
                  <m:ctrlPr>
                    <w:del w:id="6129" w:author="JAVIERA PAZ LEFORT IBANEZ" w:date="2025-09-20T01:05:00Z" w16du:dateUtc="2025-09-20T04:05:00Z">
                      <w:rPr>
                        <w:rFonts w:ascii="Cambria Math" w:hAnsi="Cambria Math" w:cs="Arial"/>
                        <w:i/>
                      </w:rPr>
                    </w:del>
                  </m:ctrlPr>
                </m:dPr>
                <m:e>
                  <m:r>
                    <w:del w:id="6130" w:author="JAVIERA PAZ LEFORT IBANEZ" w:date="2025-09-20T01:05:00Z" w16du:dateUtc="2025-09-20T04:05:00Z">
                      <w:rPr>
                        <w:rFonts w:ascii="Cambria Math" w:hAnsi="Cambria Math" w:cs="Arial"/>
                      </w:rPr>
                      <m:t>i</m:t>
                    </w:del>
                  </m:r>
                </m:e>
              </m:d>
              <m:r>
                <w:del w:id="6131" w:author="JAVIERA PAZ LEFORT IBANEZ" w:date="2025-09-20T01:05:00Z" w16du:dateUtc="2025-09-20T04:05:00Z">
                  <w:rPr>
                    <w:rFonts w:ascii="Cambria Math" w:hAnsi="Cambria Math" w:cs="Arial"/>
                  </w:rPr>
                  <m:t>)</m:t>
                </w:del>
              </m:r>
            </m:num>
            <m:den>
              <m:r>
                <w:del w:id="6132" w:author="JAVIERA PAZ LEFORT IBANEZ" w:date="2025-09-20T01:05:00Z" w16du:dateUtc="2025-09-20T04:05:00Z">
                  <w:rPr>
                    <w:rFonts w:ascii="Cambria Math" w:hAnsi="Cambria Math" w:cs="Arial"/>
                  </w:rPr>
                  <m:t>L/N</m:t>
                </w:del>
              </m:r>
            </m:den>
          </m:f>
        </m:oMath>
      </m:oMathPara>
    </w:p>
    <w:p w14:paraId="1F227055" w14:textId="09F9BCFE" w:rsidR="00013B5C" w:rsidRPr="005D59EA" w:rsidDel="00F343F7" w:rsidRDefault="00E32863">
      <w:pPr>
        <w:numPr>
          <w:ilvl w:val="1"/>
          <w:numId w:val="27"/>
        </w:numPr>
        <w:spacing w:line="360" w:lineRule="auto"/>
        <w:ind w:left="2148"/>
        <w:jc w:val="both"/>
        <w:rPr>
          <w:del w:id="6133" w:author="JAVIERA PAZ LEFORT IBANEZ" w:date="2025-09-20T01:05:00Z" w16du:dateUtc="2025-09-20T04:05:00Z"/>
          <w:rFonts w:ascii="Arial" w:hAnsi="Arial" w:cs="Arial"/>
        </w:rPr>
        <w:pPrChange w:id="6134" w:author="JAVIERA PAZ LEFORT IBANEZ" w:date="2025-09-22T17:13:00Z" w16du:dateUtc="2025-09-22T20:13:00Z">
          <w:pPr>
            <w:numPr>
              <w:ilvl w:val="1"/>
              <w:numId w:val="27"/>
            </w:numPr>
            <w:tabs>
              <w:tab w:val="num" w:pos="1440"/>
            </w:tabs>
            <w:ind w:left="1440" w:hanging="360"/>
            <w:jc w:val="both"/>
          </w:pPr>
        </w:pPrChange>
      </w:pPr>
      <w:del w:id="6135" w:author="JAVIERA PAZ LEFORT IBANEZ" w:date="2025-09-20T01:05:00Z" w16du:dateUtc="2025-09-20T04:05:00Z">
        <w:r w:rsidRPr="005D59EA" w:rsidDel="00F343F7">
          <w:rPr>
            <w:rFonts w:ascii="Arial" w:hAnsi="Arial" w:cs="Arial"/>
          </w:rPr>
          <w:delText>La fracción de agua en la fibra disminuye en proporción al agua transferida:</w:delText>
        </w:r>
      </w:del>
    </w:p>
    <w:p w14:paraId="27EF0B85" w14:textId="4C254351" w:rsidR="006C05CD" w:rsidRPr="005D59EA" w:rsidDel="00F343F7" w:rsidRDefault="00000000">
      <w:pPr>
        <w:spacing w:line="360" w:lineRule="auto"/>
        <w:ind w:left="2148"/>
        <w:jc w:val="both"/>
        <w:rPr>
          <w:del w:id="6136" w:author="JAVIERA PAZ LEFORT IBANEZ" w:date="2025-09-20T01:05:00Z" w16du:dateUtc="2025-09-20T04:05:00Z"/>
          <w:rFonts w:ascii="Arial" w:hAnsi="Arial" w:cs="Arial"/>
        </w:rPr>
        <w:pPrChange w:id="6137" w:author="JAVIERA PAZ LEFORT IBANEZ" w:date="2025-09-22T17:13:00Z" w16du:dateUtc="2025-09-22T20:13:00Z">
          <w:pPr>
            <w:ind w:left="1440"/>
          </w:pPr>
        </w:pPrChange>
      </w:pPr>
      <m:oMathPara>
        <m:oMath>
          <m:sSub>
            <m:sSubPr>
              <m:ctrlPr>
                <w:del w:id="6138" w:author="JAVIERA PAZ LEFORT IBANEZ" w:date="2025-09-20T01:05:00Z" w16du:dateUtc="2025-09-20T04:05:00Z">
                  <w:rPr>
                    <w:rFonts w:ascii="Cambria Math" w:hAnsi="Cambria Math" w:cs="Arial"/>
                    <w:i/>
                  </w:rPr>
                </w:del>
              </m:ctrlPr>
            </m:sSubPr>
            <m:e>
              <m:r>
                <w:del w:id="6139" w:author="JAVIERA PAZ LEFORT IBANEZ" w:date="2025-09-20T01:05:00Z" w16du:dateUtc="2025-09-20T04:05:00Z">
                  <w:rPr>
                    <w:rFonts w:ascii="Cambria Math" w:hAnsi="Cambria Math" w:cs="Arial"/>
                  </w:rPr>
                  <m:t>f</m:t>
                </w:del>
              </m:r>
            </m:e>
            <m:sub>
              <m:r>
                <w:del w:id="6140" w:author="JAVIERA PAZ LEFORT IBANEZ" w:date="2025-09-20T01:05:00Z" w16du:dateUtc="2025-09-20T04:05:00Z">
                  <w:rPr>
                    <w:rFonts w:ascii="Cambria Math" w:hAnsi="Cambria Math" w:cs="Arial"/>
                  </w:rPr>
                  <m:t>fibra</m:t>
                </w:del>
              </m:r>
            </m:sub>
          </m:sSub>
          <m:d>
            <m:dPr>
              <m:begChr m:val="["/>
              <m:endChr m:val="]"/>
              <m:ctrlPr>
                <w:del w:id="6141" w:author="JAVIERA PAZ LEFORT IBANEZ" w:date="2025-09-20T01:05:00Z" w16du:dateUtc="2025-09-20T04:05:00Z">
                  <w:rPr>
                    <w:rFonts w:ascii="Cambria Math" w:hAnsi="Cambria Math" w:cs="Arial"/>
                    <w:i/>
                  </w:rPr>
                </w:del>
              </m:ctrlPr>
            </m:dPr>
            <m:e>
              <m:r>
                <w:del w:id="6142" w:author="JAVIERA PAZ LEFORT IBANEZ" w:date="2025-09-20T01:05:00Z" w16du:dateUtc="2025-09-20T04:05:00Z">
                  <w:rPr>
                    <w:rFonts w:ascii="Cambria Math" w:hAnsi="Cambria Math" w:cs="Arial"/>
                  </w:rPr>
                  <m:t>i+1</m:t>
                </w:del>
              </m:r>
            </m:e>
          </m:d>
          <m:r>
            <w:del w:id="6143" w:author="JAVIERA PAZ LEFORT IBANEZ" w:date="2025-09-20T01:05:00Z" w16du:dateUtc="2025-09-20T04:05:00Z">
              <w:rPr>
                <w:rFonts w:ascii="Cambria Math" w:hAnsi="Cambria Math" w:cs="Arial"/>
              </w:rPr>
              <m:t>=</m:t>
            </w:del>
          </m:r>
          <m:sSub>
            <m:sSubPr>
              <m:ctrlPr>
                <w:del w:id="6144" w:author="JAVIERA PAZ LEFORT IBANEZ" w:date="2025-09-20T01:05:00Z" w16du:dateUtc="2025-09-20T04:05:00Z">
                  <w:rPr>
                    <w:rFonts w:ascii="Cambria Math" w:hAnsi="Cambria Math" w:cs="Arial"/>
                    <w:i/>
                  </w:rPr>
                </w:del>
              </m:ctrlPr>
            </m:sSubPr>
            <m:e>
              <m:r>
                <w:del w:id="6145" w:author="JAVIERA PAZ LEFORT IBANEZ" w:date="2025-09-20T01:05:00Z" w16du:dateUtc="2025-09-20T04:05:00Z">
                  <w:rPr>
                    <w:rFonts w:ascii="Cambria Math" w:hAnsi="Cambria Math" w:cs="Arial"/>
                  </w:rPr>
                  <m:t>f</m:t>
                </w:del>
              </m:r>
            </m:e>
            <m:sub>
              <m:r>
                <w:del w:id="6146" w:author="JAVIERA PAZ LEFORT IBANEZ" w:date="2025-09-20T01:05:00Z" w16du:dateUtc="2025-09-20T04:05:00Z">
                  <w:rPr>
                    <w:rFonts w:ascii="Cambria Math" w:hAnsi="Cambria Math" w:cs="Arial"/>
                  </w:rPr>
                  <m:t>fibra</m:t>
                </w:del>
              </m:r>
            </m:sub>
          </m:sSub>
          <m:d>
            <m:dPr>
              <m:begChr m:val="["/>
              <m:endChr m:val="]"/>
              <m:ctrlPr>
                <w:del w:id="6147" w:author="JAVIERA PAZ LEFORT IBANEZ" w:date="2025-09-20T01:05:00Z" w16du:dateUtc="2025-09-20T04:05:00Z">
                  <w:rPr>
                    <w:rFonts w:ascii="Cambria Math" w:hAnsi="Cambria Math" w:cs="Arial"/>
                    <w:i/>
                  </w:rPr>
                </w:del>
              </m:ctrlPr>
            </m:dPr>
            <m:e>
              <m:r>
                <w:del w:id="6148" w:author="JAVIERA PAZ LEFORT IBANEZ" w:date="2025-09-20T01:05:00Z" w16du:dateUtc="2025-09-20T04:05:00Z">
                  <w:rPr>
                    <w:rFonts w:ascii="Cambria Math" w:hAnsi="Cambria Math" w:cs="Arial"/>
                  </w:rPr>
                  <m:t>i</m:t>
                </w:del>
              </m:r>
            </m:e>
          </m:d>
          <m:r>
            <w:del w:id="6149" w:author="JAVIERA PAZ LEFORT IBANEZ" w:date="2025-09-20T01:05:00Z" w16du:dateUtc="2025-09-20T04:05:00Z">
              <w:rPr>
                <w:rFonts w:ascii="Cambria Math" w:hAnsi="Cambria Math" w:cs="Arial"/>
              </w:rPr>
              <m:t>-</m:t>
            </w:del>
          </m:r>
          <m:f>
            <m:fPr>
              <m:ctrlPr>
                <w:del w:id="6150" w:author="JAVIERA PAZ LEFORT IBANEZ" w:date="2025-09-20T01:05:00Z" w16du:dateUtc="2025-09-20T04:05:00Z">
                  <w:rPr>
                    <w:rFonts w:ascii="Cambria Math" w:hAnsi="Cambria Math" w:cs="Arial"/>
                    <w:i/>
                  </w:rPr>
                </w:del>
              </m:ctrlPr>
            </m:fPr>
            <m:num>
              <m:sSub>
                <m:sSubPr>
                  <m:ctrlPr>
                    <w:del w:id="6151" w:author="JAVIERA PAZ LEFORT IBANEZ" w:date="2025-09-20T01:05:00Z" w16du:dateUtc="2025-09-20T04:05:00Z">
                      <w:rPr>
                        <w:rFonts w:ascii="Cambria Math" w:hAnsi="Cambria Math" w:cs="Arial"/>
                        <w:i/>
                      </w:rPr>
                    </w:del>
                  </m:ctrlPr>
                </m:sSubPr>
                <m:e>
                  <m:r>
                    <w:del w:id="6152" w:author="JAVIERA PAZ LEFORT IBANEZ" w:date="2025-09-20T01:05:00Z" w16du:dateUtc="2025-09-20T04:05:00Z">
                      <w:rPr>
                        <w:rFonts w:ascii="Cambria Math" w:hAnsi="Cambria Math" w:cs="Arial"/>
                      </w:rPr>
                      <m:t>J</m:t>
                    </w:del>
                  </m:r>
                </m:e>
                <m:sub>
                  <m:r>
                    <w:del w:id="6153" w:author="JAVIERA PAZ LEFORT IBANEZ" w:date="2025-09-20T01:05:00Z" w16du:dateUtc="2025-09-20T04:05:00Z">
                      <w:rPr>
                        <w:rFonts w:ascii="Cambria Math" w:hAnsi="Cambria Math" w:cs="Arial"/>
                      </w:rPr>
                      <m:t>agua</m:t>
                    </w:del>
                  </m:r>
                </m:sub>
              </m:sSub>
            </m:num>
            <m:den>
              <m:r>
                <w:del w:id="6154" w:author="JAVIERA PAZ LEFORT IBANEZ" w:date="2025-09-20T01:05:00Z" w16du:dateUtc="2025-09-20T04:05:00Z">
                  <w:rPr>
                    <w:rFonts w:ascii="Cambria Math" w:hAnsi="Cambria Math" w:cs="Arial"/>
                  </w:rPr>
                  <m:t>ρ∙</m:t>
                </w:del>
              </m:r>
              <m:sSub>
                <m:sSubPr>
                  <m:ctrlPr>
                    <w:del w:id="6155" w:author="JAVIERA PAZ LEFORT IBANEZ" w:date="2025-09-20T01:05:00Z" w16du:dateUtc="2025-09-20T04:05:00Z">
                      <w:rPr>
                        <w:rFonts w:ascii="Cambria Math" w:hAnsi="Cambria Math" w:cs="Arial"/>
                        <w:i/>
                      </w:rPr>
                    </w:del>
                  </m:ctrlPr>
                </m:sSubPr>
                <m:e>
                  <m:r>
                    <w:del w:id="6156" w:author="JAVIERA PAZ LEFORT IBANEZ" w:date="2025-09-20T01:05:00Z" w16du:dateUtc="2025-09-20T04:05:00Z">
                      <w:rPr>
                        <w:rFonts w:ascii="Cambria Math" w:hAnsi="Cambria Math" w:cs="Arial"/>
                      </w:rPr>
                      <m:t>Q</m:t>
                    </w:del>
                  </m:r>
                </m:e>
                <m:sub>
                  <m:r>
                    <w:del w:id="6157" w:author="JAVIERA PAZ LEFORT IBANEZ" w:date="2025-09-20T01:05:00Z" w16du:dateUtc="2025-09-20T04:05:00Z">
                      <w:rPr>
                        <w:rFonts w:ascii="Cambria Math" w:hAnsi="Cambria Math" w:cs="Arial"/>
                      </w:rPr>
                      <m:t>fibra</m:t>
                    </w:del>
                  </m:r>
                </m:sub>
              </m:sSub>
            </m:den>
          </m:f>
        </m:oMath>
      </m:oMathPara>
    </w:p>
    <w:p w14:paraId="3F0655AA" w14:textId="6F6C1DA7" w:rsidR="00013B5C" w:rsidRPr="005D59EA" w:rsidDel="00F343F7" w:rsidRDefault="00E32863">
      <w:pPr>
        <w:numPr>
          <w:ilvl w:val="1"/>
          <w:numId w:val="27"/>
        </w:numPr>
        <w:spacing w:line="360" w:lineRule="auto"/>
        <w:ind w:left="2148"/>
        <w:jc w:val="both"/>
        <w:rPr>
          <w:del w:id="6158" w:author="JAVIERA PAZ LEFORT IBANEZ" w:date="2025-09-20T01:05:00Z" w16du:dateUtc="2025-09-20T04:05:00Z"/>
          <w:rFonts w:ascii="Arial" w:hAnsi="Arial" w:cs="Arial"/>
        </w:rPr>
        <w:pPrChange w:id="6159" w:author="JAVIERA PAZ LEFORT IBANEZ" w:date="2025-09-22T17:13:00Z" w16du:dateUtc="2025-09-22T20:13:00Z">
          <w:pPr>
            <w:numPr>
              <w:ilvl w:val="1"/>
              <w:numId w:val="27"/>
            </w:numPr>
            <w:tabs>
              <w:tab w:val="num" w:pos="1440"/>
            </w:tabs>
            <w:ind w:left="1440" w:hanging="360"/>
          </w:pPr>
        </w:pPrChange>
      </w:pPr>
      <w:del w:id="6160" w:author="JAVIERA PAZ LEFORT IBANEZ" w:date="2025-09-20T01:05:00Z" w16du:dateUtc="2025-09-20T04:05:00Z">
        <w:r w:rsidRPr="005D59EA" w:rsidDel="00F343F7">
          <w:rPr>
            <w:rFonts w:ascii="Arial" w:hAnsi="Arial" w:cs="Arial"/>
          </w:rPr>
          <w:delText>La fracción de agua en la carcasa aumenta:</w:delText>
        </w:r>
      </w:del>
    </w:p>
    <w:p w14:paraId="18D1BEF6" w14:textId="761A46D4" w:rsidR="00F30C3F" w:rsidRPr="005D59EA" w:rsidDel="00F343F7" w:rsidRDefault="00000000">
      <w:pPr>
        <w:spacing w:line="360" w:lineRule="auto"/>
        <w:ind w:left="2148"/>
        <w:jc w:val="both"/>
        <w:rPr>
          <w:del w:id="6161" w:author="JAVIERA PAZ LEFORT IBANEZ" w:date="2025-09-20T01:05:00Z" w16du:dateUtc="2025-09-20T04:05:00Z"/>
          <w:rFonts w:ascii="Arial" w:hAnsi="Arial" w:cs="Arial"/>
        </w:rPr>
        <w:pPrChange w:id="6162" w:author="JAVIERA PAZ LEFORT IBANEZ" w:date="2025-09-22T17:13:00Z" w16du:dateUtc="2025-09-22T20:13:00Z">
          <w:pPr>
            <w:ind w:left="1440"/>
          </w:pPr>
        </w:pPrChange>
      </w:pPr>
      <m:oMathPara>
        <m:oMath>
          <m:sSub>
            <m:sSubPr>
              <m:ctrlPr>
                <w:del w:id="6163" w:author="JAVIERA PAZ LEFORT IBANEZ" w:date="2025-09-20T01:05:00Z" w16du:dateUtc="2025-09-20T04:05:00Z">
                  <w:rPr>
                    <w:rFonts w:ascii="Cambria Math" w:hAnsi="Cambria Math" w:cs="Arial"/>
                    <w:i/>
                  </w:rPr>
                </w:del>
              </m:ctrlPr>
            </m:sSubPr>
            <m:e>
              <m:r>
                <w:del w:id="6164" w:author="JAVIERA PAZ LEFORT IBANEZ" w:date="2025-09-20T01:05:00Z" w16du:dateUtc="2025-09-20T04:05:00Z">
                  <w:rPr>
                    <w:rFonts w:ascii="Cambria Math" w:hAnsi="Cambria Math" w:cs="Arial"/>
                  </w:rPr>
                  <m:t>f</m:t>
                </w:del>
              </m:r>
            </m:e>
            <m:sub>
              <m:r>
                <w:del w:id="6165" w:author="JAVIERA PAZ LEFORT IBANEZ" w:date="2025-09-20T01:05:00Z" w16du:dateUtc="2025-09-20T04:05:00Z">
                  <w:rPr>
                    <w:rFonts w:ascii="Cambria Math" w:hAnsi="Cambria Math" w:cs="Arial"/>
                  </w:rPr>
                  <m:t>carcasa</m:t>
                </w:del>
              </m:r>
            </m:sub>
          </m:sSub>
          <m:d>
            <m:dPr>
              <m:begChr m:val="["/>
              <m:endChr m:val="]"/>
              <m:ctrlPr>
                <w:del w:id="6166" w:author="JAVIERA PAZ LEFORT IBANEZ" w:date="2025-09-20T01:05:00Z" w16du:dateUtc="2025-09-20T04:05:00Z">
                  <w:rPr>
                    <w:rFonts w:ascii="Cambria Math" w:hAnsi="Cambria Math" w:cs="Arial"/>
                    <w:i/>
                  </w:rPr>
                </w:del>
              </m:ctrlPr>
            </m:dPr>
            <m:e>
              <m:r>
                <w:del w:id="6167" w:author="JAVIERA PAZ LEFORT IBANEZ" w:date="2025-09-20T01:05:00Z" w16du:dateUtc="2025-09-20T04:05:00Z">
                  <w:rPr>
                    <w:rFonts w:ascii="Cambria Math" w:hAnsi="Cambria Math" w:cs="Arial"/>
                  </w:rPr>
                  <m:t>i+1</m:t>
                </w:del>
              </m:r>
            </m:e>
          </m:d>
          <m:r>
            <w:del w:id="6168" w:author="JAVIERA PAZ LEFORT IBANEZ" w:date="2025-09-20T01:05:00Z" w16du:dateUtc="2025-09-20T04:05:00Z">
              <w:rPr>
                <w:rFonts w:ascii="Cambria Math" w:hAnsi="Cambria Math" w:cs="Arial"/>
              </w:rPr>
              <m:t>=</m:t>
            </w:del>
          </m:r>
          <m:sSub>
            <m:sSubPr>
              <m:ctrlPr>
                <w:del w:id="6169" w:author="JAVIERA PAZ LEFORT IBANEZ" w:date="2025-09-20T01:05:00Z" w16du:dateUtc="2025-09-20T04:05:00Z">
                  <w:rPr>
                    <w:rFonts w:ascii="Cambria Math" w:hAnsi="Cambria Math" w:cs="Arial"/>
                    <w:i/>
                  </w:rPr>
                </w:del>
              </m:ctrlPr>
            </m:sSubPr>
            <m:e>
              <m:r>
                <w:del w:id="6170" w:author="JAVIERA PAZ LEFORT IBANEZ" w:date="2025-09-20T01:05:00Z" w16du:dateUtc="2025-09-20T04:05:00Z">
                  <w:rPr>
                    <w:rFonts w:ascii="Cambria Math" w:hAnsi="Cambria Math" w:cs="Arial"/>
                  </w:rPr>
                  <m:t>f</m:t>
                </w:del>
              </m:r>
            </m:e>
            <m:sub>
              <m:r>
                <w:del w:id="6171" w:author="JAVIERA PAZ LEFORT IBANEZ" w:date="2025-09-20T01:05:00Z" w16du:dateUtc="2025-09-20T04:05:00Z">
                  <w:rPr>
                    <w:rFonts w:ascii="Cambria Math" w:hAnsi="Cambria Math" w:cs="Arial"/>
                  </w:rPr>
                  <m:t>carcasa</m:t>
                </w:del>
              </m:r>
            </m:sub>
          </m:sSub>
          <m:d>
            <m:dPr>
              <m:begChr m:val="["/>
              <m:endChr m:val="]"/>
              <m:ctrlPr>
                <w:del w:id="6172" w:author="JAVIERA PAZ LEFORT IBANEZ" w:date="2025-09-20T01:05:00Z" w16du:dateUtc="2025-09-20T04:05:00Z">
                  <w:rPr>
                    <w:rFonts w:ascii="Cambria Math" w:hAnsi="Cambria Math" w:cs="Arial"/>
                    <w:i/>
                  </w:rPr>
                </w:del>
              </m:ctrlPr>
            </m:dPr>
            <m:e>
              <m:r>
                <w:del w:id="6173" w:author="JAVIERA PAZ LEFORT IBANEZ" w:date="2025-09-20T01:05:00Z" w16du:dateUtc="2025-09-20T04:05:00Z">
                  <w:rPr>
                    <w:rFonts w:ascii="Cambria Math" w:hAnsi="Cambria Math" w:cs="Arial"/>
                  </w:rPr>
                  <m:t>i</m:t>
                </w:del>
              </m:r>
            </m:e>
          </m:d>
          <m:r>
            <w:del w:id="6174" w:author="JAVIERA PAZ LEFORT IBANEZ" w:date="2025-09-20T01:05:00Z" w16du:dateUtc="2025-09-20T04:05:00Z">
              <w:rPr>
                <w:rFonts w:ascii="Cambria Math" w:hAnsi="Cambria Math" w:cs="Arial"/>
              </w:rPr>
              <m:t>+</m:t>
            </w:del>
          </m:r>
          <m:f>
            <m:fPr>
              <m:ctrlPr>
                <w:del w:id="6175" w:author="JAVIERA PAZ LEFORT IBANEZ" w:date="2025-09-20T01:05:00Z" w16du:dateUtc="2025-09-20T04:05:00Z">
                  <w:rPr>
                    <w:rFonts w:ascii="Cambria Math" w:hAnsi="Cambria Math" w:cs="Arial"/>
                    <w:i/>
                  </w:rPr>
                </w:del>
              </m:ctrlPr>
            </m:fPr>
            <m:num>
              <m:sSub>
                <m:sSubPr>
                  <m:ctrlPr>
                    <w:del w:id="6176" w:author="JAVIERA PAZ LEFORT IBANEZ" w:date="2025-09-20T01:05:00Z" w16du:dateUtc="2025-09-20T04:05:00Z">
                      <w:rPr>
                        <w:rFonts w:ascii="Cambria Math" w:hAnsi="Cambria Math" w:cs="Arial"/>
                        <w:i/>
                      </w:rPr>
                    </w:del>
                  </m:ctrlPr>
                </m:sSubPr>
                <m:e>
                  <m:r>
                    <w:del w:id="6177" w:author="JAVIERA PAZ LEFORT IBANEZ" w:date="2025-09-20T01:05:00Z" w16du:dateUtc="2025-09-20T04:05:00Z">
                      <w:rPr>
                        <w:rFonts w:ascii="Cambria Math" w:hAnsi="Cambria Math" w:cs="Arial"/>
                      </w:rPr>
                      <m:t>J</m:t>
                    </w:del>
                  </m:r>
                </m:e>
                <m:sub>
                  <m:r>
                    <w:del w:id="6178" w:author="JAVIERA PAZ LEFORT IBANEZ" w:date="2025-09-20T01:05:00Z" w16du:dateUtc="2025-09-20T04:05:00Z">
                      <w:rPr>
                        <w:rFonts w:ascii="Cambria Math" w:hAnsi="Cambria Math" w:cs="Arial"/>
                      </w:rPr>
                      <m:t>agua</m:t>
                    </w:del>
                  </m:r>
                </m:sub>
              </m:sSub>
            </m:num>
            <m:den>
              <m:r>
                <w:del w:id="6179" w:author="JAVIERA PAZ LEFORT IBANEZ" w:date="2025-09-20T01:05:00Z" w16du:dateUtc="2025-09-20T04:05:00Z">
                  <w:rPr>
                    <w:rFonts w:ascii="Cambria Math" w:hAnsi="Cambria Math" w:cs="Arial"/>
                  </w:rPr>
                  <m:t>ρ∙</m:t>
                </w:del>
              </m:r>
              <m:sSub>
                <m:sSubPr>
                  <m:ctrlPr>
                    <w:del w:id="6180" w:author="JAVIERA PAZ LEFORT IBANEZ" w:date="2025-09-20T01:05:00Z" w16du:dateUtc="2025-09-20T04:05:00Z">
                      <w:rPr>
                        <w:rFonts w:ascii="Cambria Math" w:hAnsi="Cambria Math" w:cs="Arial"/>
                        <w:i/>
                      </w:rPr>
                    </w:del>
                  </m:ctrlPr>
                </m:sSubPr>
                <m:e>
                  <m:r>
                    <w:del w:id="6181" w:author="JAVIERA PAZ LEFORT IBANEZ" w:date="2025-09-20T01:05:00Z" w16du:dateUtc="2025-09-20T04:05:00Z">
                      <w:rPr>
                        <w:rFonts w:ascii="Cambria Math" w:hAnsi="Cambria Math" w:cs="Arial"/>
                      </w:rPr>
                      <m:t>Q</m:t>
                    </w:del>
                  </m:r>
                </m:e>
                <m:sub>
                  <m:r>
                    <w:del w:id="6182" w:author="JAVIERA PAZ LEFORT IBANEZ" w:date="2025-09-20T01:05:00Z" w16du:dateUtc="2025-09-20T04:05:00Z">
                      <w:rPr>
                        <w:rFonts w:ascii="Cambria Math" w:hAnsi="Cambria Math" w:cs="Arial"/>
                      </w:rPr>
                      <m:t>carcasa</m:t>
                    </w:del>
                  </m:r>
                </m:sub>
              </m:sSub>
            </m:den>
          </m:f>
        </m:oMath>
      </m:oMathPara>
    </w:p>
    <w:p w14:paraId="45D37388" w14:textId="7B1F0EEA" w:rsidR="00E32863" w:rsidRPr="005D59EA" w:rsidDel="00F343F7" w:rsidRDefault="00E32863">
      <w:pPr>
        <w:numPr>
          <w:ilvl w:val="0"/>
          <w:numId w:val="27"/>
        </w:numPr>
        <w:spacing w:line="360" w:lineRule="auto"/>
        <w:ind w:left="1428"/>
        <w:jc w:val="both"/>
        <w:rPr>
          <w:del w:id="6183" w:author="JAVIERA PAZ LEFORT IBANEZ" w:date="2025-09-20T01:05:00Z" w16du:dateUtc="2025-09-20T04:05:00Z"/>
          <w:rFonts w:ascii="Arial" w:hAnsi="Arial" w:cs="Arial"/>
        </w:rPr>
        <w:pPrChange w:id="6184" w:author="JAVIERA PAZ LEFORT IBANEZ" w:date="2025-09-22T17:13:00Z" w16du:dateUtc="2025-09-22T20:13:00Z">
          <w:pPr>
            <w:numPr>
              <w:numId w:val="27"/>
            </w:numPr>
            <w:tabs>
              <w:tab w:val="num" w:pos="720"/>
            </w:tabs>
            <w:ind w:left="720" w:hanging="360"/>
          </w:pPr>
        </w:pPrChange>
      </w:pPr>
      <w:del w:id="6185" w:author="JAVIERA PAZ LEFORT IBANEZ" w:date="2025-09-20T01:05:00Z" w16du:dateUtc="2025-09-20T04:05:00Z">
        <w:r w:rsidRPr="005D59EA" w:rsidDel="00F343F7">
          <w:rPr>
            <w:rFonts w:ascii="Arial" w:hAnsi="Arial" w:cs="Arial"/>
            <w:b/>
            <w:bCs/>
          </w:rPr>
          <w:delText>Cálculo del perfil de polifenoles:</w:delText>
        </w:r>
      </w:del>
    </w:p>
    <w:p w14:paraId="1F728C99" w14:textId="5E771A74" w:rsidR="00E32863" w:rsidRPr="005D59EA" w:rsidDel="00F343F7" w:rsidRDefault="00E32863">
      <w:pPr>
        <w:numPr>
          <w:ilvl w:val="1"/>
          <w:numId w:val="27"/>
        </w:numPr>
        <w:spacing w:line="360" w:lineRule="auto"/>
        <w:ind w:left="2148"/>
        <w:jc w:val="both"/>
        <w:rPr>
          <w:del w:id="6186" w:author="JAVIERA PAZ LEFORT IBANEZ" w:date="2025-09-20T01:05:00Z" w16du:dateUtc="2025-09-20T04:05:00Z"/>
          <w:rFonts w:ascii="Arial" w:hAnsi="Arial" w:cs="Arial"/>
        </w:rPr>
        <w:pPrChange w:id="6187" w:author="JAVIERA PAZ LEFORT IBANEZ" w:date="2025-09-22T17:13:00Z" w16du:dateUtc="2025-09-22T20:13:00Z">
          <w:pPr>
            <w:numPr>
              <w:ilvl w:val="1"/>
              <w:numId w:val="27"/>
            </w:numPr>
            <w:tabs>
              <w:tab w:val="num" w:pos="1440"/>
            </w:tabs>
            <w:ind w:left="1440" w:hanging="360"/>
          </w:pPr>
        </w:pPrChange>
      </w:pPr>
      <w:del w:id="6188" w:author="JAVIERA PAZ LEFORT IBANEZ" w:date="2025-09-20T01:05:00Z" w16du:dateUtc="2025-09-20T04:05:00Z">
        <w:r w:rsidRPr="005D59EA" w:rsidDel="00F343F7">
          <w:rPr>
            <w:rFonts w:ascii="Arial" w:hAnsi="Arial" w:cs="Arial"/>
          </w:rPr>
          <w:delText>La concentración de polifenoles se calcula en función de la fracción de agua:​​</w:delText>
        </w:r>
      </w:del>
    </w:p>
    <w:p w14:paraId="366251D4" w14:textId="0E09B664" w:rsidR="00F30C3F" w:rsidRPr="005D59EA" w:rsidDel="00F343F7" w:rsidRDefault="00000000">
      <w:pPr>
        <w:spacing w:line="360" w:lineRule="auto"/>
        <w:ind w:left="708"/>
        <w:jc w:val="both"/>
        <w:rPr>
          <w:del w:id="6189" w:author="JAVIERA PAZ LEFORT IBANEZ" w:date="2025-09-20T01:05:00Z" w16du:dateUtc="2025-09-20T04:05:00Z"/>
          <w:rFonts w:ascii="Arial" w:hAnsi="Arial" w:cs="Arial"/>
        </w:rPr>
        <w:pPrChange w:id="6190" w:author="JAVIERA PAZ LEFORT IBANEZ" w:date="2025-09-22T17:13:00Z" w16du:dateUtc="2025-09-22T20:13:00Z">
          <w:pPr>
            <w:jc w:val="center"/>
          </w:pPr>
        </w:pPrChange>
      </w:pPr>
      <m:oMathPara>
        <m:oMath>
          <m:sSub>
            <m:sSubPr>
              <m:ctrlPr>
                <w:del w:id="6191" w:author="JAVIERA PAZ LEFORT IBANEZ" w:date="2025-09-20T01:05:00Z" w16du:dateUtc="2025-09-20T04:05:00Z">
                  <w:rPr>
                    <w:rFonts w:ascii="Cambria Math" w:hAnsi="Cambria Math" w:cs="Arial"/>
                    <w:i/>
                  </w:rPr>
                </w:del>
              </m:ctrlPr>
            </m:sSubPr>
            <m:e>
              <m:r>
                <w:del w:id="6192" w:author="JAVIERA PAZ LEFORT IBANEZ" w:date="2025-09-20T01:05:00Z" w16du:dateUtc="2025-09-20T04:05:00Z">
                  <w:rPr>
                    <w:rFonts w:ascii="Cambria Math" w:hAnsi="Cambria Math" w:cs="Arial"/>
                  </w:rPr>
                  <m:t>C</m:t>
                </w:del>
              </m:r>
            </m:e>
            <m:sub>
              <m:r>
                <w:del w:id="6193" w:author="JAVIERA PAZ LEFORT IBANEZ" w:date="2025-09-20T01:05:00Z" w16du:dateUtc="2025-09-20T04:05:00Z">
                  <w:rPr>
                    <w:rFonts w:ascii="Cambria Math" w:hAnsi="Cambria Math" w:cs="Arial"/>
                  </w:rPr>
                  <m:t>polifenoles</m:t>
                </w:del>
              </m:r>
            </m:sub>
          </m:sSub>
          <m:d>
            <m:dPr>
              <m:ctrlPr>
                <w:del w:id="6194" w:author="JAVIERA PAZ LEFORT IBANEZ" w:date="2025-09-20T01:05:00Z" w16du:dateUtc="2025-09-20T04:05:00Z">
                  <w:rPr>
                    <w:rFonts w:ascii="Cambria Math" w:hAnsi="Cambria Math" w:cs="Arial"/>
                    <w:i/>
                  </w:rPr>
                </w:del>
              </m:ctrlPr>
            </m:dPr>
            <m:e>
              <m:r>
                <w:del w:id="6195" w:author="JAVIERA PAZ LEFORT IBANEZ" w:date="2025-09-20T01:05:00Z" w16du:dateUtc="2025-09-20T04:05:00Z">
                  <w:rPr>
                    <w:rFonts w:ascii="Cambria Math" w:hAnsi="Cambria Math" w:cs="Arial"/>
                  </w:rPr>
                  <m:t>z</m:t>
                </w:del>
              </m:r>
            </m:e>
          </m:d>
          <m:r>
            <w:del w:id="6196" w:author="JAVIERA PAZ LEFORT IBANEZ" w:date="2025-09-20T01:05:00Z" w16du:dateUtc="2025-09-20T04:05:00Z">
              <w:rPr>
                <w:rFonts w:ascii="Cambria Math" w:eastAsiaTheme="minorEastAsia" w:hAnsi="Cambria Math" w:cs="Arial"/>
              </w:rPr>
              <m:t>=</m:t>
            </w:del>
          </m:r>
          <m:f>
            <m:fPr>
              <m:ctrlPr>
                <w:del w:id="6197" w:author="JAVIERA PAZ LEFORT IBANEZ" w:date="2025-09-20T01:05:00Z" w16du:dateUtc="2025-09-20T04:05:00Z">
                  <w:rPr>
                    <w:rFonts w:ascii="Cambria Math" w:eastAsiaTheme="minorEastAsia" w:hAnsi="Cambria Math" w:cs="Arial"/>
                    <w:i/>
                  </w:rPr>
                </w:del>
              </m:ctrlPr>
            </m:fPr>
            <m:num>
              <m:sSub>
                <m:sSubPr>
                  <m:ctrlPr>
                    <w:del w:id="6198" w:author="JAVIERA PAZ LEFORT IBANEZ" w:date="2025-09-20T01:05:00Z" w16du:dateUtc="2025-09-20T04:05:00Z">
                      <w:rPr>
                        <w:rFonts w:ascii="Cambria Math" w:eastAsiaTheme="minorEastAsia" w:hAnsi="Cambria Math" w:cs="Arial"/>
                        <w:i/>
                      </w:rPr>
                    </w:del>
                  </m:ctrlPr>
                </m:sSubPr>
                <m:e>
                  <m:r>
                    <w:del w:id="6199" w:author="JAVIERA PAZ LEFORT IBANEZ" w:date="2025-09-20T01:05:00Z" w16du:dateUtc="2025-09-20T04:05:00Z">
                      <w:rPr>
                        <w:rFonts w:ascii="Cambria Math" w:eastAsiaTheme="minorEastAsia" w:hAnsi="Cambria Math" w:cs="Arial"/>
                      </w:rPr>
                      <m:t>C</m:t>
                    </w:del>
                  </m:r>
                </m:e>
                <m:sub>
                  <m:r>
                    <w:del w:id="6200" w:author="JAVIERA PAZ LEFORT IBANEZ" w:date="2025-09-20T01:05:00Z" w16du:dateUtc="2025-09-20T04:05:00Z">
                      <w:rPr>
                        <w:rFonts w:ascii="Cambria Math" w:eastAsiaTheme="minorEastAsia" w:hAnsi="Cambria Math" w:cs="Arial"/>
                      </w:rPr>
                      <m:t>polifenoles,0</m:t>
                    </w:del>
                  </m:r>
                </m:sub>
              </m:sSub>
            </m:num>
            <m:den>
              <m:sSub>
                <m:sSubPr>
                  <m:ctrlPr>
                    <w:del w:id="6201" w:author="JAVIERA PAZ LEFORT IBANEZ" w:date="2025-09-20T01:05:00Z" w16du:dateUtc="2025-09-20T04:05:00Z">
                      <w:rPr>
                        <w:rFonts w:ascii="Cambria Math" w:eastAsiaTheme="minorEastAsia" w:hAnsi="Cambria Math" w:cs="Arial"/>
                        <w:i/>
                      </w:rPr>
                    </w:del>
                  </m:ctrlPr>
                </m:sSubPr>
                <m:e>
                  <m:r>
                    <w:del w:id="6202" w:author="JAVIERA PAZ LEFORT IBANEZ" w:date="2025-09-20T01:05:00Z" w16du:dateUtc="2025-09-20T04:05:00Z">
                      <w:rPr>
                        <w:rFonts w:ascii="Cambria Math" w:eastAsiaTheme="minorEastAsia" w:hAnsi="Cambria Math" w:cs="Arial"/>
                      </w:rPr>
                      <m:t>f</m:t>
                    </w:del>
                  </m:r>
                </m:e>
                <m:sub>
                  <m:r>
                    <w:del w:id="6203" w:author="JAVIERA PAZ LEFORT IBANEZ" w:date="2025-09-20T01:05:00Z" w16du:dateUtc="2025-09-20T04:05:00Z">
                      <w:rPr>
                        <w:rFonts w:ascii="Cambria Math" w:eastAsiaTheme="minorEastAsia" w:hAnsi="Cambria Math" w:cs="Arial"/>
                      </w:rPr>
                      <m:t>fibra</m:t>
                    </w:del>
                  </m:r>
                </m:sub>
              </m:sSub>
              <m:r>
                <w:del w:id="6204" w:author="JAVIERA PAZ LEFORT IBANEZ" w:date="2025-09-20T01:05:00Z" w16du:dateUtc="2025-09-20T04:05:00Z">
                  <w:rPr>
                    <w:rFonts w:ascii="Cambria Math" w:eastAsiaTheme="minorEastAsia" w:hAnsi="Cambria Math" w:cs="Arial"/>
                  </w:rPr>
                  <m:t>(z)</m:t>
                </w:del>
              </m:r>
            </m:den>
          </m:f>
        </m:oMath>
      </m:oMathPara>
    </w:p>
    <w:p w14:paraId="088888E6" w14:textId="0C575C52" w:rsidR="00E32863" w:rsidRPr="005D59EA" w:rsidDel="00F343F7" w:rsidRDefault="00E32863">
      <w:pPr>
        <w:numPr>
          <w:ilvl w:val="0"/>
          <w:numId w:val="27"/>
        </w:numPr>
        <w:spacing w:line="360" w:lineRule="auto"/>
        <w:ind w:left="1428"/>
        <w:jc w:val="both"/>
        <w:rPr>
          <w:del w:id="6205" w:author="JAVIERA PAZ LEFORT IBANEZ" w:date="2025-09-20T01:05:00Z" w16du:dateUtc="2025-09-20T04:05:00Z"/>
          <w:rFonts w:ascii="Arial" w:hAnsi="Arial" w:cs="Arial"/>
        </w:rPr>
        <w:pPrChange w:id="6206" w:author="JAVIERA PAZ LEFORT IBANEZ" w:date="2025-09-22T17:13:00Z" w16du:dateUtc="2025-09-22T20:13:00Z">
          <w:pPr>
            <w:numPr>
              <w:numId w:val="27"/>
            </w:numPr>
            <w:tabs>
              <w:tab w:val="num" w:pos="720"/>
            </w:tabs>
            <w:ind w:left="720" w:hanging="360"/>
          </w:pPr>
        </w:pPrChange>
      </w:pPr>
      <w:del w:id="6207" w:author="JAVIERA PAZ LEFORT IBANEZ" w:date="2025-09-20T01:05:00Z" w16du:dateUtc="2025-09-20T04:05:00Z">
        <w:r w:rsidRPr="005D59EA" w:rsidDel="00F343F7">
          <w:rPr>
            <w:rFonts w:ascii="Arial" w:hAnsi="Arial" w:cs="Arial"/>
            <w:b/>
            <w:bCs/>
          </w:rPr>
          <w:delText>Perfil de flujo de agua:</w:delText>
        </w:r>
      </w:del>
    </w:p>
    <w:p w14:paraId="1BDC1AAB" w14:textId="7C6A254D" w:rsidR="00013B5C" w:rsidRPr="005D59EA" w:rsidDel="00F343F7" w:rsidRDefault="00E32863">
      <w:pPr>
        <w:numPr>
          <w:ilvl w:val="1"/>
          <w:numId w:val="27"/>
        </w:numPr>
        <w:spacing w:line="360" w:lineRule="auto"/>
        <w:ind w:left="2148"/>
        <w:jc w:val="both"/>
        <w:rPr>
          <w:del w:id="6208" w:author="JAVIERA PAZ LEFORT IBANEZ" w:date="2025-09-20T01:05:00Z" w16du:dateUtc="2025-09-20T04:05:00Z"/>
          <w:rFonts w:ascii="Arial" w:hAnsi="Arial" w:cs="Arial"/>
        </w:rPr>
        <w:pPrChange w:id="6209" w:author="JAVIERA PAZ LEFORT IBANEZ" w:date="2025-09-22T17:13:00Z" w16du:dateUtc="2025-09-22T20:13:00Z">
          <w:pPr>
            <w:numPr>
              <w:ilvl w:val="1"/>
              <w:numId w:val="27"/>
            </w:numPr>
            <w:tabs>
              <w:tab w:val="num" w:pos="1440"/>
            </w:tabs>
            <w:ind w:left="1440" w:hanging="360"/>
          </w:pPr>
        </w:pPrChange>
      </w:pPr>
      <w:del w:id="6210" w:author="JAVIERA PAZ LEFORT IBANEZ" w:date="2025-09-20T01:05:00Z" w16du:dateUtc="2025-09-20T04:05:00Z">
        <w:r w:rsidRPr="005D59EA" w:rsidDel="00F343F7">
          <w:rPr>
            <w:rFonts w:ascii="Arial" w:hAnsi="Arial" w:cs="Arial"/>
          </w:rPr>
          <w:delText>El flujo de agua a lo largo del módulo se almacena para su análisis y visualización:</w:delText>
        </w:r>
      </w:del>
    </w:p>
    <w:p w14:paraId="25C179E4" w14:textId="2F5598D7" w:rsidR="00F30C3F" w:rsidRPr="005D59EA" w:rsidDel="00F343F7" w:rsidRDefault="00000000">
      <w:pPr>
        <w:spacing w:line="360" w:lineRule="auto"/>
        <w:ind w:left="708"/>
        <w:jc w:val="both"/>
        <w:rPr>
          <w:del w:id="6211" w:author="JAVIERA PAZ LEFORT IBANEZ" w:date="2025-09-20T01:05:00Z" w16du:dateUtc="2025-09-20T04:05:00Z"/>
          <w:rFonts w:ascii="Arial" w:hAnsi="Arial" w:cs="Arial"/>
        </w:rPr>
        <w:pPrChange w:id="6212" w:author="JAVIERA PAZ LEFORT IBANEZ" w:date="2025-09-22T17:13:00Z" w16du:dateUtc="2025-09-22T20:13:00Z">
          <w:pPr>
            <w:jc w:val="center"/>
          </w:pPr>
        </w:pPrChange>
      </w:pPr>
      <m:oMathPara>
        <m:oMath>
          <m:sSub>
            <m:sSubPr>
              <m:ctrlPr>
                <w:del w:id="6213" w:author="JAVIERA PAZ LEFORT IBANEZ" w:date="2025-09-20T01:05:00Z" w16du:dateUtc="2025-09-20T04:05:00Z">
                  <w:rPr>
                    <w:rFonts w:ascii="Cambria Math" w:hAnsi="Cambria Math" w:cs="Arial"/>
                    <w:i/>
                  </w:rPr>
                </w:del>
              </m:ctrlPr>
            </m:sSubPr>
            <m:e>
              <m:r>
                <w:del w:id="6214" w:author="JAVIERA PAZ LEFORT IBANEZ" w:date="2025-09-20T01:05:00Z" w16du:dateUtc="2025-09-20T04:05:00Z">
                  <w:rPr>
                    <w:rFonts w:ascii="Cambria Math" w:hAnsi="Cambria Math" w:cs="Arial"/>
                  </w:rPr>
                  <m:t>J</m:t>
                </w:del>
              </m:r>
            </m:e>
            <m:sub>
              <m:r>
                <w:del w:id="6215" w:author="JAVIERA PAZ LEFORT IBANEZ" w:date="2025-09-20T01:05:00Z" w16du:dateUtc="2025-09-20T04:05:00Z">
                  <w:rPr>
                    <w:rFonts w:ascii="Cambria Math" w:hAnsi="Cambria Math" w:cs="Arial"/>
                  </w:rPr>
                  <m:t>agua</m:t>
                </w:del>
              </m:r>
            </m:sub>
          </m:sSub>
          <m:d>
            <m:dPr>
              <m:ctrlPr>
                <w:del w:id="6216" w:author="JAVIERA PAZ LEFORT IBANEZ" w:date="2025-09-20T01:05:00Z" w16du:dateUtc="2025-09-20T04:05:00Z">
                  <w:rPr>
                    <w:rFonts w:ascii="Cambria Math" w:hAnsi="Cambria Math" w:cs="Arial"/>
                    <w:i/>
                  </w:rPr>
                </w:del>
              </m:ctrlPr>
            </m:dPr>
            <m:e>
              <m:r>
                <w:del w:id="6217" w:author="JAVIERA PAZ LEFORT IBANEZ" w:date="2025-09-20T01:05:00Z" w16du:dateUtc="2025-09-20T04:05:00Z">
                  <w:rPr>
                    <w:rFonts w:ascii="Cambria Math" w:hAnsi="Cambria Math" w:cs="Arial"/>
                  </w:rPr>
                  <m:t>z</m:t>
                </w:del>
              </m:r>
            </m:e>
          </m:d>
          <m:r>
            <w:del w:id="6218" w:author="JAVIERA PAZ LEFORT IBANEZ" w:date="2025-09-20T01:05:00Z" w16du:dateUtc="2025-09-20T04:05:00Z">
              <w:rPr>
                <w:rFonts w:ascii="Cambria Math" w:hAnsi="Cambria Math" w:cs="Arial"/>
              </w:rPr>
              <m:t>=</m:t>
            </w:del>
          </m:r>
          <m:sSub>
            <m:sSubPr>
              <m:ctrlPr>
                <w:del w:id="6219" w:author="JAVIERA PAZ LEFORT IBANEZ" w:date="2025-09-20T01:05:00Z" w16du:dateUtc="2025-09-20T04:05:00Z">
                  <w:rPr>
                    <w:rFonts w:ascii="Cambria Math" w:hAnsi="Cambria Math" w:cs="Arial"/>
                    <w:i/>
                  </w:rPr>
                </w:del>
              </m:ctrlPr>
            </m:sSubPr>
            <m:e>
              <m:r>
                <w:del w:id="6220" w:author="JAVIERA PAZ LEFORT IBANEZ" w:date="2025-09-20T01:05:00Z" w16du:dateUtc="2025-09-20T04:05:00Z">
                  <w:rPr>
                    <w:rFonts w:ascii="Cambria Math" w:hAnsi="Cambria Math" w:cs="Arial"/>
                  </w:rPr>
                  <m:t>K</m:t>
                </w:del>
              </m:r>
            </m:e>
            <m:sub>
              <m:r>
                <w:del w:id="6221" w:author="JAVIERA PAZ LEFORT IBANEZ" w:date="2025-09-20T01:05:00Z" w16du:dateUtc="2025-09-20T04:05:00Z">
                  <w:rPr>
                    <w:rFonts w:ascii="Cambria Math" w:hAnsi="Cambria Math" w:cs="Arial"/>
                  </w:rPr>
                  <m:t>total</m:t>
                </w:del>
              </m:r>
            </m:sub>
          </m:sSub>
          <m:r>
            <w:del w:id="6222" w:author="JAVIERA PAZ LEFORT IBANEZ" w:date="2025-09-20T01:05:00Z" w16du:dateUtc="2025-09-20T04:05:00Z">
              <w:rPr>
                <w:rFonts w:ascii="Cambria Math" w:hAnsi="Cambria Math" w:cs="Arial"/>
              </w:rPr>
              <m:t>(</m:t>
            </w:del>
          </m:r>
          <m:sSub>
            <m:sSubPr>
              <m:ctrlPr>
                <w:del w:id="6223" w:author="JAVIERA PAZ LEFORT IBANEZ" w:date="2025-09-20T01:05:00Z" w16du:dateUtc="2025-09-20T04:05:00Z">
                  <w:rPr>
                    <w:rFonts w:ascii="Cambria Math" w:hAnsi="Cambria Math" w:cs="Arial"/>
                    <w:i/>
                  </w:rPr>
                </w:del>
              </m:ctrlPr>
            </m:sSubPr>
            <m:e>
              <m:r>
                <w:del w:id="6224" w:author="JAVIERA PAZ LEFORT IBANEZ" w:date="2025-09-20T01:05:00Z" w16du:dateUtc="2025-09-20T04:05:00Z">
                  <w:rPr>
                    <w:rFonts w:ascii="Cambria Math" w:hAnsi="Cambria Math" w:cs="Arial"/>
                  </w:rPr>
                  <m:t>f</m:t>
                </w:del>
              </m:r>
            </m:e>
            <m:sub>
              <m:r>
                <w:del w:id="6225" w:author="JAVIERA PAZ LEFORT IBANEZ" w:date="2025-09-20T01:05:00Z" w16du:dateUtc="2025-09-20T04:05:00Z">
                  <w:rPr>
                    <w:rFonts w:ascii="Cambria Math" w:hAnsi="Cambria Math" w:cs="Arial"/>
                  </w:rPr>
                  <m:t>fibra</m:t>
                </w:del>
              </m:r>
            </m:sub>
          </m:sSub>
          <m:d>
            <m:dPr>
              <m:ctrlPr>
                <w:del w:id="6226" w:author="JAVIERA PAZ LEFORT IBANEZ" w:date="2025-09-20T01:05:00Z" w16du:dateUtc="2025-09-20T04:05:00Z">
                  <w:rPr>
                    <w:rFonts w:ascii="Cambria Math" w:hAnsi="Cambria Math" w:cs="Arial"/>
                    <w:i/>
                  </w:rPr>
                </w:del>
              </m:ctrlPr>
            </m:dPr>
            <m:e>
              <m:r>
                <w:del w:id="6227" w:author="JAVIERA PAZ LEFORT IBANEZ" w:date="2025-09-20T01:05:00Z" w16du:dateUtc="2025-09-20T04:05:00Z">
                  <w:rPr>
                    <w:rFonts w:ascii="Cambria Math" w:hAnsi="Cambria Math" w:cs="Arial"/>
                  </w:rPr>
                  <m:t>z</m:t>
                </w:del>
              </m:r>
            </m:e>
          </m:d>
          <m:r>
            <w:del w:id="6228" w:author="JAVIERA PAZ LEFORT IBANEZ" w:date="2025-09-20T01:05:00Z" w16du:dateUtc="2025-09-20T04:05:00Z">
              <w:rPr>
                <w:rFonts w:ascii="Cambria Math" w:hAnsi="Cambria Math" w:cs="Arial"/>
              </w:rPr>
              <m:t>-</m:t>
            </w:del>
          </m:r>
          <m:sSub>
            <m:sSubPr>
              <m:ctrlPr>
                <w:del w:id="6229" w:author="JAVIERA PAZ LEFORT IBANEZ" w:date="2025-09-20T01:05:00Z" w16du:dateUtc="2025-09-20T04:05:00Z">
                  <w:rPr>
                    <w:rFonts w:ascii="Cambria Math" w:hAnsi="Cambria Math" w:cs="Arial"/>
                    <w:i/>
                  </w:rPr>
                </w:del>
              </m:ctrlPr>
            </m:sSubPr>
            <m:e>
              <m:r>
                <w:del w:id="6230" w:author="JAVIERA PAZ LEFORT IBANEZ" w:date="2025-09-20T01:05:00Z" w16du:dateUtc="2025-09-20T04:05:00Z">
                  <w:rPr>
                    <w:rFonts w:ascii="Cambria Math" w:hAnsi="Cambria Math" w:cs="Arial"/>
                  </w:rPr>
                  <m:t>f</m:t>
                </w:del>
              </m:r>
            </m:e>
            <m:sub>
              <m:r>
                <w:del w:id="6231" w:author="JAVIERA PAZ LEFORT IBANEZ" w:date="2025-09-20T01:05:00Z" w16du:dateUtc="2025-09-20T04:05:00Z">
                  <w:rPr>
                    <w:rFonts w:ascii="Cambria Math" w:hAnsi="Cambria Math" w:cs="Arial"/>
                  </w:rPr>
                  <m:t>carcasa</m:t>
                </w:del>
              </m:r>
            </m:sub>
          </m:sSub>
          <m:d>
            <m:dPr>
              <m:ctrlPr>
                <w:del w:id="6232" w:author="JAVIERA PAZ LEFORT IBANEZ" w:date="2025-09-20T01:05:00Z" w16du:dateUtc="2025-09-20T04:05:00Z">
                  <w:rPr>
                    <w:rFonts w:ascii="Cambria Math" w:hAnsi="Cambria Math" w:cs="Arial"/>
                    <w:i/>
                  </w:rPr>
                </w:del>
              </m:ctrlPr>
            </m:dPr>
            <m:e>
              <m:r>
                <w:del w:id="6233" w:author="JAVIERA PAZ LEFORT IBANEZ" w:date="2025-09-20T01:05:00Z" w16du:dateUtc="2025-09-20T04:05:00Z">
                  <w:rPr>
                    <w:rFonts w:ascii="Cambria Math" w:hAnsi="Cambria Math" w:cs="Arial"/>
                  </w:rPr>
                  <m:t>z</m:t>
                </w:del>
              </m:r>
            </m:e>
          </m:d>
          <m:r>
            <w:del w:id="6234" w:author="JAVIERA PAZ LEFORT IBANEZ" w:date="2025-09-20T01:05:00Z" w16du:dateUtc="2025-09-20T04:05:00Z">
              <w:rPr>
                <w:rFonts w:ascii="Cambria Math" w:hAnsi="Cambria Math" w:cs="Arial"/>
              </w:rPr>
              <m:t>)</m:t>
            </w:del>
          </m:r>
        </m:oMath>
      </m:oMathPara>
    </w:p>
    <w:p w14:paraId="2ABB3D31" w14:textId="6DF0012E" w:rsidR="00E32863" w:rsidRPr="005D59EA" w:rsidDel="00F343F7" w:rsidRDefault="00E32863">
      <w:pPr>
        <w:pStyle w:val="Ttulo4"/>
        <w:spacing w:line="360" w:lineRule="auto"/>
        <w:ind w:left="708"/>
        <w:jc w:val="both"/>
        <w:rPr>
          <w:del w:id="6235" w:author="JAVIERA PAZ LEFORT IBANEZ" w:date="2025-09-20T01:05:00Z" w16du:dateUtc="2025-09-20T04:05:00Z"/>
          <w:rFonts w:ascii="Arial" w:hAnsi="Arial" w:cs="Arial"/>
          <w:color w:val="auto"/>
        </w:rPr>
        <w:pPrChange w:id="6236" w:author="JAVIERA PAZ LEFORT IBANEZ" w:date="2025-09-22T17:13:00Z" w16du:dateUtc="2025-09-22T20:13:00Z">
          <w:pPr>
            <w:pStyle w:val="Ttulo4"/>
            <w:jc w:val="both"/>
          </w:pPr>
        </w:pPrChange>
      </w:pPr>
      <w:del w:id="6237" w:author="JAVIERA PAZ LEFORT IBANEZ" w:date="2025-09-20T01:05:00Z" w16du:dateUtc="2025-09-20T04:05:00Z">
        <w:r w:rsidRPr="005D59EA" w:rsidDel="00F343F7">
          <w:rPr>
            <w:rFonts w:ascii="Arial" w:hAnsi="Arial" w:cs="Arial"/>
            <w:color w:val="auto"/>
          </w:rPr>
          <w:delText>Ventajas del Modelo Discreto</w:delText>
        </w:r>
      </w:del>
    </w:p>
    <w:p w14:paraId="6C2754F1" w14:textId="235EDA11" w:rsidR="00E32863" w:rsidRPr="005D59EA" w:rsidDel="00F343F7" w:rsidRDefault="00E32863">
      <w:pPr>
        <w:numPr>
          <w:ilvl w:val="0"/>
          <w:numId w:val="28"/>
        </w:numPr>
        <w:spacing w:line="360" w:lineRule="auto"/>
        <w:ind w:left="1428"/>
        <w:jc w:val="both"/>
        <w:rPr>
          <w:del w:id="6238" w:author="JAVIERA PAZ LEFORT IBANEZ" w:date="2025-09-20T01:05:00Z" w16du:dateUtc="2025-09-20T04:05:00Z"/>
          <w:rFonts w:ascii="Arial" w:hAnsi="Arial" w:cs="Arial"/>
        </w:rPr>
        <w:pPrChange w:id="6239" w:author="JAVIERA PAZ LEFORT IBANEZ" w:date="2025-09-22T17:13:00Z" w16du:dateUtc="2025-09-22T20:13:00Z">
          <w:pPr>
            <w:numPr>
              <w:numId w:val="28"/>
            </w:numPr>
            <w:tabs>
              <w:tab w:val="num" w:pos="720"/>
            </w:tabs>
            <w:ind w:left="720" w:hanging="360"/>
            <w:jc w:val="both"/>
          </w:pPr>
        </w:pPrChange>
      </w:pPr>
      <w:del w:id="6240" w:author="JAVIERA PAZ LEFORT IBANEZ" w:date="2025-09-20T01:05:00Z" w16du:dateUtc="2025-09-20T04:05:00Z">
        <w:r w:rsidRPr="005D59EA" w:rsidDel="00F343F7">
          <w:rPr>
            <w:rFonts w:ascii="Arial" w:hAnsi="Arial" w:cs="Arial"/>
          </w:rPr>
          <w:delText>Permite una evaluación precisa del perfil de agua y polifenoles a lo largo del módulo.</w:delText>
        </w:r>
      </w:del>
    </w:p>
    <w:p w14:paraId="3BF2A114" w14:textId="26F33424" w:rsidR="00E32863" w:rsidRPr="005D59EA" w:rsidDel="00F343F7" w:rsidRDefault="00E32863">
      <w:pPr>
        <w:numPr>
          <w:ilvl w:val="0"/>
          <w:numId w:val="28"/>
        </w:numPr>
        <w:spacing w:line="360" w:lineRule="auto"/>
        <w:ind w:left="1428"/>
        <w:jc w:val="both"/>
        <w:rPr>
          <w:del w:id="6241" w:author="JAVIERA PAZ LEFORT IBANEZ" w:date="2025-09-20T01:05:00Z" w16du:dateUtc="2025-09-20T04:05:00Z"/>
          <w:rFonts w:ascii="Arial" w:hAnsi="Arial" w:cs="Arial"/>
        </w:rPr>
        <w:pPrChange w:id="6242" w:author="JAVIERA PAZ LEFORT IBANEZ" w:date="2025-09-22T17:13:00Z" w16du:dateUtc="2025-09-22T20:13:00Z">
          <w:pPr>
            <w:numPr>
              <w:numId w:val="28"/>
            </w:numPr>
            <w:tabs>
              <w:tab w:val="num" w:pos="720"/>
            </w:tabs>
            <w:ind w:left="720" w:hanging="360"/>
            <w:jc w:val="both"/>
          </w:pPr>
        </w:pPrChange>
      </w:pPr>
      <w:del w:id="6243" w:author="JAVIERA PAZ LEFORT IBANEZ" w:date="2025-09-20T01:05:00Z" w16du:dateUtc="2025-09-20T04:05:00Z">
        <w:r w:rsidRPr="005D59EA" w:rsidDel="00F343F7">
          <w:rPr>
            <w:rFonts w:ascii="Arial" w:hAnsi="Arial" w:cs="Arial"/>
          </w:rPr>
          <w:delText>El flujo de agua se ajusta localmente en cada punto, dependiendo del gradiente de concentración.</w:delText>
        </w:r>
      </w:del>
    </w:p>
    <w:p w14:paraId="661A5C19" w14:textId="12A496D5" w:rsidR="00E32863" w:rsidRPr="005D59EA" w:rsidDel="00F343F7" w:rsidRDefault="00E32863">
      <w:pPr>
        <w:numPr>
          <w:ilvl w:val="0"/>
          <w:numId w:val="28"/>
        </w:numPr>
        <w:spacing w:line="360" w:lineRule="auto"/>
        <w:ind w:left="1428"/>
        <w:jc w:val="both"/>
        <w:rPr>
          <w:del w:id="6244" w:author="JAVIERA PAZ LEFORT IBANEZ" w:date="2025-09-20T01:05:00Z" w16du:dateUtc="2025-09-20T04:05:00Z"/>
          <w:rFonts w:ascii="Arial" w:hAnsi="Arial" w:cs="Arial"/>
        </w:rPr>
        <w:pPrChange w:id="6245" w:author="JAVIERA PAZ LEFORT IBANEZ" w:date="2025-09-22T17:13:00Z" w16du:dateUtc="2025-09-22T20:13:00Z">
          <w:pPr>
            <w:numPr>
              <w:numId w:val="28"/>
            </w:numPr>
            <w:tabs>
              <w:tab w:val="num" w:pos="720"/>
            </w:tabs>
            <w:ind w:left="720" w:hanging="360"/>
            <w:jc w:val="both"/>
          </w:pPr>
        </w:pPrChange>
      </w:pPr>
      <w:del w:id="6246" w:author="JAVIERA PAZ LEFORT IBANEZ" w:date="2025-09-20T01:05:00Z" w16du:dateUtc="2025-09-20T04:05:00Z">
        <w:r w:rsidRPr="005D59EA" w:rsidDel="00F343F7">
          <w:rPr>
            <w:rFonts w:ascii="Arial" w:hAnsi="Arial" w:cs="Arial"/>
          </w:rPr>
          <w:delText>La solución es estable y no requiere condiciones de frontera adicionales, ya que cada punto se calcula de manera independiente.</w:delText>
        </w:r>
      </w:del>
    </w:p>
    <w:p w14:paraId="2D3A2E54" w14:textId="2C3E932B" w:rsidR="00E32863" w:rsidRPr="005D59EA" w:rsidDel="00F343F7" w:rsidRDefault="00E32863">
      <w:pPr>
        <w:pStyle w:val="Ttulo4"/>
        <w:spacing w:line="360" w:lineRule="auto"/>
        <w:ind w:left="708"/>
        <w:jc w:val="both"/>
        <w:rPr>
          <w:del w:id="6247" w:author="JAVIERA PAZ LEFORT IBANEZ" w:date="2025-09-20T01:05:00Z" w16du:dateUtc="2025-09-20T04:05:00Z"/>
          <w:rFonts w:ascii="Arial" w:hAnsi="Arial" w:cs="Arial"/>
          <w:color w:val="auto"/>
        </w:rPr>
        <w:pPrChange w:id="6248" w:author="JAVIERA PAZ LEFORT IBANEZ" w:date="2025-09-22T17:13:00Z" w16du:dateUtc="2025-09-22T20:13:00Z">
          <w:pPr>
            <w:pStyle w:val="Ttulo4"/>
          </w:pPr>
        </w:pPrChange>
      </w:pPr>
      <w:del w:id="6249" w:author="JAVIERA PAZ LEFORT IBANEZ" w:date="2025-09-20T01:05:00Z" w16du:dateUtc="2025-09-20T04:05:00Z">
        <w:r w:rsidRPr="005D59EA" w:rsidDel="00F343F7">
          <w:rPr>
            <w:rFonts w:ascii="Arial" w:hAnsi="Arial" w:cs="Arial"/>
            <w:color w:val="auto"/>
          </w:rPr>
          <w:delText>Limitaciones del Modelo</w:delText>
        </w:r>
      </w:del>
    </w:p>
    <w:p w14:paraId="2C10125A" w14:textId="476989A3" w:rsidR="00E32863" w:rsidRPr="005D59EA" w:rsidDel="00F343F7" w:rsidRDefault="00E32863">
      <w:pPr>
        <w:numPr>
          <w:ilvl w:val="0"/>
          <w:numId w:val="29"/>
        </w:numPr>
        <w:spacing w:line="360" w:lineRule="auto"/>
        <w:ind w:left="1428"/>
        <w:jc w:val="both"/>
        <w:rPr>
          <w:del w:id="6250" w:author="JAVIERA PAZ LEFORT IBANEZ" w:date="2025-09-20T01:05:00Z" w16du:dateUtc="2025-09-20T04:05:00Z"/>
          <w:rFonts w:ascii="Arial" w:hAnsi="Arial" w:cs="Arial"/>
        </w:rPr>
        <w:pPrChange w:id="6251" w:author="JAVIERA PAZ LEFORT IBANEZ" w:date="2025-09-22T17:13:00Z" w16du:dateUtc="2025-09-22T20:13:00Z">
          <w:pPr>
            <w:numPr>
              <w:numId w:val="29"/>
            </w:numPr>
            <w:tabs>
              <w:tab w:val="num" w:pos="720"/>
            </w:tabs>
            <w:ind w:left="720" w:hanging="360"/>
          </w:pPr>
        </w:pPrChange>
      </w:pPr>
      <w:del w:id="6252" w:author="JAVIERA PAZ LEFORT IBANEZ" w:date="2025-09-20T01:05:00Z" w16du:dateUtc="2025-09-20T04:05:00Z">
        <w:r w:rsidRPr="005D59EA" w:rsidDel="00F343F7">
          <w:rPr>
            <w:rFonts w:ascii="Arial" w:hAnsi="Arial" w:cs="Arial"/>
          </w:rPr>
          <w:delText>La precisión depende del número de puntos de discretización (N</w:delText>
        </w:r>
      </w:del>
      <w:del w:id="6253" w:author="JAVIERA PAZ LEFORT IBANEZ" w:date="2025-08-15T18:07:00Z" w16du:dateUtc="2025-08-15T22:07:00Z">
        <w:r w:rsidRPr="005D59EA" w:rsidDel="00020A2A">
          <w:rPr>
            <w:rFonts w:ascii="Arial" w:hAnsi="Arial" w:cs="Arial"/>
          </w:rPr>
          <w:delText>NN)</w:delText>
        </w:r>
      </w:del>
      <w:del w:id="6254" w:author="JAVIERA PAZ LEFORT IBANEZ" w:date="2025-09-20T01:05:00Z" w16du:dateUtc="2025-09-20T04:05:00Z">
        <w:r w:rsidRPr="005D59EA" w:rsidDel="00F343F7">
          <w:rPr>
            <w:rFonts w:ascii="Arial" w:hAnsi="Arial" w:cs="Arial"/>
          </w:rPr>
          <w:delText>. Un número bajo de puntos puede generar resultados inexactos.</w:delText>
        </w:r>
      </w:del>
    </w:p>
    <w:p w14:paraId="7F9CC542" w14:textId="34AF150B" w:rsidR="00E32863" w:rsidRPr="005D59EA" w:rsidDel="00F343F7" w:rsidRDefault="00E32863">
      <w:pPr>
        <w:numPr>
          <w:ilvl w:val="0"/>
          <w:numId w:val="29"/>
        </w:numPr>
        <w:spacing w:line="360" w:lineRule="auto"/>
        <w:ind w:left="1428"/>
        <w:jc w:val="both"/>
        <w:rPr>
          <w:del w:id="6255" w:author="JAVIERA PAZ LEFORT IBANEZ" w:date="2025-09-20T01:05:00Z" w16du:dateUtc="2025-09-20T04:05:00Z"/>
          <w:rFonts w:ascii="Arial" w:hAnsi="Arial" w:cs="Arial"/>
        </w:rPr>
        <w:pPrChange w:id="6256" w:author="JAVIERA PAZ LEFORT IBANEZ" w:date="2025-09-22T17:13:00Z" w16du:dateUtc="2025-09-22T20:13:00Z">
          <w:pPr>
            <w:numPr>
              <w:numId w:val="29"/>
            </w:numPr>
            <w:tabs>
              <w:tab w:val="num" w:pos="720"/>
            </w:tabs>
            <w:ind w:left="720" w:hanging="360"/>
            <w:jc w:val="both"/>
          </w:pPr>
        </w:pPrChange>
      </w:pPr>
      <w:del w:id="6257" w:author="JAVIERA PAZ LEFORT IBANEZ" w:date="2025-09-20T01:05:00Z" w16du:dateUtc="2025-09-20T04:05:00Z">
        <w:r w:rsidRPr="005D59EA" w:rsidDel="00F343F7">
          <w:rPr>
            <w:rFonts w:ascii="Arial" w:hAnsi="Arial" w:cs="Arial"/>
          </w:rPr>
          <w:delText>El modelo asume que la transferencia de agua está completamente controlada por el gradiente de fracción de agua, sin considerar otros efectos (como presión osmótica).</w:delText>
        </w:r>
      </w:del>
    </w:p>
    <w:p w14:paraId="5F8A4ABD" w14:textId="0E84374C" w:rsidR="00783902" w:rsidRPr="00B355AB" w:rsidRDefault="00013B5C">
      <w:pPr>
        <w:pStyle w:val="Ttulo3"/>
        <w:spacing w:line="360" w:lineRule="auto"/>
        <w:ind w:left="708"/>
        <w:jc w:val="both"/>
        <w:rPr>
          <w:rFonts w:ascii="Arial" w:hAnsi="Arial" w:cs="Arial"/>
          <w:sz w:val="24"/>
          <w:szCs w:val="24"/>
        </w:rPr>
        <w:pPrChange w:id="6258" w:author="JAVIERA PAZ LEFORT IBANEZ" w:date="2025-09-22T17:13:00Z" w16du:dateUtc="2025-09-22T20:13:00Z">
          <w:pPr>
            <w:pStyle w:val="Ttulo3"/>
          </w:pPr>
        </w:pPrChange>
      </w:pPr>
      <w:bookmarkStart w:id="6259" w:name="_Toc209475927"/>
      <w:r w:rsidRPr="005D59EA">
        <w:rPr>
          <w:rFonts w:ascii="Arial" w:hAnsi="Arial" w:cs="Arial"/>
          <w:color w:val="auto"/>
          <w:sz w:val="24"/>
          <w:szCs w:val="24"/>
        </w:rPr>
        <w:t xml:space="preserve">4.3.6 </w:t>
      </w:r>
      <w:ins w:id="6260" w:author="JAVIERA PAZ LEFORT IBANEZ" w:date="2025-09-20T01:17:00Z">
        <w:r w:rsidR="00E7596B" w:rsidRPr="005D59EA">
          <w:rPr>
            <w:rFonts w:ascii="Arial" w:hAnsi="Arial" w:cs="Arial"/>
            <w:color w:val="auto"/>
            <w:sz w:val="24"/>
            <w:szCs w:val="24"/>
          </w:rPr>
          <w:t>Alcance, supuestos y limitaciones del modelo</w:t>
        </w:r>
      </w:ins>
      <w:bookmarkEnd w:id="6259"/>
      <w:del w:id="6261" w:author="JAVIERA PAZ LEFORT IBANEZ" w:date="2025-09-20T01:17:00Z" w16du:dateUtc="2025-09-20T04:17:00Z">
        <w:r w:rsidRPr="00B355AB" w:rsidDel="00E7596B">
          <w:rPr>
            <w:rFonts w:ascii="Arial" w:hAnsi="Arial" w:cs="Arial"/>
            <w:sz w:val="24"/>
            <w:szCs w:val="24"/>
          </w:rPr>
          <w:delText>Supuestos y Simplificaciones del Modelo</w:delText>
        </w:r>
      </w:del>
    </w:p>
    <w:p w14:paraId="1B7C3CA8" w14:textId="76B5B447" w:rsidR="00981DDE" w:rsidRPr="00B355AB" w:rsidRDefault="00981DDE">
      <w:pPr>
        <w:spacing w:line="360" w:lineRule="auto"/>
        <w:ind w:left="708"/>
        <w:jc w:val="both"/>
        <w:rPr>
          <w:ins w:id="6262" w:author="JAVIERA PAZ LEFORT IBANEZ" w:date="2025-09-20T01:15:00Z" w16du:dateUtc="2025-09-20T04:15:00Z"/>
          <w:rFonts w:ascii="Arial" w:hAnsi="Arial" w:cs="Arial"/>
        </w:rPr>
        <w:pPrChange w:id="6263" w:author="JAVIERA PAZ LEFORT IBANEZ" w:date="2025-09-22T17:13:00Z" w16du:dateUtc="2025-09-22T20:13:00Z">
          <w:pPr>
            <w:pStyle w:val="Ttulo3"/>
          </w:pPr>
        </w:pPrChange>
      </w:pPr>
      <w:ins w:id="6264" w:author="JAVIERA PAZ LEFORT IBANEZ" w:date="2025-09-20T01:15:00Z" w16du:dateUtc="2025-09-20T04:15:00Z">
        <w:r w:rsidRPr="00B355AB">
          <w:rPr>
            <w:rFonts w:ascii="Arial" w:hAnsi="Arial" w:cs="Arial"/>
          </w:rPr>
          <w:t>El modelo representa el contactor como un sistema unidimensional axial en contracorriente, con acoplamiento de masa (agua) y energía a través de la membrana. La formulación de masa se basa en resistencias en serie (</w:t>
        </w:r>
      </w:ins>
      <w:proofErr w:type="spellStart"/>
      <w:ins w:id="6265" w:author="JAVIERA PAZ LEFORT IBANEZ" w:date="2025-09-22T04:25:00Z" w16du:dateUtc="2025-09-22T07:25:00Z">
        <w:r w:rsidR="00525E10">
          <w:rPr>
            <w:rFonts w:ascii="Arial" w:hAnsi="Arial" w:cs="Arial"/>
          </w:rPr>
          <w:t>ec</w:t>
        </w:r>
        <w:proofErr w:type="spellEnd"/>
        <w:r w:rsidR="00525E10">
          <w:rPr>
            <w:rFonts w:ascii="Arial" w:hAnsi="Arial" w:cs="Arial"/>
          </w:rPr>
          <w:t>. 18</w:t>
        </w:r>
      </w:ins>
      <w:ins w:id="6266" w:author="JAVIERA PAZ LEFORT IBANEZ" w:date="2025-09-20T01:15:00Z" w16du:dateUtc="2025-09-20T04:15:00Z">
        <w:r w:rsidRPr="00B355AB">
          <w:rPr>
            <w:rFonts w:ascii="Arial" w:hAnsi="Arial" w:cs="Arial"/>
          </w:rPr>
          <w:t>) y cierre interfacial por continuidad de flujo (</w:t>
        </w:r>
      </w:ins>
      <w:proofErr w:type="spellStart"/>
      <w:ins w:id="6267" w:author="JAVIERA PAZ LEFORT IBANEZ" w:date="2025-09-22T04:28:00Z" w16du:dateUtc="2025-09-22T07:28:00Z">
        <w:r w:rsidR="00562347">
          <w:rPr>
            <w:rFonts w:ascii="Arial" w:hAnsi="Arial" w:cs="Arial"/>
          </w:rPr>
          <w:t>ec</w:t>
        </w:r>
        <w:proofErr w:type="spellEnd"/>
        <w:r w:rsidR="00562347">
          <w:rPr>
            <w:rFonts w:ascii="Arial" w:hAnsi="Arial" w:cs="Arial"/>
          </w:rPr>
          <w:t>. 24</w:t>
        </w:r>
      </w:ins>
      <w:ins w:id="6268" w:author="JAVIERA PAZ LEFORT IBANEZ" w:date="2025-09-20T01:15:00Z" w16du:dateUtc="2025-09-20T04:15:00Z">
        <w:r w:rsidRPr="00B355AB">
          <w:rPr>
            <w:rFonts w:ascii="Arial" w:hAnsi="Arial" w:cs="Arial"/>
          </w:rPr>
          <w:t xml:space="preserve">), mientras que la formulación térmica emplea un coeficiente global local </w:t>
        </w:r>
      </w:ins>
      <m:oMath>
        <m:r>
          <w:ins w:id="6269" w:author="JAVIERA PAZ LEFORT IBANEZ" w:date="2025-09-20T01:20:00Z" w16du:dateUtc="2025-09-20T04:20:00Z">
            <w:rPr>
              <w:rFonts w:ascii="Cambria Math" w:eastAsiaTheme="minorEastAsia" w:hAnsi="Cambria Math" w:cs="Arial"/>
            </w:rPr>
            <m:t>U</m:t>
          </w:ins>
        </m:r>
        <m:r>
          <w:ins w:id="6270" w:author="JAVIERA PAZ LEFORT IBANEZ" w:date="2025-09-20T01:20:00Z" w16du:dateUtc="2025-09-20T04:20:00Z">
            <w:rPr>
              <w:rFonts w:ascii="Cambria Math" w:hAnsi="Cambria Math" w:cs="Arial"/>
            </w:rPr>
            <m:t>(z)</m:t>
          </w:ins>
        </m:r>
      </m:oMath>
      <w:ins w:id="6271" w:author="JAVIERA PAZ LEFORT IBANEZ" w:date="2025-09-20T01:15:00Z" w16du:dateUtc="2025-09-20T04:15:00Z">
        <w:r w:rsidRPr="00B355AB">
          <w:rPr>
            <w:rFonts w:ascii="Arial" w:hAnsi="Arial" w:cs="Arial"/>
          </w:rPr>
          <w:t xml:space="preserve"> construido por resistencias térmicas en serie (</w:t>
        </w:r>
      </w:ins>
      <w:proofErr w:type="spellStart"/>
      <w:ins w:id="6272" w:author="JAVIERA PAZ LEFORT IBANEZ" w:date="2025-09-22T04:29:00Z" w16du:dateUtc="2025-09-22T07:29:00Z">
        <w:r w:rsidR="00562347">
          <w:rPr>
            <w:rFonts w:ascii="Arial" w:hAnsi="Arial" w:cs="Arial"/>
          </w:rPr>
          <w:t>ec</w:t>
        </w:r>
        <w:proofErr w:type="spellEnd"/>
        <w:r w:rsidR="00562347">
          <w:rPr>
            <w:rFonts w:ascii="Arial" w:hAnsi="Arial" w:cs="Arial"/>
          </w:rPr>
          <w:t>. 23</w:t>
        </w:r>
      </w:ins>
      <w:ins w:id="6273" w:author="JAVIERA PAZ LEFORT IBANEZ" w:date="2025-09-20T01:15:00Z" w16du:dateUtc="2025-09-20T04:15:00Z">
        <w:r w:rsidRPr="00B355AB">
          <w:rPr>
            <w:rFonts w:ascii="Arial" w:hAnsi="Arial" w:cs="Arial"/>
          </w:rPr>
          <w:t>) e integrado en un BVP 1D (</w:t>
        </w:r>
      </w:ins>
      <w:proofErr w:type="spellStart"/>
      <w:ins w:id="6274" w:author="JAVIERA PAZ LEFORT IBANEZ" w:date="2025-09-22T04:29:00Z" w16du:dateUtc="2025-09-22T07:29:00Z">
        <w:r w:rsidR="006C3456">
          <w:rPr>
            <w:rFonts w:ascii="Arial" w:hAnsi="Arial" w:cs="Arial"/>
          </w:rPr>
          <w:t>ec</w:t>
        </w:r>
        <w:proofErr w:type="spellEnd"/>
        <w:r w:rsidR="006C3456">
          <w:rPr>
            <w:rFonts w:ascii="Arial" w:hAnsi="Arial" w:cs="Arial"/>
          </w:rPr>
          <w:t>. 38 y 39</w:t>
        </w:r>
      </w:ins>
      <w:ins w:id="6275" w:author="JAVIERA PAZ LEFORT IBANEZ" w:date="2025-09-20T01:15:00Z" w16du:dateUtc="2025-09-20T04:15:00Z">
        <w:r w:rsidRPr="00B355AB">
          <w:rPr>
            <w:rFonts w:ascii="Arial" w:hAnsi="Arial" w:cs="Arial"/>
          </w:rPr>
          <w:t>). A partir de estas bases se asumen—y se delimitan—los siguientes alcances.</w:t>
        </w:r>
      </w:ins>
    </w:p>
    <w:p w14:paraId="2C9733BF" w14:textId="21377814" w:rsidR="00981DDE" w:rsidRPr="00B355AB" w:rsidRDefault="00981DDE">
      <w:pPr>
        <w:spacing w:line="360" w:lineRule="auto"/>
        <w:ind w:left="708"/>
        <w:jc w:val="both"/>
        <w:rPr>
          <w:ins w:id="6276" w:author="JAVIERA PAZ LEFORT IBANEZ" w:date="2025-09-20T01:15:00Z" w16du:dateUtc="2025-09-20T04:15:00Z"/>
          <w:rFonts w:ascii="Arial" w:hAnsi="Arial" w:cs="Arial"/>
        </w:rPr>
        <w:pPrChange w:id="6277" w:author="JAVIERA PAZ LEFORT IBANEZ" w:date="2025-09-22T17:13:00Z" w16du:dateUtc="2025-09-22T20:13:00Z">
          <w:pPr>
            <w:pStyle w:val="Ttulo3"/>
          </w:pPr>
        </w:pPrChange>
      </w:pPr>
      <w:ins w:id="6278" w:author="JAVIERA PAZ LEFORT IBANEZ" w:date="2025-09-20T01:15:00Z" w16du:dateUtc="2025-09-20T04:15:00Z">
        <w:r w:rsidRPr="00B355AB">
          <w:rPr>
            <w:rFonts w:ascii="Arial" w:hAnsi="Arial" w:cs="Arial"/>
            <w:i/>
            <w:iCs/>
            <w:rPrChange w:id="6279" w:author="JAVIERA PAZ LEFORT IBANEZ" w:date="2025-09-20T01:21:00Z" w16du:dateUtc="2025-09-20T04:21:00Z">
              <w:rPr/>
            </w:rPrChange>
          </w:rPr>
          <w:t>Régimen y dimensionalidad</w:t>
        </w:r>
        <w:r w:rsidRPr="00B355AB">
          <w:rPr>
            <w:rFonts w:ascii="Arial" w:hAnsi="Arial" w:cs="Arial"/>
          </w:rPr>
          <w:t>. Se adopta flujo laminar y desarrollo axial gobernado por balances 1D; los gradientes radiales y la dispersión axial en cada fase no se resuelven explícitamente y se incorporan de forma efectiva a través de los coeficientes de película (</w:t>
        </w:r>
        <w:proofErr w:type="spellStart"/>
        <w:r w:rsidRPr="00B355AB">
          <w:rPr>
            <w:rFonts w:ascii="Arial" w:hAnsi="Arial" w:cs="Arial"/>
          </w:rPr>
          <w:t>Nusselt</w:t>
        </w:r>
        <w:proofErr w:type="spellEnd"/>
        <w:r w:rsidRPr="00B355AB">
          <w:rPr>
            <w:rFonts w:ascii="Arial" w:hAnsi="Arial" w:cs="Arial"/>
          </w:rPr>
          <w:t>/Sherwood) seleccionados para la geometría del módulo.</w:t>
        </w:r>
      </w:ins>
    </w:p>
    <w:p w14:paraId="2C380ABB" w14:textId="2B340E78" w:rsidR="00981DDE" w:rsidRPr="00B355AB" w:rsidRDefault="00981DDE">
      <w:pPr>
        <w:spacing w:line="360" w:lineRule="auto"/>
        <w:ind w:left="708"/>
        <w:jc w:val="both"/>
        <w:rPr>
          <w:ins w:id="6280" w:author="JAVIERA PAZ LEFORT IBANEZ" w:date="2025-09-20T01:15:00Z" w16du:dateUtc="2025-09-20T04:15:00Z"/>
          <w:rFonts w:ascii="Arial" w:hAnsi="Arial" w:cs="Arial"/>
        </w:rPr>
        <w:pPrChange w:id="6281" w:author="JAVIERA PAZ LEFORT IBANEZ" w:date="2025-09-22T17:13:00Z" w16du:dateUtc="2025-09-22T20:13:00Z">
          <w:pPr>
            <w:pStyle w:val="Ttulo3"/>
          </w:pPr>
        </w:pPrChange>
      </w:pPr>
      <w:ins w:id="6282" w:author="JAVIERA PAZ LEFORT IBANEZ" w:date="2025-09-20T01:15:00Z" w16du:dateUtc="2025-09-20T04:15:00Z">
        <w:r w:rsidRPr="00B355AB">
          <w:rPr>
            <w:rFonts w:ascii="Arial" w:hAnsi="Arial" w:cs="Arial"/>
          </w:rPr>
          <w:t xml:space="preserve">Interfase y mecanismo transmembrana. Se asume equilibrio local instantáneo en la interfase gas–líquido y continuidad de flujo para definir la composición interfacial; el transporte a través del poro se modela con </w:t>
        </w:r>
        <w:proofErr w:type="spellStart"/>
        <w:r w:rsidRPr="00B355AB">
          <w:rPr>
            <w:rFonts w:ascii="Arial" w:hAnsi="Arial" w:cs="Arial"/>
          </w:rPr>
          <w:t>Bosanquet</w:t>
        </w:r>
        <w:proofErr w:type="spellEnd"/>
        <w:r w:rsidRPr="00B355AB">
          <w:rPr>
            <w:rFonts w:ascii="Arial" w:hAnsi="Arial" w:cs="Arial"/>
          </w:rPr>
          <w:t xml:space="preserve"> (combinación de difusión molecular en gas y Knudsen), usando propiedades efectivas </w:t>
        </w:r>
      </w:ins>
      <m:oMath>
        <m:r>
          <w:ins w:id="6283" w:author="JAVIERA PAZ LEFORT IBANEZ" w:date="2025-09-20T01:15:00Z" w16du:dateUtc="2025-09-20T04:15:00Z">
            <w:rPr>
              <w:rFonts w:ascii="Cambria Math" w:hAnsi="Cambria Math" w:cs="Arial"/>
            </w:rPr>
            <m:t>(ε,τ,δ</m:t>
          </w:ins>
        </m:r>
        <m:r>
          <w:ins w:id="6284" w:author="JAVIERA PAZ LEFORT IBANEZ" w:date="2025-09-20T01:21:00Z" w16du:dateUtc="2025-09-20T04:21:00Z">
            <w:rPr>
              <w:rFonts w:ascii="Cambria Math" w:hAnsi="Cambria Math" w:cs="Arial"/>
            </w:rPr>
            <m:t xml:space="preserve">, </m:t>
          </w:ins>
        </m:r>
        <m:r>
          <w:ins w:id="6285" w:author="JAVIERA PAZ LEFORT IBANEZ" w:date="2025-09-20T01:15:00Z" w16du:dateUtc="2025-09-20T04:15:00Z">
            <w:rPr>
              <w:rFonts w:ascii="Cambria Math" w:hAnsi="Cambria Math" w:cs="Arial"/>
            </w:rPr>
            <m:t>M</m:t>
          </w:ins>
        </m:r>
        <m:r>
          <w:ins w:id="6286" w:author="JAVIERA PAZ LEFORT IBANEZ" w:date="2025-09-20T01:21:00Z" w16du:dateUtc="2025-09-20T04:21:00Z">
            <w:rPr>
              <w:rFonts w:ascii="Cambria Math" w:hAnsi="Cambria Math" w:cs="Arial"/>
            </w:rPr>
            <m:t>)</m:t>
          </w:ins>
        </m:r>
      </m:oMath>
      <w:ins w:id="6287" w:author="JAVIERA PAZ LEFORT IBANEZ" w:date="2025-09-20T01:22:00Z" w16du:dateUtc="2025-09-20T04:22:00Z">
        <w:r w:rsidR="0079673C" w:rsidRPr="00B355AB">
          <w:rPr>
            <w:rFonts w:ascii="Arial" w:hAnsi="Arial" w:cs="Arial"/>
          </w:rPr>
          <w:t xml:space="preserve"> </w:t>
        </w:r>
      </w:ins>
      <w:ins w:id="6288" w:author="JAVIERA PAZ LEFORT IBANEZ" w:date="2025-09-20T01:15:00Z" w16du:dateUtc="2025-09-20T04:15:00Z">
        <w:r w:rsidRPr="00B355AB">
          <w:rPr>
            <w:rFonts w:ascii="Arial" w:hAnsi="Arial" w:cs="Arial"/>
          </w:rPr>
          <w:t>constantes. No se considera humidificación parcial de poros, condensación dentro de la pared ni fenómenos capilares; el transporte transmembrana se trata como difusión en poro seco.</w:t>
        </w:r>
      </w:ins>
    </w:p>
    <w:p w14:paraId="33E61240" w14:textId="3218B72B" w:rsidR="00981DDE" w:rsidRPr="00B355AB" w:rsidRDefault="00981DDE">
      <w:pPr>
        <w:spacing w:line="360" w:lineRule="auto"/>
        <w:ind w:left="708"/>
        <w:jc w:val="both"/>
        <w:rPr>
          <w:ins w:id="6289" w:author="JAVIERA PAZ LEFORT IBANEZ" w:date="2025-09-20T01:15:00Z" w16du:dateUtc="2025-09-20T04:15:00Z"/>
          <w:rFonts w:ascii="Arial" w:hAnsi="Arial" w:cs="Arial"/>
        </w:rPr>
        <w:pPrChange w:id="6290" w:author="JAVIERA PAZ LEFORT IBANEZ" w:date="2025-09-22T17:13:00Z" w16du:dateUtc="2025-09-22T20:13:00Z">
          <w:pPr>
            <w:pStyle w:val="Ttulo3"/>
          </w:pPr>
        </w:pPrChange>
      </w:pPr>
      <w:ins w:id="6291" w:author="JAVIERA PAZ LEFORT IBANEZ" w:date="2025-09-20T01:15:00Z" w16du:dateUtc="2025-09-20T04:15:00Z">
        <w:r w:rsidRPr="00B355AB">
          <w:rPr>
            <w:rFonts w:ascii="Arial" w:hAnsi="Arial" w:cs="Arial"/>
            <w:i/>
            <w:iCs/>
            <w:rPrChange w:id="6292" w:author="JAVIERA PAZ LEFORT IBANEZ" w:date="2025-09-20T01:22:00Z" w16du:dateUtc="2025-09-20T04:22:00Z">
              <w:rPr/>
            </w:rPrChange>
          </w:rPr>
          <w:lastRenderedPageBreak/>
          <w:t>Propiedades y dependencias con la temperatura</w:t>
        </w:r>
        <w:r w:rsidRPr="00B355AB">
          <w:rPr>
            <w:rFonts w:ascii="Arial" w:hAnsi="Arial" w:cs="Arial"/>
          </w:rPr>
          <w:t xml:space="preserve">. Las propiedades de referencia se toman de correlaciones/literatura. En energía, </w:t>
        </w:r>
      </w:ins>
      <m:oMath>
        <m:sSub>
          <m:sSubPr>
            <m:ctrlPr>
              <w:ins w:id="6293" w:author="JAVIERA PAZ LEFORT IBANEZ" w:date="2025-09-20T01:22:00Z" w16du:dateUtc="2025-09-20T04:22:00Z">
                <w:rPr>
                  <w:rFonts w:ascii="Cambria Math" w:hAnsi="Cambria Math" w:cs="Arial"/>
                  <w:i/>
                </w:rPr>
              </w:ins>
            </m:ctrlPr>
          </m:sSubPr>
          <m:e>
            <m:r>
              <w:ins w:id="6294" w:author="JAVIERA PAZ LEFORT IBANEZ" w:date="2025-09-20T01:22:00Z" w16du:dateUtc="2025-09-20T04:22:00Z">
                <w:rPr>
                  <w:rFonts w:ascii="Cambria Math" w:hAnsi="Cambria Math" w:cs="Arial"/>
                </w:rPr>
                <m:t>h</m:t>
              </w:ins>
            </m:r>
          </m:e>
          <m:sub>
            <m:r>
              <w:ins w:id="6295" w:author="JAVIERA PAZ LEFORT IBANEZ" w:date="2025-09-20T01:22:00Z" w16du:dateUtc="2025-09-20T04:22:00Z">
                <w:rPr>
                  <w:rFonts w:ascii="Cambria Math" w:hAnsi="Cambria Math" w:cs="Arial"/>
                </w:rPr>
                <m:t>f</m:t>
              </w:ins>
            </m:r>
          </m:sub>
        </m:sSub>
      </m:oMath>
      <w:ins w:id="6296" w:author="JAVIERA PAZ LEFORT IBANEZ" w:date="2025-09-20T01:23:00Z" w16du:dateUtc="2025-09-20T04:23:00Z">
        <w:r w:rsidR="00F3587D" w:rsidRPr="00B355AB">
          <w:rPr>
            <w:rFonts w:ascii="Arial" w:eastAsiaTheme="minorEastAsia" w:hAnsi="Arial" w:cs="Arial"/>
          </w:rPr>
          <w:t xml:space="preserve"> y </w:t>
        </w:r>
      </w:ins>
      <m:oMath>
        <m:sSub>
          <m:sSubPr>
            <m:ctrlPr>
              <w:ins w:id="6297" w:author="JAVIERA PAZ LEFORT IBANEZ" w:date="2025-09-20T01:23:00Z" w16du:dateUtc="2025-09-20T04:23:00Z">
                <w:rPr>
                  <w:rFonts w:ascii="Cambria Math" w:hAnsi="Cambria Math" w:cs="Arial"/>
                  <w:i/>
                </w:rPr>
              </w:ins>
            </m:ctrlPr>
          </m:sSubPr>
          <m:e>
            <m:r>
              <w:ins w:id="6298" w:author="JAVIERA PAZ LEFORT IBANEZ" w:date="2025-09-20T01:23:00Z" w16du:dateUtc="2025-09-20T04:23:00Z">
                <w:rPr>
                  <w:rFonts w:ascii="Cambria Math" w:hAnsi="Cambria Math" w:cs="Arial"/>
                </w:rPr>
                <m:t>h</m:t>
              </w:ins>
            </m:r>
          </m:e>
          <m:sub>
            <m:r>
              <w:ins w:id="6299" w:author="JAVIERA PAZ LEFORT IBANEZ" w:date="2025-09-20T01:23:00Z" w16du:dateUtc="2025-09-20T04:23:00Z">
                <w:rPr>
                  <w:rFonts w:ascii="Cambria Math" w:hAnsi="Cambria Math" w:cs="Arial"/>
                </w:rPr>
                <m:t>s</m:t>
              </w:ins>
            </m:r>
          </m:sub>
        </m:sSub>
      </m:oMath>
      <w:ins w:id="6300" w:author="JAVIERA PAZ LEFORT IBANEZ" w:date="2025-09-20T01:23:00Z" w16du:dateUtc="2025-09-20T04:23:00Z">
        <w:r w:rsidR="00800797" w:rsidRPr="00B355AB">
          <w:rPr>
            <w:rFonts w:ascii="Arial" w:eastAsiaTheme="minorEastAsia" w:hAnsi="Arial" w:cs="Arial"/>
          </w:rPr>
          <w:t xml:space="preserve"> </w:t>
        </w:r>
      </w:ins>
      <w:ins w:id="6301" w:author="JAVIERA PAZ LEFORT IBANEZ" w:date="2025-09-20T01:15:00Z" w16du:dateUtc="2025-09-20T04:15:00Z">
        <w:r w:rsidRPr="00B355AB">
          <w:rPr>
            <w:rFonts w:ascii="Arial" w:hAnsi="Arial" w:cs="Arial"/>
          </w:rPr>
          <w:t xml:space="preserve">se escalan con la temperatura local vía la dependencia de la viscosidad (ley tipo Andrade) alrededor de los valores de entrada; </w:t>
        </w:r>
      </w:ins>
      <m:oMath>
        <m:sSub>
          <m:sSubPr>
            <m:ctrlPr>
              <w:ins w:id="6302" w:author="JAVIERA PAZ LEFORT IBANEZ" w:date="2025-09-20T01:23:00Z" w16du:dateUtc="2025-09-20T04:23:00Z">
                <w:rPr>
                  <w:rFonts w:ascii="Cambria Math" w:hAnsi="Cambria Math" w:cs="Arial"/>
                  <w:i/>
                </w:rPr>
              </w:ins>
            </m:ctrlPr>
          </m:sSubPr>
          <m:e>
            <m:r>
              <w:ins w:id="6303" w:author="JAVIERA PAZ LEFORT IBANEZ" w:date="2025-09-20T01:23:00Z" w16du:dateUtc="2025-09-20T04:23:00Z">
                <w:rPr>
                  <w:rFonts w:ascii="Cambria Math" w:hAnsi="Cambria Math" w:cs="Arial"/>
                </w:rPr>
                <m:t>k</m:t>
              </w:ins>
            </m:r>
          </m:e>
          <m:sub>
            <m:r>
              <w:ins w:id="6304" w:author="JAVIERA PAZ LEFORT IBANEZ" w:date="2025-09-20T01:23:00Z" w16du:dateUtc="2025-09-20T04:23:00Z">
                <w:rPr>
                  <w:rFonts w:ascii="Cambria Math" w:hAnsi="Cambria Math" w:cs="Arial"/>
                </w:rPr>
                <m:t>eff</m:t>
              </w:ins>
            </m:r>
          </m:sub>
        </m:sSub>
      </m:oMath>
      <w:ins w:id="6305" w:author="JAVIERA PAZ LEFORT IBANEZ" w:date="2025-09-20T01:23:00Z" w16du:dateUtc="2025-09-20T04:23:00Z">
        <w:r w:rsidR="008234D7" w:rsidRPr="00B355AB">
          <w:rPr>
            <w:rFonts w:ascii="Arial" w:eastAsiaTheme="minorEastAsia" w:hAnsi="Arial" w:cs="Arial"/>
          </w:rPr>
          <w:t xml:space="preserve"> </w:t>
        </w:r>
      </w:ins>
      <w:ins w:id="6306" w:author="JAVIERA PAZ LEFORT IBANEZ" w:date="2025-09-20T01:15:00Z" w16du:dateUtc="2025-09-20T04:15:00Z">
        <w:r w:rsidRPr="00B355AB">
          <w:rPr>
            <w:rFonts w:ascii="Arial" w:hAnsi="Arial" w:cs="Arial"/>
          </w:rPr>
          <w:t xml:space="preserve">de la membrana se mantiene constante en el rango analizado. En masa, las difusividades en líquido y gas se evalúan con las correlaciones indicadas en 4.3.2; su variación con </w:t>
        </w:r>
      </w:ins>
      <m:oMath>
        <m:r>
          <w:ins w:id="6307" w:author="JAVIERA PAZ LEFORT IBANEZ" w:date="2025-09-20T01:15:00Z" w16du:dateUtc="2025-09-20T04:15:00Z">
            <w:rPr>
              <w:rFonts w:ascii="Cambria Math" w:hAnsi="Cambria Math" w:cs="Arial"/>
            </w:rPr>
            <m:t>T</m:t>
          </w:ins>
        </m:r>
      </m:oMath>
      <w:ins w:id="6308" w:author="JAVIERA PAZ LEFORT IBANEZ" w:date="2025-09-20T01:15:00Z" w16du:dateUtc="2025-09-20T04:15:00Z">
        <w:r w:rsidRPr="00B355AB">
          <w:rPr>
            <w:rFonts w:ascii="Arial" w:hAnsi="Arial" w:cs="Arial"/>
          </w:rPr>
          <w:t xml:space="preserve"> se incorpora cuando corresponde a la correlación empleada. Densidades y caudales se consideran constantes por corrida, tal como se prescribe en las condiciones de operación.</w:t>
        </w:r>
      </w:ins>
    </w:p>
    <w:p w14:paraId="06E8C993" w14:textId="717D20D2" w:rsidR="00981DDE" w:rsidRPr="00B355AB" w:rsidRDefault="00981DDE">
      <w:pPr>
        <w:spacing w:line="360" w:lineRule="auto"/>
        <w:ind w:left="708"/>
        <w:jc w:val="both"/>
        <w:rPr>
          <w:ins w:id="6309" w:author="JAVIERA PAZ LEFORT IBANEZ" w:date="2025-09-20T01:15:00Z" w16du:dateUtc="2025-09-20T04:15:00Z"/>
          <w:rFonts w:ascii="Arial" w:hAnsi="Arial" w:cs="Arial"/>
        </w:rPr>
        <w:pPrChange w:id="6310" w:author="JAVIERA PAZ LEFORT IBANEZ" w:date="2025-09-22T17:13:00Z" w16du:dateUtc="2025-09-22T20:13:00Z">
          <w:pPr>
            <w:pStyle w:val="Ttulo3"/>
          </w:pPr>
        </w:pPrChange>
      </w:pPr>
      <w:ins w:id="6311" w:author="JAVIERA PAZ LEFORT IBANEZ" w:date="2025-09-20T01:15:00Z" w16du:dateUtc="2025-09-20T04:15:00Z">
        <w:r w:rsidRPr="00B355AB">
          <w:rPr>
            <w:rFonts w:ascii="Arial" w:hAnsi="Arial" w:cs="Arial"/>
            <w:i/>
            <w:iCs/>
            <w:rPrChange w:id="6312" w:author="JAVIERA PAZ LEFORT IBANEZ" w:date="2025-09-20T01:23:00Z" w16du:dateUtc="2025-09-20T04:23:00Z">
              <w:rPr/>
            </w:rPrChange>
          </w:rPr>
          <w:t>Geometría y área interfacial</w:t>
        </w:r>
        <w:r w:rsidRPr="00B355AB">
          <w:rPr>
            <w:rFonts w:ascii="Arial" w:hAnsi="Arial" w:cs="Arial"/>
          </w:rPr>
          <w:t xml:space="preserve">. La geometría del módulo (número de fibras, longitudes y diámetros) se mantiene fija; </w:t>
        </w:r>
      </w:ins>
      <w:ins w:id="6313" w:author="JAVIERA PAZ LEFORT IBANEZ" w:date="2025-09-20T01:26:00Z" w16du:dateUtc="2025-09-20T04:26:00Z">
        <w:r w:rsidR="00C6069B" w:rsidRPr="00B355AB">
          <w:rPr>
            <w:rFonts w:ascii="Arial" w:hAnsi="Arial" w:cs="Arial"/>
          </w:rPr>
          <w:t>el área interfacial efectiva</w:t>
        </w:r>
      </w:ins>
      <w:ins w:id="6314" w:author="JAVIERA PAZ LEFORT IBANEZ" w:date="2025-09-20T01:15:00Z" w16du:dateUtc="2025-09-20T04:15:00Z">
        <w:r w:rsidRPr="00B355AB">
          <w:rPr>
            <w:rFonts w:ascii="Arial" w:hAnsi="Arial" w:cs="Arial"/>
          </w:rPr>
          <w:t xml:space="preserve"> se distribuye uniformemente a lo largo de </w:t>
        </w:r>
        <w:r w:rsidRPr="00B355AB">
          <w:rPr>
            <w:rFonts w:ascii="Cambria Math" w:hAnsi="Cambria Math" w:cs="Cambria Math"/>
          </w:rPr>
          <w:t>𝐿</w:t>
        </w:r>
      </w:ins>
      <w:ins w:id="6315" w:author="JAVIERA PAZ LEFORT IBANEZ" w:date="2025-09-20T01:24:00Z" w16du:dateUtc="2025-09-20T04:24:00Z">
        <w:r w:rsidR="008234D7" w:rsidRPr="00B355AB">
          <w:rPr>
            <w:rFonts w:ascii="Arial" w:hAnsi="Arial" w:cs="Arial"/>
          </w:rPr>
          <w:t xml:space="preserve"> </w:t>
        </w:r>
      </w:ins>
      <w:ins w:id="6316" w:author="JAVIERA PAZ LEFORT IBANEZ" w:date="2025-09-20T01:15:00Z" w16du:dateUtc="2025-09-20T04:15:00Z">
        <w:r w:rsidRPr="00B355AB">
          <w:rPr>
            <w:rFonts w:ascii="Arial" w:hAnsi="Arial" w:cs="Arial"/>
          </w:rPr>
          <w:t>(área por tramo proporcional a Δ</w:t>
        </w:r>
        <w:r w:rsidRPr="00B355AB">
          <w:rPr>
            <w:rFonts w:ascii="Cambria Math" w:hAnsi="Cambria Math" w:cs="Cambria Math"/>
          </w:rPr>
          <w:t>𝑧</w:t>
        </w:r>
        <w:r w:rsidRPr="00B355AB">
          <w:rPr>
            <w:rFonts w:ascii="Arial" w:hAnsi="Arial" w:cs="Arial"/>
          </w:rPr>
          <w:t>). No se modelan deformaciones de fibras, ensanchamientos locales ni efectos de empaquetamiento no uniforme.</w:t>
        </w:r>
      </w:ins>
    </w:p>
    <w:p w14:paraId="239AB210" w14:textId="703DAAE4" w:rsidR="00981DDE" w:rsidRPr="00B355AB" w:rsidRDefault="00981DDE">
      <w:pPr>
        <w:spacing w:line="360" w:lineRule="auto"/>
        <w:ind w:left="708"/>
        <w:jc w:val="both"/>
        <w:rPr>
          <w:ins w:id="6317" w:author="JAVIERA PAZ LEFORT IBANEZ" w:date="2025-09-20T01:15:00Z" w16du:dateUtc="2025-09-20T04:15:00Z"/>
          <w:rFonts w:ascii="Arial" w:hAnsi="Arial" w:cs="Arial"/>
        </w:rPr>
        <w:pPrChange w:id="6318" w:author="JAVIERA PAZ LEFORT IBANEZ" w:date="2025-09-22T17:13:00Z" w16du:dateUtc="2025-09-22T20:13:00Z">
          <w:pPr>
            <w:pStyle w:val="Ttulo3"/>
          </w:pPr>
        </w:pPrChange>
      </w:pPr>
      <w:ins w:id="6319" w:author="JAVIERA PAZ LEFORT IBANEZ" w:date="2025-09-20T01:15:00Z" w16du:dateUtc="2025-09-20T04:15:00Z">
        <w:r w:rsidRPr="00B355AB">
          <w:rPr>
            <w:rFonts w:ascii="Arial" w:hAnsi="Arial" w:cs="Arial"/>
            <w:i/>
            <w:iCs/>
            <w:rPrChange w:id="6320" w:author="JAVIERA PAZ LEFORT IBANEZ" w:date="2025-09-20T01:24:00Z" w16du:dateUtc="2025-09-20T04:24:00Z">
              <w:rPr/>
            </w:rPrChange>
          </w:rPr>
          <w:t>Especies y reacciones</w:t>
        </w:r>
        <w:r w:rsidRPr="00B355AB">
          <w:rPr>
            <w:rFonts w:ascii="Arial" w:hAnsi="Arial" w:cs="Arial"/>
          </w:rPr>
          <w:t>. Se modela únicamente la transferencia de agua; los polifenoles no atraviesan la membrana y no reaccionan. La concentración de polifenoles en el vino se actualiza por conservación de soluto (dilución/concentración por pérdida de agua), según la relación adoptada en 4.3.5 (</w:t>
        </w:r>
      </w:ins>
      <w:proofErr w:type="spellStart"/>
      <w:ins w:id="6321" w:author="JAVIERA PAZ LEFORT IBANEZ" w:date="2025-09-22T04:32:00Z" w16du:dateUtc="2025-09-22T07:32:00Z">
        <w:r w:rsidR="00585E3F">
          <w:rPr>
            <w:rFonts w:ascii="Arial" w:hAnsi="Arial" w:cs="Arial"/>
          </w:rPr>
          <w:t>ec</w:t>
        </w:r>
        <w:proofErr w:type="spellEnd"/>
        <w:r w:rsidR="00585E3F">
          <w:rPr>
            <w:rFonts w:ascii="Arial" w:hAnsi="Arial" w:cs="Arial"/>
          </w:rPr>
          <w:t>. 41</w:t>
        </w:r>
      </w:ins>
      <w:ins w:id="6322" w:author="JAVIERA PAZ LEFORT IBANEZ" w:date="2025-09-20T01:15:00Z" w16du:dateUtc="2025-09-20T04:15:00Z">
        <w:r w:rsidRPr="00B355AB">
          <w:rPr>
            <w:rFonts w:ascii="Arial" w:hAnsi="Arial" w:cs="Arial"/>
          </w:rPr>
          <w:t>). No se incluyen efectos de presión osmótica ni interacciones específicas soluto–membrana.</w:t>
        </w:r>
      </w:ins>
    </w:p>
    <w:p w14:paraId="498F7E1A" w14:textId="3E6164EE" w:rsidR="00981DDE" w:rsidRPr="00B355AB" w:rsidRDefault="00981DDE">
      <w:pPr>
        <w:spacing w:line="360" w:lineRule="auto"/>
        <w:ind w:left="708"/>
        <w:jc w:val="both"/>
        <w:rPr>
          <w:ins w:id="6323" w:author="JAVIERA PAZ LEFORT IBANEZ" w:date="2025-09-20T01:15:00Z" w16du:dateUtc="2025-09-20T04:15:00Z"/>
          <w:rFonts w:ascii="Arial" w:hAnsi="Arial" w:cs="Arial"/>
        </w:rPr>
        <w:pPrChange w:id="6324" w:author="JAVIERA PAZ LEFORT IBANEZ" w:date="2025-09-22T17:13:00Z" w16du:dateUtc="2025-09-22T20:13:00Z">
          <w:pPr>
            <w:pStyle w:val="Ttulo3"/>
          </w:pPr>
        </w:pPrChange>
      </w:pPr>
      <w:ins w:id="6325" w:author="JAVIERA PAZ LEFORT IBANEZ" w:date="2025-09-20T01:15:00Z" w16du:dateUtc="2025-09-20T04:15:00Z">
        <w:r w:rsidRPr="00B355AB">
          <w:rPr>
            <w:rFonts w:ascii="Arial" w:hAnsi="Arial" w:cs="Arial"/>
            <w:i/>
            <w:iCs/>
            <w:rPrChange w:id="6326" w:author="JAVIERA PAZ LEFORT IBANEZ" w:date="2025-09-20T01:24:00Z" w16du:dateUtc="2025-09-20T04:24:00Z">
              <w:rPr/>
            </w:rPrChange>
          </w:rPr>
          <w:t>Pérdidas y acoplamientos externos.</w:t>
        </w:r>
        <w:r w:rsidRPr="00B355AB">
          <w:rPr>
            <w:rFonts w:ascii="Arial" w:hAnsi="Arial" w:cs="Arial"/>
          </w:rPr>
          <w:t xml:space="preserve"> Se desprecian pérdidas de calor al ambiente y caídas de presión a escala de módulo en los balances energéticos; el acoplamiento calor–masa se limita al efecto de T en propiedades y, por ende, en </w:t>
        </w:r>
        <w:r w:rsidRPr="00B355AB">
          <w:rPr>
            <w:rFonts w:ascii="Cambria Math" w:hAnsi="Cambria Math" w:cs="Cambria Math"/>
          </w:rPr>
          <w:t>𝐾</w:t>
        </w:r>
        <w:r w:rsidRPr="00B355AB">
          <w:rPr>
            <w:rFonts w:ascii="Arial" w:hAnsi="Arial" w:cs="Arial"/>
          </w:rPr>
          <w:t xml:space="preserve"> y </w:t>
        </w:r>
        <w:r w:rsidRPr="00B355AB">
          <w:rPr>
            <w:rFonts w:ascii="Cambria Math" w:hAnsi="Cambria Math" w:cs="Cambria Math"/>
          </w:rPr>
          <w:t>𝑈</w:t>
        </w:r>
        <w:r w:rsidRPr="00B355AB">
          <w:rPr>
            <w:rFonts w:ascii="Arial" w:hAnsi="Arial" w:cs="Arial"/>
          </w:rPr>
          <w:t>.</w:t>
        </w:r>
      </w:ins>
    </w:p>
    <w:p w14:paraId="30B9CCA2" w14:textId="19F56344" w:rsidR="00981DDE" w:rsidRPr="00B355AB" w:rsidRDefault="00981DDE">
      <w:pPr>
        <w:spacing w:line="360" w:lineRule="auto"/>
        <w:ind w:left="708"/>
        <w:jc w:val="both"/>
        <w:rPr>
          <w:ins w:id="6327" w:author="JAVIERA PAZ LEFORT IBANEZ" w:date="2025-09-20T01:15:00Z" w16du:dateUtc="2025-09-20T04:15:00Z"/>
          <w:rFonts w:ascii="Arial" w:hAnsi="Arial" w:cs="Arial"/>
        </w:rPr>
        <w:pPrChange w:id="6328" w:author="JAVIERA PAZ LEFORT IBANEZ" w:date="2025-09-22T17:13:00Z" w16du:dateUtc="2025-09-22T20:13:00Z">
          <w:pPr>
            <w:pStyle w:val="Ttulo3"/>
          </w:pPr>
        </w:pPrChange>
      </w:pPr>
      <w:proofErr w:type="spellStart"/>
      <w:ins w:id="6329" w:author="JAVIERA PAZ LEFORT IBANEZ" w:date="2025-09-20T01:15:00Z" w16du:dateUtc="2025-09-20T04:15:00Z">
        <w:r w:rsidRPr="00B355AB">
          <w:rPr>
            <w:rFonts w:ascii="Arial" w:hAnsi="Arial" w:cs="Arial"/>
            <w:i/>
            <w:iCs/>
            <w:rPrChange w:id="6330" w:author="JAVIERA PAZ LEFORT IBANEZ" w:date="2025-09-20T01:24:00Z" w16du:dateUtc="2025-09-20T04:24:00Z">
              <w:rPr/>
            </w:rPrChange>
          </w:rPr>
          <w:t>Numería</w:t>
        </w:r>
        <w:proofErr w:type="spellEnd"/>
        <w:r w:rsidRPr="00B355AB">
          <w:rPr>
            <w:rFonts w:ascii="Arial" w:hAnsi="Arial" w:cs="Arial"/>
            <w:i/>
            <w:iCs/>
            <w:rPrChange w:id="6331" w:author="JAVIERA PAZ LEFORT IBANEZ" w:date="2025-09-20T01:24:00Z" w16du:dateUtc="2025-09-20T04:24:00Z">
              <w:rPr/>
            </w:rPrChange>
          </w:rPr>
          <w:t xml:space="preserve"> y verificación</w:t>
        </w:r>
        <w:r w:rsidRPr="00B355AB">
          <w:rPr>
            <w:rFonts w:ascii="Arial" w:hAnsi="Arial" w:cs="Arial"/>
          </w:rPr>
          <w:t xml:space="preserve">. El esquema axial es explícito en masa con cierre interfacial por Regula </w:t>
        </w:r>
        <w:proofErr w:type="spellStart"/>
        <w:r w:rsidRPr="00B355AB">
          <w:rPr>
            <w:rFonts w:ascii="Arial" w:hAnsi="Arial" w:cs="Arial"/>
          </w:rPr>
          <w:t>Falsi</w:t>
        </w:r>
        <w:proofErr w:type="spellEnd"/>
        <w:r w:rsidRPr="00B355AB">
          <w:rPr>
            <w:rFonts w:ascii="Arial" w:hAnsi="Arial" w:cs="Arial"/>
          </w:rPr>
          <w:t xml:space="preserve"> en cada tramo y BVP 1D en energía. Se verifican cierres de masa a nivel de módulo mediante integración de </w:t>
        </w:r>
        <w:r w:rsidRPr="00B355AB">
          <w:rPr>
            <w:rFonts w:ascii="Cambria Math" w:hAnsi="Cambria Math" w:cs="Cambria Math"/>
          </w:rPr>
          <w:t>𝐽</w:t>
        </w:r>
        <w:r w:rsidRPr="00B355AB">
          <w:rPr>
            <w:rFonts w:ascii="Arial" w:hAnsi="Arial" w:cs="Arial"/>
          </w:rPr>
          <w:t>(</w:t>
        </w:r>
        <w:r w:rsidRPr="00B355AB">
          <w:rPr>
            <w:rFonts w:ascii="Cambria Math" w:hAnsi="Cambria Math" w:cs="Cambria Math"/>
          </w:rPr>
          <w:t>𝑧</w:t>
        </w:r>
        <w:r w:rsidRPr="00B355AB">
          <w:rPr>
            <w:rFonts w:ascii="Arial" w:hAnsi="Arial" w:cs="Arial"/>
          </w:rPr>
          <w:t xml:space="preserve">) y comparación con diferencias de flujo másico entrada–salida por lado </w:t>
        </w:r>
      </w:ins>
      <w:ins w:id="6332" w:author="JAVIERA PAZ LEFORT IBANEZ" w:date="2025-09-22T04:32:00Z" w16du:dateUtc="2025-09-22T07:32:00Z">
        <w:r w:rsidR="00555AFE" w:rsidRPr="00555AFE">
          <w:rPr>
            <w:rFonts w:ascii="Arial" w:hAnsi="Arial" w:cs="Arial"/>
            <w:rPrChange w:id="6333" w:author="JAVIERA PAZ LEFORT IBANEZ" w:date="2025-09-22T04:32:00Z" w16du:dateUtc="2025-09-22T07:32:00Z">
              <w:rPr>
                <w:rFonts w:ascii="Arial" w:hAnsi="Arial" w:cs="Arial"/>
                <w:i/>
                <w:iCs/>
              </w:rPr>
            </w:rPrChange>
          </w:rPr>
          <w:t>(</w:t>
        </w:r>
        <w:proofErr w:type="spellStart"/>
        <w:r w:rsidR="00555AFE" w:rsidRPr="00555AFE">
          <w:rPr>
            <w:rFonts w:ascii="Arial" w:hAnsi="Arial" w:cs="Arial"/>
            <w:rPrChange w:id="6334" w:author="JAVIERA PAZ LEFORT IBANEZ" w:date="2025-09-22T04:32:00Z" w16du:dateUtc="2025-09-22T07:32:00Z">
              <w:rPr>
                <w:rFonts w:ascii="Arial" w:hAnsi="Arial" w:cs="Arial"/>
                <w:i/>
                <w:iCs/>
              </w:rPr>
            </w:rPrChange>
          </w:rPr>
          <w:t>ec</w:t>
        </w:r>
        <w:proofErr w:type="spellEnd"/>
        <w:r w:rsidR="00555AFE" w:rsidRPr="00555AFE">
          <w:rPr>
            <w:rFonts w:ascii="Arial" w:hAnsi="Arial" w:cs="Arial"/>
            <w:rPrChange w:id="6335" w:author="JAVIERA PAZ LEFORT IBANEZ" w:date="2025-09-22T04:32:00Z" w16du:dateUtc="2025-09-22T07:32:00Z">
              <w:rPr>
                <w:rFonts w:ascii="Arial" w:hAnsi="Arial" w:cs="Arial"/>
                <w:i/>
                <w:iCs/>
              </w:rPr>
            </w:rPrChange>
          </w:rPr>
          <w:t xml:space="preserve">. 34 </w:t>
        </w:r>
        <w:r w:rsidR="00555AFE" w:rsidRPr="00555AFE">
          <w:rPr>
            <w:rFonts w:ascii="Arial" w:hAnsi="Arial" w:cs="Arial"/>
            <w:rPrChange w:id="6336" w:author="JAVIERA PAZ LEFORT IBANEZ" w:date="2025-09-22T04:32:00Z" w16du:dateUtc="2025-09-22T07:32:00Z">
              <w:rPr>
                <w:rFonts w:ascii="Arial" w:hAnsi="Arial" w:cs="Arial"/>
                <w:i/>
                <w:iCs/>
              </w:rPr>
            </w:rPrChange>
          </w:rPr>
          <w:lastRenderedPageBreak/>
          <w:t>y 36</w:t>
        </w:r>
      </w:ins>
      <w:ins w:id="6337" w:author="JAVIERA PAZ LEFORT IBANEZ" w:date="2025-09-20T01:15:00Z" w16du:dateUtc="2025-09-20T04:15:00Z">
        <w:r w:rsidRPr="00555AFE">
          <w:rPr>
            <w:rFonts w:ascii="Arial" w:hAnsi="Arial" w:cs="Arial"/>
            <w:rPrChange w:id="6338" w:author="JAVIERA PAZ LEFORT IBANEZ" w:date="2025-09-22T04:32:00Z" w16du:dateUtc="2025-09-22T07:32:00Z">
              <w:rPr/>
            </w:rPrChange>
          </w:rPr>
          <w:t>),</w:t>
        </w:r>
        <w:r w:rsidRPr="00B355AB">
          <w:rPr>
            <w:rFonts w:ascii="Arial" w:hAnsi="Arial" w:cs="Arial"/>
          </w:rPr>
          <w:t xml:space="preserve"> y se evalúa la independencia de malla en </w:t>
        </w:r>
        <w:r w:rsidRPr="00B355AB">
          <w:rPr>
            <w:rFonts w:ascii="Cambria Math" w:hAnsi="Cambria Math" w:cs="Cambria Math"/>
          </w:rPr>
          <w:t>𝑧</w:t>
        </w:r>
        <w:r w:rsidRPr="00B355AB">
          <w:rPr>
            <w:rFonts w:ascii="Arial" w:hAnsi="Arial" w:cs="Arial"/>
          </w:rPr>
          <w:t xml:space="preserve"> para descartar artefactos numéricos.</w:t>
        </w:r>
      </w:ins>
    </w:p>
    <w:p w14:paraId="01234346" w14:textId="1B31CBDD" w:rsidR="00013B5C" w:rsidRPr="00B355AB" w:rsidDel="00981DDE" w:rsidRDefault="00981DDE">
      <w:pPr>
        <w:spacing w:line="360" w:lineRule="auto"/>
        <w:ind w:left="708"/>
        <w:jc w:val="both"/>
        <w:rPr>
          <w:del w:id="6339" w:author="JAVIERA PAZ LEFORT IBANEZ" w:date="2025-09-20T01:15:00Z" w16du:dateUtc="2025-09-20T04:15:00Z"/>
          <w:rFonts w:ascii="Arial" w:hAnsi="Arial" w:cs="Arial"/>
        </w:rPr>
        <w:pPrChange w:id="6340" w:author="JAVIERA PAZ LEFORT IBANEZ" w:date="2025-09-22T17:13:00Z" w16du:dateUtc="2025-09-22T20:13:00Z">
          <w:pPr>
            <w:pStyle w:val="Ttulo2"/>
          </w:pPr>
        </w:pPrChange>
      </w:pPr>
      <w:ins w:id="6341" w:author="JAVIERA PAZ LEFORT IBANEZ" w:date="2025-09-20T01:15:00Z" w16du:dateUtc="2025-09-20T04:15:00Z">
        <w:r w:rsidRPr="00B355AB">
          <w:rPr>
            <w:rFonts w:ascii="Arial" w:hAnsi="Arial" w:cs="Arial"/>
          </w:rPr>
          <w:t>En conjunto, estas hipótesis delimitan un modelo eficiente y trazable para evaluar tendencias de operación y sensibilidades en un contactor de fibra hueca seco, manteniendo el foco en el mecanismo dominante de interés (evaporación/transferencia de agua) y en su impacto sobre la concentración relativa de polifenoles del vino.</w:t>
        </w:r>
      </w:ins>
      <w:del w:id="6342" w:author="JAVIERA PAZ LEFORT IBANEZ" w:date="2025-09-20T01:15:00Z" w16du:dateUtc="2025-09-20T04:15:00Z">
        <w:r w:rsidR="00013B5C" w:rsidRPr="00B355AB" w:rsidDel="00981DDE">
          <w:rPr>
            <w:rFonts w:ascii="Arial" w:hAnsi="Arial" w:cs="Arial"/>
          </w:rPr>
          <w:delText xml:space="preserve">El modelo matemático desarrollado se basa en un conjunto de supuestos que permiten simplificar las ecuaciones de transferencia de </w:delText>
        </w:r>
        <w:r w:rsidR="00EF5A1F" w:rsidRPr="00B355AB" w:rsidDel="00981DDE">
          <w:rPr>
            <w:rFonts w:ascii="Arial" w:hAnsi="Arial" w:cs="Arial"/>
          </w:rPr>
          <w:delText xml:space="preserve">materia </w:delText>
        </w:r>
        <w:r w:rsidR="00013B5C" w:rsidRPr="00B355AB" w:rsidDel="00981DDE">
          <w:rPr>
            <w:rFonts w:ascii="Arial" w:hAnsi="Arial" w:cs="Arial"/>
          </w:rPr>
          <w:delText>y calor, garantizando su solución de manera eficiente y coherente con las condiciones del sistema físico. Estos supuestos reflejan las características del sistema y las decisiones adoptadas durante el proceso de modelado. A continuación, se presentan los supuestos clave:</w:delText>
        </w:r>
      </w:del>
    </w:p>
    <w:p w14:paraId="3422CA1E" w14:textId="77777777" w:rsidR="00981DDE" w:rsidRPr="00B355AB" w:rsidRDefault="00981DDE">
      <w:pPr>
        <w:spacing w:line="360" w:lineRule="auto"/>
        <w:ind w:left="708"/>
        <w:jc w:val="both"/>
        <w:rPr>
          <w:ins w:id="6343" w:author="JAVIERA PAZ LEFORT IBANEZ" w:date="2025-09-20T01:15:00Z" w16du:dateUtc="2025-09-20T04:15:00Z"/>
          <w:rFonts w:ascii="Arial" w:hAnsi="Arial" w:cs="Arial"/>
        </w:rPr>
        <w:pPrChange w:id="6344" w:author="JAVIERA PAZ LEFORT IBANEZ" w:date="2025-09-22T17:13:00Z" w16du:dateUtc="2025-09-22T20:13:00Z">
          <w:pPr>
            <w:jc w:val="both"/>
          </w:pPr>
        </w:pPrChange>
      </w:pPr>
    </w:p>
    <w:p w14:paraId="5001E883" w14:textId="1FDB75AE" w:rsidR="00013B5C" w:rsidRPr="00D26ADE" w:rsidDel="00981DDE" w:rsidRDefault="00013B5C">
      <w:pPr>
        <w:pStyle w:val="Ttulo4"/>
        <w:spacing w:line="360" w:lineRule="auto"/>
        <w:jc w:val="both"/>
        <w:rPr>
          <w:del w:id="6345" w:author="JAVIERA PAZ LEFORT IBANEZ" w:date="2025-09-20T01:15:00Z" w16du:dateUtc="2025-09-20T04:15:00Z"/>
          <w:rFonts w:ascii="Arial" w:hAnsi="Arial" w:cs="Arial"/>
          <w:color w:val="auto"/>
        </w:rPr>
        <w:pPrChange w:id="6346" w:author="JAVIERA PAZ LEFORT IBANEZ" w:date="2025-09-22T17:13:00Z" w16du:dateUtc="2025-09-22T20:13:00Z">
          <w:pPr>
            <w:pStyle w:val="Ttulo4"/>
          </w:pPr>
        </w:pPrChange>
      </w:pPr>
      <w:del w:id="6347" w:author="JAVIERA PAZ LEFORT IBANEZ" w:date="2025-09-20T01:15:00Z" w16du:dateUtc="2025-09-20T04:15:00Z">
        <w:r w:rsidRPr="00D26ADE" w:rsidDel="00981DDE">
          <w:rPr>
            <w:rFonts w:ascii="Arial" w:hAnsi="Arial" w:cs="Arial"/>
            <w:color w:val="auto"/>
          </w:rPr>
          <w:delText>Supuestos Generales del Modelo</w:delText>
        </w:r>
      </w:del>
    </w:p>
    <w:p w14:paraId="7441C2D4" w14:textId="1969690B" w:rsidR="00013B5C" w:rsidRPr="00D26ADE" w:rsidDel="00981DDE" w:rsidRDefault="00013B5C">
      <w:pPr>
        <w:numPr>
          <w:ilvl w:val="0"/>
          <w:numId w:val="30"/>
        </w:numPr>
        <w:spacing w:line="360" w:lineRule="auto"/>
        <w:ind w:left="0"/>
        <w:jc w:val="both"/>
        <w:rPr>
          <w:del w:id="6348" w:author="JAVIERA PAZ LEFORT IBANEZ" w:date="2025-09-20T01:15:00Z" w16du:dateUtc="2025-09-20T04:15:00Z"/>
          <w:rFonts w:ascii="Arial" w:hAnsi="Arial" w:cs="Arial"/>
        </w:rPr>
        <w:pPrChange w:id="6349" w:author="JAVIERA PAZ LEFORT IBANEZ" w:date="2025-09-22T17:13:00Z" w16du:dateUtc="2025-09-22T20:13:00Z">
          <w:pPr>
            <w:numPr>
              <w:numId w:val="30"/>
            </w:numPr>
            <w:tabs>
              <w:tab w:val="num" w:pos="720"/>
            </w:tabs>
            <w:ind w:left="720" w:hanging="360"/>
            <w:jc w:val="both"/>
          </w:pPr>
        </w:pPrChange>
      </w:pPr>
      <w:del w:id="6350" w:author="JAVIERA PAZ LEFORT IBANEZ" w:date="2025-09-20T01:15:00Z" w16du:dateUtc="2025-09-20T04:15:00Z">
        <w:r w:rsidRPr="00D26ADE" w:rsidDel="00981DDE">
          <w:rPr>
            <w:rFonts w:ascii="Arial" w:hAnsi="Arial" w:cs="Arial"/>
          </w:rPr>
          <w:delText>Sistema en Régimen Permanente: Se asume que las propiedades y condiciones del sistema permanecen constantes a lo largo del tiempo. No se consideran variaciones transitorias en las concentraciones, temperaturas o flujos.</w:delText>
        </w:r>
      </w:del>
    </w:p>
    <w:p w14:paraId="19DC25AC" w14:textId="685056DD" w:rsidR="00013B5C" w:rsidRPr="00D26ADE" w:rsidDel="00981DDE" w:rsidRDefault="00013B5C">
      <w:pPr>
        <w:numPr>
          <w:ilvl w:val="0"/>
          <w:numId w:val="30"/>
        </w:numPr>
        <w:spacing w:line="360" w:lineRule="auto"/>
        <w:ind w:left="0"/>
        <w:jc w:val="both"/>
        <w:rPr>
          <w:del w:id="6351" w:author="JAVIERA PAZ LEFORT IBANEZ" w:date="2025-09-20T01:15:00Z" w16du:dateUtc="2025-09-20T04:15:00Z"/>
          <w:rFonts w:ascii="Arial" w:hAnsi="Arial" w:cs="Arial"/>
        </w:rPr>
        <w:pPrChange w:id="6352" w:author="JAVIERA PAZ LEFORT IBANEZ" w:date="2025-09-22T17:13:00Z" w16du:dateUtc="2025-09-22T20:13:00Z">
          <w:pPr>
            <w:numPr>
              <w:numId w:val="30"/>
            </w:numPr>
            <w:tabs>
              <w:tab w:val="num" w:pos="720"/>
            </w:tabs>
            <w:ind w:left="720" w:hanging="360"/>
            <w:jc w:val="both"/>
          </w:pPr>
        </w:pPrChange>
      </w:pPr>
      <w:del w:id="6353" w:author="JAVIERA PAZ LEFORT IBANEZ" w:date="2025-09-20T01:15:00Z" w16du:dateUtc="2025-09-20T04:15:00Z">
        <w:r w:rsidRPr="00D26ADE" w:rsidDel="00981DDE">
          <w:rPr>
            <w:rFonts w:ascii="Arial" w:hAnsi="Arial" w:cs="Arial"/>
          </w:rPr>
          <w:delText>Flujo Laminar y Completamente Desarrollado: El flujo de vino en las fibras y el flujo de la solución extractora en la carcasa se consideran laminares. Esto es consistente con los valores de números de Reynolds calculados en el sistema, que están en el rango característico del régimen laminar.</w:delText>
        </w:r>
      </w:del>
    </w:p>
    <w:p w14:paraId="2D9DE544" w14:textId="42F78CD5" w:rsidR="00013B5C" w:rsidRPr="00D26ADE" w:rsidDel="00981DDE" w:rsidRDefault="00013B5C">
      <w:pPr>
        <w:numPr>
          <w:ilvl w:val="0"/>
          <w:numId w:val="30"/>
        </w:numPr>
        <w:spacing w:line="360" w:lineRule="auto"/>
        <w:ind w:left="0"/>
        <w:jc w:val="both"/>
        <w:rPr>
          <w:del w:id="6354" w:author="JAVIERA PAZ LEFORT IBANEZ" w:date="2025-09-20T01:15:00Z" w16du:dateUtc="2025-09-20T04:15:00Z"/>
          <w:rFonts w:ascii="Arial" w:hAnsi="Arial" w:cs="Arial"/>
        </w:rPr>
        <w:pPrChange w:id="6355" w:author="JAVIERA PAZ LEFORT IBANEZ" w:date="2025-09-22T17:13:00Z" w16du:dateUtc="2025-09-22T20:13:00Z">
          <w:pPr>
            <w:numPr>
              <w:numId w:val="30"/>
            </w:numPr>
            <w:tabs>
              <w:tab w:val="num" w:pos="720"/>
            </w:tabs>
            <w:ind w:left="720" w:hanging="360"/>
            <w:jc w:val="both"/>
          </w:pPr>
        </w:pPrChange>
      </w:pPr>
      <w:del w:id="6356" w:author="JAVIERA PAZ LEFORT IBANEZ" w:date="2025-09-20T01:15:00Z" w16du:dateUtc="2025-09-20T04:15:00Z">
        <w:r w:rsidRPr="00D26ADE" w:rsidDel="00981DDE">
          <w:rPr>
            <w:rFonts w:ascii="Arial" w:hAnsi="Arial" w:cs="Arial"/>
          </w:rPr>
          <w:delText>Equilibrio Local Inmediato en la Interfase: Se considera que, en cada punto del módulo, el equilibrio de agua entre las fases se alcanza instantáneamente, permitiendo modelar la transferencia de agua como una función del gradiente de concentración.</w:delText>
        </w:r>
      </w:del>
    </w:p>
    <w:p w14:paraId="6D988AE5" w14:textId="7725378A" w:rsidR="00C65107" w:rsidRPr="00D26ADE" w:rsidDel="00981DDE" w:rsidRDefault="00013B5C">
      <w:pPr>
        <w:numPr>
          <w:ilvl w:val="0"/>
          <w:numId w:val="30"/>
        </w:numPr>
        <w:spacing w:line="360" w:lineRule="auto"/>
        <w:ind w:left="0"/>
        <w:jc w:val="both"/>
        <w:rPr>
          <w:del w:id="6357" w:author="JAVIERA PAZ LEFORT IBANEZ" w:date="2025-09-20T01:15:00Z" w16du:dateUtc="2025-09-20T04:15:00Z"/>
          <w:rFonts w:ascii="Arial" w:hAnsi="Arial" w:cs="Arial"/>
        </w:rPr>
        <w:pPrChange w:id="6358" w:author="JAVIERA PAZ LEFORT IBANEZ" w:date="2025-09-22T17:13:00Z" w16du:dateUtc="2025-09-22T20:13:00Z">
          <w:pPr>
            <w:numPr>
              <w:numId w:val="30"/>
            </w:numPr>
            <w:tabs>
              <w:tab w:val="num" w:pos="720"/>
            </w:tabs>
            <w:ind w:left="720" w:hanging="360"/>
            <w:jc w:val="both"/>
          </w:pPr>
        </w:pPrChange>
      </w:pPr>
      <w:del w:id="6359" w:author="JAVIERA PAZ LEFORT IBANEZ" w:date="2025-09-20T01:15:00Z" w16du:dateUtc="2025-09-20T04:15:00Z">
        <w:r w:rsidRPr="00D26ADE" w:rsidDel="00981DDE">
          <w:rPr>
            <w:rFonts w:ascii="Arial" w:hAnsi="Arial" w:cs="Arial"/>
          </w:rPr>
          <w:delText>Transferencia de Masa Controlada por Gradiente de Fracción de Agua: El flujo de agua se modela como proporcional a la diferencia de fracción de agua entre el vino y la solución extractora:</w:delText>
        </w:r>
      </w:del>
    </w:p>
    <w:p w14:paraId="20AF51B3" w14:textId="079E6719" w:rsidR="00F30C3F" w:rsidRPr="00D26ADE" w:rsidDel="00981DDE" w:rsidRDefault="00000000">
      <w:pPr>
        <w:spacing w:line="360" w:lineRule="auto"/>
        <w:jc w:val="both"/>
        <w:rPr>
          <w:del w:id="6360" w:author="JAVIERA PAZ LEFORT IBANEZ" w:date="2025-09-20T01:15:00Z" w16du:dateUtc="2025-09-20T04:15:00Z"/>
          <w:rFonts w:ascii="Arial" w:hAnsi="Arial" w:cs="Arial"/>
        </w:rPr>
        <w:pPrChange w:id="6361" w:author="JAVIERA PAZ LEFORT IBANEZ" w:date="2025-09-22T17:13:00Z" w16du:dateUtc="2025-09-22T20:13:00Z">
          <w:pPr>
            <w:jc w:val="center"/>
          </w:pPr>
        </w:pPrChange>
      </w:pPr>
      <m:oMathPara>
        <m:oMath>
          <m:sSub>
            <m:sSubPr>
              <m:ctrlPr>
                <w:del w:id="6362" w:author="JAVIERA PAZ LEFORT IBANEZ" w:date="2025-09-20T01:15:00Z" w16du:dateUtc="2025-09-20T04:15:00Z">
                  <w:rPr>
                    <w:rFonts w:ascii="Cambria Math" w:hAnsi="Cambria Math" w:cs="Arial"/>
                    <w:i/>
                  </w:rPr>
                </w:del>
              </m:ctrlPr>
            </m:sSubPr>
            <m:e>
              <m:r>
                <w:del w:id="6363" w:author="JAVIERA PAZ LEFORT IBANEZ" w:date="2025-09-20T01:15:00Z" w16du:dateUtc="2025-09-20T04:15:00Z">
                  <w:rPr>
                    <w:rFonts w:ascii="Cambria Math" w:hAnsi="Cambria Math" w:cs="Arial"/>
                  </w:rPr>
                  <m:t>J</m:t>
                </w:del>
              </m:r>
            </m:e>
            <m:sub>
              <m:r>
                <w:del w:id="6364" w:author="JAVIERA PAZ LEFORT IBANEZ" w:date="2025-09-20T01:15:00Z" w16du:dateUtc="2025-09-20T04:15:00Z">
                  <w:rPr>
                    <w:rFonts w:ascii="Cambria Math" w:hAnsi="Cambria Math" w:cs="Arial"/>
                  </w:rPr>
                  <m:t>agua</m:t>
                </w:del>
              </m:r>
            </m:sub>
          </m:sSub>
          <m:r>
            <w:del w:id="6365" w:author="JAVIERA PAZ LEFORT IBANEZ" w:date="2025-09-20T01:15:00Z" w16du:dateUtc="2025-09-20T04:15:00Z">
              <w:rPr>
                <w:rFonts w:ascii="Cambria Math" w:hAnsi="Cambria Math" w:cs="Arial"/>
              </w:rPr>
              <m:t>=</m:t>
            </w:del>
          </m:r>
          <m:sSub>
            <m:sSubPr>
              <m:ctrlPr>
                <w:del w:id="6366" w:author="JAVIERA PAZ LEFORT IBANEZ" w:date="2025-09-20T01:15:00Z" w16du:dateUtc="2025-09-20T04:15:00Z">
                  <w:rPr>
                    <w:rFonts w:ascii="Cambria Math" w:hAnsi="Cambria Math" w:cs="Arial"/>
                    <w:i/>
                  </w:rPr>
                </w:del>
              </m:ctrlPr>
            </m:sSubPr>
            <m:e>
              <m:r>
                <w:del w:id="6367" w:author="JAVIERA PAZ LEFORT IBANEZ" w:date="2025-09-20T01:15:00Z" w16du:dateUtc="2025-09-20T04:15:00Z">
                  <w:rPr>
                    <w:rFonts w:ascii="Cambria Math" w:hAnsi="Cambria Math" w:cs="Arial"/>
                  </w:rPr>
                  <m:t>K</m:t>
                </w:del>
              </m:r>
            </m:e>
            <m:sub>
              <m:r>
                <w:del w:id="6368" w:author="JAVIERA PAZ LEFORT IBANEZ" w:date="2025-09-20T01:15:00Z" w16du:dateUtc="2025-09-20T04:15:00Z">
                  <w:rPr>
                    <w:rFonts w:ascii="Cambria Math" w:hAnsi="Cambria Math" w:cs="Arial"/>
                  </w:rPr>
                  <m:t>total</m:t>
                </w:del>
              </m:r>
            </m:sub>
          </m:sSub>
          <m:r>
            <w:del w:id="6369" w:author="JAVIERA PAZ LEFORT IBANEZ" w:date="2025-09-20T01:15:00Z" w16du:dateUtc="2025-09-20T04:15:00Z">
              <w:rPr>
                <w:rFonts w:ascii="Cambria Math" w:hAnsi="Cambria Math" w:cs="Arial"/>
              </w:rPr>
              <m:t>∙(</m:t>
            </w:del>
          </m:r>
          <m:sSub>
            <m:sSubPr>
              <m:ctrlPr>
                <w:del w:id="6370" w:author="JAVIERA PAZ LEFORT IBANEZ" w:date="2025-09-20T01:15:00Z" w16du:dateUtc="2025-09-20T04:15:00Z">
                  <w:rPr>
                    <w:rFonts w:ascii="Cambria Math" w:hAnsi="Cambria Math" w:cs="Arial"/>
                    <w:i/>
                  </w:rPr>
                </w:del>
              </m:ctrlPr>
            </m:sSubPr>
            <m:e>
              <m:r>
                <w:del w:id="6371" w:author="JAVIERA PAZ LEFORT IBANEZ" w:date="2025-09-20T01:15:00Z" w16du:dateUtc="2025-09-20T04:15:00Z">
                  <w:rPr>
                    <w:rFonts w:ascii="Cambria Math" w:hAnsi="Cambria Math" w:cs="Arial"/>
                  </w:rPr>
                  <m:t>f</m:t>
                </w:del>
              </m:r>
            </m:e>
            <m:sub>
              <m:r>
                <w:del w:id="6372" w:author="JAVIERA PAZ LEFORT IBANEZ" w:date="2025-09-20T01:15:00Z" w16du:dateUtc="2025-09-20T04:15:00Z">
                  <w:rPr>
                    <w:rFonts w:ascii="Cambria Math" w:hAnsi="Cambria Math" w:cs="Arial"/>
                  </w:rPr>
                  <m:t>fibra</m:t>
                </w:del>
              </m:r>
            </m:sub>
          </m:sSub>
          <m:r>
            <w:del w:id="6373" w:author="JAVIERA PAZ LEFORT IBANEZ" w:date="2025-09-20T01:15:00Z" w16du:dateUtc="2025-09-20T04:15:00Z">
              <w:rPr>
                <w:rFonts w:ascii="Cambria Math" w:hAnsi="Cambria Math" w:cs="Arial"/>
              </w:rPr>
              <m:t>-</m:t>
            </w:del>
          </m:r>
          <m:sSub>
            <m:sSubPr>
              <m:ctrlPr>
                <w:del w:id="6374" w:author="JAVIERA PAZ LEFORT IBANEZ" w:date="2025-09-20T01:15:00Z" w16du:dateUtc="2025-09-20T04:15:00Z">
                  <w:rPr>
                    <w:rFonts w:ascii="Cambria Math" w:hAnsi="Cambria Math" w:cs="Arial"/>
                    <w:i/>
                  </w:rPr>
                </w:del>
              </m:ctrlPr>
            </m:sSubPr>
            <m:e>
              <m:r>
                <w:del w:id="6375" w:author="JAVIERA PAZ LEFORT IBANEZ" w:date="2025-09-20T01:15:00Z" w16du:dateUtc="2025-09-20T04:15:00Z">
                  <w:rPr>
                    <w:rFonts w:ascii="Cambria Math" w:hAnsi="Cambria Math" w:cs="Arial"/>
                  </w:rPr>
                  <m:t>f</m:t>
                </w:del>
              </m:r>
            </m:e>
            <m:sub>
              <m:r>
                <w:del w:id="6376" w:author="JAVIERA PAZ LEFORT IBANEZ" w:date="2025-09-20T01:15:00Z" w16du:dateUtc="2025-09-20T04:15:00Z">
                  <w:rPr>
                    <w:rFonts w:ascii="Cambria Math" w:hAnsi="Cambria Math" w:cs="Arial"/>
                  </w:rPr>
                  <m:t>carcasa</m:t>
                </w:del>
              </m:r>
            </m:sub>
          </m:sSub>
          <m:r>
            <w:del w:id="6377" w:author="JAVIERA PAZ LEFORT IBANEZ" w:date="2025-09-20T01:15:00Z" w16du:dateUtc="2025-09-20T04:15:00Z">
              <w:rPr>
                <w:rFonts w:ascii="Cambria Math" w:hAnsi="Cambria Math" w:cs="Arial"/>
              </w:rPr>
              <m:t>)</m:t>
            </w:del>
          </m:r>
        </m:oMath>
      </m:oMathPara>
    </w:p>
    <w:p w14:paraId="4FED32FE" w14:textId="775877FD" w:rsidR="00013B5C" w:rsidRPr="00D26ADE" w:rsidDel="00981DDE" w:rsidRDefault="00013B5C">
      <w:pPr>
        <w:spacing w:line="360" w:lineRule="auto"/>
        <w:ind w:firstLine="708"/>
        <w:jc w:val="both"/>
        <w:rPr>
          <w:del w:id="6378" w:author="JAVIERA PAZ LEFORT IBANEZ" w:date="2025-09-20T01:15:00Z" w16du:dateUtc="2025-09-20T04:15:00Z"/>
          <w:rFonts w:ascii="Arial" w:hAnsi="Arial" w:cs="Arial"/>
        </w:rPr>
        <w:pPrChange w:id="6379" w:author="JAVIERA PAZ LEFORT IBANEZ" w:date="2025-09-22T17:13:00Z" w16du:dateUtc="2025-09-22T20:13:00Z">
          <w:pPr>
            <w:ind w:firstLine="708"/>
          </w:pPr>
        </w:pPrChange>
      </w:pPr>
      <w:del w:id="6380" w:author="JAVIERA PAZ LEFORT IBANEZ" w:date="2025-09-20T01:15:00Z" w16du:dateUtc="2025-09-20T04:15:00Z">
        <w:r w:rsidRPr="00D26ADE" w:rsidDel="00981DDE">
          <w:rPr>
            <w:rFonts w:ascii="Arial" w:hAnsi="Arial" w:cs="Arial"/>
          </w:rPr>
          <w:delText>No se considera el efecto de presión osmótica, lo que simplifica el modelo.</w:delText>
        </w:r>
      </w:del>
    </w:p>
    <w:p w14:paraId="59CA2B7D" w14:textId="4BF16B8C" w:rsidR="00013B5C" w:rsidRPr="00D26ADE" w:rsidDel="00981DDE" w:rsidRDefault="00013B5C">
      <w:pPr>
        <w:numPr>
          <w:ilvl w:val="0"/>
          <w:numId w:val="30"/>
        </w:numPr>
        <w:spacing w:line="360" w:lineRule="auto"/>
        <w:ind w:left="0"/>
        <w:jc w:val="both"/>
        <w:rPr>
          <w:del w:id="6381" w:author="JAVIERA PAZ LEFORT IBANEZ" w:date="2025-09-20T01:15:00Z" w16du:dateUtc="2025-09-20T04:15:00Z"/>
          <w:rFonts w:ascii="Arial" w:hAnsi="Arial" w:cs="Arial"/>
        </w:rPr>
        <w:pPrChange w:id="6382" w:author="JAVIERA PAZ LEFORT IBANEZ" w:date="2025-09-22T17:13:00Z" w16du:dateUtc="2025-09-22T20:13:00Z">
          <w:pPr>
            <w:numPr>
              <w:numId w:val="30"/>
            </w:numPr>
            <w:tabs>
              <w:tab w:val="num" w:pos="720"/>
            </w:tabs>
            <w:ind w:left="720" w:hanging="360"/>
            <w:jc w:val="both"/>
          </w:pPr>
        </w:pPrChange>
      </w:pPr>
      <w:del w:id="6383" w:author="JAVIERA PAZ LEFORT IBANEZ" w:date="2025-09-20T01:15:00Z" w16du:dateUtc="2025-09-20T04:15:00Z">
        <w:r w:rsidRPr="00D26ADE" w:rsidDel="00981DDE">
          <w:rPr>
            <w:rFonts w:ascii="Arial" w:hAnsi="Arial" w:cs="Arial"/>
          </w:rPr>
          <w:delText>Propiedades Físicas Constantes: Las propiedades del vino (viscosidad, densidad, capacidad calorífica) y de la solución extractora (viscosidad, densidad, difusión) se consideran constantes a lo largo del módulo, ajustadas según la temperatura inicial establecida.</w:delText>
        </w:r>
      </w:del>
    </w:p>
    <w:p w14:paraId="3BF345DC" w14:textId="65472889" w:rsidR="00013B5C" w:rsidRPr="00D26ADE" w:rsidDel="00981DDE" w:rsidRDefault="00013B5C">
      <w:pPr>
        <w:numPr>
          <w:ilvl w:val="0"/>
          <w:numId w:val="30"/>
        </w:numPr>
        <w:spacing w:line="360" w:lineRule="auto"/>
        <w:ind w:left="0"/>
        <w:jc w:val="both"/>
        <w:rPr>
          <w:del w:id="6384" w:author="JAVIERA PAZ LEFORT IBANEZ" w:date="2025-09-20T01:15:00Z" w16du:dateUtc="2025-09-20T04:15:00Z"/>
          <w:rFonts w:ascii="Arial" w:hAnsi="Arial" w:cs="Arial"/>
        </w:rPr>
        <w:pPrChange w:id="6385" w:author="JAVIERA PAZ LEFORT IBANEZ" w:date="2025-09-22T17:13:00Z" w16du:dateUtc="2025-09-22T20:13:00Z">
          <w:pPr>
            <w:numPr>
              <w:numId w:val="30"/>
            </w:numPr>
            <w:tabs>
              <w:tab w:val="num" w:pos="720"/>
            </w:tabs>
            <w:ind w:left="720" w:hanging="360"/>
            <w:jc w:val="both"/>
          </w:pPr>
        </w:pPrChange>
      </w:pPr>
      <w:del w:id="6386" w:author="JAVIERA PAZ LEFORT IBANEZ" w:date="2025-09-20T01:15:00Z" w16du:dateUtc="2025-09-20T04:15:00Z">
        <w:r w:rsidRPr="00D26ADE" w:rsidDel="00981DDE">
          <w:rPr>
            <w:rFonts w:ascii="Arial" w:hAnsi="Arial" w:cs="Arial"/>
          </w:rPr>
          <w:delText>Configuración en Contracorriente: El vino circula por el lumen de las fibras en una dirección, mientras que la solución extractora fluye por la carcasa en dirección opuesta. Esta configuración maximiza el gradiente de concentración entre las fases, mejorando la eficiencia de transferencia de masa y calor.</w:delText>
        </w:r>
      </w:del>
    </w:p>
    <w:p w14:paraId="7ECBCE87" w14:textId="111F6906" w:rsidR="00013B5C" w:rsidRPr="00D26ADE" w:rsidDel="00981DDE" w:rsidRDefault="00013B5C">
      <w:pPr>
        <w:numPr>
          <w:ilvl w:val="0"/>
          <w:numId w:val="30"/>
        </w:numPr>
        <w:spacing w:line="360" w:lineRule="auto"/>
        <w:ind w:left="0"/>
        <w:jc w:val="both"/>
        <w:rPr>
          <w:del w:id="6387" w:author="JAVIERA PAZ LEFORT IBANEZ" w:date="2025-09-20T01:15:00Z" w16du:dateUtc="2025-09-20T04:15:00Z"/>
          <w:rFonts w:ascii="Arial" w:hAnsi="Arial" w:cs="Arial"/>
        </w:rPr>
        <w:pPrChange w:id="6388" w:author="JAVIERA PAZ LEFORT IBANEZ" w:date="2025-09-22T17:13:00Z" w16du:dateUtc="2025-09-22T20:13:00Z">
          <w:pPr>
            <w:numPr>
              <w:numId w:val="30"/>
            </w:numPr>
            <w:tabs>
              <w:tab w:val="num" w:pos="720"/>
            </w:tabs>
            <w:ind w:left="720" w:hanging="360"/>
            <w:jc w:val="both"/>
          </w:pPr>
        </w:pPrChange>
      </w:pPr>
      <w:del w:id="6389" w:author="JAVIERA PAZ LEFORT IBANEZ" w:date="2025-09-20T01:15:00Z" w16du:dateUtc="2025-09-20T04:15:00Z">
        <w:r w:rsidRPr="00D26ADE" w:rsidDel="00981DDE">
          <w:rPr>
            <w:rFonts w:ascii="Arial" w:hAnsi="Arial" w:cs="Arial"/>
          </w:rPr>
          <w:delText>Sin Transferencia de Polifenoles a la Solución Extractora: Los polifenoles, debido a su mayor peso molecular, permanecen en la fase líquida del vino. El modelo solo considera la transferencia de agua, lo que permite calcular la concentración de polifenoles en función de la pérdida de agua.</w:delText>
        </w:r>
      </w:del>
    </w:p>
    <w:p w14:paraId="6BBF076D" w14:textId="7A923CD4" w:rsidR="00013B5C" w:rsidRPr="00D26ADE" w:rsidDel="00981DDE" w:rsidRDefault="00013B5C">
      <w:pPr>
        <w:numPr>
          <w:ilvl w:val="0"/>
          <w:numId w:val="30"/>
        </w:numPr>
        <w:spacing w:line="360" w:lineRule="auto"/>
        <w:ind w:left="0"/>
        <w:jc w:val="both"/>
        <w:rPr>
          <w:del w:id="6390" w:author="JAVIERA PAZ LEFORT IBANEZ" w:date="2025-09-20T01:15:00Z" w16du:dateUtc="2025-09-20T04:15:00Z"/>
          <w:rFonts w:ascii="Arial" w:hAnsi="Arial" w:cs="Arial"/>
        </w:rPr>
        <w:pPrChange w:id="6391" w:author="JAVIERA PAZ LEFORT IBANEZ" w:date="2025-09-22T17:13:00Z" w16du:dateUtc="2025-09-22T20:13:00Z">
          <w:pPr>
            <w:numPr>
              <w:numId w:val="30"/>
            </w:numPr>
            <w:tabs>
              <w:tab w:val="num" w:pos="720"/>
            </w:tabs>
            <w:ind w:left="720" w:hanging="360"/>
            <w:jc w:val="both"/>
          </w:pPr>
        </w:pPrChange>
      </w:pPr>
      <w:del w:id="6392" w:author="JAVIERA PAZ LEFORT IBANEZ" w:date="2025-09-20T01:15:00Z" w16du:dateUtc="2025-09-20T04:15:00Z">
        <w:r w:rsidRPr="00D26ADE" w:rsidDel="00981DDE">
          <w:rPr>
            <w:rFonts w:ascii="Arial" w:hAnsi="Arial" w:cs="Arial"/>
          </w:rPr>
          <w:delText xml:space="preserve">Difusión Controlada por el Gradiente de Concentración: El modelo considera que la transferencia de agua está gobernada por el coeficiente global de transferencia de masa </w:delText>
        </w:r>
      </w:del>
      <m:oMath>
        <m:sSub>
          <m:sSubPr>
            <m:ctrlPr>
              <w:del w:id="6393" w:author="JAVIERA PAZ LEFORT IBANEZ" w:date="2025-09-20T01:15:00Z" w16du:dateUtc="2025-09-20T04:15:00Z">
                <w:rPr>
                  <w:rFonts w:ascii="Cambria Math" w:hAnsi="Cambria Math" w:cs="Arial"/>
                  <w:i/>
                </w:rPr>
              </w:del>
            </m:ctrlPr>
          </m:sSubPr>
          <m:e>
            <m:r>
              <w:del w:id="6394" w:author="JAVIERA PAZ LEFORT IBANEZ" w:date="2025-09-20T01:15:00Z" w16du:dateUtc="2025-09-20T04:15:00Z">
                <w:rPr>
                  <w:rFonts w:ascii="Cambria Math" w:hAnsi="Cambria Math" w:cs="Arial"/>
                </w:rPr>
                <m:t>K</m:t>
              </w:del>
            </m:r>
          </m:e>
          <m:sub>
            <m:r>
              <w:del w:id="6395" w:author="JAVIERA PAZ LEFORT IBANEZ" w:date="2025-09-20T01:15:00Z" w16du:dateUtc="2025-09-20T04:15:00Z">
                <w:rPr>
                  <w:rFonts w:ascii="Cambria Math" w:hAnsi="Cambria Math" w:cs="Arial"/>
                </w:rPr>
                <m:t>total</m:t>
              </w:del>
            </m:r>
          </m:sub>
        </m:sSub>
      </m:oMath>
      <w:del w:id="6396" w:author="JAVIERA PAZ LEFORT IBANEZ" w:date="2025-09-20T01:15:00Z" w16du:dateUtc="2025-09-20T04:15:00Z">
        <w:r w:rsidR="00F30C3F" w:rsidRPr="00D26ADE" w:rsidDel="00981DDE">
          <w:rPr>
            <w:rFonts w:ascii="Arial" w:hAnsi="Arial" w:cs="Arial"/>
          </w:rPr>
          <w:delText xml:space="preserve"> </w:delText>
        </w:r>
        <w:r w:rsidRPr="00D26ADE" w:rsidDel="00981DDE">
          <w:rPr>
            <w:rFonts w:ascii="Arial" w:hAnsi="Arial" w:cs="Arial"/>
          </w:rPr>
          <w:delText>​, que incluye las resistencias en la fase interna (vino), la membrana y la fase externa (solución extractora).</w:delText>
        </w:r>
      </w:del>
    </w:p>
    <w:p w14:paraId="1A8CE081" w14:textId="00ABF393" w:rsidR="00013B5C" w:rsidRPr="00D26ADE" w:rsidDel="00981DDE" w:rsidRDefault="00013B5C">
      <w:pPr>
        <w:numPr>
          <w:ilvl w:val="0"/>
          <w:numId w:val="30"/>
        </w:numPr>
        <w:spacing w:line="360" w:lineRule="auto"/>
        <w:ind w:left="0"/>
        <w:jc w:val="both"/>
        <w:rPr>
          <w:del w:id="6397" w:author="JAVIERA PAZ LEFORT IBANEZ" w:date="2025-09-20T01:15:00Z" w16du:dateUtc="2025-09-20T04:15:00Z"/>
          <w:rFonts w:ascii="Arial" w:hAnsi="Arial" w:cs="Arial"/>
        </w:rPr>
        <w:pPrChange w:id="6398" w:author="JAVIERA PAZ LEFORT IBANEZ" w:date="2025-09-22T17:13:00Z" w16du:dateUtc="2025-09-22T20:13:00Z">
          <w:pPr>
            <w:numPr>
              <w:numId w:val="30"/>
            </w:numPr>
            <w:tabs>
              <w:tab w:val="num" w:pos="720"/>
            </w:tabs>
            <w:ind w:left="720" w:hanging="360"/>
            <w:jc w:val="both"/>
          </w:pPr>
        </w:pPrChange>
      </w:pPr>
      <w:del w:id="6399" w:author="JAVIERA PAZ LEFORT IBANEZ" w:date="2025-09-20T01:15:00Z" w16du:dateUtc="2025-09-20T04:15:00Z">
        <w:r w:rsidRPr="00D26ADE" w:rsidDel="00981DDE">
          <w:rPr>
            <w:rFonts w:ascii="Arial" w:hAnsi="Arial" w:cs="Arial"/>
          </w:rPr>
          <w:delText>Balance de Energía Simplificado: La transferencia de calor entre las fases se modela mediante un enfoque de resistencias térmicas en serie. No se considera el efecto de pérdida de calor hacia el ambiente.</w:delText>
        </w:r>
      </w:del>
    </w:p>
    <w:p w14:paraId="31449F24" w14:textId="6380958A" w:rsidR="00013B5C" w:rsidRPr="00D26ADE" w:rsidDel="00981DDE" w:rsidRDefault="00013B5C">
      <w:pPr>
        <w:pStyle w:val="Ttulo4"/>
        <w:spacing w:line="360" w:lineRule="auto"/>
        <w:jc w:val="both"/>
        <w:rPr>
          <w:del w:id="6400" w:author="JAVIERA PAZ LEFORT IBANEZ" w:date="2025-09-20T01:15:00Z" w16du:dateUtc="2025-09-20T04:15:00Z"/>
          <w:rFonts w:ascii="Arial" w:hAnsi="Arial" w:cs="Arial"/>
          <w:color w:val="auto"/>
        </w:rPr>
        <w:pPrChange w:id="6401" w:author="JAVIERA PAZ LEFORT IBANEZ" w:date="2025-09-22T17:13:00Z" w16du:dateUtc="2025-09-22T20:13:00Z">
          <w:pPr>
            <w:pStyle w:val="Ttulo4"/>
          </w:pPr>
        </w:pPrChange>
      </w:pPr>
      <w:del w:id="6402" w:author="JAVIERA PAZ LEFORT IBANEZ" w:date="2025-09-20T01:15:00Z" w16du:dateUtc="2025-09-20T04:15:00Z">
        <w:r w:rsidRPr="00D26ADE" w:rsidDel="00981DDE">
          <w:rPr>
            <w:rFonts w:ascii="Arial" w:hAnsi="Arial" w:cs="Arial"/>
            <w:color w:val="auto"/>
          </w:rPr>
          <w:delText>Justificación de los Supuestos</w:delText>
        </w:r>
      </w:del>
    </w:p>
    <w:p w14:paraId="3C841FA7" w14:textId="2E4B317C" w:rsidR="00013B5C" w:rsidRPr="00D26ADE" w:rsidDel="00981DDE" w:rsidRDefault="00013B5C">
      <w:pPr>
        <w:spacing w:line="360" w:lineRule="auto"/>
        <w:jc w:val="both"/>
        <w:rPr>
          <w:del w:id="6403" w:author="JAVIERA PAZ LEFORT IBANEZ" w:date="2025-09-20T01:15:00Z" w16du:dateUtc="2025-09-20T04:15:00Z"/>
          <w:rFonts w:ascii="Arial" w:hAnsi="Arial" w:cs="Arial"/>
        </w:rPr>
        <w:pPrChange w:id="6404" w:author="JAVIERA PAZ LEFORT IBANEZ" w:date="2025-09-22T17:13:00Z" w16du:dateUtc="2025-09-22T20:13:00Z">
          <w:pPr>
            <w:jc w:val="both"/>
          </w:pPr>
        </w:pPrChange>
      </w:pPr>
      <w:del w:id="6405" w:author="JAVIERA PAZ LEFORT IBANEZ" w:date="2025-09-20T01:15:00Z" w16du:dateUtc="2025-09-20T04:15:00Z">
        <w:r w:rsidRPr="00D26ADE" w:rsidDel="00981DDE">
          <w:rPr>
            <w:rFonts w:ascii="Arial" w:hAnsi="Arial" w:cs="Arial"/>
          </w:rPr>
          <w:delText>Estos supuestos fueron adoptados para garantizar que el modelo sea numéricamente estable y computacionalmente eficiente. Al ignorar efectos secundarios como la presión osmótica o la transferencia de polifenoles, el modelo se centra en el fenómeno principal de interés: la transferencia de agua y su impacto en la concentración de polifenoles en el vino. Esto permite obtener resultados precisos y representativos del comportamiento del sistema bajo las condiciones definidas.</w:delText>
        </w:r>
      </w:del>
    </w:p>
    <w:p w14:paraId="616ADA79" w14:textId="0AC84947" w:rsidR="00C65107" w:rsidRPr="00D26ADE" w:rsidDel="00981DDE" w:rsidRDefault="00C65107">
      <w:pPr>
        <w:spacing w:line="360" w:lineRule="auto"/>
        <w:jc w:val="both"/>
        <w:rPr>
          <w:del w:id="6406" w:author="JAVIERA PAZ LEFORT IBANEZ" w:date="2025-09-20T01:15:00Z" w16du:dateUtc="2025-09-20T04:15:00Z"/>
          <w:rFonts w:ascii="Arial" w:hAnsi="Arial" w:cs="Arial"/>
        </w:rPr>
        <w:pPrChange w:id="6407" w:author="JAVIERA PAZ LEFORT IBANEZ" w:date="2025-09-22T17:13:00Z" w16du:dateUtc="2025-09-22T20:13:00Z">
          <w:pPr>
            <w:jc w:val="both"/>
          </w:pPr>
        </w:pPrChange>
      </w:pPr>
      <w:del w:id="6408" w:author="JAVIERA PAZ LEFORT IBANEZ" w:date="2025-09-20T01:15:00Z" w16du:dateUtc="2025-09-20T04:15:00Z">
        <w:r w:rsidRPr="00D26ADE" w:rsidDel="00981DDE">
          <w:rPr>
            <w:rFonts w:ascii="Arial" w:hAnsi="Arial" w:cs="Arial"/>
          </w:rPr>
          <w:delText>El modelo matemático desarrollado fue implementado y resuelto numéricamente utilizando el lenguaje de programación Python, aprovechando su capacidad para manejar cálculos científicos y su compatibilidad con librerías especializadas en análisis numérico. La resolución numérica se centra en dos aspectos fundamentales del modelo: el cálculo del perfil de concentración de agua y polifenoles a lo largo del contactor de membrana, y el perfil de temperatura para evaluar la transferencia de calor.</w:delText>
        </w:r>
      </w:del>
    </w:p>
    <w:p w14:paraId="32534FDA" w14:textId="2192DC5E" w:rsidR="00C65107" w:rsidRPr="00D26ADE" w:rsidRDefault="00C65107">
      <w:pPr>
        <w:pStyle w:val="Ttulo2"/>
        <w:spacing w:line="360" w:lineRule="auto"/>
        <w:jc w:val="both"/>
        <w:rPr>
          <w:rFonts w:ascii="Arial" w:hAnsi="Arial" w:cs="Arial"/>
          <w:color w:val="auto"/>
          <w:sz w:val="24"/>
          <w:szCs w:val="24"/>
        </w:rPr>
        <w:pPrChange w:id="6409" w:author="JAVIERA PAZ LEFORT IBANEZ" w:date="2025-09-22T17:13:00Z" w16du:dateUtc="2025-09-22T20:13:00Z">
          <w:pPr>
            <w:pStyle w:val="Ttulo2"/>
          </w:pPr>
        </w:pPrChange>
      </w:pPr>
      <w:bookmarkStart w:id="6410" w:name="_Toc209475928"/>
      <w:r w:rsidRPr="00D26ADE">
        <w:rPr>
          <w:rFonts w:ascii="Arial" w:hAnsi="Arial" w:cs="Arial"/>
          <w:color w:val="auto"/>
          <w:sz w:val="24"/>
          <w:szCs w:val="24"/>
        </w:rPr>
        <w:t>4.4 Resolución Numérica</w:t>
      </w:r>
      <w:bookmarkEnd w:id="6410"/>
    </w:p>
    <w:p w14:paraId="172EFE22" w14:textId="4E72D8D7" w:rsidR="00C65107" w:rsidRPr="00D26ADE" w:rsidRDefault="00C65107">
      <w:pPr>
        <w:pStyle w:val="Ttulo3"/>
        <w:spacing w:line="360" w:lineRule="auto"/>
        <w:ind w:left="708"/>
        <w:jc w:val="both"/>
        <w:rPr>
          <w:rFonts w:ascii="Arial" w:hAnsi="Arial" w:cs="Arial"/>
          <w:color w:val="auto"/>
          <w:sz w:val="24"/>
          <w:szCs w:val="24"/>
        </w:rPr>
        <w:pPrChange w:id="6411" w:author="JAVIERA PAZ LEFORT IBANEZ" w:date="2025-09-22T17:13:00Z" w16du:dateUtc="2025-09-22T20:13:00Z">
          <w:pPr>
            <w:pStyle w:val="Ttulo3"/>
          </w:pPr>
        </w:pPrChange>
      </w:pPr>
      <w:bookmarkStart w:id="6412" w:name="_Toc209475929"/>
      <w:r w:rsidRPr="00D26ADE">
        <w:rPr>
          <w:rFonts w:ascii="Arial" w:hAnsi="Arial" w:cs="Arial"/>
          <w:color w:val="auto"/>
          <w:sz w:val="24"/>
          <w:szCs w:val="24"/>
        </w:rPr>
        <w:t>4.4.1 Metodología de Resolución Numérica</w:t>
      </w:r>
      <w:bookmarkEnd w:id="6412"/>
    </w:p>
    <w:p w14:paraId="778E55E6" w14:textId="04931C82" w:rsidR="007E0C6F" w:rsidRPr="00B355AB" w:rsidRDefault="007E0C6F">
      <w:pPr>
        <w:spacing w:line="360" w:lineRule="auto"/>
        <w:ind w:left="708"/>
        <w:jc w:val="both"/>
        <w:rPr>
          <w:ins w:id="6413" w:author="JAVIERA PAZ LEFORT IBANEZ" w:date="2025-09-20T01:30:00Z" w16du:dateUtc="2025-09-20T04:30:00Z"/>
          <w:rFonts w:ascii="Arial" w:hAnsi="Arial" w:cs="Arial"/>
        </w:rPr>
        <w:pPrChange w:id="6414" w:author="JAVIERA PAZ LEFORT IBANEZ" w:date="2025-09-22T17:13:00Z" w16du:dateUtc="2025-09-22T20:13:00Z">
          <w:pPr>
            <w:pStyle w:val="Ttulo3"/>
          </w:pPr>
        </w:pPrChange>
      </w:pPr>
      <w:ins w:id="6415" w:author="JAVIERA PAZ LEFORT IBANEZ" w:date="2025-09-20T01:30:00Z" w16du:dateUtc="2025-09-20T04:30:00Z">
        <w:r w:rsidRPr="00B355AB">
          <w:rPr>
            <w:rFonts w:ascii="Arial" w:hAnsi="Arial" w:cs="Arial"/>
          </w:rPr>
          <w:t xml:space="preserve">El contactor se discretiza en una malla axial 1D con </w:t>
        </w:r>
        <w:r w:rsidRPr="00B355AB">
          <w:rPr>
            <w:rFonts w:ascii="Cambria Math" w:hAnsi="Cambria Math" w:cs="Cambria Math"/>
          </w:rPr>
          <w:t>𝑁</w:t>
        </w:r>
        <w:r w:rsidRPr="00B355AB">
          <w:rPr>
            <w:rFonts w:ascii="Arial" w:hAnsi="Arial" w:cs="Arial"/>
          </w:rPr>
          <w:t xml:space="preserve"> nodos entre </w:t>
        </w:r>
        <w:r w:rsidRPr="00B355AB">
          <w:rPr>
            <w:rFonts w:ascii="Cambria Math" w:hAnsi="Cambria Math" w:cs="Cambria Math"/>
          </w:rPr>
          <w:t>𝑧</w:t>
        </w:r>
        <w:r w:rsidRPr="00B355AB">
          <w:rPr>
            <w:rFonts w:ascii="Arial" w:hAnsi="Arial" w:cs="Arial"/>
          </w:rPr>
          <w:t xml:space="preserve"> = 0 y </w:t>
        </w:r>
        <w:r w:rsidRPr="00B355AB">
          <w:rPr>
            <w:rFonts w:ascii="Cambria Math" w:hAnsi="Cambria Math" w:cs="Cambria Math"/>
          </w:rPr>
          <w:t>𝑧</w:t>
        </w:r>
        <w:r w:rsidRPr="00B355AB">
          <w:rPr>
            <w:rFonts w:ascii="Arial" w:hAnsi="Arial" w:cs="Arial"/>
          </w:rPr>
          <w:t xml:space="preserve"> = </w:t>
        </w:r>
        <w:r w:rsidRPr="00B355AB">
          <w:rPr>
            <w:rFonts w:ascii="Cambria Math" w:hAnsi="Cambria Math" w:cs="Cambria Math"/>
          </w:rPr>
          <w:t>𝐿</w:t>
        </w:r>
        <w:r w:rsidRPr="00B355AB">
          <w:rPr>
            <w:rFonts w:ascii="Arial" w:hAnsi="Arial" w:cs="Arial"/>
          </w:rPr>
          <w:t>. En cada tramo se resuelven, en este orden:</w:t>
        </w:r>
      </w:ins>
    </w:p>
    <w:p w14:paraId="0AAD87CA" w14:textId="77FA1D55" w:rsidR="007E0C6F" w:rsidRPr="00B355AB" w:rsidRDefault="007E0C6F">
      <w:pPr>
        <w:pStyle w:val="Prrafodelista"/>
        <w:numPr>
          <w:ilvl w:val="0"/>
          <w:numId w:val="65"/>
        </w:numPr>
        <w:spacing w:line="360" w:lineRule="auto"/>
        <w:ind w:left="1788"/>
        <w:jc w:val="both"/>
        <w:rPr>
          <w:ins w:id="6416" w:author="JAVIERA PAZ LEFORT IBANEZ" w:date="2025-09-20T01:31:00Z" w16du:dateUtc="2025-09-20T04:31:00Z"/>
          <w:rFonts w:ascii="Arial" w:hAnsi="Arial" w:cs="Arial"/>
        </w:rPr>
        <w:pPrChange w:id="6417" w:author="JAVIERA PAZ LEFORT IBANEZ" w:date="2025-09-22T17:13:00Z" w16du:dateUtc="2025-09-22T20:13:00Z">
          <w:pPr>
            <w:jc w:val="both"/>
          </w:pPr>
        </w:pPrChange>
      </w:pPr>
      <w:ins w:id="6418" w:author="JAVIERA PAZ LEFORT IBANEZ" w:date="2025-09-20T01:30:00Z" w16du:dateUtc="2025-09-20T04:30:00Z">
        <w:r w:rsidRPr="00B355AB">
          <w:rPr>
            <w:rFonts w:ascii="Arial" w:hAnsi="Arial" w:cs="Arial"/>
          </w:rPr>
          <w:t>cierre interfacial por igualdad de flujos de película</w:t>
        </w:r>
      </w:ins>
    </w:p>
    <w:p w14:paraId="51CE2B0B" w14:textId="24CBCA52" w:rsidR="007E0C6F" w:rsidRPr="00B355AB" w:rsidRDefault="007E0C6F">
      <w:pPr>
        <w:pStyle w:val="Prrafodelista"/>
        <w:numPr>
          <w:ilvl w:val="0"/>
          <w:numId w:val="65"/>
        </w:numPr>
        <w:spacing w:line="360" w:lineRule="auto"/>
        <w:ind w:left="1788"/>
        <w:jc w:val="both"/>
        <w:rPr>
          <w:ins w:id="6419" w:author="JAVIERA PAZ LEFORT IBANEZ" w:date="2025-09-20T01:31:00Z" w16du:dateUtc="2025-09-20T04:31:00Z"/>
          <w:rFonts w:ascii="Arial" w:hAnsi="Arial" w:cs="Arial"/>
        </w:rPr>
        <w:pPrChange w:id="6420" w:author="JAVIERA PAZ LEFORT IBANEZ" w:date="2025-09-22T17:13:00Z" w16du:dateUtc="2025-09-22T20:13:00Z">
          <w:pPr>
            <w:pStyle w:val="Prrafodelista"/>
            <w:numPr>
              <w:numId w:val="65"/>
            </w:numPr>
            <w:ind w:left="1080" w:hanging="720"/>
            <w:jc w:val="both"/>
          </w:pPr>
        </w:pPrChange>
      </w:pPr>
      <w:ins w:id="6421" w:author="JAVIERA PAZ LEFORT IBANEZ" w:date="2025-09-20T01:30:00Z" w16du:dateUtc="2025-09-20T04:30:00Z">
        <w:r w:rsidRPr="00B355AB">
          <w:rPr>
            <w:rFonts w:ascii="Arial" w:hAnsi="Arial" w:cs="Arial"/>
          </w:rPr>
          <w:t xml:space="preserve">flujo local </w:t>
        </w:r>
        <w:r w:rsidRPr="00B355AB">
          <w:rPr>
            <w:rFonts w:ascii="Cambria Math" w:hAnsi="Cambria Math" w:cs="Cambria Math"/>
            <w:rPrChange w:id="6422" w:author="JAVIERA PAZ LEFORT IBANEZ" w:date="2025-09-20T01:31:00Z" w16du:dateUtc="2025-09-20T04:31:00Z">
              <w:rPr/>
            </w:rPrChange>
          </w:rPr>
          <w:t>𝐽</w:t>
        </w:r>
        <w:r w:rsidRPr="00B355AB">
          <w:rPr>
            <w:rFonts w:ascii="Arial" w:hAnsi="Arial" w:cs="Arial"/>
          </w:rPr>
          <w:t>(</w:t>
        </w:r>
        <w:r w:rsidRPr="00B355AB">
          <w:rPr>
            <w:rFonts w:ascii="Cambria Math" w:hAnsi="Cambria Math" w:cs="Cambria Math"/>
            <w:rPrChange w:id="6423" w:author="JAVIERA PAZ LEFORT IBANEZ" w:date="2025-09-20T01:31:00Z" w16du:dateUtc="2025-09-20T04:31:00Z">
              <w:rPr/>
            </w:rPrChange>
          </w:rPr>
          <w:t>𝑧</w:t>
        </w:r>
        <w:r w:rsidRPr="00B355AB">
          <w:rPr>
            <w:rFonts w:ascii="Arial" w:hAnsi="Arial" w:cs="Arial"/>
          </w:rPr>
          <w:t>)</w:t>
        </w:r>
      </w:ins>
      <w:ins w:id="6424" w:author="JAVIERA PAZ LEFORT IBANEZ" w:date="2025-09-22T04:33:00Z" w16du:dateUtc="2025-09-22T07:33:00Z">
        <w:r w:rsidR="00BB409A">
          <w:rPr>
            <w:rFonts w:ascii="Arial" w:hAnsi="Arial" w:cs="Arial"/>
          </w:rPr>
          <w:t>,</w:t>
        </w:r>
      </w:ins>
    </w:p>
    <w:p w14:paraId="06051C18" w14:textId="66D2694C" w:rsidR="007E0C6F" w:rsidRPr="00B355AB" w:rsidRDefault="007E0C6F">
      <w:pPr>
        <w:pStyle w:val="Prrafodelista"/>
        <w:numPr>
          <w:ilvl w:val="0"/>
          <w:numId w:val="65"/>
        </w:numPr>
        <w:spacing w:line="360" w:lineRule="auto"/>
        <w:ind w:left="1788"/>
        <w:jc w:val="both"/>
        <w:rPr>
          <w:ins w:id="6425" w:author="JAVIERA PAZ LEFORT IBANEZ" w:date="2025-09-20T01:30:00Z" w16du:dateUtc="2025-09-20T04:30:00Z"/>
          <w:rFonts w:ascii="Arial" w:hAnsi="Arial" w:cs="Arial"/>
        </w:rPr>
        <w:pPrChange w:id="6426" w:author="JAVIERA PAZ LEFORT IBANEZ" w:date="2025-09-22T17:13:00Z" w16du:dateUtc="2025-09-22T20:13:00Z">
          <w:pPr>
            <w:pStyle w:val="Ttulo3"/>
          </w:pPr>
        </w:pPrChange>
      </w:pPr>
      <w:ins w:id="6427" w:author="JAVIERA PAZ LEFORT IBANEZ" w:date="2025-09-20T01:30:00Z" w16du:dateUtc="2025-09-20T04:30:00Z">
        <w:r w:rsidRPr="00B355AB">
          <w:rPr>
            <w:rFonts w:ascii="Arial" w:hAnsi="Arial" w:cs="Arial"/>
          </w:rPr>
          <w:t>actualización de fracciones por balance de masa</w:t>
        </w:r>
      </w:ins>
      <w:ins w:id="6428" w:author="JAVIERA PAZ LEFORT IBANEZ" w:date="2025-09-22T04:33:00Z" w16du:dateUtc="2025-09-22T07:33:00Z">
        <w:r w:rsidR="00BB409A">
          <w:rPr>
            <w:rFonts w:ascii="Arial" w:hAnsi="Arial" w:cs="Arial"/>
          </w:rPr>
          <w:t xml:space="preserve">, </w:t>
        </w:r>
      </w:ins>
      <w:ins w:id="6429" w:author="JAVIERA PAZ LEFORT IBANEZ" w:date="2025-09-20T01:30:00Z" w16du:dateUtc="2025-09-20T04:30:00Z">
        <w:r w:rsidRPr="00B355AB">
          <w:rPr>
            <w:rFonts w:ascii="Arial" w:hAnsi="Arial" w:cs="Arial"/>
          </w:rPr>
          <w:t>y</w:t>
        </w:r>
      </w:ins>
    </w:p>
    <w:p w14:paraId="3D789909" w14:textId="7D1D96D4" w:rsidR="007E0C6F" w:rsidRPr="00B355AB" w:rsidRDefault="007E0C6F">
      <w:pPr>
        <w:pStyle w:val="Prrafodelista"/>
        <w:numPr>
          <w:ilvl w:val="0"/>
          <w:numId w:val="65"/>
        </w:numPr>
        <w:spacing w:line="360" w:lineRule="auto"/>
        <w:ind w:left="1788"/>
        <w:jc w:val="both"/>
        <w:rPr>
          <w:ins w:id="6430" w:author="JAVIERA PAZ LEFORT IBANEZ" w:date="2025-09-20T01:30:00Z" w16du:dateUtc="2025-09-20T04:30:00Z"/>
          <w:rFonts w:ascii="Arial" w:hAnsi="Arial" w:cs="Arial"/>
        </w:rPr>
        <w:pPrChange w:id="6431" w:author="JAVIERA PAZ LEFORT IBANEZ" w:date="2025-09-22T17:13:00Z" w16du:dateUtc="2025-09-22T20:13:00Z">
          <w:pPr>
            <w:pStyle w:val="Ttulo3"/>
          </w:pPr>
        </w:pPrChange>
      </w:pPr>
      <w:ins w:id="6432" w:author="JAVIERA PAZ LEFORT IBANEZ" w:date="2025-09-20T01:30:00Z" w16du:dateUtc="2025-09-20T04:30:00Z">
        <w:r w:rsidRPr="00B355AB">
          <w:rPr>
            <w:rFonts w:ascii="Arial" w:hAnsi="Arial" w:cs="Arial"/>
          </w:rPr>
          <w:t>concentración de polifenoles por conservación de soluto no volátil</w:t>
        </w:r>
      </w:ins>
      <w:ins w:id="6433" w:author="JAVIERA PAZ LEFORT IBANEZ" w:date="2025-09-22T04:33:00Z" w16du:dateUtc="2025-09-22T07:33:00Z">
        <w:r w:rsidR="00BB409A">
          <w:rPr>
            <w:rFonts w:ascii="Arial" w:hAnsi="Arial" w:cs="Arial"/>
          </w:rPr>
          <w:t>.</w:t>
        </w:r>
      </w:ins>
    </w:p>
    <w:p w14:paraId="51881501" w14:textId="5FF44DB7" w:rsidR="007E0C6F" w:rsidRPr="00B355AB" w:rsidRDefault="007E0C6F">
      <w:pPr>
        <w:spacing w:line="360" w:lineRule="auto"/>
        <w:ind w:left="708"/>
        <w:jc w:val="both"/>
        <w:rPr>
          <w:ins w:id="6434" w:author="JAVIERA PAZ LEFORT IBANEZ" w:date="2025-09-20T01:30:00Z" w16du:dateUtc="2025-09-20T04:30:00Z"/>
          <w:rFonts w:ascii="Arial" w:hAnsi="Arial" w:cs="Arial"/>
        </w:rPr>
        <w:pPrChange w:id="6435" w:author="JAVIERA PAZ LEFORT IBANEZ" w:date="2025-09-22T17:13:00Z" w16du:dateUtc="2025-09-22T20:13:00Z">
          <w:pPr>
            <w:pStyle w:val="Ttulo3"/>
          </w:pPr>
        </w:pPrChange>
      </w:pPr>
      <w:ins w:id="6436" w:author="JAVIERA PAZ LEFORT IBANEZ" w:date="2025-09-20T01:30:00Z" w16du:dateUtc="2025-09-20T04:30:00Z">
        <w:r w:rsidRPr="00B355AB">
          <w:rPr>
            <w:rFonts w:ascii="Arial" w:hAnsi="Arial" w:cs="Arial"/>
          </w:rPr>
          <w:t xml:space="preserve">El perfil de temperaturas en contracorriente se resuelve como problema de valores de frontera (BVP) para </w:t>
        </w:r>
        <w:r w:rsidRPr="00B355AB">
          <w:rPr>
            <w:rFonts w:ascii="Cambria Math" w:hAnsi="Cambria Math" w:cs="Cambria Math"/>
          </w:rPr>
          <w:t>𝑇𝑓</w:t>
        </w:r>
        <w:r w:rsidRPr="00B355AB">
          <w:rPr>
            <w:rFonts w:ascii="Arial" w:hAnsi="Arial" w:cs="Arial"/>
          </w:rPr>
          <w:t>(</w:t>
        </w:r>
        <w:r w:rsidRPr="00B355AB">
          <w:rPr>
            <w:rFonts w:ascii="Cambria Math" w:hAnsi="Cambria Math" w:cs="Cambria Math"/>
          </w:rPr>
          <w:t>𝑧</w:t>
        </w:r>
        <w:r w:rsidRPr="00B355AB">
          <w:rPr>
            <w:rFonts w:ascii="Arial" w:hAnsi="Arial" w:cs="Arial"/>
          </w:rPr>
          <w:t xml:space="preserve">) y </w:t>
        </w:r>
        <w:r w:rsidRPr="00B355AB">
          <w:rPr>
            <w:rFonts w:ascii="Cambria Math" w:hAnsi="Cambria Math" w:cs="Cambria Math"/>
          </w:rPr>
          <w:t>𝑇𝑠</w:t>
        </w:r>
        <w:r w:rsidRPr="00B355AB">
          <w:rPr>
            <w:rFonts w:ascii="Arial" w:hAnsi="Arial" w:cs="Arial"/>
          </w:rPr>
          <w:t>(</w:t>
        </w:r>
        <w:r w:rsidRPr="00B355AB">
          <w:rPr>
            <w:rFonts w:ascii="Cambria Math" w:hAnsi="Cambria Math" w:cs="Cambria Math"/>
          </w:rPr>
          <w:t>𝑧</w:t>
        </w:r>
        <w:r w:rsidRPr="00B355AB">
          <w:rPr>
            <w:rFonts w:ascii="Arial" w:hAnsi="Arial" w:cs="Arial"/>
          </w:rPr>
          <w:t xml:space="preserve">) usando </w:t>
        </w:r>
        <w:proofErr w:type="spellStart"/>
        <w:r w:rsidRPr="00B355AB">
          <w:rPr>
            <w:rFonts w:ascii="Arial" w:hAnsi="Arial" w:cs="Arial"/>
          </w:rPr>
          <w:t>solve_bvp</w:t>
        </w:r>
        <w:proofErr w:type="spellEnd"/>
        <w:r w:rsidRPr="00B355AB">
          <w:rPr>
            <w:rFonts w:ascii="Arial" w:hAnsi="Arial" w:cs="Arial"/>
          </w:rPr>
          <w:t xml:space="preserve">, con el coeficiente global </w:t>
        </w:r>
        <w:r w:rsidRPr="00B355AB">
          <w:rPr>
            <w:rFonts w:ascii="Cambria Math" w:hAnsi="Cambria Math" w:cs="Cambria Math"/>
          </w:rPr>
          <w:t>𝑈</w:t>
        </w:r>
        <w:r w:rsidRPr="00B355AB">
          <w:rPr>
            <w:rFonts w:ascii="Arial" w:hAnsi="Arial" w:cs="Arial"/>
          </w:rPr>
          <w:t>(</w:t>
        </w:r>
        <w:r w:rsidRPr="00B355AB">
          <w:rPr>
            <w:rFonts w:ascii="Cambria Math" w:hAnsi="Cambria Math" w:cs="Cambria Math"/>
          </w:rPr>
          <w:t>𝑧</w:t>
        </w:r>
        <w:r w:rsidRPr="00B355AB">
          <w:rPr>
            <w:rFonts w:ascii="Arial" w:hAnsi="Arial" w:cs="Arial"/>
          </w:rPr>
          <w:t>)</w:t>
        </w:r>
      </w:ins>
      <w:ins w:id="6437" w:author="JAVIERA PAZ LEFORT IBANEZ" w:date="2025-09-20T01:32:00Z" w16du:dateUtc="2025-09-20T04:32:00Z">
        <w:r w:rsidRPr="00B355AB">
          <w:rPr>
            <w:rFonts w:ascii="Arial" w:hAnsi="Arial" w:cs="Arial"/>
          </w:rPr>
          <w:t xml:space="preserve"> </w:t>
        </w:r>
      </w:ins>
      <w:ins w:id="6438" w:author="JAVIERA PAZ LEFORT IBANEZ" w:date="2025-09-20T01:30:00Z" w16du:dateUtc="2025-09-20T04:30:00Z">
        <w:r w:rsidRPr="00B355AB">
          <w:rPr>
            <w:rFonts w:ascii="Arial" w:hAnsi="Arial" w:cs="Arial"/>
          </w:rPr>
          <w:t xml:space="preserve">dado por resistencias térmicas en serie </w:t>
        </w:r>
      </w:ins>
      <w:ins w:id="6439" w:author="JAVIERA PAZ LEFORT IBANEZ" w:date="2025-09-22T04:35:00Z" w16du:dateUtc="2025-09-22T07:35:00Z">
        <w:r w:rsidR="00F647A4">
          <w:rPr>
            <w:rFonts w:ascii="Arial" w:hAnsi="Arial" w:cs="Arial"/>
          </w:rPr>
          <w:t>(</w:t>
        </w:r>
        <w:proofErr w:type="spellStart"/>
        <w:r w:rsidR="00F647A4">
          <w:rPr>
            <w:rFonts w:ascii="Arial" w:hAnsi="Arial" w:cs="Arial"/>
          </w:rPr>
          <w:t>ec</w:t>
        </w:r>
        <w:proofErr w:type="spellEnd"/>
        <w:r w:rsidR="00F647A4">
          <w:rPr>
            <w:rFonts w:ascii="Arial" w:hAnsi="Arial" w:cs="Arial"/>
          </w:rPr>
          <w:t>. 23</w:t>
        </w:r>
      </w:ins>
      <w:ins w:id="6440" w:author="JAVIERA PAZ LEFORT IBANEZ" w:date="2025-09-20T01:30:00Z" w16du:dateUtc="2025-09-20T04:30:00Z">
        <w:r w:rsidRPr="00B355AB">
          <w:rPr>
            <w:rFonts w:ascii="Arial" w:hAnsi="Arial" w:cs="Arial"/>
          </w:rPr>
          <w:t xml:space="preserve">) y área por unidad de longitud </w:t>
        </w:r>
        <w:r w:rsidRPr="00B355AB">
          <w:rPr>
            <w:rFonts w:ascii="Cambria Math" w:hAnsi="Cambria Math" w:cs="Cambria Math"/>
          </w:rPr>
          <w:t>𝐴</w:t>
        </w:r>
        <w:r w:rsidRPr="00B355AB">
          <w:rPr>
            <w:rFonts w:ascii="Arial" w:hAnsi="Arial" w:cs="Arial"/>
          </w:rPr>
          <w:t>′=</w:t>
        </w:r>
        <w:r w:rsidRPr="00B355AB">
          <w:rPr>
            <w:rFonts w:ascii="Cambria Math" w:hAnsi="Cambria Math" w:cs="Cambria Math"/>
          </w:rPr>
          <w:t>𝐴</w:t>
        </w:r>
        <w:r w:rsidRPr="00B355AB">
          <w:rPr>
            <w:rFonts w:ascii="Arial" w:hAnsi="Arial" w:cs="Arial"/>
          </w:rPr>
          <w:t>/</w:t>
        </w:r>
      </w:ins>
      <w:ins w:id="6441" w:author="JAVIERA PAZ LEFORT IBANEZ" w:date="2025-09-20T01:32:00Z" w16du:dateUtc="2025-09-20T04:32:00Z">
        <w:r w:rsidRPr="00B355AB">
          <w:rPr>
            <w:rFonts w:ascii="Arial" w:hAnsi="Arial" w:cs="Arial"/>
          </w:rPr>
          <w:t>L</w:t>
        </w:r>
      </w:ins>
      <w:ins w:id="6442" w:author="JAVIERA PAZ LEFORT IBANEZ" w:date="2025-09-20T01:30:00Z" w16du:dateUtc="2025-09-20T04:30:00Z">
        <w:r w:rsidRPr="00B355AB">
          <w:rPr>
            <w:rFonts w:ascii="Arial" w:hAnsi="Arial" w:cs="Arial"/>
          </w:rPr>
          <w:t xml:space="preserve"> (</w:t>
        </w:r>
      </w:ins>
      <w:proofErr w:type="spellStart"/>
      <w:ins w:id="6443" w:author="JAVIERA PAZ LEFORT IBANEZ" w:date="2025-09-22T04:39:00Z" w16du:dateUtc="2025-09-22T07:39:00Z">
        <w:r w:rsidR="00AE3683">
          <w:rPr>
            <w:rFonts w:ascii="Arial" w:hAnsi="Arial" w:cs="Arial"/>
          </w:rPr>
          <w:t>ec</w:t>
        </w:r>
        <w:proofErr w:type="spellEnd"/>
        <w:r w:rsidR="00AE3683">
          <w:rPr>
            <w:rFonts w:ascii="Arial" w:hAnsi="Arial" w:cs="Arial"/>
          </w:rPr>
          <w:t xml:space="preserve">. </w:t>
        </w:r>
      </w:ins>
      <w:ins w:id="6444" w:author="JAVIERA PAZ LEFORT IBANEZ" w:date="2025-09-22T04:35:00Z" w16du:dateUtc="2025-09-22T07:35:00Z">
        <w:r w:rsidR="00690457">
          <w:rPr>
            <w:rFonts w:ascii="Arial" w:hAnsi="Arial" w:cs="Arial"/>
          </w:rPr>
          <w:t>38</w:t>
        </w:r>
      </w:ins>
      <w:ins w:id="6445" w:author="JAVIERA PAZ LEFORT IBANEZ" w:date="2025-09-22T04:39:00Z" w16du:dateUtc="2025-09-22T07:39:00Z">
        <w:r w:rsidR="00AE3683">
          <w:rPr>
            <w:rFonts w:ascii="Arial" w:hAnsi="Arial" w:cs="Arial"/>
          </w:rPr>
          <w:t xml:space="preserve"> y</w:t>
        </w:r>
      </w:ins>
      <w:ins w:id="6446" w:author="JAVIERA PAZ LEFORT IBANEZ" w:date="2025-09-22T04:35:00Z" w16du:dateUtc="2025-09-22T07:35:00Z">
        <w:r w:rsidR="00690457">
          <w:rPr>
            <w:rFonts w:ascii="Arial" w:hAnsi="Arial" w:cs="Arial"/>
          </w:rPr>
          <w:t xml:space="preserve"> 39</w:t>
        </w:r>
      </w:ins>
      <w:ins w:id="6447" w:author="JAVIERA PAZ LEFORT IBANEZ" w:date="2025-09-20T01:30:00Z" w16du:dateUtc="2025-09-20T04:30:00Z">
        <w:r w:rsidRPr="00B355AB">
          <w:rPr>
            <w:rFonts w:ascii="Arial" w:hAnsi="Arial" w:cs="Arial"/>
          </w:rPr>
          <w:t>).</w:t>
        </w:r>
      </w:ins>
    </w:p>
    <w:p w14:paraId="00D82623" w14:textId="58641E86" w:rsidR="00C65107" w:rsidRPr="00B355AB" w:rsidDel="007E0C6F" w:rsidRDefault="007E0C6F">
      <w:pPr>
        <w:spacing w:line="360" w:lineRule="auto"/>
        <w:ind w:left="708"/>
        <w:jc w:val="both"/>
        <w:rPr>
          <w:del w:id="6448" w:author="JAVIERA PAZ LEFORT IBANEZ" w:date="2025-09-20T01:30:00Z" w16du:dateUtc="2025-09-20T04:30:00Z"/>
          <w:rFonts w:ascii="Arial" w:hAnsi="Arial" w:cs="Arial"/>
        </w:rPr>
        <w:pPrChange w:id="6449" w:author="JAVIERA PAZ LEFORT IBANEZ" w:date="2025-09-22T17:13:00Z" w16du:dateUtc="2025-09-22T20:13:00Z">
          <w:pPr>
            <w:pStyle w:val="Ttulo3"/>
          </w:pPr>
        </w:pPrChange>
      </w:pPr>
      <w:ins w:id="6450" w:author="JAVIERA PAZ LEFORT IBANEZ" w:date="2025-09-20T01:30:00Z" w16du:dateUtc="2025-09-20T04:30:00Z">
        <w:r w:rsidRPr="00B355AB">
          <w:rPr>
            <w:rFonts w:ascii="Arial" w:hAnsi="Arial" w:cs="Arial"/>
          </w:rPr>
          <w:t xml:space="preserve">Internamente el modelo trabaja en unidades SI (ej., </w:t>
        </w:r>
        <w:r w:rsidRPr="00B355AB">
          <w:rPr>
            <w:rFonts w:ascii="Cambria Math" w:hAnsi="Cambria Math" w:cs="Cambria Math"/>
          </w:rPr>
          <w:t>𝑄</w:t>
        </w:r>
        <w:r w:rsidRPr="00B355AB">
          <w:rPr>
            <w:rFonts w:ascii="Arial" w:hAnsi="Arial" w:cs="Arial"/>
          </w:rPr>
          <w:t xml:space="preserve"> en m³·s</w:t>
        </w:r>
        <w:r w:rsidRPr="00B355AB">
          <w:rPr>
            <w:rFonts w:ascii="Cambria Math" w:hAnsi="Cambria Math" w:cs="Cambria Math"/>
          </w:rPr>
          <w:t>⁻</w:t>
        </w:r>
        <w:r w:rsidRPr="00B355AB">
          <w:rPr>
            <w:rFonts w:ascii="Arial" w:hAnsi="Arial" w:cs="Arial"/>
          </w:rPr>
          <w:t>¹); en sensibilidad algunos resultados se presentan en unidades más legibles (ej., mL·min</w:t>
        </w:r>
        <w:r w:rsidRPr="00B355AB">
          <w:rPr>
            <w:rFonts w:ascii="Cambria Math" w:hAnsi="Cambria Math" w:cs="Cambria Math"/>
          </w:rPr>
          <w:t>⁻</w:t>
        </w:r>
        <w:r w:rsidRPr="00B355AB">
          <w:rPr>
            <w:rFonts w:ascii="Arial" w:hAnsi="Arial" w:cs="Arial"/>
          </w:rPr>
          <w:t>¹).</w:t>
        </w:r>
      </w:ins>
      <w:del w:id="6451" w:author="JAVIERA PAZ LEFORT IBANEZ" w:date="2025-09-20T01:30:00Z" w16du:dateUtc="2025-09-20T04:30:00Z">
        <w:r w:rsidR="00C65107" w:rsidRPr="00B355AB" w:rsidDel="007E0C6F">
          <w:rPr>
            <w:rFonts w:ascii="Arial" w:hAnsi="Arial" w:cs="Arial"/>
          </w:rPr>
          <w:delText xml:space="preserve">El modelo se implementa en un esquema de </w:delText>
        </w:r>
        <w:r w:rsidR="00C65107" w:rsidRPr="00B355AB" w:rsidDel="007E0C6F">
          <w:rPr>
            <w:rFonts w:ascii="Arial" w:hAnsi="Arial" w:cs="Arial"/>
            <w:b/>
            <w:bCs/>
          </w:rPr>
          <w:delText>discretización espacial</w:delText>
        </w:r>
        <w:r w:rsidR="00C65107" w:rsidRPr="00B355AB" w:rsidDel="007E0C6F">
          <w:rPr>
            <w:rFonts w:ascii="Arial" w:hAnsi="Arial" w:cs="Arial"/>
          </w:rPr>
          <w:delText>, donde el contactor de membrana se divide en N puntos a lo largo de su longitud. En cada punto, se calcula de manera iterativa:</w:delText>
        </w:r>
      </w:del>
    </w:p>
    <w:p w14:paraId="1A5C7061" w14:textId="77777777" w:rsidR="007E0C6F" w:rsidRPr="00B355AB" w:rsidRDefault="007E0C6F">
      <w:pPr>
        <w:spacing w:line="360" w:lineRule="auto"/>
        <w:ind w:left="708"/>
        <w:jc w:val="both"/>
        <w:rPr>
          <w:ins w:id="6452" w:author="JAVIERA PAZ LEFORT IBANEZ" w:date="2025-09-20T01:30:00Z" w16du:dateUtc="2025-09-20T04:30:00Z"/>
          <w:rFonts w:ascii="Arial" w:hAnsi="Arial" w:cs="Arial"/>
        </w:rPr>
        <w:pPrChange w:id="6453" w:author="JAVIERA PAZ LEFORT IBANEZ" w:date="2025-09-22T17:13:00Z" w16du:dateUtc="2025-09-22T20:13:00Z">
          <w:pPr/>
        </w:pPrChange>
      </w:pPr>
    </w:p>
    <w:p w14:paraId="7F3BC0A3" w14:textId="22FCFFFF" w:rsidR="00C65107" w:rsidRPr="001B7855" w:rsidDel="007E0C6F" w:rsidRDefault="00C65107">
      <w:pPr>
        <w:numPr>
          <w:ilvl w:val="0"/>
          <w:numId w:val="31"/>
        </w:numPr>
        <w:spacing w:line="360" w:lineRule="auto"/>
        <w:ind w:left="1428"/>
        <w:jc w:val="both"/>
        <w:rPr>
          <w:del w:id="6454" w:author="JAVIERA PAZ LEFORT IBANEZ" w:date="2025-09-20T01:30:00Z" w16du:dateUtc="2025-09-20T04:30:00Z"/>
          <w:rFonts w:ascii="Arial" w:hAnsi="Arial" w:cs="Arial"/>
        </w:rPr>
        <w:pPrChange w:id="6455" w:author="JAVIERA PAZ LEFORT IBANEZ" w:date="2025-09-22T17:13:00Z" w16du:dateUtc="2025-09-22T20:13:00Z">
          <w:pPr>
            <w:numPr>
              <w:numId w:val="31"/>
            </w:numPr>
            <w:tabs>
              <w:tab w:val="num" w:pos="720"/>
            </w:tabs>
            <w:ind w:left="720" w:hanging="360"/>
          </w:pPr>
        </w:pPrChange>
      </w:pPr>
      <w:del w:id="6456" w:author="JAVIERA PAZ LEFORT IBANEZ" w:date="2025-09-20T01:30:00Z" w16du:dateUtc="2025-09-20T04:30:00Z">
        <w:r w:rsidRPr="001B7855" w:rsidDel="007E0C6F">
          <w:rPr>
            <w:rFonts w:ascii="Arial" w:hAnsi="Arial" w:cs="Arial"/>
          </w:rPr>
          <w:delText>El flujo de agua transferida en función del gradiente de fracción de agua entre las fases.</w:delText>
        </w:r>
      </w:del>
    </w:p>
    <w:p w14:paraId="325A28B3" w14:textId="116952B7" w:rsidR="00C65107" w:rsidRPr="001B7855" w:rsidDel="007E0C6F" w:rsidRDefault="00C65107">
      <w:pPr>
        <w:numPr>
          <w:ilvl w:val="0"/>
          <w:numId w:val="31"/>
        </w:numPr>
        <w:spacing w:line="360" w:lineRule="auto"/>
        <w:ind w:left="1428"/>
        <w:jc w:val="both"/>
        <w:rPr>
          <w:del w:id="6457" w:author="JAVIERA PAZ LEFORT IBANEZ" w:date="2025-09-20T01:30:00Z" w16du:dateUtc="2025-09-20T04:30:00Z"/>
          <w:rFonts w:ascii="Arial" w:hAnsi="Arial" w:cs="Arial"/>
        </w:rPr>
        <w:pPrChange w:id="6458" w:author="JAVIERA PAZ LEFORT IBANEZ" w:date="2025-09-22T17:13:00Z" w16du:dateUtc="2025-09-22T20:13:00Z">
          <w:pPr>
            <w:numPr>
              <w:numId w:val="31"/>
            </w:numPr>
            <w:tabs>
              <w:tab w:val="num" w:pos="720"/>
            </w:tabs>
            <w:ind w:left="720" w:hanging="360"/>
          </w:pPr>
        </w:pPrChange>
      </w:pPr>
      <w:del w:id="6459" w:author="JAVIERA PAZ LEFORT IBANEZ" w:date="2025-09-20T01:30:00Z" w16du:dateUtc="2025-09-20T04:30:00Z">
        <w:r w:rsidRPr="001B7855" w:rsidDel="007E0C6F">
          <w:rPr>
            <w:rFonts w:ascii="Arial" w:hAnsi="Arial" w:cs="Arial"/>
          </w:rPr>
          <w:delText>Las fracciones de agua en el vino y en la solución extractora.</w:delText>
        </w:r>
      </w:del>
    </w:p>
    <w:p w14:paraId="47D8273B" w14:textId="06E82135" w:rsidR="00C65107" w:rsidRPr="001B7855" w:rsidDel="007E0C6F" w:rsidRDefault="00C65107">
      <w:pPr>
        <w:numPr>
          <w:ilvl w:val="0"/>
          <w:numId w:val="31"/>
        </w:numPr>
        <w:spacing w:line="360" w:lineRule="auto"/>
        <w:ind w:left="1428"/>
        <w:jc w:val="both"/>
        <w:rPr>
          <w:del w:id="6460" w:author="JAVIERA PAZ LEFORT IBANEZ" w:date="2025-09-20T01:30:00Z" w16du:dateUtc="2025-09-20T04:30:00Z"/>
          <w:rFonts w:ascii="Arial" w:hAnsi="Arial" w:cs="Arial"/>
        </w:rPr>
        <w:pPrChange w:id="6461" w:author="JAVIERA PAZ LEFORT IBANEZ" w:date="2025-09-22T17:13:00Z" w16du:dateUtc="2025-09-22T20:13:00Z">
          <w:pPr>
            <w:numPr>
              <w:numId w:val="31"/>
            </w:numPr>
            <w:tabs>
              <w:tab w:val="num" w:pos="720"/>
            </w:tabs>
            <w:ind w:left="720" w:hanging="360"/>
          </w:pPr>
        </w:pPrChange>
      </w:pPr>
      <w:del w:id="6462" w:author="JAVIERA PAZ LEFORT IBANEZ" w:date="2025-09-20T01:30:00Z" w16du:dateUtc="2025-09-20T04:30:00Z">
        <w:r w:rsidRPr="001B7855" w:rsidDel="007E0C6F">
          <w:rPr>
            <w:rFonts w:ascii="Arial" w:hAnsi="Arial" w:cs="Arial"/>
          </w:rPr>
          <w:delText>La concentración de polifenoles en el vino, calculada como función inversa de la fracción de agua.</w:delText>
        </w:r>
      </w:del>
    </w:p>
    <w:p w14:paraId="4A65D1DB" w14:textId="6ED2E6C4" w:rsidR="00C65107" w:rsidRPr="001B7855" w:rsidDel="007E0C6F" w:rsidRDefault="00C65107">
      <w:pPr>
        <w:numPr>
          <w:ilvl w:val="0"/>
          <w:numId w:val="31"/>
        </w:numPr>
        <w:spacing w:line="360" w:lineRule="auto"/>
        <w:ind w:left="1428"/>
        <w:jc w:val="both"/>
        <w:rPr>
          <w:del w:id="6463" w:author="JAVIERA PAZ LEFORT IBANEZ" w:date="2025-09-20T01:30:00Z" w16du:dateUtc="2025-09-20T04:30:00Z"/>
          <w:rFonts w:ascii="Arial" w:hAnsi="Arial" w:cs="Arial"/>
        </w:rPr>
        <w:pPrChange w:id="6464" w:author="JAVIERA PAZ LEFORT IBANEZ" w:date="2025-09-22T17:13:00Z" w16du:dateUtc="2025-09-22T20:13:00Z">
          <w:pPr>
            <w:numPr>
              <w:numId w:val="31"/>
            </w:numPr>
            <w:tabs>
              <w:tab w:val="num" w:pos="720"/>
            </w:tabs>
            <w:ind w:left="720" w:hanging="360"/>
          </w:pPr>
        </w:pPrChange>
      </w:pPr>
      <w:del w:id="6465" w:author="JAVIERA PAZ LEFORT IBANEZ" w:date="2025-09-20T01:30:00Z" w16du:dateUtc="2025-09-20T04:30:00Z">
        <w:r w:rsidRPr="001B7855" w:rsidDel="007E0C6F">
          <w:rPr>
            <w:rFonts w:ascii="Arial" w:hAnsi="Arial" w:cs="Arial"/>
          </w:rPr>
          <w:delText>El perfil de temperatura a lo largo del módulo, resolviendo el balance de energía.</w:delText>
        </w:r>
      </w:del>
    </w:p>
    <w:p w14:paraId="496CAF08" w14:textId="787886CB" w:rsidR="00C65107" w:rsidRPr="001B7855" w:rsidRDefault="00C65107">
      <w:pPr>
        <w:pStyle w:val="Ttulo3"/>
        <w:spacing w:line="360" w:lineRule="auto"/>
        <w:ind w:left="708"/>
        <w:jc w:val="both"/>
        <w:rPr>
          <w:rFonts w:ascii="Arial" w:hAnsi="Arial" w:cs="Arial"/>
          <w:color w:val="auto"/>
          <w:sz w:val="24"/>
          <w:szCs w:val="24"/>
        </w:rPr>
        <w:pPrChange w:id="6466" w:author="JAVIERA PAZ LEFORT IBANEZ" w:date="2025-09-22T17:13:00Z" w16du:dateUtc="2025-09-22T20:13:00Z">
          <w:pPr>
            <w:pStyle w:val="Ttulo3"/>
          </w:pPr>
        </w:pPrChange>
      </w:pPr>
      <w:bookmarkStart w:id="6467" w:name="_Toc209475930"/>
      <w:r w:rsidRPr="001B7855">
        <w:rPr>
          <w:rFonts w:ascii="Arial" w:hAnsi="Arial" w:cs="Arial"/>
          <w:color w:val="auto"/>
          <w:sz w:val="24"/>
          <w:szCs w:val="24"/>
        </w:rPr>
        <w:t>4.4.2 Implementación del Perfil de Agua y Polifenoles</w:t>
      </w:r>
      <w:bookmarkEnd w:id="6467"/>
    </w:p>
    <w:p w14:paraId="4A0CA93E" w14:textId="3B0664C4" w:rsidR="00074AFF" w:rsidRPr="00B355AB" w:rsidRDefault="00074AFF">
      <w:pPr>
        <w:spacing w:line="360" w:lineRule="auto"/>
        <w:ind w:left="708"/>
        <w:jc w:val="both"/>
        <w:rPr>
          <w:ins w:id="6468" w:author="JAVIERA PAZ LEFORT IBANEZ" w:date="2025-09-20T01:36:00Z" w16du:dateUtc="2025-09-20T04:36:00Z"/>
          <w:rFonts w:ascii="Arial" w:hAnsi="Arial" w:cs="Arial"/>
        </w:rPr>
        <w:pPrChange w:id="6469" w:author="JAVIERA PAZ LEFORT IBANEZ" w:date="2025-09-22T17:13:00Z" w16du:dateUtc="2025-09-22T20:13:00Z">
          <w:pPr>
            <w:pStyle w:val="Ttulo3"/>
          </w:pPr>
        </w:pPrChange>
      </w:pPr>
      <w:ins w:id="6470" w:author="JAVIERA PAZ LEFORT IBANEZ" w:date="2025-09-20T01:36:00Z" w16du:dateUtc="2025-09-20T04:36:00Z">
        <w:r w:rsidRPr="00B355AB">
          <w:rPr>
            <w:rFonts w:ascii="Arial" w:hAnsi="Arial" w:cs="Arial"/>
            <w:i/>
            <w:iCs/>
            <w:rPrChange w:id="6471" w:author="JAVIERA PAZ LEFORT IBANEZ" w:date="2025-09-20T02:18:00Z" w16du:dateUtc="2025-09-20T05:18:00Z">
              <w:rPr/>
            </w:rPrChange>
          </w:rPr>
          <w:t>Inicialización</w:t>
        </w:r>
        <w:r w:rsidRPr="00B355AB">
          <w:rPr>
            <w:rFonts w:ascii="Arial" w:hAnsi="Arial" w:cs="Arial"/>
          </w:rPr>
          <w:t xml:space="preserve">. En </w:t>
        </w:r>
      </w:ins>
      <m:oMath>
        <m:r>
          <w:ins w:id="6472" w:author="JAVIERA PAZ LEFORT IBANEZ" w:date="2025-09-20T01:36:00Z" w16du:dateUtc="2025-09-20T04:36:00Z">
            <w:rPr>
              <w:rFonts w:ascii="Cambria Math" w:hAnsi="Cambria Math" w:cs="Arial"/>
            </w:rPr>
            <m:t>z=0</m:t>
          </w:ins>
        </m:r>
      </m:oMath>
      <w:ins w:id="6473" w:author="JAVIERA PAZ LEFORT IBANEZ" w:date="2025-09-20T01:36:00Z" w16du:dateUtc="2025-09-20T04:36:00Z">
        <w:r w:rsidRPr="00B355AB">
          <w:rPr>
            <w:rFonts w:ascii="Arial" w:hAnsi="Arial" w:cs="Arial"/>
          </w:rPr>
          <w:t xml:space="preserve"> se fijan las fracciones de entrada del caso base, ej. </w:t>
        </w:r>
      </w:ins>
      <m:oMath>
        <m:sSub>
          <m:sSubPr>
            <m:ctrlPr>
              <w:ins w:id="6474" w:author="JAVIERA PAZ LEFORT IBANEZ" w:date="2025-09-20T02:19:00Z" w16du:dateUtc="2025-09-20T05:19:00Z">
                <w:rPr>
                  <w:rFonts w:ascii="Cambria Math" w:hAnsi="Cambria Math" w:cs="Arial"/>
                  <w:i/>
                </w:rPr>
              </w:ins>
            </m:ctrlPr>
          </m:sSubPr>
          <m:e>
            <m:r>
              <w:ins w:id="6475" w:author="JAVIERA PAZ LEFORT IBANEZ" w:date="2025-09-20T02:19:00Z" w16du:dateUtc="2025-09-20T05:19:00Z">
                <w:rPr>
                  <w:rFonts w:ascii="Cambria Math" w:hAnsi="Cambria Math" w:cs="Arial"/>
                </w:rPr>
                <m:t>f</m:t>
              </w:ins>
            </m:r>
          </m:e>
          <m:sub>
            <m:r>
              <w:ins w:id="6476" w:author="JAVIERA PAZ LEFORT IBANEZ" w:date="2025-09-20T02:19:00Z" w16du:dateUtc="2025-09-20T05:19:00Z">
                <w:rPr>
                  <w:rFonts w:ascii="Cambria Math" w:hAnsi="Cambria Math" w:cs="Arial"/>
                </w:rPr>
                <m:t>fibra</m:t>
              </w:ins>
            </m:r>
          </m:sub>
        </m:sSub>
        <m:d>
          <m:dPr>
            <m:ctrlPr>
              <w:ins w:id="6477" w:author="JAVIERA PAZ LEFORT IBANEZ" w:date="2025-09-20T02:19:00Z" w16du:dateUtc="2025-09-20T05:19:00Z">
                <w:rPr>
                  <w:rFonts w:ascii="Cambria Math" w:hAnsi="Cambria Math" w:cs="Arial"/>
                  <w:i/>
                </w:rPr>
              </w:ins>
            </m:ctrlPr>
          </m:dPr>
          <m:e>
            <m:r>
              <w:ins w:id="6478" w:author="JAVIERA PAZ LEFORT IBANEZ" w:date="2025-09-20T02:19:00Z" w16du:dateUtc="2025-09-20T05:19:00Z">
                <w:rPr>
                  <w:rFonts w:ascii="Cambria Math" w:hAnsi="Cambria Math" w:cs="Arial"/>
                </w:rPr>
                <m:t>0</m:t>
              </w:ins>
            </m:r>
          </m:e>
        </m:d>
        <m:r>
          <w:ins w:id="6479" w:author="JAVIERA PAZ LEFORT IBANEZ" w:date="2025-09-20T02:19:00Z" w16du:dateUtc="2025-09-20T05:19:00Z">
            <w:rPr>
              <w:rFonts w:ascii="Cambria Math" w:hAnsi="Cambria Math" w:cs="Arial"/>
            </w:rPr>
            <m:t>=0.</m:t>
          </w:ins>
        </m:r>
        <m:r>
          <w:ins w:id="6480" w:author="JAVIERA PAZ LEFORT IBANEZ" w:date="2025-09-20T02:20:00Z" w16du:dateUtc="2025-09-20T05:20:00Z">
            <w:rPr>
              <w:rFonts w:ascii="Cambria Math" w:hAnsi="Cambria Math" w:cs="Arial"/>
            </w:rPr>
            <m:t>88</m:t>
          </w:ins>
        </m:r>
      </m:oMath>
      <w:ins w:id="6481" w:author="JAVIERA PAZ LEFORT IBANEZ" w:date="2025-09-20T02:20:00Z" w16du:dateUtc="2025-09-20T05:20:00Z">
        <w:r w:rsidR="00CA39BA" w:rsidRPr="00B355AB">
          <w:rPr>
            <w:rFonts w:ascii="Arial" w:eastAsiaTheme="minorEastAsia" w:hAnsi="Arial" w:cs="Arial"/>
          </w:rPr>
          <w:t xml:space="preserve"> </w:t>
        </w:r>
      </w:ins>
      <w:ins w:id="6482" w:author="JAVIERA PAZ LEFORT IBANEZ" w:date="2025-09-20T01:36:00Z" w16du:dateUtc="2025-09-20T04:36:00Z">
        <w:r w:rsidRPr="00B355AB">
          <w:rPr>
            <w:rFonts w:ascii="Arial" w:hAnsi="Arial" w:cs="Arial"/>
          </w:rPr>
          <w:t xml:space="preserve">y </w:t>
        </w:r>
      </w:ins>
      <m:oMath>
        <m:sSub>
          <m:sSubPr>
            <m:ctrlPr>
              <w:ins w:id="6483" w:author="JAVIERA PAZ LEFORT IBANEZ" w:date="2025-09-20T02:20:00Z" w16du:dateUtc="2025-09-20T05:20:00Z">
                <w:rPr>
                  <w:rFonts w:ascii="Cambria Math" w:hAnsi="Cambria Math" w:cs="Arial"/>
                  <w:i/>
                </w:rPr>
              </w:ins>
            </m:ctrlPr>
          </m:sSubPr>
          <m:e>
            <m:r>
              <w:ins w:id="6484" w:author="JAVIERA PAZ LEFORT IBANEZ" w:date="2025-09-20T02:20:00Z" w16du:dateUtc="2025-09-20T05:20:00Z">
                <w:rPr>
                  <w:rFonts w:ascii="Cambria Math" w:hAnsi="Cambria Math" w:cs="Arial"/>
                </w:rPr>
                <m:t>f</m:t>
              </w:ins>
            </m:r>
          </m:e>
          <m:sub>
            <m:r>
              <w:ins w:id="6485" w:author="JAVIERA PAZ LEFORT IBANEZ" w:date="2025-09-20T02:20:00Z" w16du:dateUtc="2025-09-20T05:20:00Z">
                <w:rPr>
                  <w:rFonts w:ascii="Cambria Math" w:hAnsi="Cambria Math" w:cs="Arial"/>
                </w:rPr>
                <m:t>carcasa</m:t>
              </w:ins>
            </m:r>
          </m:sub>
        </m:sSub>
        <m:d>
          <m:dPr>
            <m:ctrlPr>
              <w:ins w:id="6486" w:author="JAVIERA PAZ LEFORT IBANEZ" w:date="2025-09-20T02:20:00Z" w16du:dateUtc="2025-09-20T05:20:00Z">
                <w:rPr>
                  <w:rFonts w:ascii="Cambria Math" w:hAnsi="Cambria Math" w:cs="Arial"/>
                  <w:i/>
                </w:rPr>
              </w:ins>
            </m:ctrlPr>
          </m:dPr>
          <m:e>
            <m:r>
              <w:ins w:id="6487" w:author="JAVIERA PAZ LEFORT IBANEZ" w:date="2025-09-20T02:20:00Z" w16du:dateUtc="2025-09-20T05:20:00Z">
                <w:rPr>
                  <w:rFonts w:ascii="Cambria Math" w:hAnsi="Cambria Math" w:cs="Arial"/>
                </w:rPr>
                <m:t>0</m:t>
              </w:ins>
            </m:r>
          </m:e>
        </m:d>
        <m:r>
          <w:ins w:id="6488" w:author="JAVIERA PAZ LEFORT IBANEZ" w:date="2025-09-20T02:20:00Z" w16du:dateUtc="2025-09-20T05:20:00Z">
            <w:rPr>
              <w:rFonts w:ascii="Cambria Math" w:hAnsi="Cambria Math" w:cs="Arial"/>
            </w:rPr>
            <m:t>=0.80</m:t>
          </w:ins>
        </m:r>
      </m:oMath>
      <w:ins w:id="6489" w:author="JAVIERA PAZ LEFORT IBANEZ" w:date="2025-09-20T01:36:00Z" w16du:dateUtc="2025-09-20T04:36:00Z">
        <w:r w:rsidRPr="00B355AB">
          <w:rPr>
            <w:rFonts w:ascii="Arial" w:hAnsi="Arial" w:cs="Arial"/>
          </w:rPr>
          <w:t>. La concentración inicial de polifenoles en el vino (</w:t>
        </w:r>
        <w:r w:rsidRPr="00B355AB">
          <w:rPr>
            <w:rFonts w:ascii="Arial" w:hAnsi="Arial" w:cs="Arial"/>
            <w:i/>
            <w:iCs/>
            <w:rPrChange w:id="6490" w:author="JAVIERA PAZ LEFORT IBANEZ" w:date="2025-09-20T02:20:00Z" w16du:dateUtc="2025-09-20T05:20:00Z">
              <w:rPr/>
            </w:rPrChange>
          </w:rPr>
          <w:t>Cabernet Sauvignon</w:t>
        </w:r>
        <w:r w:rsidRPr="00B355AB">
          <w:rPr>
            <w:rFonts w:ascii="Arial" w:hAnsi="Arial" w:cs="Arial"/>
          </w:rPr>
          <w:t>) se fija en 12,8 g·L</w:t>
        </w:r>
        <w:r w:rsidRPr="00B355AB">
          <w:rPr>
            <w:rFonts w:ascii="Cambria Math" w:hAnsi="Cambria Math" w:cs="Cambria Math"/>
          </w:rPr>
          <w:t>⁻</w:t>
        </w:r>
        <w:r w:rsidRPr="00B355AB">
          <w:rPr>
            <w:rFonts w:ascii="Arial" w:hAnsi="Arial" w:cs="Arial"/>
          </w:rPr>
          <w:t xml:space="preserve">¹ </w:t>
        </w:r>
      </w:ins>
      <w:ins w:id="6491" w:author="JAVIERA PAZ LEFORT IBANEZ" w:date="2025-09-22T04:42:00Z">
        <w:r w:rsidR="002B1194" w:rsidRPr="002B1194">
          <w:rPr>
            <w:rFonts w:ascii="Arial" w:hAnsi="Arial" w:cs="Arial"/>
          </w:rPr>
          <w:t>(</w:t>
        </w:r>
        <w:proofErr w:type="spellStart"/>
        <w:r w:rsidR="002B1194" w:rsidRPr="002B1194">
          <w:rPr>
            <w:rFonts w:ascii="Arial" w:hAnsi="Arial" w:cs="Arial"/>
            <w:b/>
            <w:bCs/>
            <w:rPrChange w:id="6492" w:author="JAVIERA PAZ LEFORT IBANEZ" w:date="2025-09-22T04:42:00Z" w16du:dateUtc="2025-09-22T07:42:00Z">
              <w:rPr>
                <w:rFonts w:ascii="Arial" w:hAnsi="Arial" w:cs="Arial"/>
              </w:rPr>
            </w:rPrChange>
          </w:rPr>
          <w:t>Shulgau</w:t>
        </w:r>
        <w:proofErr w:type="spellEnd"/>
        <w:r w:rsidR="002B1194" w:rsidRPr="002B1194">
          <w:rPr>
            <w:rFonts w:ascii="Arial" w:hAnsi="Arial" w:cs="Arial"/>
            <w:b/>
            <w:bCs/>
            <w:rPrChange w:id="6493" w:author="JAVIERA PAZ LEFORT IBANEZ" w:date="2025-09-22T04:42:00Z" w16du:dateUtc="2025-09-22T07:42:00Z">
              <w:rPr>
                <w:rFonts w:ascii="Arial" w:hAnsi="Arial" w:cs="Arial"/>
              </w:rPr>
            </w:rPrChange>
          </w:rPr>
          <w:t xml:space="preserve"> et al., 2014</w:t>
        </w:r>
        <w:r w:rsidR="002B1194" w:rsidRPr="002B1194">
          <w:rPr>
            <w:rFonts w:ascii="Arial" w:hAnsi="Arial" w:cs="Arial"/>
          </w:rPr>
          <w:t>)</w:t>
        </w:r>
      </w:ins>
      <w:ins w:id="6494" w:author="JAVIERA PAZ LEFORT IBANEZ" w:date="2025-09-22T04:42:00Z" w16du:dateUtc="2025-09-22T07:42:00Z">
        <w:r w:rsidR="002B1194">
          <w:rPr>
            <w:rFonts w:ascii="Arial" w:hAnsi="Arial" w:cs="Arial"/>
          </w:rPr>
          <w:t>.</w:t>
        </w:r>
      </w:ins>
    </w:p>
    <w:p w14:paraId="62C58C0F" w14:textId="766BD97D" w:rsidR="00074AFF" w:rsidRPr="00B355AB" w:rsidRDefault="00074AFF">
      <w:pPr>
        <w:spacing w:line="360" w:lineRule="auto"/>
        <w:ind w:left="708"/>
        <w:jc w:val="both"/>
        <w:rPr>
          <w:ins w:id="6495" w:author="JAVIERA PAZ LEFORT IBANEZ" w:date="2025-09-20T01:36:00Z" w16du:dateUtc="2025-09-20T04:36:00Z"/>
          <w:rFonts w:ascii="Arial" w:hAnsi="Arial" w:cs="Arial"/>
        </w:rPr>
        <w:pPrChange w:id="6496" w:author="JAVIERA PAZ LEFORT IBANEZ" w:date="2025-09-22T17:13:00Z" w16du:dateUtc="2025-09-22T20:13:00Z">
          <w:pPr>
            <w:pStyle w:val="Ttulo3"/>
          </w:pPr>
        </w:pPrChange>
      </w:pPr>
      <w:ins w:id="6497" w:author="JAVIERA PAZ LEFORT IBANEZ" w:date="2025-09-20T01:36:00Z" w16du:dateUtc="2025-09-20T04:36:00Z">
        <w:r w:rsidRPr="00B355AB">
          <w:rPr>
            <w:rFonts w:ascii="Arial" w:hAnsi="Arial" w:cs="Arial"/>
            <w:i/>
            <w:iCs/>
            <w:rPrChange w:id="6498" w:author="JAVIERA PAZ LEFORT IBANEZ" w:date="2025-09-20T02:21:00Z" w16du:dateUtc="2025-09-20T05:21:00Z">
              <w:rPr/>
            </w:rPrChange>
          </w:rPr>
          <w:t>Paso axial</w:t>
        </w:r>
        <w:r w:rsidRPr="00B355AB">
          <w:rPr>
            <w:rFonts w:ascii="Arial" w:hAnsi="Arial" w:cs="Arial"/>
          </w:rPr>
          <w:t xml:space="preserve">. Para cada tramo </w:t>
        </w:r>
      </w:ins>
      <m:oMath>
        <m:r>
          <w:ins w:id="6499" w:author="JAVIERA PAZ LEFORT IBANEZ" w:date="2025-09-20T01:36:00Z" w16du:dateUtc="2025-09-20T04:36:00Z">
            <w:rPr>
              <w:rFonts w:ascii="Cambria Math" w:hAnsi="Cambria Math" w:cs="Arial"/>
            </w:rPr>
            <m:t>i→i+1</m:t>
          </w:ins>
        </m:r>
      </m:oMath>
      <w:ins w:id="6500" w:author="JAVIERA PAZ LEFORT IBANEZ" w:date="2025-09-20T01:36:00Z" w16du:dateUtc="2025-09-20T04:36:00Z">
        <w:r w:rsidRPr="00B355AB">
          <w:rPr>
            <w:rFonts w:ascii="Arial" w:hAnsi="Arial" w:cs="Arial"/>
          </w:rPr>
          <w:t>:</w:t>
        </w:r>
      </w:ins>
    </w:p>
    <w:p w14:paraId="4F9B01CD" w14:textId="2A2C55C2" w:rsidR="00074AFF" w:rsidRPr="00B355AB" w:rsidRDefault="00074AFF">
      <w:pPr>
        <w:spacing w:line="360" w:lineRule="auto"/>
        <w:ind w:left="708"/>
        <w:jc w:val="both"/>
        <w:rPr>
          <w:ins w:id="6501" w:author="JAVIERA PAZ LEFORT IBANEZ" w:date="2025-09-20T01:36:00Z" w16du:dateUtc="2025-09-20T04:36:00Z"/>
          <w:rFonts w:ascii="Arial" w:hAnsi="Arial" w:cs="Arial"/>
        </w:rPr>
        <w:pPrChange w:id="6502" w:author="JAVIERA PAZ LEFORT IBANEZ" w:date="2025-09-22T17:13:00Z" w16du:dateUtc="2025-09-22T20:13:00Z">
          <w:pPr>
            <w:pStyle w:val="Ttulo3"/>
          </w:pPr>
        </w:pPrChange>
      </w:pPr>
      <w:ins w:id="6503" w:author="JAVIERA PAZ LEFORT IBANEZ" w:date="2025-09-20T01:36:00Z" w16du:dateUtc="2025-09-20T04:36:00Z">
        <w:r w:rsidRPr="00B355AB">
          <w:rPr>
            <w:rFonts w:ascii="Arial" w:hAnsi="Arial" w:cs="Arial"/>
            <w:i/>
            <w:iCs/>
            <w:rPrChange w:id="6504" w:author="JAVIERA PAZ LEFORT IBANEZ" w:date="2025-09-20T02:21:00Z" w16du:dateUtc="2025-09-20T05:21:00Z">
              <w:rPr/>
            </w:rPrChange>
          </w:rPr>
          <w:lastRenderedPageBreak/>
          <w:t>Interfase</w:t>
        </w:r>
        <w:r w:rsidRPr="00B355AB">
          <w:rPr>
            <w:rFonts w:ascii="Arial" w:hAnsi="Arial" w:cs="Arial"/>
          </w:rPr>
          <w:t xml:space="preserve">. Se resuelve </w:t>
        </w:r>
      </w:ins>
      <m:oMath>
        <m:sSup>
          <m:sSupPr>
            <m:ctrlPr>
              <w:ins w:id="6505" w:author="JAVIERA PAZ LEFORT IBANEZ" w:date="2025-09-20T02:22:00Z" w16du:dateUtc="2025-09-20T05:22:00Z">
                <w:rPr>
                  <w:rFonts w:ascii="Cambria Math" w:hAnsi="Cambria Math" w:cs="Arial"/>
                  <w:i/>
                </w:rPr>
              </w:ins>
            </m:ctrlPr>
          </m:sSupPr>
          <m:e>
            <m:r>
              <w:ins w:id="6506" w:author="JAVIERA PAZ LEFORT IBANEZ" w:date="2025-09-20T02:22:00Z" w16du:dateUtc="2025-09-20T05:22:00Z">
                <w:rPr>
                  <w:rFonts w:ascii="Cambria Math" w:hAnsi="Cambria Math" w:cs="Arial"/>
                </w:rPr>
                <m:t>f</m:t>
              </w:ins>
            </m:r>
          </m:e>
          <m:sup>
            <m:r>
              <w:ins w:id="6507" w:author="JAVIERA PAZ LEFORT IBANEZ" w:date="2025-09-20T02:22:00Z" w16du:dateUtc="2025-09-20T05:22:00Z">
                <w:rPr>
                  <w:rFonts w:ascii="Cambria Math" w:hAnsi="Cambria Math" w:cs="Arial"/>
                </w:rPr>
                <m:t>*</m:t>
              </w:ins>
            </m:r>
          </m:sup>
        </m:sSup>
        <m:r>
          <w:ins w:id="6508" w:author="JAVIERA PAZ LEFORT IBANEZ" w:date="2025-09-20T02:22:00Z" w16du:dateUtc="2025-09-20T05:22:00Z">
            <w:rPr>
              <w:rFonts w:ascii="Cambria Math" w:hAnsi="Cambria Math" w:cs="Arial"/>
            </w:rPr>
            <m:t>∈</m:t>
          </w:ins>
        </m:r>
        <m:r>
          <w:ins w:id="6509" w:author="JAVIERA PAZ LEFORT IBANEZ" w:date="2025-09-20T02:22:00Z" w16du:dateUtc="2025-09-20T05:22:00Z">
            <w:rPr>
              <w:rFonts w:ascii="Cambria Math" w:eastAsiaTheme="minorEastAsia" w:hAnsi="Cambria Math" w:cs="Arial"/>
            </w:rPr>
            <m:t>[</m:t>
          </w:ins>
        </m:r>
        <m:sSubSup>
          <m:sSubSupPr>
            <m:ctrlPr>
              <w:ins w:id="6510" w:author="JAVIERA PAZ LEFORT IBANEZ" w:date="2025-09-20T02:22:00Z" w16du:dateUtc="2025-09-20T05:22:00Z">
                <w:rPr>
                  <w:rFonts w:ascii="Cambria Math" w:eastAsiaTheme="minorEastAsia" w:hAnsi="Cambria Math" w:cs="Arial"/>
                  <w:i/>
                </w:rPr>
              </w:ins>
            </m:ctrlPr>
          </m:sSubSupPr>
          <m:e>
            <m:r>
              <w:ins w:id="6511" w:author="JAVIERA PAZ LEFORT IBANEZ" w:date="2025-09-20T02:22:00Z" w16du:dateUtc="2025-09-20T05:22:00Z">
                <w:rPr>
                  <w:rFonts w:ascii="Cambria Math" w:eastAsiaTheme="minorEastAsia" w:hAnsi="Cambria Math" w:cs="Arial"/>
                </w:rPr>
                <m:t>f</m:t>
              </w:ins>
            </m:r>
          </m:e>
          <m:sub>
            <m:r>
              <w:ins w:id="6512" w:author="JAVIERA PAZ LEFORT IBANEZ" w:date="2025-09-20T02:22:00Z" w16du:dateUtc="2025-09-20T05:22:00Z">
                <w:rPr>
                  <w:rFonts w:ascii="Cambria Math" w:eastAsiaTheme="minorEastAsia" w:hAnsi="Cambria Math" w:cs="Arial"/>
                </w:rPr>
                <m:t>carcasa</m:t>
              </w:ins>
            </m:r>
          </m:sub>
          <m:sup>
            <m:r>
              <w:ins w:id="6513" w:author="JAVIERA PAZ LEFORT IBANEZ" w:date="2025-09-20T02:22:00Z" w16du:dateUtc="2025-09-20T05:22:00Z">
                <w:rPr>
                  <w:rFonts w:ascii="Cambria Math" w:eastAsiaTheme="minorEastAsia" w:hAnsi="Cambria Math" w:cs="Arial"/>
                </w:rPr>
                <m:t>i</m:t>
              </w:ins>
            </m:r>
          </m:sup>
        </m:sSubSup>
        <m:r>
          <w:ins w:id="6514" w:author="JAVIERA PAZ LEFORT IBANEZ" w:date="2025-09-20T02:22:00Z" w16du:dateUtc="2025-09-20T05:22:00Z">
            <w:rPr>
              <w:rFonts w:ascii="Cambria Math" w:eastAsiaTheme="minorEastAsia" w:hAnsi="Cambria Math" w:cs="Arial"/>
            </w:rPr>
            <m:t xml:space="preserve">, </m:t>
          </w:ins>
        </m:r>
        <m:sSubSup>
          <m:sSubSupPr>
            <m:ctrlPr>
              <w:ins w:id="6515" w:author="JAVIERA PAZ LEFORT IBANEZ" w:date="2025-09-20T02:22:00Z" w16du:dateUtc="2025-09-20T05:22:00Z">
                <w:rPr>
                  <w:rFonts w:ascii="Cambria Math" w:eastAsiaTheme="minorEastAsia" w:hAnsi="Cambria Math" w:cs="Arial"/>
                  <w:i/>
                </w:rPr>
              </w:ins>
            </m:ctrlPr>
          </m:sSubSupPr>
          <m:e>
            <m:r>
              <w:ins w:id="6516" w:author="JAVIERA PAZ LEFORT IBANEZ" w:date="2025-09-20T02:22:00Z" w16du:dateUtc="2025-09-20T05:22:00Z">
                <w:rPr>
                  <w:rFonts w:ascii="Cambria Math" w:eastAsiaTheme="minorEastAsia" w:hAnsi="Cambria Math" w:cs="Arial"/>
                </w:rPr>
                <m:t>f</m:t>
              </w:ins>
            </m:r>
          </m:e>
          <m:sub>
            <m:r>
              <w:ins w:id="6517" w:author="JAVIERA PAZ LEFORT IBANEZ" w:date="2025-09-20T02:22:00Z" w16du:dateUtc="2025-09-20T05:22:00Z">
                <w:rPr>
                  <w:rFonts w:ascii="Cambria Math" w:eastAsiaTheme="minorEastAsia" w:hAnsi="Cambria Math" w:cs="Arial"/>
                </w:rPr>
                <m:t>fibra</m:t>
              </w:ins>
            </m:r>
          </m:sub>
          <m:sup>
            <m:r>
              <w:ins w:id="6518" w:author="JAVIERA PAZ LEFORT IBANEZ" w:date="2025-09-20T02:22:00Z" w16du:dateUtc="2025-09-20T05:22:00Z">
                <w:rPr>
                  <w:rFonts w:ascii="Cambria Math" w:eastAsiaTheme="minorEastAsia" w:hAnsi="Cambria Math" w:cs="Arial"/>
                </w:rPr>
                <m:t>i</m:t>
              </w:ins>
            </m:r>
          </m:sup>
        </m:sSubSup>
        <m:r>
          <w:ins w:id="6519" w:author="JAVIERA PAZ LEFORT IBANEZ" w:date="2025-09-20T02:22:00Z" w16du:dateUtc="2025-09-20T05:22:00Z">
            <w:rPr>
              <w:rFonts w:ascii="Cambria Math" w:eastAsiaTheme="minorEastAsia" w:hAnsi="Cambria Math" w:cs="Arial"/>
            </w:rPr>
            <m:t>]</m:t>
          </w:ins>
        </m:r>
      </m:oMath>
      <w:ins w:id="6520" w:author="JAVIERA PAZ LEFORT IBANEZ" w:date="2025-09-20T01:36:00Z" w16du:dateUtc="2025-09-20T04:36:00Z">
        <w:r w:rsidRPr="00B355AB">
          <w:rPr>
            <w:rFonts w:ascii="Arial" w:hAnsi="Arial" w:cs="Arial"/>
          </w:rPr>
          <w:t xml:space="preserve"> tal que se cumpla la </w:t>
        </w:r>
      </w:ins>
      <w:proofErr w:type="spellStart"/>
      <w:ins w:id="6521" w:author="JAVIERA PAZ LEFORT IBANEZ" w:date="2025-09-22T04:46:00Z" w16du:dateUtc="2025-09-22T07:46:00Z">
        <w:r w:rsidR="006225A7">
          <w:rPr>
            <w:rFonts w:ascii="Arial" w:hAnsi="Arial" w:cs="Arial"/>
          </w:rPr>
          <w:t>ec</w:t>
        </w:r>
        <w:proofErr w:type="spellEnd"/>
        <w:r w:rsidR="006225A7">
          <w:rPr>
            <w:rFonts w:ascii="Arial" w:hAnsi="Arial" w:cs="Arial"/>
          </w:rPr>
          <w:t>. 24</w:t>
        </w:r>
      </w:ins>
      <w:ins w:id="6522" w:author="JAVIERA PAZ LEFORT IBANEZ" w:date="2025-09-20T01:36:00Z" w16du:dateUtc="2025-09-20T04:36:00Z">
        <w:r w:rsidRPr="00B355AB">
          <w:rPr>
            <w:rFonts w:ascii="Arial" w:hAnsi="Arial" w:cs="Arial"/>
          </w:rPr>
          <w:t xml:space="preserve">. Se usa Regula </w:t>
        </w:r>
        <w:proofErr w:type="spellStart"/>
        <w:r w:rsidRPr="00B355AB">
          <w:rPr>
            <w:rFonts w:ascii="Arial" w:hAnsi="Arial" w:cs="Arial"/>
          </w:rPr>
          <w:t>Falsi</w:t>
        </w:r>
        <w:proofErr w:type="spellEnd"/>
        <w:r w:rsidRPr="00B355AB">
          <w:rPr>
            <w:rFonts w:ascii="Arial" w:hAnsi="Arial" w:cs="Arial"/>
          </w:rPr>
          <w:t xml:space="preserve"> con tolerancia fija; si el </w:t>
        </w:r>
        <w:proofErr w:type="spellStart"/>
        <w:r w:rsidRPr="00B355AB">
          <w:rPr>
            <w:rFonts w:ascii="Arial" w:hAnsi="Arial" w:cs="Arial"/>
          </w:rPr>
          <w:t>bracket</w:t>
        </w:r>
        <w:proofErr w:type="spellEnd"/>
        <w:r w:rsidRPr="00B355AB">
          <w:rPr>
            <w:rFonts w:ascii="Arial" w:hAnsi="Arial" w:cs="Arial"/>
          </w:rPr>
          <w:t xml:space="preserve"> no presenta cambio de signo, se usa el promedio </w:t>
        </w:r>
      </w:ins>
      <m:oMath>
        <m:sSup>
          <m:sSupPr>
            <m:ctrlPr>
              <w:ins w:id="6523" w:author="JAVIERA PAZ LEFORT IBANEZ" w:date="2025-09-20T02:23:00Z" w16du:dateUtc="2025-09-20T05:23:00Z">
                <w:rPr>
                  <w:rFonts w:ascii="Cambria Math" w:hAnsi="Cambria Math" w:cs="Arial"/>
                  <w:i/>
                </w:rPr>
              </w:ins>
            </m:ctrlPr>
          </m:sSupPr>
          <m:e>
            <m:r>
              <w:ins w:id="6524" w:author="JAVIERA PAZ LEFORT IBANEZ" w:date="2025-09-20T02:23:00Z" w16du:dateUtc="2025-09-20T05:23:00Z">
                <w:rPr>
                  <w:rFonts w:ascii="Cambria Math" w:hAnsi="Cambria Math" w:cs="Arial"/>
                </w:rPr>
                <m:t>f</m:t>
              </w:ins>
            </m:r>
          </m:e>
          <m:sup>
            <m:r>
              <w:ins w:id="6525" w:author="JAVIERA PAZ LEFORT IBANEZ" w:date="2025-09-20T02:23:00Z" w16du:dateUtc="2025-09-20T05:23:00Z">
                <w:rPr>
                  <w:rFonts w:ascii="Cambria Math" w:hAnsi="Cambria Math" w:cs="Arial"/>
                </w:rPr>
                <m:t>*</m:t>
              </w:ins>
            </m:r>
          </m:sup>
        </m:sSup>
        <m:r>
          <w:ins w:id="6526" w:author="JAVIERA PAZ LEFORT IBANEZ" w:date="2025-09-20T02:23:00Z" w16du:dateUtc="2025-09-20T05:23:00Z">
            <w:rPr>
              <w:rFonts w:ascii="Cambria Math" w:hAnsi="Cambria Math" w:cs="Arial"/>
            </w:rPr>
            <m:t>=(</m:t>
          </w:ins>
        </m:r>
        <m:sSubSup>
          <m:sSubSupPr>
            <m:ctrlPr>
              <w:ins w:id="6527" w:author="JAVIERA PAZ LEFORT IBANEZ" w:date="2025-09-20T02:23:00Z" w16du:dateUtc="2025-09-20T05:23:00Z">
                <w:rPr>
                  <w:rFonts w:ascii="Cambria Math" w:eastAsiaTheme="minorEastAsia" w:hAnsi="Cambria Math" w:cs="Arial"/>
                  <w:i/>
                </w:rPr>
              </w:ins>
            </m:ctrlPr>
          </m:sSubSupPr>
          <m:e>
            <m:r>
              <w:ins w:id="6528" w:author="JAVIERA PAZ LEFORT IBANEZ" w:date="2025-09-20T02:23:00Z" w16du:dateUtc="2025-09-20T05:23:00Z">
                <w:rPr>
                  <w:rFonts w:ascii="Cambria Math" w:eastAsiaTheme="minorEastAsia" w:hAnsi="Cambria Math" w:cs="Arial"/>
                </w:rPr>
                <m:t>f</m:t>
              </w:ins>
            </m:r>
          </m:e>
          <m:sub>
            <m:r>
              <w:ins w:id="6529" w:author="JAVIERA PAZ LEFORT IBANEZ" w:date="2025-09-20T02:23:00Z" w16du:dateUtc="2025-09-20T05:23:00Z">
                <w:rPr>
                  <w:rFonts w:ascii="Cambria Math" w:eastAsiaTheme="minorEastAsia" w:hAnsi="Cambria Math" w:cs="Arial"/>
                </w:rPr>
                <m:t>fibra</m:t>
              </w:ins>
            </m:r>
          </m:sub>
          <m:sup>
            <m:r>
              <w:ins w:id="6530" w:author="JAVIERA PAZ LEFORT IBANEZ" w:date="2025-09-20T02:23:00Z" w16du:dateUtc="2025-09-20T05:23:00Z">
                <w:rPr>
                  <w:rFonts w:ascii="Cambria Math" w:eastAsiaTheme="minorEastAsia" w:hAnsi="Cambria Math" w:cs="Arial"/>
                </w:rPr>
                <m:t>i</m:t>
              </w:ins>
            </m:r>
          </m:sup>
        </m:sSubSup>
        <m:r>
          <w:ins w:id="6531" w:author="JAVIERA PAZ LEFORT IBANEZ" w:date="2025-09-20T02:23:00Z" w16du:dateUtc="2025-09-20T05:23:00Z">
            <w:rPr>
              <w:rFonts w:ascii="Cambria Math" w:eastAsiaTheme="minorEastAsia" w:hAnsi="Cambria Math" w:cs="Arial"/>
            </w:rPr>
            <m:t>+</m:t>
          </w:ins>
        </m:r>
        <m:sSubSup>
          <m:sSubSupPr>
            <m:ctrlPr>
              <w:ins w:id="6532" w:author="JAVIERA PAZ LEFORT IBANEZ" w:date="2025-09-20T02:23:00Z" w16du:dateUtc="2025-09-20T05:23:00Z">
                <w:rPr>
                  <w:rFonts w:ascii="Cambria Math" w:eastAsiaTheme="minorEastAsia" w:hAnsi="Cambria Math" w:cs="Arial"/>
                  <w:i/>
                </w:rPr>
              </w:ins>
            </m:ctrlPr>
          </m:sSubSupPr>
          <m:e>
            <m:r>
              <w:ins w:id="6533" w:author="JAVIERA PAZ LEFORT IBANEZ" w:date="2025-09-20T02:23:00Z" w16du:dateUtc="2025-09-20T05:23:00Z">
                <w:rPr>
                  <w:rFonts w:ascii="Cambria Math" w:eastAsiaTheme="minorEastAsia" w:hAnsi="Cambria Math" w:cs="Arial"/>
                </w:rPr>
                <m:t>f</m:t>
              </w:ins>
            </m:r>
          </m:e>
          <m:sub>
            <m:r>
              <w:ins w:id="6534" w:author="JAVIERA PAZ LEFORT IBANEZ" w:date="2025-09-20T02:23:00Z" w16du:dateUtc="2025-09-20T05:23:00Z">
                <w:rPr>
                  <w:rFonts w:ascii="Cambria Math" w:eastAsiaTheme="minorEastAsia" w:hAnsi="Cambria Math" w:cs="Arial"/>
                </w:rPr>
                <m:t>carcasa</m:t>
              </w:ins>
            </m:r>
          </m:sub>
          <m:sup>
            <m:r>
              <w:ins w:id="6535" w:author="JAVIERA PAZ LEFORT IBANEZ" w:date="2025-09-20T02:23:00Z" w16du:dateUtc="2025-09-20T05:23:00Z">
                <w:rPr>
                  <w:rFonts w:ascii="Cambria Math" w:eastAsiaTheme="minorEastAsia" w:hAnsi="Cambria Math" w:cs="Arial"/>
                </w:rPr>
                <m:t>i</m:t>
              </w:ins>
            </m:r>
          </m:sup>
        </m:sSubSup>
        <m:r>
          <w:ins w:id="6536" w:author="JAVIERA PAZ LEFORT IBANEZ" w:date="2025-09-20T02:23:00Z" w16du:dateUtc="2025-09-20T05:23:00Z">
            <w:rPr>
              <w:rFonts w:ascii="Cambria Math" w:eastAsiaTheme="minorEastAsia" w:hAnsi="Cambria Math" w:cs="Arial"/>
            </w:rPr>
            <m:t>)/2</m:t>
          </w:ins>
        </m:r>
      </m:oMath>
      <w:ins w:id="6537" w:author="JAVIERA PAZ LEFORT IBANEZ" w:date="2025-09-20T02:23:00Z" w16du:dateUtc="2025-09-20T05:23:00Z">
        <w:r w:rsidR="00453AC8" w:rsidRPr="00B355AB">
          <w:rPr>
            <w:rFonts w:ascii="Arial" w:hAnsi="Arial" w:cs="Arial"/>
          </w:rPr>
          <w:t xml:space="preserve"> </w:t>
        </w:r>
      </w:ins>
      <w:ins w:id="6538" w:author="JAVIERA PAZ LEFORT IBANEZ" w:date="2025-09-20T01:36:00Z" w16du:dateUtc="2025-09-20T04:36:00Z">
        <w:r w:rsidRPr="00B355AB">
          <w:rPr>
            <w:rFonts w:ascii="Arial" w:hAnsi="Arial" w:cs="Arial"/>
          </w:rPr>
          <w:t xml:space="preserve"> como resguardo numérico.</w:t>
        </w:r>
      </w:ins>
    </w:p>
    <w:p w14:paraId="08A0F3F6" w14:textId="0FD5EBBF" w:rsidR="00074AFF" w:rsidRPr="00B355AB" w:rsidRDefault="00074AFF">
      <w:pPr>
        <w:spacing w:line="360" w:lineRule="auto"/>
        <w:ind w:left="708"/>
        <w:jc w:val="both"/>
        <w:rPr>
          <w:ins w:id="6539" w:author="JAVIERA PAZ LEFORT IBANEZ" w:date="2025-09-20T01:36:00Z" w16du:dateUtc="2025-09-20T04:36:00Z"/>
          <w:rFonts w:ascii="Arial" w:hAnsi="Arial" w:cs="Arial"/>
        </w:rPr>
        <w:pPrChange w:id="6540" w:author="JAVIERA PAZ LEFORT IBANEZ" w:date="2025-09-22T17:13:00Z" w16du:dateUtc="2025-09-22T20:13:00Z">
          <w:pPr>
            <w:pStyle w:val="Ttulo3"/>
          </w:pPr>
        </w:pPrChange>
      </w:pPr>
      <w:ins w:id="6541" w:author="JAVIERA PAZ LEFORT IBANEZ" w:date="2025-09-20T01:36:00Z" w16du:dateUtc="2025-09-20T04:36:00Z">
        <w:r w:rsidRPr="00B355AB">
          <w:rPr>
            <w:rFonts w:ascii="Arial" w:hAnsi="Arial" w:cs="Arial"/>
            <w:i/>
            <w:iCs/>
            <w:rPrChange w:id="6542" w:author="JAVIERA PAZ LEFORT IBANEZ" w:date="2025-09-20T02:23:00Z" w16du:dateUtc="2025-09-20T05:23:00Z">
              <w:rPr/>
            </w:rPrChange>
          </w:rPr>
          <w:t>Flujo local</w:t>
        </w:r>
        <w:r w:rsidRPr="00B355AB">
          <w:rPr>
            <w:rFonts w:ascii="Arial" w:hAnsi="Arial" w:cs="Arial"/>
          </w:rPr>
          <w:t xml:space="preserve">. Con </w:t>
        </w:r>
      </w:ins>
      <m:oMath>
        <m:sSup>
          <m:sSupPr>
            <m:ctrlPr>
              <w:ins w:id="6543" w:author="JAVIERA PAZ LEFORT IBANEZ" w:date="2025-09-20T02:23:00Z" w16du:dateUtc="2025-09-20T05:23:00Z">
                <w:rPr>
                  <w:rFonts w:ascii="Cambria Math" w:hAnsi="Cambria Math" w:cs="Arial"/>
                  <w:i/>
                </w:rPr>
              </w:ins>
            </m:ctrlPr>
          </m:sSupPr>
          <m:e>
            <m:r>
              <w:ins w:id="6544" w:author="JAVIERA PAZ LEFORT IBANEZ" w:date="2025-09-20T02:23:00Z" w16du:dateUtc="2025-09-20T05:23:00Z">
                <w:rPr>
                  <w:rFonts w:ascii="Cambria Math" w:hAnsi="Cambria Math" w:cs="Arial"/>
                </w:rPr>
                <m:t>f</m:t>
              </w:ins>
            </m:r>
          </m:e>
          <m:sup>
            <m:r>
              <w:ins w:id="6545" w:author="JAVIERA PAZ LEFORT IBANEZ" w:date="2025-09-20T02:23:00Z" w16du:dateUtc="2025-09-20T05:23:00Z">
                <w:rPr>
                  <w:rFonts w:ascii="Cambria Math" w:hAnsi="Cambria Math" w:cs="Arial"/>
                </w:rPr>
                <m:t>*</m:t>
              </w:ins>
            </m:r>
          </m:sup>
        </m:sSup>
      </m:oMath>
      <w:ins w:id="6546" w:author="JAVIERA PAZ LEFORT IBANEZ" w:date="2025-09-20T01:36:00Z" w16du:dateUtc="2025-09-20T04:36:00Z">
        <w:r w:rsidRPr="00B355AB">
          <w:rPr>
            <w:rFonts w:ascii="Arial" w:hAnsi="Arial" w:cs="Arial"/>
          </w:rPr>
          <w:t xml:space="preserve"> se evalúa </w:t>
        </w:r>
      </w:ins>
      <m:oMath>
        <m:sSub>
          <m:sSubPr>
            <m:ctrlPr>
              <w:ins w:id="6547" w:author="JAVIERA PAZ LEFORT IBANEZ" w:date="2025-09-20T02:23:00Z" w16du:dateUtc="2025-09-20T05:23:00Z">
                <w:rPr>
                  <w:rFonts w:ascii="Cambria Math" w:hAnsi="Cambria Math" w:cs="Arial"/>
                  <w:i/>
                </w:rPr>
              </w:ins>
            </m:ctrlPr>
          </m:sSubPr>
          <m:e>
            <m:r>
              <w:ins w:id="6548" w:author="JAVIERA PAZ LEFORT IBANEZ" w:date="2025-09-20T02:23:00Z" w16du:dateUtc="2025-09-20T05:23:00Z">
                <w:rPr>
                  <w:rFonts w:ascii="Cambria Math" w:hAnsi="Cambria Math" w:cs="Arial"/>
                </w:rPr>
                <m:t>J</m:t>
              </w:ins>
            </m:r>
          </m:e>
          <m:sub>
            <m:r>
              <w:ins w:id="6549" w:author="JAVIERA PAZ LEFORT IBANEZ" w:date="2025-09-20T02:23:00Z" w16du:dateUtc="2025-09-20T05:23:00Z">
                <w:rPr>
                  <w:rFonts w:ascii="Cambria Math" w:hAnsi="Cambria Math" w:cs="Arial"/>
                </w:rPr>
                <m:t>i</m:t>
              </w:ins>
            </m:r>
          </m:sub>
        </m:sSub>
      </m:oMath>
      <w:ins w:id="6550" w:author="JAVIERA PAZ LEFORT IBANEZ" w:date="2025-09-20T01:36:00Z" w16du:dateUtc="2025-09-20T04:36:00Z">
        <w:r w:rsidRPr="00B355AB">
          <w:rPr>
            <w:rFonts w:ascii="Arial" w:hAnsi="Arial" w:cs="Arial"/>
          </w:rPr>
          <w:t xml:space="preserve"> a partir de cualquiera de las dos películas (</w:t>
        </w:r>
      </w:ins>
      <w:proofErr w:type="spellStart"/>
      <w:ins w:id="6551" w:author="JAVIERA PAZ LEFORT IBANEZ" w:date="2025-09-22T04:47:00Z" w16du:dateUtc="2025-09-22T07:47:00Z">
        <w:r w:rsidR="006225A7">
          <w:rPr>
            <w:rFonts w:ascii="Arial" w:hAnsi="Arial" w:cs="Arial"/>
          </w:rPr>
          <w:t>ec</w:t>
        </w:r>
        <w:proofErr w:type="spellEnd"/>
        <w:r w:rsidR="006225A7">
          <w:rPr>
            <w:rFonts w:ascii="Arial" w:hAnsi="Arial" w:cs="Arial"/>
          </w:rPr>
          <w:t>. 26 y 27</w:t>
        </w:r>
      </w:ins>
      <w:ins w:id="6552" w:author="JAVIERA PAZ LEFORT IBANEZ" w:date="2025-09-20T01:36:00Z" w16du:dateUtc="2025-09-20T04:36:00Z">
        <w:r w:rsidRPr="00B355AB">
          <w:rPr>
            <w:rFonts w:ascii="Arial" w:hAnsi="Arial" w:cs="Arial"/>
          </w:rPr>
          <w:t>) o compactamente con el coeficiente global (</w:t>
        </w:r>
      </w:ins>
      <w:proofErr w:type="spellStart"/>
      <w:ins w:id="6553" w:author="JAVIERA PAZ LEFORT IBANEZ" w:date="2025-09-22T04:47:00Z" w16du:dateUtc="2025-09-22T07:47:00Z">
        <w:r w:rsidR="006225A7">
          <w:rPr>
            <w:rFonts w:ascii="Arial" w:hAnsi="Arial" w:cs="Arial"/>
          </w:rPr>
          <w:t>ec</w:t>
        </w:r>
        <w:proofErr w:type="spellEnd"/>
        <w:r w:rsidR="006225A7">
          <w:rPr>
            <w:rFonts w:ascii="Arial" w:hAnsi="Arial" w:cs="Arial"/>
          </w:rPr>
          <w:t>. 28</w:t>
        </w:r>
      </w:ins>
      <w:ins w:id="6554" w:author="JAVIERA PAZ LEFORT IBANEZ" w:date="2025-09-20T01:36:00Z" w16du:dateUtc="2025-09-20T04:36:00Z">
        <w:r w:rsidRPr="00B355AB">
          <w:rPr>
            <w:rFonts w:ascii="Arial" w:hAnsi="Arial" w:cs="Arial"/>
          </w:rPr>
          <w:t xml:space="preserve">). Para reporte, </w:t>
        </w:r>
      </w:ins>
      <m:oMath>
        <m:r>
          <w:ins w:id="6555" w:author="JAVIERA PAZ LEFORT IBANEZ" w:date="2025-09-20T01:36:00Z" w16du:dateUtc="2025-09-20T04:36:00Z">
            <w:rPr>
              <w:rFonts w:ascii="Cambria Math" w:hAnsi="Cambria Math" w:cs="Arial"/>
            </w:rPr>
            <m:t>J</m:t>
          </w:ins>
        </m:r>
      </m:oMath>
      <w:ins w:id="6556" w:author="JAVIERA PAZ LEFORT IBANEZ" w:date="2025-09-20T01:36:00Z" w16du:dateUtc="2025-09-20T04:36:00Z">
        <w:r w:rsidRPr="00B355AB">
          <w:rPr>
            <w:rFonts w:ascii="Arial" w:hAnsi="Arial" w:cs="Arial"/>
          </w:rPr>
          <w:t xml:space="preserve"> (mol·m</w:t>
        </w:r>
        <w:r w:rsidRPr="00B355AB">
          <w:rPr>
            <w:rFonts w:ascii="Cambria Math" w:hAnsi="Cambria Math" w:cs="Cambria Math"/>
          </w:rPr>
          <w:t>⁻</w:t>
        </w:r>
        <w:r w:rsidRPr="00B355AB">
          <w:rPr>
            <w:rFonts w:ascii="Arial" w:hAnsi="Arial" w:cs="Arial"/>
          </w:rPr>
          <w:t>²·s</w:t>
        </w:r>
        <w:r w:rsidRPr="00B355AB">
          <w:rPr>
            <w:rFonts w:ascii="Cambria Math" w:hAnsi="Cambria Math" w:cs="Cambria Math"/>
          </w:rPr>
          <w:t>⁻</w:t>
        </w:r>
        <w:r w:rsidRPr="00B355AB">
          <w:rPr>
            <w:rFonts w:ascii="Arial" w:hAnsi="Arial" w:cs="Arial"/>
          </w:rPr>
          <w:t>¹) se convierte a kg·m</w:t>
        </w:r>
        <w:r w:rsidRPr="00B355AB">
          <w:rPr>
            <w:rFonts w:ascii="Cambria Math" w:hAnsi="Cambria Math" w:cs="Cambria Math"/>
          </w:rPr>
          <w:t>⁻</w:t>
        </w:r>
        <w:r w:rsidRPr="00B355AB">
          <w:rPr>
            <w:rFonts w:ascii="Arial" w:hAnsi="Arial" w:cs="Arial"/>
          </w:rPr>
          <w:t>²·h</w:t>
        </w:r>
        <w:r w:rsidRPr="00B355AB">
          <w:rPr>
            <w:rFonts w:ascii="Cambria Math" w:hAnsi="Cambria Math" w:cs="Cambria Math"/>
          </w:rPr>
          <w:t>⁻</w:t>
        </w:r>
        <w:r w:rsidRPr="00B355AB">
          <w:rPr>
            <w:rFonts w:ascii="Arial" w:hAnsi="Arial" w:cs="Arial"/>
          </w:rPr>
          <w:t>¹</w:t>
        </w:r>
      </w:ins>
      <w:ins w:id="6557" w:author="JAVIERA PAZ LEFORT IBANEZ" w:date="2025-09-22T04:47:00Z" w16du:dateUtc="2025-09-22T07:47:00Z">
        <w:r w:rsidR="006225A7">
          <w:rPr>
            <w:rFonts w:ascii="Arial" w:hAnsi="Arial" w:cs="Arial"/>
          </w:rPr>
          <w:t>.</w:t>
        </w:r>
      </w:ins>
    </w:p>
    <w:p w14:paraId="21BBD9B8" w14:textId="3E7D509D" w:rsidR="00074AFF" w:rsidRPr="00B355AB" w:rsidRDefault="00074AFF">
      <w:pPr>
        <w:spacing w:line="360" w:lineRule="auto"/>
        <w:ind w:left="708"/>
        <w:jc w:val="both"/>
        <w:rPr>
          <w:ins w:id="6558" w:author="JAVIERA PAZ LEFORT IBANEZ" w:date="2025-09-20T01:36:00Z" w16du:dateUtc="2025-09-20T04:36:00Z"/>
          <w:rFonts w:ascii="Arial" w:hAnsi="Arial" w:cs="Arial"/>
        </w:rPr>
        <w:pPrChange w:id="6559" w:author="JAVIERA PAZ LEFORT IBANEZ" w:date="2025-09-22T17:13:00Z" w16du:dateUtc="2025-09-22T20:13:00Z">
          <w:pPr>
            <w:pStyle w:val="Ttulo3"/>
          </w:pPr>
        </w:pPrChange>
      </w:pPr>
      <w:ins w:id="6560" w:author="JAVIERA PAZ LEFORT IBANEZ" w:date="2025-09-20T01:36:00Z" w16du:dateUtc="2025-09-20T04:36:00Z">
        <w:r w:rsidRPr="00B355AB">
          <w:rPr>
            <w:rFonts w:ascii="Arial" w:hAnsi="Arial" w:cs="Arial"/>
            <w:i/>
            <w:iCs/>
            <w:rPrChange w:id="6561" w:author="JAVIERA PAZ LEFORT IBANEZ" w:date="2025-09-20T02:24:00Z" w16du:dateUtc="2025-09-20T05:24:00Z">
              <w:rPr/>
            </w:rPrChange>
          </w:rPr>
          <w:t>Actualización de fracciones</w:t>
        </w:r>
        <w:r w:rsidRPr="00B355AB">
          <w:rPr>
            <w:rFonts w:ascii="Arial" w:hAnsi="Arial" w:cs="Arial"/>
          </w:rPr>
          <w:t>. Se calcula la tasa másica</w:t>
        </w:r>
      </w:ins>
      <w:ins w:id="6562" w:author="JAVIERA PAZ LEFORT IBANEZ" w:date="2025-09-20T02:25:00Z" w16du:dateUtc="2025-09-20T05:25:00Z">
        <w:r w:rsidR="00453AC8" w:rsidRPr="00B355AB">
          <w:rPr>
            <w:rFonts w:ascii="Arial" w:hAnsi="Arial" w:cs="Arial"/>
          </w:rPr>
          <w:t xml:space="preserve"> </w:t>
        </w:r>
      </w:ins>
      <m:oMath>
        <m:sSub>
          <m:sSubPr>
            <m:ctrlPr>
              <w:ins w:id="6563" w:author="JAVIERA PAZ LEFORT IBANEZ" w:date="2025-09-20T02:25:00Z" w16du:dateUtc="2025-09-20T05:25:00Z">
                <w:rPr>
                  <w:rFonts w:ascii="Cambria Math" w:hAnsi="Cambria Math" w:cs="Arial"/>
                  <w:i/>
                </w:rPr>
              </w:ins>
            </m:ctrlPr>
          </m:sSubPr>
          <m:e>
            <m:acc>
              <m:accPr>
                <m:chr m:val="̇"/>
                <m:ctrlPr>
                  <w:ins w:id="6564" w:author="JAVIERA PAZ LEFORT IBANEZ" w:date="2025-09-20T02:25:00Z" w16du:dateUtc="2025-09-20T05:25:00Z">
                    <w:rPr>
                      <w:rFonts w:ascii="Cambria Math" w:hAnsi="Cambria Math" w:cs="Arial"/>
                      <w:i/>
                    </w:rPr>
                  </w:ins>
                </m:ctrlPr>
              </m:accPr>
              <m:e>
                <m:r>
                  <w:ins w:id="6565" w:author="JAVIERA PAZ LEFORT IBANEZ" w:date="2025-09-20T02:25:00Z" w16du:dateUtc="2025-09-20T05:25:00Z">
                    <w:rPr>
                      <w:rFonts w:ascii="Cambria Math" w:hAnsi="Cambria Math" w:cs="Arial"/>
                    </w:rPr>
                    <m:t>m</m:t>
                  </w:ins>
                </m:r>
              </m:e>
            </m:acc>
          </m:e>
          <m:sub>
            <m:r>
              <w:ins w:id="6566" w:author="JAVIERA PAZ LEFORT IBANEZ" w:date="2025-09-20T02:25:00Z" w16du:dateUtc="2025-09-20T05:25:00Z">
                <w:rPr>
                  <w:rFonts w:ascii="Cambria Math" w:hAnsi="Cambria Math" w:cs="Arial"/>
                </w:rPr>
                <m:t>int</m:t>
              </w:ins>
            </m:r>
          </m:sub>
        </m:sSub>
        <m:r>
          <w:ins w:id="6567" w:author="JAVIERA PAZ LEFORT IBANEZ" w:date="2025-09-20T02:25:00Z" w16du:dateUtc="2025-09-20T05:25:00Z">
            <w:rPr>
              <w:rFonts w:ascii="Cambria Math" w:hAnsi="Cambria Math" w:cs="Arial"/>
            </w:rPr>
            <m:t>=</m:t>
          </w:ins>
        </m:r>
        <m:sSub>
          <m:sSubPr>
            <m:ctrlPr>
              <w:ins w:id="6568" w:author="JAVIERA PAZ LEFORT IBANEZ" w:date="2025-09-20T02:25:00Z" w16du:dateUtc="2025-09-20T05:25:00Z">
                <w:rPr>
                  <w:rFonts w:ascii="Cambria Math" w:hAnsi="Cambria Math" w:cs="Arial"/>
                  <w:i/>
                </w:rPr>
              </w:ins>
            </m:ctrlPr>
          </m:sSubPr>
          <m:e>
            <m:r>
              <w:ins w:id="6569" w:author="JAVIERA PAZ LEFORT IBANEZ" w:date="2025-09-20T02:25:00Z" w16du:dateUtc="2025-09-20T05:25:00Z">
                <w:rPr>
                  <w:rFonts w:ascii="Cambria Math" w:hAnsi="Cambria Math" w:cs="Arial"/>
                </w:rPr>
                <m:t>MW</m:t>
              </w:ins>
            </m:r>
          </m:e>
          <m:sub>
            <m:sSub>
              <m:sSubPr>
                <m:ctrlPr>
                  <w:ins w:id="6570" w:author="JAVIERA PAZ LEFORT IBANEZ" w:date="2025-09-20T02:25:00Z" w16du:dateUtc="2025-09-20T05:25:00Z">
                    <w:rPr>
                      <w:rFonts w:ascii="Cambria Math" w:hAnsi="Cambria Math" w:cs="Arial"/>
                      <w:i/>
                    </w:rPr>
                  </w:ins>
                </m:ctrlPr>
              </m:sSubPr>
              <m:e>
                <m:r>
                  <w:ins w:id="6571" w:author="JAVIERA PAZ LEFORT IBANEZ" w:date="2025-09-20T02:25:00Z" w16du:dateUtc="2025-09-20T05:25:00Z">
                    <w:rPr>
                      <w:rFonts w:ascii="Cambria Math" w:hAnsi="Cambria Math" w:cs="Arial"/>
                    </w:rPr>
                    <m:t>H</m:t>
                  </w:ins>
                </m:r>
              </m:e>
              <m:sub>
                <m:r>
                  <w:ins w:id="6572" w:author="JAVIERA PAZ LEFORT IBANEZ" w:date="2025-09-20T02:25:00Z" w16du:dateUtc="2025-09-20T05:25:00Z">
                    <w:rPr>
                      <w:rFonts w:ascii="Cambria Math" w:hAnsi="Cambria Math" w:cs="Arial"/>
                    </w:rPr>
                    <m:t>2</m:t>
                  </w:ins>
                </m:r>
              </m:sub>
            </m:sSub>
            <m:r>
              <w:ins w:id="6573" w:author="JAVIERA PAZ LEFORT IBANEZ" w:date="2025-09-20T02:25:00Z" w16du:dateUtc="2025-09-20T05:25:00Z">
                <w:rPr>
                  <w:rFonts w:ascii="Cambria Math" w:hAnsi="Cambria Math" w:cs="Arial"/>
                </w:rPr>
                <m:t>O</m:t>
              </w:ins>
            </m:r>
          </m:sub>
        </m:sSub>
        <m:r>
          <w:ins w:id="6574" w:author="JAVIERA PAZ LEFORT IBANEZ" w:date="2025-09-20T02:25:00Z" w16du:dateUtc="2025-09-20T05:25:00Z">
            <w:rPr>
              <w:rFonts w:ascii="Cambria Math" w:hAnsi="Cambria Math" w:cs="Arial"/>
            </w:rPr>
            <m:t xml:space="preserve"> </m:t>
          </w:ins>
        </m:r>
        <m:sSub>
          <m:sSubPr>
            <m:ctrlPr>
              <w:ins w:id="6575" w:author="JAVIERA PAZ LEFORT IBANEZ" w:date="2025-09-20T02:25:00Z" w16du:dateUtc="2025-09-20T05:25:00Z">
                <w:rPr>
                  <w:rFonts w:ascii="Cambria Math" w:hAnsi="Cambria Math" w:cs="Arial"/>
                  <w:i/>
                </w:rPr>
              </w:ins>
            </m:ctrlPr>
          </m:sSubPr>
          <m:e>
            <m:r>
              <w:ins w:id="6576" w:author="JAVIERA PAZ LEFORT IBANEZ" w:date="2025-09-20T02:25:00Z" w16du:dateUtc="2025-09-20T05:25:00Z">
                <w:rPr>
                  <w:rFonts w:ascii="Cambria Math" w:hAnsi="Cambria Math" w:cs="Arial"/>
                </w:rPr>
                <m:t>A</m:t>
              </w:ins>
            </m:r>
          </m:e>
          <m:sub>
            <m:r>
              <w:ins w:id="6577" w:author="JAVIERA PAZ LEFORT IBANEZ" w:date="2025-09-20T02:25:00Z" w16du:dateUtc="2025-09-20T05:25:00Z">
                <w:rPr>
                  <w:rFonts w:ascii="Cambria Math" w:hAnsi="Cambria Math" w:cs="Arial"/>
                </w:rPr>
                <m:t>i</m:t>
              </w:ins>
            </m:r>
          </m:sub>
        </m:sSub>
      </m:oMath>
      <w:ins w:id="6578" w:author="JAVIERA PAZ LEFORT IBANEZ" w:date="2025-09-20T02:25:00Z" w16du:dateUtc="2025-09-20T05:25:00Z">
        <w:r w:rsidR="00453AC8" w:rsidRPr="00B355AB">
          <w:rPr>
            <w:rFonts w:ascii="Arial" w:eastAsiaTheme="minorEastAsia" w:hAnsi="Arial" w:cs="Arial"/>
          </w:rPr>
          <w:t xml:space="preserve"> (con </w:t>
        </w:r>
      </w:ins>
      <m:oMath>
        <m:sSub>
          <m:sSubPr>
            <m:ctrlPr>
              <w:ins w:id="6579" w:author="JAVIERA PAZ LEFORT IBANEZ" w:date="2025-09-20T02:25:00Z" w16du:dateUtc="2025-09-20T05:25:00Z">
                <w:rPr>
                  <w:rFonts w:ascii="Cambria Math" w:hAnsi="Cambria Math" w:cs="Arial"/>
                  <w:i/>
                </w:rPr>
              </w:ins>
            </m:ctrlPr>
          </m:sSubPr>
          <m:e>
            <m:r>
              <w:ins w:id="6580" w:author="JAVIERA PAZ LEFORT IBANEZ" w:date="2025-09-20T02:25:00Z" w16du:dateUtc="2025-09-20T05:25:00Z">
                <w:rPr>
                  <w:rFonts w:ascii="Cambria Math" w:hAnsi="Cambria Math" w:cs="Arial"/>
                </w:rPr>
                <m:t>A</m:t>
              </w:ins>
            </m:r>
          </m:e>
          <m:sub>
            <m:r>
              <w:ins w:id="6581" w:author="JAVIERA PAZ LEFORT IBANEZ" w:date="2025-09-20T02:25:00Z" w16du:dateUtc="2025-09-20T05:25:00Z">
                <w:rPr>
                  <w:rFonts w:ascii="Cambria Math" w:hAnsi="Cambria Math" w:cs="Arial"/>
                </w:rPr>
                <m:t>i</m:t>
              </w:ins>
            </m:r>
          </m:sub>
        </m:sSub>
        <m:r>
          <w:ins w:id="6582" w:author="JAVIERA PAZ LEFORT IBANEZ" w:date="2025-09-20T02:26:00Z" w16du:dateUtc="2025-09-20T05:26:00Z">
            <w:rPr>
              <w:rFonts w:ascii="Cambria Math" w:eastAsiaTheme="minorEastAsia" w:hAnsi="Cambria Math" w:cs="Arial"/>
            </w:rPr>
            <m:t>=</m:t>
          </w:ins>
        </m:r>
        <m:r>
          <w:ins w:id="6583" w:author="JAVIERA PAZ LEFORT IBANEZ" w:date="2025-09-20T02:26:00Z" w16du:dateUtc="2025-09-20T05:26:00Z">
            <w:rPr>
              <w:rFonts w:ascii="Cambria Math" w:hAnsi="Cambria Math" w:cs="Arial"/>
            </w:rPr>
            <m:t>A Δz/L</m:t>
          </w:ins>
        </m:r>
      </m:oMath>
      <w:ins w:id="6584" w:author="JAVIERA PAZ LEFORT IBANEZ" w:date="2025-09-20T01:36:00Z" w16du:dateUtc="2025-09-20T04:36:00Z">
        <w:r w:rsidRPr="00B355AB">
          <w:rPr>
            <w:rFonts w:ascii="Arial" w:hAnsi="Arial" w:cs="Arial"/>
          </w:rPr>
          <w:t xml:space="preserve">) y se actualizan </w:t>
        </w:r>
      </w:ins>
      <m:oMath>
        <m:sSub>
          <m:sSubPr>
            <m:ctrlPr>
              <w:ins w:id="6585" w:author="JAVIERA PAZ LEFORT IBANEZ" w:date="2025-09-20T02:26:00Z" w16du:dateUtc="2025-09-20T05:26:00Z">
                <w:rPr>
                  <w:rFonts w:ascii="Cambria Math" w:hAnsi="Cambria Math" w:cs="Arial"/>
                  <w:i/>
                </w:rPr>
              </w:ins>
            </m:ctrlPr>
          </m:sSubPr>
          <m:e>
            <m:r>
              <w:ins w:id="6586" w:author="JAVIERA PAZ LEFORT IBANEZ" w:date="2025-09-20T02:26:00Z" w16du:dateUtc="2025-09-20T05:26:00Z">
                <w:rPr>
                  <w:rFonts w:ascii="Cambria Math" w:hAnsi="Cambria Math" w:cs="Arial"/>
                </w:rPr>
                <m:t>f</m:t>
              </w:ins>
            </m:r>
          </m:e>
          <m:sub>
            <m:r>
              <w:ins w:id="6587" w:author="JAVIERA PAZ LEFORT IBANEZ" w:date="2025-09-20T02:26:00Z" w16du:dateUtc="2025-09-20T05:26:00Z">
                <w:rPr>
                  <w:rFonts w:ascii="Cambria Math" w:hAnsi="Cambria Math" w:cs="Arial"/>
                </w:rPr>
                <m:t>fibra</m:t>
              </w:ins>
            </m:r>
          </m:sub>
        </m:sSub>
      </m:oMath>
      <w:ins w:id="6588" w:author="JAVIERA PAZ LEFORT IBANEZ" w:date="2025-09-20T02:26:00Z" w16du:dateUtc="2025-09-20T05:26:00Z">
        <w:r w:rsidR="00453AC8" w:rsidRPr="00B355AB">
          <w:rPr>
            <w:rFonts w:ascii="Arial" w:eastAsiaTheme="minorEastAsia" w:hAnsi="Arial" w:cs="Arial"/>
          </w:rPr>
          <w:t xml:space="preserve"> y </w:t>
        </w:r>
      </w:ins>
      <m:oMath>
        <m:sSub>
          <m:sSubPr>
            <m:ctrlPr>
              <w:ins w:id="6589" w:author="JAVIERA PAZ LEFORT IBANEZ" w:date="2025-09-20T02:26:00Z" w16du:dateUtc="2025-09-20T05:26:00Z">
                <w:rPr>
                  <w:rFonts w:ascii="Cambria Math" w:hAnsi="Cambria Math" w:cs="Arial"/>
                  <w:i/>
                </w:rPr>
              </w:ins>
            </m:ctrlPr>
          </m:sSubPr>
          <m:e>
            <m:r>
              <w:ins w:id="6590" w:author="JAVIERA PAZ LEFORT IBANEZ" w:date="2025-09-20T02:26:00Z" w16du:dateUtc="2025-09-20T05:26:00Z">
                <w:rPr>
                  <w:rFonts w:ascii="Cambria Math" w:hAnsi="Cambria Math" w:cs="Arial"/>
                </w:rPr>
                <m:t>f</m:t>
              </w:ins>
            </m:r>
          </m:e>
          <m:sub>
            <m:r>
              <w:ins w:id="6591" w:author="JAVIERA PAZ LEFORT IBANEZ" w:date="2025-09-20T02:26:00Z" w16du:dateUtc="2025-09-20T05:26:00Z">
                <w:rPr>
                  <w:rFonts w:ascii="Cambria Math" w:hAnsi="Cambria Math" w:cs="Arial"/>
                </w:rPr>
                <m:t>carcasa</m:t>
              </w:ins>
            </m:r>
          </m:sub>
        </m:sSub>
      </m:oMath>
      <w:ins w:id="6592" w:author="JAVIERA PAZ LEFORT IBANEZ" w:date="2025-09-20T01:36:00Z" w16du:dateUtc="2025-09-20T04:36:00Z">
        <w:r w:rsidRPr="00B355AB">
          <w:rPr>
            <w:rFonts w:ascii="Arial" w:hAnsi="Arial" w:cs="Arial"/>
          </w:rPr>
          <w:t xml:space="preserve"> por balance con los caudales </w:t>
        </w:r>
      </w:ins>
      <m:oMath>
        <m:sSub>
          <m:sSubPr>
            <m:ctrlPr>
              <w:ins w:id="6593" w:author="JAVIERA PAZ LEFORT IBANEZ" w:date="2025-09-20T02:27:00Z" w16du:dateUtc="2025-09-20T05:27:00Z">
                <w:rPr>
                  <w:rFonts w:ascii="Cambria Math" w:hAnsi="Cambria Math" w:cs="Arial"/>
                  <w:i/>
                </w:rPr>
              </w:ins>
            </m:ctrlPr>
          </m:sSubPr>
          <m:e>
            <m:r>
              <w:ins w:id="6594" w:author="JAVIERA PAZ LEFORT IBANEZ" w:date="2025-09-20T02:27:00Z" w16du:dateUtc="2025-09-20T05:27:00Z">
                <w:rPr>
                  <w:rFonts w:ascii="Cambria Math" w:hAnsi="Cambria Math" w:cs="Arial"/>
                </w:rPr>
                <m:t>Q</m:t>
              </w:ins>
            </m:r>
          </m:e>
          <m:sub>
            <m:r>
              <w:ins w:id="6595" w:author="JAVIERA PAZ LEFORT IBANEZ" w:date="2025-09-20T02:27:00Z" w16du:dateUtc="2025-09-20T05:27:00Z">
                <w:rPr>
                  <w:rFonts w:ascii="Cambria Math" w:hAnsi="Cambria Math" w:cs="Arial"/>
                </w:rPr>
                <m:t>f</m:t>
              </w:ins>
            </m:r>
          </m:sub>
        </m:sSub>
      </m:oMath>
      <w:ins w:id="6596" w:author="JAVIERA PAZ LEFORT IBANEZ" w:date="2025-09-20T01:36:00Z" w16du:dateUtc="2025-09-20T04:36:00Z">
        <w:r w:rsidRPr="00B355AB">
          <w:rPr>
            <w:rFonts w:ascii="Arial" w:hAnsi="Arial" w:cs="Arial"/>
          </w:rPr>
          <w:t xml:space="preserve"> y </w:t>
        </w:r>
      </w:ins>
      <m:oMath>
        <m:sSub>
          <m:sSubPr>
            <m:ctrlPr>
              <w:ins w:id="6597" w:author="JAVIERA PAZ LEFORT IBANEZ" w:date="2025-09-20T02:27:00Z" w16du:dateUtc="2025-09-20T05:27:00Z">
                <w:rPr>
                  <w:rFonts w:ascii="Cambria Math" w:hAnsi="Cambria Math" w:cs="Arial"/>
                  <w:i/>
                </w:rPr>
              </w:ins>
            </m:ctrlPr>
          </m:sSubPr>
          <m:e>
            <m:r>
              <w:ins w:id="6598" w:author="JAVIERA PAZ LEFORT IBANEZ" w:date="2025-09-20T02:27:00Z" w16du:dateUtc="2025-09-20T05:27:00Z">
                <w:rPr>
                  <w:rFonts w:ascii="Cambria Math" w:hAnsi="Cambria Math" w:cs="Arial"/>
                </w:rPr>
                <m:t>Q</m:t>
              </w:ins>
            </m:r>
          </m:e>
          <m:sub>
            <m:r>
              <w:ins w:id="6599" w:author="JAVIERA PAZ LEFORT IBANEZ" w:date="2025-09-20T02:27:00Z" w16du:dateUtc="2025-09-20T05:27:00Z">
                <w:rPr>
                  <w:rFonts w:ascii="Cambria Math" w:hAnsi="Cambria Math" w:cs="Arial"/>
                </w:rPr>
                <m:t>s</m:t>
              </w:ins>
            </m:r>
          </m:sub>
        </m:sSub>
      </m:oMath>
      <w:ins w:id="6600" w:author="JAVIERA PAZ LEFORT IBANEZ" w:date="2025-09-20T01:36:00Z" w16du:dateUtc="2025-09-20T04:36:00Z">
        <w:r w:rsidRPr="00B355AB">
          <w:rPr>
            <w:rFonts w:ascii="Arial" w:hAnsi="Arial" w:cs="Arial"/>
          </w:rPr>
          <w:t xml:space="preserve"> (</w:t>
        </w:r>
      </w:ins>
      <w:proofErr w:type="spellStart"/>
      <w:ins w:id="6601" w:author="JAVIERA PAZ LEFORT IBANEZ" w:date="2025-09-22T04:49:00Z" w16du:dateUtc="2025-09-22T07:49:00Z">
        <w:r w:rsidR="00EF3415">
          <w:rPr>
            <w:rFonts w:ascii="Arial" w:hAnsi="Arial" w:cs="Arial"/>
          </w:rPr>
          <w:t>ec</w:t>
        </w:r>
        <w:proofErr w:type="spellEnd"/>
        <w:r w:rsidR="00EF3415">
          <w:rPr>
            <w:rFonts w:ascii="Arial" w:hAnsi="Arial" w:cs="Arial"/>
          </w:rPr>
          <w:t>. 30 y 31</w:t>
        </w:r>
      </w:ins>
      <w:ins w:id="6602" w:author="JAVIERA PAZ LEFORT IBANEZ" w:date="2025-09-20T01:36:00Z" w16du:dateUtc="2025-09-20T04:36:00Z">
        <w:r w:rsidRPr="00B355AB">
          <w:rPr>
            <w:rFonts w:ascii="Arial" w:hAnsi="Arial" w:cs="Arial"/>
          </w:rPr>
          <w:t>). Las fracciones se acotan en [0,1] para estabilidad.</w:t>
        </w:r>
      </w:ins>
    </w:p>
    <w:p w14:paraId="3E9C27E8" w14:textId="46D8AD40" w:rsidR="00074AFF" w:rsidRPr="00B355AB" w:rsidRDefault="00074AFF">
      <w:pPr>
        <w:spacing w:line="360" w:lineRule="auto"/>
        <w:ind w:left="708"/>
        <w:jc w:val="both"/>
        <w:rPr>
          <w:ins w:id="6603" w:author="JAVIERA PAZ LEFORT IBANEZ" w:date="2025-09-20T01:36:00Z" w16du:dateUtc="2025-09-20T04:36:00Z"/>
          <w:rFonts w:ascii="Arial" w:hAnsi="Arial" w:cs="Arial"/>
        </w:rPr>
        <w:pPrChange w:id="6604" w:author="JAVIERA PAZ LEFORT IBANEZ" w:date="2025-09-22T17:13:00Z" w16du:dateUtc="2025-09-22T20:13:00Z">
          <w:pPr>
            <w:pStyle w:val="Ttulo3"/>
          </w:pPr>
        </w:pPrChange>
      </w:pPr>
      <w:ins w:id="6605" w:author="JAVIERA PAZ LEFORT IBANEZ" w:date="2025-09-20T01:36:00Z" w16du:dateUtc="2025-09-20T04:36:00Z">
        <w:r w:rsidRPr="00B355AB">
          <w:rPr>
            <w:rFonts w:ascii="Arial" w:hAnsi="Arial" w:cs="Arial"/>
            <w:i/>
            <w:iCs/>
            <w:rPrChange w:id="6606" w:author="JAVIERA PAZ LEFORT IBANEZ" w:date="2025-09-20T02:28:00Z" w16du:dateUtc="2025-09-20T05:28:00Z">
              <w:rPr/>
            </w:rPrChange>
          </w:rPr>
          <w:t>Polifenoles</w:t>
        </w:r>
        <w:r w:rsidRPr="00B355AB">
          <w:rPr>
            <w:rFonts w:ascii="Arial" w:hAnsi="Arial" w:cs="Arial"/>
          </w:rPr>
          <w:t>. Al no transferirse ni reaccionar, su concentración en la fase vino se actualiza por conservación de soluto: relación inversa con la fracción de agua local respecto a la de entrada (</w:t>
        </w:r>
      </w:ins>
      <w:proofErr w:type="spellStart"/>
      <w:ins w:id="6607" w:author="JAVIERA PAZ LEFORT IBANEZ" w:date="2025-09-22T04:49:00Z" w16du:dateUtc="2025-09-22T07:49:00Z">
        <w:r w:rsidR="00EF3415">
          <w:rPr>
            <w:rFonts w:ascii="Arial" w:hAnsi="Arial" w:cs="Arial"/>
          </w:rPr>
          <w:t>ec</w:t>
        </w:r>
        <w:proofErr w:type="spellEnd"/>
        <w:r w:rsidR="00EF3415">
          <w:rPr>
            <w:rFonts w:ascii="Arial" w:hAnsi="Arial" w:cs="Arial"/>
          </w:rPr>
          <w:t>. 41)</w:t>
        </w:r>
      </w:ins>
      <w:ins w:id="6608" w:author="JAVIERA PAZ LEFORT IBANEZ" w:date="2025-09-20T01:36:00Z" w16du:dateUtc="2025-09-20T04:36:00Z">
        <w:r w:rsidRPr="00B355AB">
          <w:rPr>
            <w:rFonts w:ascii="Arial" w:hAnsi="Arial" w:cs="Arial"/>
          </w:rPr>
          <w:t xml:space="preserve"> Esto evita introducir balances volumétricos extra y mantiene la coherencia con el esquema de fracciones.</w:t>
        </w:r>
      </w:ins>
    </w:p>
    <w:p w14:paraId="07B3D4BD" w14:textId="03994557" w:rsidR="00074AFF" w:rsidRDefault="00074AFF" w:rsidP="00D26ADE">
      <w:pPr>
        <w:spacing w:line="360" w:lineRule="auto"/>
        <w:ind w:left="708"/>
        <w:jc w:val="both"/>
        <w:rPr>
          <w:rFonts w:ascii="Arial" w:hAnsi="Arial" w:cs="Arial"/>
        </w:rPr>
      </w:pPr>
      <w:ins w:id="6609" w:author="JAVIERA PAZ LEFORT IBANEZ" w:date="2025-09-20T01:36:00Z" w16du:dateUtc="2025-09-20T04:36:00Z">
        <w:r w:rsidRPr="00B355AB">
          <w:rPr>
            <w:rFonts w:ascii="Arial" w:hAnsi="Arial" w:cs="Arial"/>
            <w:i/>
            <w:iCs/>
            <w:rPrChange w:id="6610" w:author="JAVIERA PAZ LEFORT IBANEZ" w:date="2025-09-20T02:28:00Z" w16du:dateUtc="2025-09-20T05:28:00Z">
              <w:rPr>
                <w:rFonts w:eastAsiaTheme="majorEastAsia" w:cstheme="majorBidi"/>
                <w:color w:val="0F4761" w:themeColor="accent1" w:themeShade="BF"/>
                <w:sz w:val="28"/>
                <w:szCs w:val="28"/>
              </w:rPr>
            </w:rPrChange>
          </w:rPr>
          <w:t>Notas prácticas</w:t>
        </w:r>
        <w:r w:rsidRPr="00B355AB">
          <w:rPr>
            <w:rFonts w:ascii="Arial" w:hAnsi="Arial" w:cs="Arial"/>
          </w:rPr>
          <w:t xml:space="preserve">. Para suavizar el primer punto, </w:t>
        </w:r>
      </w:ins>
      <m:oMath>
        <m:sSub>
          <m:sSubPr>
            <m:ctrlPr>
              <w:ins w:id="6611" w:author="JAVIERA PAZ LEFORT IBANEZ" w:date="2025-09-20T02:28:00Z" w16du:dateUtc="2025-09-20T05:28:00Z">
                <w:rPr>
                  <w:rFonts w:ascii="Cambria Math" w:hAnsi="Cambria Math" w:cs="Arial"/>
                  <w:i/>
                </w:rPr>
              </w:ins>
            </m:ctrlPr>
          </m:sSubPr>
          <m:e>
            <m:r>
              <w:ins w:id="6612" w:author="JAVIERA PAZ LEFORT IBANEZ" w:date="2025-09-20T02:28:00Z" w16du:dateUtc="2025-09-20T05:28:00Z">
                <w:rPr>
                  <w:rFonts w:ascii="Cambria Math" w:hAnsi="Cambria Math" w:cs="Arial"/>
                </w:rPr>
                <m:t>J</m:t>
              </w:ins>
            </m:r>
          </m:e>
          <m:sub>
            <m:r>
              <w:ins w:id="6613" w:author="JAVIERA PAZ LEFORT IBANEZ" w:date="2025-09-20T02:28:00Z" w16du:dateUtc="2025-09-20T05:28:00Z">
                <w:rPr>
                  <w:rFonts w:ascii="Cambria Math" w:hAnsi="Cambria Math" w:cs="Arial"/>
                </w:rPr>
                <m:t>0</m:t>
              </w:ins>
            </m:r>
          </m:sub>
        </m:sSub>
      </m:oMath>
      <w:ins w:id="6614" w:author="JAVIERA PAZ LEFORT IBANEZ" w:date="2025-09-20T01:36:00Z" w16du:dateUtc="2025-09-20T04:36:00Z">
        <w:r w:rsidRPr="00B355AB">
          <w:rPr>
            <w:rFonts w:ascii="Arial" w:hAnsi="Arial" w:cs="Arial"/>
          </w:rPr>
          <w:t xml:space="preserve"> se toma igual al promedio del primer tramo. El área se distribuye proporcional a </w:t>
        </w:r>
      </w:ins>
      <m:oMath>
        <m:r>
          <w:ins w:id="6615" w:author="JAVIERA PAZ LEFORT IBANEZ" w:date="2025-09-20T01:36:00Z" w16du:dateUtc="2025-09-20T04:36:00Z">
            <w:rPr>
              <w:rFonts w:ascii="Cambria Math" w:hAnsi="Cambria Math" w:cs="Arial"/>
            </w:rPr>
            <m:t>Δz</m:t>
          </w:ins>
        </m:r>
      </m:oMath>
      <w:ins w:id="6616" w:author="JAVIERA PAZ LEFORT IBANEZ" w:date="2025-09-20T01:36:00Z" w16du:dateUtc="2025-09-20T04:36:00Z">
        <w:r w:rsidRPr="00B355AB">
          <w:rPr>
            <w:rFonts w:ascii="Arial" w:hAnsi="Arial" w:cs="Arial"/>
          </w:rPr>
          <w:t xml:space="preserve">, lo que mantiene consistente </w:t>
        </w:r>
        <w:r w:rsidRPr="00BB4E0F">
          <w:rPr>
            <w:rFonts w:ascii="Arial" w:hAnsi="Arial" w:cs="Arial"/>
          </w:rPr>
          <w:t xml:space="preserve">la integral de </w:t>
        </w:r>
      </w:ins>
      <m:oMath>
        <m:r>
          <w:ins w:id="6617" w:author="JAVIERA PAZ LEFORT IBANEZ" w:date="2025-09-20T01:36:00Z" w16du:dateUtc="2025-09-20T04:36:00Z">
            <w:rPr>
              <w:rFonts w:ascii="Cambria Math" w:hAnsi="Cambria Math" w:cs="Arial"/>
            </w:rPr>
            <m:t>J</m:t>
          </w:ins>
        </m:r>
      </m:oMath>
      <w:ins w:id="6618" w:author="JAVIERA PAZ LEFORT IBANEZ" w:date="2025-09-20T01:36:00Z" w16du:dateUtc="2025-09-20T04:36:00Z">
        <w:r w:rsidRPr="00BB4E0F">
          <w:rPr>
            <w:rFonts w:ascii="Arial" w:hAnsi="Arial" w:cs="Arial"/>
          </w:rPr>
          <w:t xml:space="preserve"> con el esquema de actualización.</w:t>
        </w:r>
      </w:ins>
    </w:p>
    <w:p w14:paraId="18AE0D96" w14:textId="77777777" w:rsidR="00C07093" w:rsidRPr="00877CE9" w:rsidRDefault="00C07093" w:rsidP="008B721C">
      <w:pPr>
        <w:pStyle w:val="Ttulo3"/>
        <w:ind w:firstLine="708"/>
        <w:rPr>
          <w:rFonts w:ascii="Arial" w:eastAsiaTheme="minorHAnsi" w:hAnsi="Arial" w:cs="Arial"/>
          <w:color w:val="auto"/>
          <w:sz w:val="24"/>
          <w:szCs w:val="24"/>
        </w:rPr>
      </w:pPr>
      <w:bookmarkStart w:id="6619" w:name="_Toc209475931"/>
      <w:r w:rsidRPr="00877CE9">
        <w:rPr>
          <w:rFonts w:ascii="Arial" w:hAnsi="Arial" w:cs="Arial"/>
          <w:color w:val="auto"/>
          <w:sz w:val="24"/>
          <w:szCs w:val="24"/>
        </w:rPr>
        <w:t xml:space="preserve">4.4.3 </w:t>
      </w:r>
      <w:r w:rsidRPr="00877CE9">
        <w:rPr>
          <w:rFonts w:ascii="Arial" w:eastAsiaTheme="minorHAnsi" w:hAnsi="Arial" w:cs="Arial"/>
          <w:color w:val="auto"/>
          <w:sz w:val="24"/>
          <w:szCs w:val="24"/>
        </w:rPr>
        <w:t xml:space="preserve">Cierre interfacial numérico (método de Regula </w:t>
      </w:r>
      <w:proofErr w:type="spellStart"/>
      <w:r w:rsidRPr="00877CE9">
        <w:rPr>
          <w:rFonts w:ascii="Arial" w:eastAsiaTheme="minorHAnsi" w:hAnsi="Arial" w:cs="Arial"/>
          <w:color w:val="auto"/>
          <w:sz w:val="24"/>
          <w:szCs w:val="24"/>
        </w:rPr>
        <w:t>Falsi</w:t>
      </w:r>
      <w:proofErr w:type="spellEnd"/>
      <w:r w:rsidRPr="00877CE9">
        <w:rPr>
          <w:rFonts w:ascii="Arial" w:eastAsiaTheme="minorHAnsi" w:hAnsi="Arial" w:cs="Arial"/>
          <w:color w:val="auto"/>
          <w:sz w:val="24"/>
          <w:szCs w:val="24"/>
        </w:rPr>
        <w:t>)</w:t>
      </w:r>
      <w:bookmarkEnd w:id="6619"/>
    </w:p>
    <w:p w14:paraId="684BFC78" w14:textId="330D736B" w:rsidR="00C07093" w:rsidRDefault="00C07093" w:rsidP="00C07093">
      <w:pPr>
        <w:spacing w:line="360" w:lineRule="auto"/>
        <w:ind w:left="708"/>
        <w:jc w:val="both"/>
        <w:rPr>
          <w:rFonts w:ascii="Arial" w:hAnsi="Arial" w:cs="Arial"/>
        </w:rPr>
      </w:pPr>
      <w:r w:rsidRPr="00C07093">
        <w:rPr>
          <w:rFonts w:ascii="Arial" w:hAnsi="Arial" w:cs="Arial"/>
        </w:rPr>
        <w:t xml:space="preserve">En cada tramo axial del contactor se determina la fracción interfacial de agua </w:t>
      </w:r>
      <m:oMath>
        <m:sSub>
          <m:sSubPr>
            <m:ctrlPr>
              <w:rPr>
                <w:rFonts w:ascii="Cambria Math" w:hAnsi="Cambria Math" w:cs="Arial"/>
                <w:i/>
              </w:rPr>
            </m:ctrlPr>
          </m:sSubPr>
          <m:e>
            <m:r>
              <w:rPr>
                <w:rFonts w:ascii="Cambria Math" w:hAnsi="Cambria Math" w:cs="Arial"/>
              </w:rPr>
              <m:t>f</m:t>
            </m:r>
          </m:e>
          <m:sub>
            <m:r>
              <w:rPr>
                <w:rFonts w:ascii="Cambria Math" w:hAnsi="Cambria Math" w:cs="Arial"/>
              </w:rPr>
              <m:t>int</m:t>
            </m:r>
          </m:sub>
        </m:sSub>
      </m:oMath>
      <w:r w:rsidRPr="00C07093">
        <w:rPr>
          <w:rFonts w:ascii="Arial" w:hAnsi="Arial" w:cs="Arial"/>
        </w:rPr>
        <w:t xml:space="preserve">​ resolviendo el cierre interfacial por igualdad de flujos de película. Para ello se plantea, en el tramo </w:t>
      </w:r>
      <m:oMath>
        <m:r>
          <w:rPr>
            <w:rFonts w:ascii="Cambria Math" w:hAnsi="Cambria Math" w:cs="Arial"/>
          </w:rPr>
          <m:t>i</m:t>
        </m:r>
      </m:oMath>
      <w:r w:rsidRPr="00C07093">
        <w:rPr>
          <w:rFonts w:ascii="Arial" w:hAnsi="Arial" w:cs="Arial"/>
        </w:rPr>
        <w:t>, la función residual</w:t>
      </w:r>
    </w:p>
    <w:tbl>
      <w:tblPr>
        <w:tblStyle w:val="Tablaconcuadrcula"/>
        <w:tblW w:w="0" w:type="auto"/>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462"/>
      </w:tblGrid>
      <w:tr w:rsidR="006B3A10" w14:paraId="4DAFAC63" w14:textId="77777777" w:rsidTr="006B3A10">
        <w:trPr>
          <w:trHeight w:val="552"/>
        </w:trPr>
        <w:tc>
          <w:tcPr>
            <w:tcW w:w="6658" w:type="dxa"/>
          </w:tcPr>
          <w:p w14:paraId="28EEDC8A" w14:textId="77777777" w:rsidR="006B3A10" w:rsidRPr="00C07093" w:rsidRDefault="006B3A10" w:rsidP="006B3A10">
            <w:pPr>
              <w:spacing w:after="160" w:line="360" w:lineRule="auto"/>
              <w:ind w:left="708"/>
              <w:jc w:val="center"/>
              <w:rPr>
                <w:rFonts w:ascii="Arial" w:hAnsi="Arial" w:cs="Arial"/>
              </w:rPr>
            </w:pPr>
            <m:oMath>
              <m:r>
                <w:rPr>
                  <w:rFonts w:ascii="Cambria Math" w:hAnsi="Cambria Math" w:cs="Arial"/>
                </w:rPr>
                <m:t>R</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f</m:t>
                      </m:r>
                    </m:e>
                    <m:sub>
                      <m:r>
                        <w:rPr>
                          <w:rFonts w:ascii="Cambria Math" w:hAnsi="Cambria Math" w:cs="Arial"/>
                        </w:rPr>
                        <m:t>int</m:t>
                      </m:r>
                    </m:sub>
                  </m:sSub>
                </m:e>
              </m:d>
              <m:r>
                <w:rPr>
                  <w:rFonts w:ascii="Cambria Math" w:hAnsi="Cambria Math" w:cs="Arial"/>
                </w:rPr>
                <m:t>=</m:t>
              </m:r>
              <m:sSubSup>
                <m:sSubSupPr>
                  <m:ctrlPr>
                    <w:rPr>
                      <w:rFonts w:ascii="Cambria Math" w:hAnsi="Cambria Math" w:cs="Arial"/>
                      <w:i/>
                    </w:rPr>
                  </m:ctrlPr>
                </m:sSubSupPr>
                <m:e>
                  <m:r>
                    <w:rPr>
                      <w:rFonts w:ascii="Cambria Math" w:hAnsi="Cambria Math" w:cs="Arial"/>
                    </w:rPr>
                    <m:t>J</m:t>
                  </m:r>
                </m:e>
                <m:sub>
                  <m:r>
                    <w:rPr>
                      <w:rFonts w:ascii="Cambria Math" w:hAnsi="Cambria Math" w:cs="Arial"/>
                    </w:rPr>
                    <m:t>f</m:t>
                  </m:r>
                </m:sub>
                <m:sup>
                  <m:r>
                    <w:rPr>
                      <w:rFonts w:ascii="Cambria Math" w:hAnsi="Cambria Math" w:cs="Arial"/>
                    </w:rPr>
                    <m:t>film</m:t>
                  </m:r>
                </m:sup>
              </m:sSubSup>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f</m:t>
                      </m:r>
                    </m:e>
                    <m:sub>
                      <m:r>
                        <w:rPr>
                          <w:rFonts w:ascii="Cambria Math" w:hAnsi="Cambria Math" w:cs="Arial"/>
                        </w:rPr>
                        <m:t>int</m:t>
                      </m:r>
                    </m:sub>
                  </m:sSub>
                  <m:ctrlPr>
                    <w:rPr>
                      <w:rFonts w:ascii="Cambria Math" w:eastAsiaTheme="minorEastAsia" w:hAnsi="Cambria Math" w:cs="Arial"/>
                      <w:i/>
                    </w:rPr>
                  </m:ctrlPr>
                </m:e>
              </m:d>
              <m:r>
                <w:rPr>
                  <w:rFonts w:ascii="Cambria Math" w:eastAsiaTheme="minorEastAsia" w:hAnsi="Cambria Math" w:cs="Arial"/>
                </w:rPr>
                <m:t>-</m:t>
              </m:r>
              <m:sSubSup>
                <m:sSubSupPr>
                  <m:ctrlPr>
                    <w:rPr>
                      <w:rFonts w:ascii="Cambria Math" w:hAnsi="Cambria Math" w:cs="Arial"/>
                      <w:i/>
                    </w:rPr>
                  </m:ctrlPr>
                </m:sSubSupPr>
                <m:e>
                  <m:r>
                    <w:rPr>
                      <w:rFonts w:ascii="Cambria Math" w:hAnsi="Cambria Math" w:cs="Arial"/>
                    </w:rPr>
                    <m:t>J</m:t>
                  </m:r>
                </m:e>
                <m:sub>
                  <m:r>
                    <w:rPr>
                      <w:rFonts w:ascii="Cambria Math" w:hAnsi="Cambria Math" w:cs="Arial"/>
                    </w:rPr>
                    <m:t>s</m:t>
                  </m:r>
                </m:sub>
                <m:sup>
                  <m:r>
                    <w:rPr>
                      <w:rFonts w:ascii="Cambria Math" w:hAnsi="Cambria Math" w:cs="Arial"/>
                    </w:rPr>
                    <m:t>film</m:t>
                  </m:r>
                </m:sup>
              </m:sSubSup>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f</m:t>
                      </m:r>
                    </m:e>
                    <m:sub>
                      <m:r>
                        <w:rPr>
                          <w:rFonts w:ascii="Cambria Math" w:hAnsi="Cambria Math" w:cs="Arial"/>
                        </w:rPr>
                        <m:t>int</m:t>
                      </m:r>
                    </m:sub>
                  </m:sSub>
                  <m:ctrlPr>
                    <w:rPr>
                      <w:rFonts w:ascii="Cambria Math" w:eastAsiaTheme="minorEastAsia" w:hAnsi="Cambria Math" w:cs="Arial"/>
                      <w:i/>
                    </w:rPr>
                  </m:ctrlPr>
                </m:e>
              </m:d>
            </m:oMath>
            <w:r w:rsidRPr="00C07093">
              <w:rPr>
                <w:rFonts w:ascii="Arial" w:hAnsi="Arial" w:cs="Arial"/>
              </w:rPr>
              <w:t>​​</w:t>
            </w:r>
            <w:r>
              <w:rPr>
                <w:rFonts w:ascii="Arial" w:hAnsi="Arial" w:cs="Arial"/>
              </w:rPr>
              <w:t>,</w:t>
            </w:r>
          </w:p>
          <w:p w14:paraId="4B4F16F6" w14:textId="77777777" w:rsidR="006B3A10" w:rsidRDefault="006B3A10" w:rsidP="00C07093">
            <w:pPr>
              <w:spacing w:line="360" w:lineRule="auto"/>
              <w:jc w:val="both"/>
              <w:rPr>
                <w:rFonts w:ascii="Arial" w:hAnsi="Arial" w:cs="Arial"/>
              </w:rPr>
            </w:pPr>
          </w:p>
        </w:tc>
        <w:tc>
          <w:tcPr>
            <w:tcW w:w="1462" w:type="dxa"/>
          </w:tcPr>
          <w:p w14:paraId="3430C2D8" w14:textId="74B6855F" w:rsidR="006B3A10" w:rsidRDefault="006B3A10" w:rsidP="006B3A10">
            <w:pPr>
              <w:spacing w:line="360" w:lineRule="auto"/>
              <w:jc w:val="right"/>
              <w:rPr>
                <w:rFonts w:ascii="Arial" w:hAnsi="Arial" w:cs="Arial"/>
              </w:rPr>
            </w:pPr>
            <w:r>
              <w:rPr>
                <w:rFonts w:ascii="Arial" w:hAnsi="Arial" w:cs="Arial"/>
              </w:rPr>
              <w:t>(43)</w:t>
            </w:r>
          </w:p>
        </w:tc>
      </w:tr>
    </w:tbl>
    <w:p w14:paraId="0EEAB437" w14:textId="2C2A5C2B" w:rsidR="00C07093" w:rsidRPr="00C07093" w:rsidRDefault="00C07093" w:rsidP="00A3657A">
      <w:pPr>
        <w:spacing w:line="360" w:lineRule="auto"/>
        <w:ind w:left="708"/>
        <w:jc w:val="both"/>
        <w:rPr>
          <w:rFonts w:ascii="Arial" w:hAnsi="Arial" w:cs="Arial"/>
        </w:rPr>
      </w:pPr>
      <w:r w:rsidRPr="00C07093">
        <w:rPr>
          <w:rFonts w:ascii="Arial" w:hAnsi="Arial" w:cs="Arial"/>
        </w:rPr>
        <w:t xml:space="preserve">donde </w:t>
      </w:r>
      <m:oMath>
        <m:sSubSup>
          <m:sSubSupPr>
            <m:ctrlPr>
              <w:rPr>
                <w:rFonts w:ascii="Cambria Math" w:hAnsi="Cambria Math" w:cs="Arial"/>
                <w:i/>
              </w:rPr>
            </m:ctrlPr>
          </m:sSubSupPr>
          <m:e>
            <m:r>
              <w:rPr>
                <w:rFonts w:ascii="Cambria Math" w:hAnsi="Cambria Math" w:cs="Arial"/>
              </w:rPr>
              <m:t>J</m:t>
            </m:r>
          </m:e>
          <m:sub>
            <m:r>
              <w:rPr>
                <w:rFonts w:ascii="Cambria Math" w:hAnsi="Cambria Math" w:cs="Arial"/>
              </w:rPr>
              <m:t>f</m:t>
            </m:r>
          </m:sub>
          <m:sup>
            <m:r>
              <w:rPr>
                <w:rFonts w:ascii="Cambria Math" w:hAnsi="Cambria Math" w:cs="Arial"/>
              </w:rPr>
              <m:t>film</m:t>
            </m:r>
          </m:sup>
        </m:sSubSup>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L</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f</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int</m:t>
            </m:r>
          </m:sub>
        </m:sSub>
        <m:r>
          <w:rPr>
            <w:rFonts w:ascii="Cambria Math" w:hAnsi="Cambria Math" w:cs="Arial"/>
          </w:rPr>
          <m:t>]</m:t>
        </m:r>
      </m:oMath>
      <w:r w:rsidRPr="00C07093">
        <w:rPr>
          <w:rFonts w:ascii="Arial" w:hAnsi="Arial" w:cs="Arial"/>
        </w:rPr>
        <w:t xml:space="preserve"> y </w:t>
      </w:r>
      <m:oMath>
        <m:sSubSup>
          <m:sSubSupPr>
            <m:ctrlPr>
              <w:rPr>
                <w:rFonts w:ascii="Cambria Math" w:hAnsi="Cambria Math" w:cs="Arial"/>
                <w:i/>
              </w:rPr>
            </m:ctrlPr>
          </m:sSubSupPr>
          <m:e>
            <m:r>
              <w:rPr>
                <w:rFonts w:ascii="Cambria Math" w:hAnsi="Cambria Math" w:cs="Arial"/>
              </w:rPr>
              <m:t>J</m:t>
            </m:r>
          </m:e>
          <m:sub>
            <m:r>
              <w:rPr>
                <w:rFonts w:ascii="Cambria Math" w:hAnsi="Cambria Math" w:cs="Arial"/>
              </w:rPr>
              <m:t>s</m:t>
            </m:r>
          </m:sub>
          <m:sup>
            <m:r>
              <w:rPr>
                <w:rFonts w:ascii="Cambria Math" w:hAnsi="Cambria Math" w:cs="Arial"/>
              </w:rPr>
              <m:t>film</m:t>
            </m:r>
          </m:sup>
        </m:sSubSup>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carcasa</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int</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f</m:t>
            </m:r>
          </m:sub>
        </m:sSub>
        <m:r>
          <w:rPr>
            <w:rFonts w:ascii="Cambria Math" w:hAnsi="Cambria Math" w:cs="Arial"/>
          </w:rPr>
          <m:t>]</m:t>
        </m:r>
      </m:oMath>
      <w:r w:rsidRPr="00C07093">
        <w:rPr>
          <w:rFonts w:ascii="Arial" w:hAnsi="Arial" w:cs="Arial"/>
        </w:rPr>
        <w:t xml:space="preserve">. El valor de </w:t>
      </w:r>
      <m:oMath>
        <m:sSub>
          <m:sSubPr>
            <m:ctrlPr>
              <w:rPr>
                <w:rFonts w:ascii="Cambria Math" w:hAnsi="Cambria Math" w:cs="Arial"/>
                <w:i/>
              </w:rPr>
            </m:ctrlPr>
          </m:sSubPr>
          <m:e>
            <m:r>
              <w:rPr>
                <w:rFonts w:ascii="Cambria Math" w:hAnsi="Cambria Math" w:cs="Arial"/>
              </w:rPr>
              <m:t>f</m:t>
            </m:r>
          </m:e>
          <m:sub>
            <m:r>
              <w:rPr>
                <w:rFonts w:ascii="Cambria Math" w:hAnsi="Cambria Math" w:cs="Arial"/>
              </w:rPr>
              <m:t>int</m:t>
            </m:r>
          </m:sub>
        </m:sSub>
      </m:oMath>
      <w:r w:rsidRPr="00C07093">
        <w:rPr>
          <w:rFonts w:ascii="Arial" w:hAnsi="Arial" w:cs="Arial"/>
        </w:rPr>
        <w:t xml:space="preserve"> se obtiene como la raíz de </w:t>
      </w:r>
      <m:oMath>
        <m:r>
          <w:rPr>
            <w:rFonts w:ascii="Cambria Math" w:eastAsiaTheme="minorEastAsia" w:hAnsi="Cambria Math" w:cs="Arial"/>
          </w:rPr>
          <m:t>R(</m:t>
        </m:r>
        <m:r>
          <w:rPr>
            <w:rFonts w:ascii="Cambria Math" w:eastAsiaTheme="minorEastAsia" w:hAnsi="Cambria Math" w:cs="Cambria Math"/>
          </w:rPr>
          <m:t>⋅</m:t>
        </m:r>
        <m:r>
          <w:rPr>
            <w:rFonts w:ascii="Cambria Math" w:eastAsiaTheme="minorEastAsia" w:hAnsi="Cambria Math" w:cs="Arial"/>
          </w:rPr>
          <m:t>)=0</m:t>
        </m:r>
      </m:oMath>
      <w:r w:rsidR="000C159F">
        <w:rPr>
          <w:rFonts w:ascii="Arial" w:eastAsiaTheme="minorEastAsia" w:hAnsi="Arial" w:cs="Arial"/>
        </w:rPr>
        <w:t xml:space="preserve"> </w:t>
      </w:r>
      <w:r w:rsidRPr="00C07093">
        <w:rPr>
          <w:rFonts w:ascii="Arial" w:hAnsi="Arial" w:cs="Arial"/>
        </w:rPr>
        <w:t xml:space="preserve">mediante Regula </w:t>
      </w:r>
      <w:proofErr w:type="spellStart"/>
      <w:r w:rsidRPr="00C07093">
        <w:rPr>
          <w:rFonts w:ascii="Arial" w:hAnsi="Arial" w:cs="Arial"/>
        </w:rPr>
        <w:t>Falsi</w:t>
      </w:r>
      <w:proofErr w:type="spellEnd"/>
      <w:r w:rsidRPr="00C07093">
        <w:rPr>
          <w:rFonts w:ascii="Arial" w:hAnsi="Arial" w:cs="Arial"/>
        </w:rPr>
        <w:t xml:space="preserve"> (posición falsa), un método de búsqueda de raíces con </w:t>
      </w:r>
      <w:proofErr w:type="spellStart"/>
      <w:r w:rsidRPr="00C07093">
        <w:rPr>
          <w:rFonts w:ascii="Arial" w:hAnsi="Arial" w:cs="Arial"/>
        </w:rPr>
        <w:t>bracketing</w:t>
      </w:r>
      <w:proofErr w:type="spellEnd"/>
      <w:r w:rsidRPr="00C07093">
        <w:rPr>
          <w:rFonts w:ascii="Arial" w:hAnsi="Arial" w:cs="Arial"/>
        </w:rPr>
        <w:t xml:space="preserve"> que asegura convergencia cuando </w:t>
      </w:r>
      <m:oMath>
        <m:r>
          <w:rPr>
            <w:rFonts w:ascii="Cambria Math" w:hAnsi="Cambria Math" w:cs="Arial"/>
          </w:rPr>
          <m:t>R</m:t>
        </m:r>
      </m:oMath>
      <w:r w:rsidRPr="00C07093">
        <w:rPr>
          <w:rFonts w:ascii="Arial" w:hAnsi="Arial" w:cs="Arial"/>
        </w:rPr>
        <w:t xml:space="preserve"> cambia de signo en el intervalo inicial.</w:t>
      </w:r>
    </w:p>
    <w:p w14:paraId="5D1068A3" w14:textId="77777777" w:rsidR="00C07093" w:rsidRPr="00C07093" w:rsidRDefault="00C07093" w:rsidP="00C07093">
      <w:pPr>
        <w:spacing w:line="360" w:lineRule="auto"/>
        <w:ind w:left="708"/>
        <w:jc w:val="both"/>
        <w:rPr>
          <w:rFonts w:ascii="Arial" w:hAnsi="Arial" w:cs="Arial"/>
        </w:rPr>
      </w:pPr>
      <w:r w:rsidRPr="00C07093">
        <w:rPr>
          <w:rFonts w:ascii="Arial" w:hAnsi="Arial" w:cs="Arial"/>
        </w:rPr>
        <w:lastRenderedPageBreak/>
        <w:t>Operativamente, en cada tramo:</w:t>
      </w:r>
    </w:p>
    <w:p w14:paraId="598B1A11" w14:textId="370212C7" w:rsidR="00C07093" w:rsidRPr="00C07093" w:rsidRDefault="00C07093" w:rsidP="00C07093">
      <w:pPr>
        <w:numPr>
          <w:ilvl w:val="0"/>
          <w:numId w:val="85"/>
        </w:numPr>
        <w:spacing w:line="360" w:lineRule="auto"/>
        <w:jc w:val="both"/>
        <w:rPr>
          <w:rFonts w:ascii="Arial" w:hAnsi="Arial" w:cs="Arial"/>
        </w:rPr>
      </w:pPr>
      <w:r w:rsidRPr="00C07093">
        <w:rPr>
          <w:rFonts w:ascii="Arial" w:hAnsi="Arial" w:cs="Arial"/>
        </w:rPr>
        <w:t xml:space="preserve">se define el </w:t>
      </w:r>
      <w:proofErr w:type="spellStart"/>
      <w:r w:rsidRPr="00C07093">
        <w:rPr>
          <w:rFonts w:ascii="Arial" w:hAnsi="Arial" w:cs="Arial"/>
        </w:rPr>
        <w:t>bracket</w:t>
      </w:r>
      <w:proofErr w:type="spellEnd"/>
      <w:r w:rsidRPr="00C07093">
        <w:rPr>
          <w:rFonts w:ascii="Arial" w:hAnsi="Arial" w:cs="Arial"/>
        </w:rPr>
        <w:t xml:space="preserve"> inicial </w:t>
      </w:r>
      <m:oMath>
        <m:r>
          <w:rPr>
            <w:rFonts w:ascii="Cambria Math" w:hAnsi="Cambria Math" w:cs="Arial"/>
          </w:rPr>
          <m:t>[</m:t>
        </m:r>
        <m:r>
          <w:rPr>
            <w:rFonts w:ascii="Cambria Math" w:hAnsi="Cambria Math" w:cs="Arial"/>
            <w:lang w:val="en-US"/>
          </w:rPr>
          <m:t>a</m:t>
        </m:r>
        <m:r>
          <w:rPr>
            <w:rFonts w:ascii="Cambria Math" w:hAnsi="Cambria Math" w:cs="Arial"/>
          </w:rPr>
          <m:t>,</m:t>
        </m:r>
        <m:r>
          <w:rPr>
            <w:rFonts w:ascii="Cambria Math" w:hAnsi="Cambria Math" w:cs="Arial"/>
            <w:lang w:val="en-US"/>
          </w:rPr>
          <m:t>b</m:t>
        </m:r>
        <m:r>
          <w:rPr>
            <w:rFonts w:ascii="Cambria Math" w:hAnsi="Cambria Math" w:cs="Arial"/>
          </w:rPr>
          <m:t>]=[</m:t>
        </m:r>
        <m:func>
          <m:funcPr>
            <m:ctrlPr>
              <w:rPr>
                <w:rFonts w:ascii="Cambria Math" w:hAnsi="Cambria Math" w:cs="Cambria Math"/>
                <w:i/>
                <w:lang w:val="en-US"/>
              </w:rPr>
            </m:ctrlPr>
          </m:funcPr>
          <m:fName>
            <m:r>
              <m:rPr>
                <m:nor/>
              </m:rPr>
              <w:rPr>
                <w:rFonts w:ascii="Cambria Math" w:hAnsi="Cambria Math" w:cs="Arial"/>
              </w:rPr>
              <m:t>min</m:t>
            </m:r>
            <m:ctrlPr>
              <w:rPr>
                <w:rFonts w:ascii="Cambria Math" w:hAnsi="Cambria Math" w:cs="Arial"/>
                <w:i/>
                <w:lang w:val="en-US"/>
              </w:rPr>
            </m:ctrlPr>
          </m:fName>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f</m:t>
                    </m:r>
                  </m:e>
                  <m:sub>
                    <m:r>
                      <w:rPr>
                        <w:rFonts w:ascii="Cambria Math" w:hAnsi="Cambria Math" w:cs="Arial"/>
                        <w:lang w:val="en-US"/>
                      </w:rPr>
                      <m:t>f</m:t>
                    </m:r>
                  </m:sub>
                </m:sSub>
                <m:r>
                  <w:rPr>
                    <w:rFonts w:ascii="Cambria Math" w:hAnsi="Cambria Math" w:cs="Arial"/>
                  </w:rPr>
                  <m:t>,</m:t>
                </m:r>
                <m:sSub>
                  <m:sSubPr>
                    <m:ctrlPr>
                      <w:rPr>
                        <w:rFonts w:ascii="Cambria Math" w:hAnsi="Cambria Math" w:cs="Arial"/>
                        <w:i/>
                        <w:lang w:val="en-US"/>
                      </w:rPr>
                    </m:ctrlPr>
                  </m:sSubPr>
                  <m:e>
                    <m:r>
                      <w:rPr>
                        <w:rFonts w:ascii="Cambria Math" w:hAnsi="Cambria Math" w:cs="Arial"/>
                        <w:lang w:val="en-US"/>
                      </w:rPr>
                      <m:t>f</m:t>
                    </m:r>
                  </m:e>
                  <m:sub>
                    <m:r>
                      <w:rPr>
                        <w:rFonts w:ascii="Cambria Math" w:hAnsi="Cambria Math" w:cs="Arial"/>
                        <w:lang w:val="en-US"/>
                      </w:rPr>
                      <m:t>s</m:t>
                    </m:r>
                  </m:sub>
                </m:sSub>
              </m:e>
            </m:d>
          </m:e>
        </m:func>
        <m:r>
          <w:rPr>
            <w:rFonts w:ascii="Cambria Math" w:hAnsi="Cambria Math" w:cs="Arial"/>
          </w:rPr>
          <m:t>, </m:t>
        </m:r>
        <m:func>
          <m:funcPr>
            <m:ctrlPr>
              <w:rPr>
                <w:rFonts w:ascii="Cambria Math" w:hAnsi="Cambria Math" w:cs="Cambria Math"/>
                <w:i/>
                <w:lang w:val="en-US"/>
              </w:rPr>
            </m:ctrlPr>
          </m:funcPr>
          <m:fName>
            <m:r>
              <m:rPr>
                <m:nor/>
              </m:rPr>
              <w:rPr>
                <w:rFonts w:ascii="Cambria Math" w:hAnsi="Cambria Math" w:cs="Arial"/>
              </w:rPr>
              <m:t>max</m:t>
            </m:r>
            <m:ctrlPr>
              <w:rPr>
                <w:rFonts w:ascii="Cambria Math" w:hAnsi="Cambria Math" w:cs="Arial"/>
                <w:i/>
                <w:lang w:val="en-US"/>
              </w:rPr>
            </m:ctrlPr>
          </m:fName>
          <m:e>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f</m:t>
                    </m:r>
                  </m:e>
                  <m:sub>
                    <m:r>
                      <w:rPr>
                        <w:rFonts w:ascii="Cambria Math" w:hAnsi="Cambria Math" w:cs="Arial"/>
                        <w:lang w:val="en-US"/>
                      </w:rPr>
                      <m:t>f</m:t>
                    </m:r>
                  </m:sub>
                </m:sSub>
                <m:r>
                  <w:rPr>
                    <w:rFonts w:ascii="Cambria Math" w:hAnsi="Cambria Math" w:cs="Arial"/>
                  </w:rPr>
                  <m:t>,</m:t>
                </m:r>
                <m:sSub>
                  <m:sSubPr>
                    <m:ctrlPr>
                      <w:rPr>
                        <w:rFonts w:ascii="Cambria Math" w:hAnsi="Cambria Math" w:cs="Arial"/>
                        <w:i/>
                        <w:lang w:val="en-US"/>
                      </w:rPr>
                    </m:ctrlPr>
                  </m:sSubPr>
                  <m:e>
                    <m:r>
                      <w:rPr>
                        <w:rFonts w:ascii="Cambria Math" w:hAnsi="Cambria Math" w:cs="Arial"/>
                        <w:lang w:val="en-US"/>
                      </w:rPr>
                      <m:t>f</m:t>
                    </m:r>
                  </m:e>
                  <m:sub>
                    <m:r>
                      <w:rPr>
                        <w:rFonts w:ascii="Cambria Math" w:hAnsi="Cambria Math" w:cs="Arial"/>
                        <w:lang w:val="en-US"/>
                      </w:rPr>
                      <m:t>s</m:t>
                    </m:r>
                  </m:sub>
                </m:sSub>
              </m:e>
            </m:d>
          </m:e>
        </m:func>
        <m:r>
          <w:rPr>
            <w:rFonts w:ascii="Cambria Math" w:hAnsi="Cambria Math" w:cs="Arial"/>
          </w:rPr>
          <m:t>]</m:t>
        </m:r>
      </m:oMath>
      <w:r w:rsidRPr="00C07093">
        <w:rPr>
          <w:rFonts w:ascii="Arial" w:hAnsi="Arial" w:cs="Arial"/>
        </w:rPr>
        <w:t>;</w:t>
      </w:r>
    </w:p>
    <w:p w14:paraId="4873EABF" w14:textId="4CBBD77C" w:rsidR="00C07093" w:rsidRPr="00C07093" w:rsidRDefault="00C07093" w:rsidP="00C07093">
      <w:pPr>
        <w:numPr>
          <w:ilvl w:val="0"/>
          <w:numId w:val="85"/>
        </w:numPr>
        <w:spacing w:line="360" w:lineRule="auto"/>
        <w:jc w:val="both"/>
        <w:rPr>
          <w:rFonts w:ascii="Arial" w:hAnsi="Arial" w:cs="Arial"/>
        </w:rPr>
      </w:pPr>
      <w:r w:rsidRPr="00C07093">
        <w:rPr>
          <w:rFonts w:ascii="Arial" w:hAnsi="Arial" w:cs="Arial"/>
        </w:rPr>
        <w:t xml:space="preserve">se evalúa </w:t>
      </w:r>
      <m:oMath>
        <m:r>
          <w:rPr>
            <w:rFonts w:ascii="Cambria Math" w:hAnsi="Cambria Math" w:cs="Arial"/>
            <w:lang w:val="en-US"/>
          </w:rPr>
          <m:t>R</m:t>
        </m:r>
        <m:r>
          <w:rPr>
            <w:rFonts w:ascii="Cambria Math" w:hAnsi="Cambria Math" w:cs="Arial"/>
          </w:rPr>
          <m:t>(</m:t>
        </m:r>
        <m:r>
          <w:rPr>
            <w:rFonts w:ascii="Cambria Math" w:hAnsi="Cambria Math" w:cs="Arial"/>
            <w:lang w:val="en-US"/>
          </w:rPr>
          <m:t>a</m:t>
        </m:r>
        <m:r>
          <w:rPr>
            <w:rFonts w:ascii="Cambria Math" w:hAnsi="Cambria Math" w:cs="Arial"/>
          </w:rPr>
          <m:t>)</m:t>
        </m:r>
      </m:oMath>
      <w:r w:rsidRPr="00C07093">
        <w:rPr>
          <w:rFonts w:ascii="Arial" w:hAnsi="Arial" w:cs="Arial"/>
        </w:rPr>
        <w:t xml:space="preserve"> y </w:t>
      </w:r>
      <m:oMath>
        <m:r>
          <w:rPr>
            <w:rFonts w:ascii="Cambria Math" w:hAnsi="Cambria Math" w:cs="Arial"/>
          </w:rPr>
          <m:t>R(b)</m:t>
        </m:r>
      </m:oMath>
      <w:r w:rsidRPr="00C07093">
        <w:rPr>
          <w:rFonts w:ascii="Arial" w:hAnsi="Arial" w:cs="Arial"/>
        </w:rPr>
        <w:t xml:space="preserve"> y, si hay cambio de signo, se itera con Regula </w:t>
      </w:r>
      <w:proofErr w:type="spellStart"/>
      <w:r w:rsidRPr="00C07093">
        <w:rPr>
          <w:rFonts w:ascii="Arial" w:hAnsi="Arial" w:cs="Arial"/>
        </w:rPr>
        <w:t>Falsi</w:t>
      </w:r>
      <w:proofErr w:type="spellEnd"/>
      <w:r w:rsidRPr="00C07093">
        <w:rPr>
          <w:rFonts w:ascii="Arial" w:hAnsi="Arial" w:cs="Arial"/>
        </w:rPr>
        <w:t xml:space="preserve"> hasta cumplir el criterio de parada </w:t>
      </w:r>
      <m:oMath>
        <m:r>
          <w:rPr>
            <w:rFonts w:ascii="Cambria Math" w:hAnsi="Cambria Math" w:cs="Cambria Math"/>
          </w:rPr>
          <m:t>|</m:t>
        </m:r>
        <m:r>
          <w:rPr>
            <w:rFonts w:ascii="Cambria Math" w:hAnsi="Cambria Math" w:cs="Arial"/>
          </w:rPr>
          <m:t>R</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f</m:t>
                </m:r>
              </m:e>
              <m:sub>
                <m:r>
                  <w:rPr>
                    <w:rFonts w:ascii="Cambria Math" w:hAnsi="Cambria Math" w:cs="Arial"/>
                  </w:rPr>
                  <m:t>int</m:t>
                </m:r>
              </m:sub>
            </m:sSub>
          </m:e>
        </m:d>
        <m:r>
          <w:rPr>
            <w:rFonts w:ascii="Cambria Math" w:hAnsi="Cambria Math" w:cs="Arial"/>
          </w:rPr>
          <m:t>|&lt;ε</m:t>
        </m:r>
      </m:oMath>
      <w:r w:rsidRPr="00C07093">
        <w:rPr>
          <w:rFonts w:ascii="Arial" w:hAnsi="Arial" w:cs="Arial"/>
        </w:rPr>
        <w:t xml:space="preserve"> (tolerancia absoluta) o </w:t>
      </w:r>
      <m:oMath>
        <m:d>
          <m:dPr>
            <m:begChr m:val="|"/>
            <m:endChr m:val="|"/>
            <m:ctrlPr>
              <w:rPr>
                <w:rFonts w:ascii="Cambria Math" w:hAnsi="Cambria Math" w:cs="Cambria Math"/>
                <w:i/>
              </w:rPr>
            </m:ctrlPr>
          </m:dPr>
          <m:e>
            <m:r>
              <w:rPr>
                <w:rFonts w:ascii="Cambria Math" w:hAnsi="Cambria Math" w:cs="Arial"/>
              </w:rPr>
              <m:t>R</m:t>
            </m:r>
          </m:e>
        </m:d>
        <m:r>
          <w:rPr>
            <w:rFonts w:ascii="Cambria Math" w:hAnsi="Cambria Math" w:cs="Arial"/>
          </w:rPr>
          <m:t>/</m:t>
        </m:r>
        <m:func>
          <m:funcPr>
            <m:ctrlPr>
              <w:rPr>
                <w:rFonts w:ascii="Cambria Math" w:hAnsi="Cambria Math" w:cs="Cambria Math"/>
                <w:i/>
              </w:rPr>
            </m:ctrlPr>
          </m:funcPr>
          <m:fName>
            <m:r>
              <m:rPr>
                <m:sty m:val="p"/>
              </m:rPr>
              <w:rPr>
                <w:rFonts w:ascii="Cambria Math" w:hAnsi="Cambria Math" w:cs="Cambria Math"/>
              </w:rPr>
              <m:t>max</m:t>
            </m:r>
            <m:ctrlPr>
              <w:rPr>
                <w:rFonts w:ascii="Cambria Math" w:hAnsi="Cambria Math" w:cs="Arial"/>
                <w:i/>
              </w:rPr>
            </m:ctrlPr>
          </m:fName>
          <m:e>
            <m:d>
              <m:dPr>
                <m:ctrlPr>
                  <w:rPr>
                    <w:rFonts w:ascii="Cambria Math" w:hAnsi="Cambria Math" w:cs="Arial"/>
                    <w:i/>
                  </w:rPr>
                </m:ctrlPr>
              </m:dPr>
              <m:e>
                <m:d>
                  <m:dPr>
                    <m:begChr m:val="|"/>
                    <m:endChr m:val="|"/>
                    <m:ctrlPr>
                      <w:rPr>
                        <w:rFonts w:ascii="Cambria Math" w:hAnsi="Cambria Math" w:cs="Cambria Math"/>
                        <w:i/>
                      </w:rPr>
                    </m:ctrlPr>
                  </m:dPr>
                  <m:e>
                    <m:sSubSup>
                      <m:sSubSupPr>
                        <m:ctrlPr>
                          <w:rPr>
                            <w:rFonts w:ascii="Cambria Math" w:hAnsi="Cambria Math" w:cs="Arial"/>
                            <w:i/>
                          </w:rPr>
                        </m:ctrlPr>
                      </m:sSubSupPr>
                      <m:e>
                        <m:r>
                          <w:rPr>
                            <w:rFonts w:ascii="Cambria Math" w:hAnsi="Cambria Math" w:cs="Arial"/>
                          </w:rPr>
                          <m:t>J</m:t>
                        </m:r>
                      </m:e>
                      <m:sub>
                        <m:r>
                          <w:rPr>
                            <w:rFonts w:ascii="Cambria Math" w:hAnsi="Cambria Math" w:cs="Arial"/>
                          </w:rPr>
                          <m:t>f</m:t>
                        </m:r>
                      </m:sub>
                      <m:sup>
                        <m:r>
                          <w:rPr>
                            <w:rFonts w:ascii="Cambria Math" w:hAnsi="Cambria Math" w:cs="Arial"/>
                          </w:rPr>
                          <m:t>film</m:t>
                        </m:r>
                      </m:sup>
                    </m:sSubSup>
                    <m:ctrlPr>
                      <w:rPr>
                        <w:rFonts w:ascii="Cambria Math" w:hAnsi="Cambria Math" w:cs="Arial"/>
                        <w:i/>
                      </w:rPr>
                    </m:ctrlPr>
                  </m:e>
                </m:d>
                <m:r>
                  <w:rPr>
                    <w:rFonts w:ascii="Cambria Math" w:hAnsi="Cambria Math" w:cs="Arial"/>
                  </w:rPr>
                  <m:t xml:space="preserve">, </m:t>
                </m:r>
                <m:d>
                  <m:dPr>
                    <m:begChr m:val="|"/>
                    <m:endChr m:val="|"/>
                    <m:ctrlPr>
                      <w:rPr>
                        <w:rFonts w:ascii="Cambria Math" w:hAnsi="Cambria Math" w:cs="Arial"/>
                        <w:i/>
                      </w:rPr>
                    </m:ctrlPr>
                  </m:dPr>
                  <m:e>
                    <m:sSubSup>
                      <m:sSubSupPr>
                        <m:ctrlPr>
                          <w:rPr>
                            <w:rFonts w:ascii="Cambria Math" w:hAnsi="Cambria Math" w:cs="Arial"/>
                            <w:i/>
                          </w:rPr>
                        </m:ctrlPr>
                      </m:sSubSupPr>
                      <m:e>
                        <m:r>
                          <w:rPr>
                            <w:rFonts w:ascii="Cambria Math" w:hAnsi="Cambria Math" w:cs="Arial"/>
                          </w:rPr>
                          <m:t>J</m:t>
                        </m:r>
                      </m:e>
                      <m:sub>
                        <m:r>
                          <w:rPr>
                            <w:rFonts w:ascii="Cambria Math" w:hAnsi="Cambria Math" w:cs="Arial"/>
                          </w:rPr>
                          <m:t>s</m:t>
                        </m:r>
                      </m:sub>
                      <m:sup>
                        <m:r>
                          <w:rPr>
                            <w:rFonts w:ascii="Cambria Math" w:hAnsi="Cambria Math" w:cs="Arial"/>
                          </w:rPr>
                          <m:t>film</m:t>
                        </m:r>
                      </m:sup>
                    </m:sSubSup>
                    <m:ctrlPr>
                      <w:rPr>
                        <w:rFonts w:ascii="Cambria Math" w:eastAsiaTheme="minorEastAsia" w:hAnsi="Cambria Math" w:cs="Arial"/>
                        <w:i/>
                      </w:rPr>
                    </m:ctrlPr>
                  </m:e>
                </m:d>
                <m:ctrlPr>
                  <w:rPr>
                    <w:rFonts w:ascii="Cambria Math" w:eastAsiaTheme="minorEastAsia" w:hAnsi="Cambria Math" w:cs="Arial"/>
                    <w:i/>
                  </w:rPr>
                </m:ctrlPr>
              </m:e>
            </m:d>
          </m:e>
        </m:func>
        <m:r>
          <w:rPr>
            <w:rFonts w:ascii="Cambria Math" w:eastAsiaTheme="minorEastAsia" w:hAnsi="Cambria Math" w:cs="Arial"/>
          </w:rPr>
          <m:t>&lt;</m:t>
        </m:r>
        <m:sSub>
          <m:sSubPr>
            <m:ctrlPr>
              <w:rPr>
                <w:rFonts w:ascii="Cambria Math" w:eastAsiaTheme="minorEastAsia" w:hAnsi="Cambria Math" w:cs="Arial"/>
                <w:i/>
              </w:rPr>
            </m:ctrlPr>
          </m:sSubPr>
          <m:e>
            <m:r>
              <w:rPr>
                <w:rFonts w:ascii="Cambria Math" w:hAnsi="Cambria Math" w:cs="Arial"/>
              </w:rPr>
              <m:t>ε</m:t>
            </m:r>
          </m:e>
          <m:sub>
            <m:r>
              <w:rPr>
                <w:rFonts w:ascii="Cambria Math" w:eastAsiaTheme="minorEastAsia" w:hAnsi="Cambria Math" w:cs="Arial"/>
              </w:rPr>
              <m:t>rel</m:t>
            </m:r>
          </m:sub>
        </m:sSub>
      </m:oMath>
      <w:r w:rsidR="00F058D6" w:rsidRPr="00C07093">
        <w:rPr>
          <w:rFonts w:ascii="Arial" w:hAnsi="Arial" w:cs="Arial"/>
        </w:rPr>
        <w:t xml:space="preserve"> </w:t>
      </w:r>
      <w:r w:rsidRPr="00C07093">
        <w:rPr>
          <w:rFonts w:ascii="Arial" w:hAnsi="Arial" w:cs="Arial"/>
        </w:rPr>
        <w:t>​;</w:t>
      </w:r>
    </w:p>
    <w:p w14:paraId="220182CC" w14:textId="7BF08608" w:rsidR="00C07093" w:rsidRPr="00C07093" w:rsidRDefault="00C07093" w:rsidP="00C07093">
      <w:pPr>
        <w:numPr>
          <w:ilvl w:val="0"/>
          <w:numId w:val="85"/>
        </w:numPr>
        <w:spacing w:line="360" w:lineRule="auto"/>
        <w:jc w:val="both"/>
        <w:rPr>
          <w:rFonts w:ascii="Arial" w:hAnsi="Arial" w:cs="Arial"/>
        </w:rPr>
      </w:pPr>
      <w:proofErr w:type="spellStart"/>
      <w:r w:rsidRPr="00C07093">
        <w:rPr>
          <w:rFonts w:ascii="Arial" w:hAnsi="Arial" w:cs="Arial"/>
        </w:rPr>
        <w:t>si</w:t>
      </w:r>
      <w:proofErr w:type="spellEnd"/>
      <w:r w:rsidRPr="00C07093">
        <w:rPr>
          <w:rFonts w:ascii="Arial" w:hAnsi="Arial" w:cs="Arial"/>
        </w:rPr>
        <w:t xml:space="preserve"> en el tramo no se detecta cambio de signo (caso degenerado), se adopta </w:t>
      </w:r>
      <m:oMath>
        <m:sSub>
          <m:sSubPr>
            <m:ctrlPr>
              <w:rPr>
                <w:rFonts w:ascii="Cambria Math" w:hAnsi="Cambria Math" w:cs="Arial"/>
                <w:i/>
              </w:rPr>
            </m:ctrlPr>
          </m:sSubPr>
          <m:e>
            <m:r>
              <w:rPr>
                <w:rFonts w:ascii="Cambria Math" w:hAnsi="Cambria Math" w:cs="Arial"/>
              </w:rPr>
              <m:t>f</m:t>
            </m:r>
          </m:e>
          <m:sub>
            <m:r>
              <w:rPr>
                <w:rFonts w:ascii="Cambria Math" w:hAnsi="Cambria Math" w:cs="Arial"/>
              </w:rPr>
              <m:t>int</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f</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s</m:t>
            </m:r>
          </m:sub>
        </m:sSub>
        <m:r>
          <w:rPr>
            <w:rFonts w:ascii="Cambria Math" w:hAnsi="Cambria Math" w:cs="Arial"/>
          </w:rPr>
          <m:t>)/2</m:t>
        </m:r>
      </m:oMath>
      <w:r w:rsidRPr="00C07093">
        <w:rPr>
          <w:rFonts w:ascii="Arial" w:hAnsi="Arial" w:cs="Arial"/>
        </w:rPr>
        <w:t xml:space="preserve"> como inicialización conservadora.</w:t>
      </w:r>
    </w:p>
    <w:p w14:paraId="53264F27" w14:textId="5852AAC6" w:rsidR="00C07093" w:rsidRPr="00C07093" w:rsidRDefault="00C07093" w:rsidP="008B721C">
      <w:pPr>
        <w:spacing w:line="360" w:lineRule="auto"/>
        <w:ind w:left="708"/>
        <w:jc w:val="both"/>
        <w:rPr>
          <w:ins w:id="6620" w:author="JAVIERA PAZ LEFORT IBANEZ" w:date="2025-09-20T01:36:00Z" w16du:dateUtc="2025-09-20T04:36:00Z"/>
          <w:rFonts w:ascii="Arial" w:hAnsi="Arial" w:cs="Arial"/>
        </w:rPr>
      </w:pPr>
      <w:r w:rsidRPr="00C07093">
        <w:rPr>
          <w:rFonts w:ascii="Arial" w:hAnsi="Arial" w:cs="Arial"/>
        </w:rPr>
        <w:t xml:space="preserve">Con </w:t>
      </w:r>
      <m:oMath>
        <m:sSub>
          <m:sSubPr>
            <m:ctrlPr>
              <w:rPr>
                <w:rFonts w:ascii="Cambria Math" w:hAnsi="Cambria Math" w:cs="Arial"/>
                <w:i/>
              </w:rPr>
            </m:ctrlPr>
          </m:sSubPr>
          <m:e>
            <m:r>
              <w:rPr>
                <w:rFonts w:ascii="Cambria Math" w:hAnsi="Cambria Math" w:cs="Arial"/>
              </w:rPr>
              <m:t>f</m:t>
            </m:r>
          </m:e>
          <m:sub>
            <m:r>
              <w:rPr>
                <w:rFonts w:ascii="Cambria Math" w:hAnsi="Cambria Math" w:cs="Arial"/>
              </w:rPr>
              <m:t>int</m:t>
            </m:r>
          </m:sub>
        </m:sSub>
      </m:oMath>
      <w:r w:rsidRPr="00C07093">
        <w:rPr>
          <w:rFonts w:ascii="Arial" w:hAnsi="Arial" w:cs="Arial"/>
        </w:rPr>
        <w:t xml:space="preserve">​ así obtenido, se calcula el flujo local </w:t>
      </w:r>
      <m:oMath>
        <m:r>
          <w:rPr>
            <w:rFonts w:ascii="Cambria Math" w:hAnsi="Cambria Math" w:cs="Arial"/>
          </w:rPr>
          <m:t>J</m:t>
        </m:r>
      </m:oMath>
      <w:r w:rsidRPr="00C07093">
        <w:rPr>
          <w:rFonts w:ascii="Arial" w:hAnsi="Arial" w:cs="Arial"/>
        </w:rPr>
        <w:t xml:space="preserve"> (ya sea con el flujo global por resistencias en serie, </w:t>
      </w:r>
      <m:oMath>
        <m:r>
          <w:rPr>
            <w:rFonts w:ascii="Cambria Math" w:hAnsi="Cambria Math" w:cs="Arial"/>
          </w:rPr>
          <m:t>J=</m:t>
        </m:r>
        <m:sSub>
          <m:sSubPr>
            <m:ctrlPr>
              <w:rPr>
                <w:rFonts w:ascii="Cambria Math" w:hAnsi="Cambria Math" w:cs="Arial"/>
                <w:i/>
              </w:rPr>
            </m:ctrlPr>
          </m:sSubPr>
          <m:e>
            <m:r>
              <w:rPr>
                <w:rFonts w:ascii="Cambria Math" w:hAnsi="Cambria Math" w:cs="Arial"/>
              </w:rPr>
              <m:t>K</m:t>
            </m:r>
          </m:e>
          <m:sub>
            <m:r>
              <w:rPr>
                <w:rFonts w:ascii="Cambria Math" w:hAnsi="Cambria Math" w:cs="Arial"/>
              </w:rPr>
              <m:t>global</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f</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s</m:t>
            </m:r>
          </m:sub>
        </m:sSub>
        <m:r>
          <w:rPr>
            <w:rFonts w:ascii="Cambria Math" w:hAnsi="Cambria Math" w:cs="Arial"/>
          </w:rPr>
          <m:t>)</m:t>
        </m:r>
      </m:oMath>
      <w:r w:rsidRPr="00C07093">
        <w:rPr>
          <w:rFonts w:ascii="Arial" w:hAnsi="Arial" w:cs="Arial"/>
        </w:rPr>
        <w:t xml:space="preserve">, o directamente con el flujo de película si así se establece en el escenario), y se actualizan las fracciones de cada lado por balance másico en el tramo. Este procedimiento se integra dentro del lazo axial 1D, garantizando en cada segmento la consistencia interfacial entre películas antes de avanzar en </w:t>
      </w:r>
      <m:oMath>
        <m:r>
          <w:rPr>
            <w:rFonts w:ascii="Cambria Math" w:hAnsi="Cambria Math" w:cs="Arial"/>
          </w:rPr>
          <m:t>z</m:t>
        </m:r>
      </m:oMath>
      <w:r w:rsidRPr="00C07093">
        <w:rPr>
          <w:rFonts w:ascii="Arial" w:hAnsi="Arial" w:cs="Arial"/>
        </w:rPr>
        <w:t>.</w:t>
      </w:r>
    </w:p>
    <w:p w14:paraId="7B885D8D" w14:textId="00152163" w:rsidR="00C65107" w:rsidRPr="001B7855" w:rsidDel="00074AFF" w:rsidRDefault="00C65107">
      <w:pPr>
        <w:spacing w:line="360" w:lineRule="auto"/>
        <w:ind w:left="708"/>
        <w:rPr>
          <w:del w:id="6621" w:author="JAVIERA PAZ LEFORT IBANEZ" w:date="2025-09-20T01:36:00Z" w16du:dateUtc="2025-09-20T04:36:00Z"/>
          <w:rFonts w:ascii="Arial" w:hAnsi="Arial" w:cs="Arial"/>
        </w:rPr>
        <w:pPrChange w:id="6622" w:author="JAVIERA PAZ LEFORT IBANEZ" w:date="2025-09-22T17:14:00Z" w16du:dateUtc="2025-09-22T20:14:00Z">
          <w:pPr/>
        </w:pPrChange>
      </w:pPr>
      <w:del w:id="6623" w:author="JAVIERA PAZ LEFORT IBANEZ" w:date="2025-09-20T01:36:00Z" w16du:dateUtc="2025-09-20T04:36:00Z">
        <w:r w:rsidRPr="001B7855" w:rsidDel="00074AFF">
          <w:rPr>
            <w:rFonts w:ascii="Arial" w:hAnsi="Arial" w:cs="Arial"/>
          </w:rPr>
          <w:delText xml:space="preserve">El perfil de agua y polifenoles se calcula mediante un </w:delText>
        </w:r>
        <w:r w:rsidRPr="001B7855" w:rsidDel="00074AFF">
          <w:rPr>
            <w:rFonts w:ascii="Arial" w:hAnsi="Arial" w:cs="Arial"/>
            <w:b/>
            <w:bCs/>
          </w:rPr>
          <w:delText>modelo discreto</w:delText>
        </w:r>
        <w:r w:rsidRPr="001B7855" w:rsidDel="00074AFF">
          <w:rPr>
            <w:rFonts w:ascii="Arial" w:hAnsi="Arial" w:cs="Arial"/>
          </w:rPr>
          <w:delText>, donde el flujo de agua transferida se determina en cada punto según la expresión:</w:delText>
        </w:r>
      </w:del>
    </w:p>
    <w:p w14:paraId="3ADE56A4" w14:textId="753F41E6" w:rsidR="007B477C" w:rsidRPr="001B7855" w:rsidDel="00074AFF" w:rsidRDefault="00000000">
      <w:pPr>
        <w:spacing w:line="360" w:lineRule="auto"/>
        <w:ind w:left="708"/>
        <w:jc w:val="center"/>
        <w:rPr>
          <w:del w:id="6624" w:author="JAVIERA PAZ LEFORT IBANEZ" w:date="2025-09-20T01:36:00Z" w16du:dateUtc="2025-09-20T04:36:00Z"/>
          <w:rFonts w:ascii="Arial" w:hAnsi="Arial" w:cs="Arial"/>
        </w:rPr>
        <w:pPrChange w:id="6625" w:author="JAVIERA PAZ LEFORT IBANEZ" w:date="2025-09-22T17:14:00Z" w16du:dateUtc="2025-09-22T20:14:00Z">
          <w:pPr>
            <w:jc w:val="center"/>
          </w:pPr>
        </w:pPrChange>
      </w:pPr>
      <m:oMathPara>
        <m:oMath>
          <m:sSub>
            <m:sSubPr>
              <m:ctrlPr>
                <w:del w:id="6626" w:author="JAVIERA PAZ LEFORT IBANEZ" w:date="2025-09-20T01:36:00Z" w16du:dateUtc="2025-09-20T04:36:00Z">
                  <w:rPr>
                    <w:rFonts w:ascii="Cambria Math" w:hAnsi="Cambria Math" w:cs="Arial"/>
                    <w:i/>
                  </w:rPr>
                </w:del>
              </m:ctrlPr>
            </m:sSubPr>
            <m:e>
              <m:r>
                <w:del w:id="6627" w:author="JAVIERA PAZ LEFORT IBANEZ" w:date="2025-09-20T01:36:00Z" w16du:dateUtc="2025-09-20T04:36:00Z">
                  <w:rPr>
                    <w:rFonts w:ascii="Cambria Math" w:hAnsi="Cambria Math" w:cs="Arial"/>
                    <w:rPrChange w:id="6628" w:author="JAVIERA PAZ LEFORT IBANEZ" w:date="2025-09-22T17:14:00Z" w16du:dateUtc="2025-09-22T20:14:00Z">
                      <w:rPr>
                        <w:rFonts w:ascii="Cambria Math" w:hAnsi="Cambria Math" w:cs="Arial"/>
                      </w:rPr>
                    </w:rPrChange>
                  </w:rPr>
                  <m:t>J</m:t>
                </w:del>
              </m:r>
            </m:e>
            <m:sub>
              <m:r>
                <w:del w:id="6629" w:author="JAVIERA PAZ LEFORT IBANEZ" w:date="2025-09-20T01:36:00Z" w16du:dateUtc="2025-09-20T04:36:00Z">
                  <w:rPr>
                    <w:rFonts w:ascii="Cambria Math" w:hAnsi="Cambria Math" w:cs="Arial"/>
                    <w:rPrChange w:id="6630" w:author="JAVIERA PAZ LEFORT IBANEZ" w:date="2025-09-22T17:14:00Z" w16du:dateUtc="2025-09-22T20:14:00Z">
                      <w:rPr>
                        <w:rFonts w:ascii="Cambria Math" w:hAnsi="Cambria Math" w:cs="Arial"/>
                      </w:rPr>
                    </w:rPrChange>
                  </w:rPr>
                  <m:t>agua</m:t>
                </w:del>
              </m:r>
            </m:sub>
          </m:sSub>
          <m:d>
            <m:dPr>
              <m:ctrlPr>
                <w:del w:id="6631" w:author="JAVIERA PAZ LEFORT IBANEZ" w:date="2025-09-20T01:36:00Z" w16du:dateUtc="2025-09-20T04:36:00Z">
                  <w:rPr>
                    <w:rFonts w:ascii="Cambria Math" w:hAnsi="Cambria Math" w:cs="Arial"/>
                    <w:i/>
                  </w:rPr>
                </w:del>
              </m:ctrlPr>
            </m:dPr>
            <m:e>
              <m:r>
                <w:del w:id="6632" w:author="JAVIERA PAZ LEFORT IBANEZ" w:date="2025-09-20T01:36:00Z" w16du:dateUtc="2025-09-20T04:36:00Z">
                  <w:rPr>
                    <w:rFonts w:ascii="Cambria Math" w:hAnsi="Cambria Math" w:cs="Arial"/>
                    <w:rPrChange w:id="6633" w:author="JAVIERA PAZ LEFORT IBANEZ" w:date="2025-09-22T17:14:00Z" w16du:dateUtc="2025-09-22T20:14:00Z">
                      <w:rPr>
                        <w:rFonts w:ascii="Cambria Math" w:hAnsi="Cambria Math" w:cs="Arial"/>
                      </w:rPr>
                    </w:rPrChange>
                  </w:rPr>
                  <m:t>z</m:t>
                </w:del>
              </m:r>
            </m:e>
          </m:d>
          <m:r>
            <w:del w:id="6634" w:author="JAVIERA PAZ LEFORT IBANEZ" w:date="2025-09-20T01:36:00Z" w16du:dateUtc="2025-09-20T04:36:00Z">
              <w:rPr>
                <w:rFonts w:ascii="Cambria Math" w:hAnsi="Cambria Math" w:cs="Arial"/>
                <w:rPrChange w:id="6635" w:author="JAVIERA PAZ LEFORT IBANEZ" w:date="2025-09-22T17:14:00Z" w16du:dateUtc="2025-09-22T20:14:00Z">
                  <w:rPr>
                    <w:rFonts w:ascii="Cambria Math" w:hAnsi="Cambria Math" w:cs="Arial"/>
                  </w:rPr>
                </w:rPrChange>
              </w:rPr>
              <m:t>=</m:t>
            </w:del>
          </m:r>
          <m:sSub>
            <m:sSubPr>
              <m:ctrlPr>
                <w:del w:id="6636" w:author="JAVIERA PAZ LEFORT IBANEZ" w:date="2025-09-20T01:36:00Z" w16du:dateUtc="2025-09-20T04:36:00Z">
                  <w:rPr>
                    <w:rFonts w:ascii="Cambria Math" w:hAnsi="Cambria Math" w:cs="Arial"/>
                    <w:i/>
                  </w:rPr>
                </w:del>
              </m:ctrlPr>
            </m:sSubPr>
            <m:e>
              <m:r>
                <w:del w:id="6637" w:author="JAVIERA PAZ LEFORT IBANEZ" w:date="2025-09-20T01:36:00Z" w16du:dateUtc="2025-09-20T04:36:00Z">
                  <w:rPr>
                    <w:rFonts w:ascii="Cambria Math" w:hAnsi="Cambria Math" w:cs="Arial"/>
                    <w:rPrChange w:id="6638" w:author="JAVIERA PAZ LEFORT IBANEZ" w:date="2025-09-22T17:14:00Z" w16du:dateUtc="2025-09-22T20:14:00Z">
                      <w:rPr>
                        <w:rFonts w:ascii="Cambria Math" w:hAnsi="Cambria Math" w:cs="Arial"/>
                      </w:rPr>
                    </w:rPrChange>
                  </w:rPr>
                  <m:t>K</m:t>
                </w:del>
              </m:r>
            </m:e>
            <m:sub>
              <m:r>
                <w:del w:id="6639" w:author="JAVIERA PAZ LEFORT IBANEZ" w:date="2025-09-20T01:36:00Z" w16du:dateUtc="2025-09-20T04:36:00Z">
                  <w:rPr>
                    <w:rFonts w:ascii="Cambria Math" w:hAnsi="Cambria Math" w:cs="Arial"/>
                    <w:rPrChange w:id="6640" w:author="JAVIERA PAZ LEFORT IBANEZ" w:date="2025-09-22T17:14:00Z" w16du:dateUtc="2025-09-22T20:14:00Z">
                      <w:rPr>
                        <w:rFonts w:ascii="Cambria Math" w:hAnsi="Cambria Math" w:cs="Arial"/>
                      </w:rPr>
                    </w:rPrChange>
                  </w:rPr>
                  <m:t>total</m:t>
                </w:del>
              </m:r>
            </m:sub>
          </m:sSub>
          <m:r>
            <w:del w:id="6641" w:author="JAVIERA PAZ LEFORT IBANEZ" w:date="2025-09-20T01:36:00Z" w16du:dateUtc="2025-09-20T04:36:00Z">
              <w:rPr>
                <w:rFonts w:ascii="Cambria Math" w:hAnsi="Cambria Math" w:cs="Arial"/>
                <w:rPrChange w:id="6642" w:author="JAVIERA PAZ LEFORT IBANEZ" w:date="2025-09-22T17:14:00Z" w16du:dateUtc="2025-09-22T20:14:00Z">
                  <w:rPr>
                    <w:rFonts w:ascii="Cambria Math" w:hAnsi="Cambria Math" w:cs="Arial"/>
                  </w:rPr>
                </w:rPrChange>
              </w:rPr>
              <m:t>∙</m:t>
            </w:del>
          </m:r>
          <m:sSub>
            <m:sSubPr>
              <m:ctrlPr>
                <w:del w:id="6643" w:author="JAVIERA PAZ LEFORT IBANEZ" w:date="2025-09-20T01:36:00Z" w16du:dateUtc="2025-09-20T04:36:00Z">
                  <w:rPr>
                    <w:rFonts w:ascii="Cambria Math" w:hAnsi="Cambria Math" w:cs="Arial"/>
                    <w:i/>
                  </w:rPr>
                </w:del>
              </m:ctrlPr>
            </m:sSubPr>
            <m:e>
              <m:r>
                <w:del w:id="6644" w:author="JAVIERA PAZ LEFORT IBANEZ" w:date="2025-09-20T01:36:00Z" w16du:dateUtc="2025-09-20T04:36:00Z">
                  <w:rPr>
                    <w:rFonts w:ascii="Cambria Math" w:hAnsi="Cambria Math" w:cs="Arial"/>
                    <w:rPrChange w:id="6645" w:author="JAVIERA PAZ LEFORT IBANEZ" w:date="2025-09-22T17:14:00Z" w16du:dateUtc="2025-09-22T20:14:00Z">
                      <w:rPr>
                        <w:rFonts w:ascii="Cambria Math" w:hAnsi="Cambria Math" w:cs="Arial"/>
                      </w:rPr>
                    </w:rPrChange>
                  </w:rPr>
                  <m:t>A</m:t>
                </w:del>
              </m:r>
            </m:e>
            <m:sub>
              <m:r>
                <w:del w:id="6646" w:author="JAVIERA PAZ LEFORT IBANEZ" w:date="2025-09-20T01:36:00Z" w16du:dateUtc="2025-09-20T04:36:00Z">
                  <w:rPr>
                    <w:rFonts w:ascii="Cambria Math" w:hAnsi="Cambria Math" w:cs="Arial"/>
                    <w:rPrChange w:id="6647" w:author="JAVIERA PAZ LEFORT IBANEZ" w:date="2025-09-22T17:14:00Z" w16du:dateUtc="2025-09-22T20:14:00Z">
                      <w:rPr>
                        <w:rFonts w:ascii="Cambria Math" w:hAnsi="Cambria Math" w:cs="Arial"/>
                      </w:rPr>
                    </w:rPrChange>
                  </w:rPr>
                  <m:t>contacto</m:t>
                </w:del>
              </m:r>
            </m:sub>
          </m:sSub>
          <m:r>
            <w:del w:id="6648" w:author="JAVIERA PAZ LEFORT IBANEZ" w:date="2025-09-20T01:36:00Z" w16du:dateUtc="2025-09-20T04:36:00Z">
              <w:rPr>
                <w:rFonts w:ascii="Cambria Math" w:hAnsi="Cambria Math" w:cs="Arial"/>
                <w:rPrChange w:id="6649" w:author="JAVIERA PAZ LEFORT IBANEZ" w:date="2025-09-22T17:14:00Z" w16du:dateUtc="2025-09-22T20:14:00Z">
                  <w:rPr>
                    <w:rFonts w:ascii="Cambria Math" w:hAnsi="Cambria Math" w:cs="Arial"/>
                  </w:rPr>
                </w:rPrChange>
              </w:rPr>
              <m:t>∙(</m:t>
            </w:del>
          </m:r>
          <m:sSub>
            <m:sSubPr>
              <m:ctrlPr>
                <w:del w:id="6650" w:author="JAVIERA PAZ LEFORT IBANEZ" w:date="2025-09-20T01:36:00Z" w16du:dateUtc="2025-09-20T04:36:00Z">
                  <w:rPr>
                    <w:rFonts w:ascii="Cambria Math" w:hAnsi="Cambria Math" w:cs="Arial"/>
                    <w:i/>
                  </w:rPr>
                </w:del>
              </m:ctrlPr>
            </m:sSubPr>
            <m:e>
              <m:r>
                <w:del w:id="6651" w:author="JAVIERA PAZ LEFORT IBANEZ" w:date="2025-09-20T01:36:00Z" w16du:dateUtc="2025-09-20T04:36:00Z">
                  <w:rPr>
                    <w:rFonts w:ascii="Cambria Math" w:hAnsi="Cambria Math" w:cs="Arial"/>
                    <w:rPrChange w:id="6652" w:author="JAVIERA PAZ LEFORT IBANEZ" w:date="2025-09-22T17:14:00Z" w16du:dateUtc="2025-09-22T20:14:00Z">
                      <w:rPr>
                        <w:rFonts w:ascii="Cambria Math" w:hAnsi="Cambria Math" w:cs="Arial"/>
                      </w:rPr>
                    </w:rPrChange>
                  </w:rPr>
                  <m:t>f</m:t>
                </w:del>
              </m:r>
            </m:e>
            <m:sub>
              <m:r>
                <w:del w:id="6653" w:author="JAVIERA PAZ LEFORT IBANEZ" w:date="2025-09-20T01:36:00Z" w16du:dateUtc="2025-09-20T04:36:00Z">
                  <w:rPr>
                    <w:rFonts w:ascii="Cambria Math" w:hAnsi="Cambria Math" w:cs="Arial"/>
                    <w:rPrChange w:id="6654" w:author="JAVIERA PAZ LEFORT IBANEZ" w:date="2025-09-22T17:14:00Z" w16du:dateUtc="2025-09-22T20:14:00Z">
                      <w:rPr>
                        <w:rFonts w:ascii="Cambria Math" w:hAnsi="Cambria Math" w:cs="Arial"/>
                      </w:rPr>
                    </w:rPrChange>
                  </w:rPr>
                  <m:t>fibra</m:t>
                </w:del>
              </m:r>
            </m:sub>
          </m:sSub>
          <m:d>
            <m:dPr>
              <m:ctrlPr>
                <w:del w:id="6655" w:author="JAVIERA PAZ LEFORT IBANEZ" w:date="2025-09-20T01:36:00Z" w16du:dateUtc="2025-09-20T04:36:00Z">
                  <w:rPr>
                    <w:rFonts w:ascii="Cambria Math" w:hAnsi="Cambria Math" w:cs="Arial"/>
                    <w:i/>
                  </w:rPr>
                </w:del>
              </m:ctrlPr>
            </m:dPr>
            <m:e>
              <m:r>
                <w:del w:id="6656" w:author="JAVIERA PAZ LEFORT IBANEZ" w:date="2025-09-20T01:36:00Z" w16du:dateUtc="2025-09-20T04:36:00Z">
                  <w:rPr>
                    <w:rFonts w:ascii="Cambria Math" w:hAnsi="Cambria Math" w:cs="Arial"/>
                    <w:rPrChange w:id="6657" w:author="JAVIERA PAZ LEFORT IBANEZ" w:date="2025-09-22T17:14:00Z" w16du:dateUtc="2025-09-22T20:14:00Z">
                      <w:rPr>
                        <w:rFonts w:ascii="Cambria Math" w:hAnsi="Cambria Math" w:cs="Arial"/>
                      </w:rPr>
                    </w:rPrChange>
                  </w:rPr>
                  <m:t>z</m:t>
                </w:del>
              </m:r>
            </m:e>
          </m:d>
          <m:r>
            <w:del w:id="6658" w:author="JAVIERA PAZ LEFORT IBANEZ" w:date="2025-09-20T01:36:00Z" w16du:dateUtc="2025-09-20T04:36:00Z">
              <w:rPr>
                <w:rFonts w:ascii="Cambria Math" w:hAnsi="Cambria Math" w:cs="Arial"/>
                <w:rPrChange w:id="6659" w:author="JAVIERA PAZ LEFORT IBANEZ" w:date="2025-09-22T17:14:00Z" w16du:dateUtc="2025-09-22T20:14:00Z">
                  <w:rPr>
                    <w:rFonts w:ascii="Cambria Math" w:hAnsi="Cambria Math" w:cs="Arial"/>
                  </w:rPr>
                </w:rPrChange>
              </w:rPr>
              <m:t>-</m:t>
            </w:del>
          </m:r>
          <m:sSub>
            <m:sSubPr>
              <m:ctrlPr>
                <w:del w:id="6660" w:author="JAVIERA PAZ LEFORT IBANEZ" w:date="2025-09-20T01:36:00Z" w16du:dateUtc="2025-09-20T04:36:00Z">
                  <w:rPr>
                    <w:rFonts w:ascii="Cambria Math" w:hAnsi="Cambria Math" w:cs="Arial"/>
                    <w:i/>
                  </w:rPr>
                </w:del>
              </m:ctrlPr>
            </m:sSubPr>
            <m:e>
              <m:r>
                <w:del w:id="6661" w:author="JAVIERA PAZ LEFORT IBANEZ" w:date="2025-09-20T01:36:00Z" w16du:dateUtc="2025-09-20T04:36:00Z">
                  <w:rPr>
                    <w:rFonts w:ascii="Cambria Math" w:hAnsi="Cambria Math" w:cs="Arial"/>
                    <w:rPrChange w:id="6662" w:author="JAVIERA PAZ LEFORT IBANEZ" w:date="2025-09-22T17:14:00Z" w16du:dateUtc="2025-09-22T20:14:00Z">
                      <w:rPr>
                        <w:rFonts w:ascii="Cambria Math" w:hAnsi="Cambria Math" w:cs="Arial"/>
                      </w:rPr>
                    </w:rPrChange>
                  </w:rPr>
                  <m:t>f</m:t>
                </w:del>
              </m:r>
            </m:e>
            <m:sub>
              <m:r>
                <w:del w:id="6663" w:author="JAVIERA PAZ LEFORT IBANEZ" w:date="2025-09-20T01:36:00Z" w16du:dateUtc="2025-09-20T04:36:00Z">
                  <w:rPr>
                    <w:rFonts w:ascii="Cambria Math" w:hAnsi="Cambria Math" w:cs="Arial"/>
                    <w:rPrChange w:id="6664" w:author="JAVIERA PAZ LEFORT IBANEZ" w:date="2025-09-22T17:14:00Z" w16du:dateUtc="2025-09-22T20:14:00Z">
                      <w:rPr>
                        <w:rFonts w:ascii="Cambria Math" w:hAnsi="Cambria Math" w:cs="Arial"/>
                      </w:rPr>
                    </w:rPrChange>
                  </w:rPr>
                  <m:t>carcasa</m:t>
                </w:del>
              </m:r>
            </m:sub>
          </m:sSub>
          <m:d>
            <m:dPr>
              <m:ctrlPr>
                <w:del w:id="6665" w:author="JAVIERA PAZ LEFORT IBANEZ" w:date="2025-09-20T01:36:00Z" w16du:dateUtc="2025-09-20T04:36:00Z">
                  <w:rPr>
                    <w:rFonts w:ascii="Cambria Math" w:hAnsi="Cambria Math" w:cs="Arial"/>
                    <w:i/>
                  </w:rPr>
                </w:del>
              </m:ctrlPr>
            </m:dPr>
            <m:e>
              <m:r>
                <w:del w:id="6666" w:author="JAVIERA PAZ LEFORT IBANEZ" w:date="2025-09-20T01:36:00Z" w16du:dateUtc="2025-09-20T04:36:00Z">
                  <w:rPr>
                    <w:rFonts w:ascii="Cambria Math" w:hAnsi="Cambria Math" w:cs="Arial"/>
                    <w:rPrChange w:id="6667" w:author="JAVIERA PAZ LEFORT IBANEZ" w:date="2025-09-22T17:14:00Z" w16du:dateUtc="2025-09-22T20:14:00Z">
                      <w:rPr>
                        <w:rFonts w:ascii="Cambria Math" w:hAnsi="Cambria Math" w:cs="Arial"/>
                      </w:rPr>
                    </w:rPrChange>
                  </w:rPr>
                  <m:t>z</m:t>
                </w:del>
              </m:r>
            </m:e>
          </m:d>
          <m:r>
            <w:del w:id="6668" w:author="JAVIERA PAZ LEFORT IBANEZ" w:date="2025-09-20T01:36:00Z" w16du:dateUtc="2025-09-20T04:36:00Z">
              <w:rPr>
                <w:rFonts w:ascii="Cambria Math" w:hAnsi="Cambria Math" w:cs="Arial"/>
                <w:rPrChange w:id="6669" w:author="JAVIERA PAZ LEFORT IBANEZ" w:date="2025-09-22T17:14:00Z" w16du:dateUtc="2025-09-22T20:14:00Z">
                  <w:rPr>
                    <w:rFonts w:ascii="Cambria Math" w:hAnsi="Cambria Math" w:cs="Arial"/>
                  </w:rPr>
                </w:rPrChange>
              </w:rPr>
              <m:t>)</m:t>
            </w:del>
          </m:r>
        </m:oMath>
      </m:oMathPara>
    </w:p>
    <w:p w14:paraId="3979F5D1" w14:textId="444F4F8A" w:rsidR="00C65107" w:rsidRPr="001B7855" w:rsidDel="00074AFF" w:rsidRDefault="00C65107">
      <w:pPr>
        <w:numPr>
          <w:ilvl w:val="0"/>
          <w:numId w:val="32"/>
        </w:numPr>
        <w:spacing w:line="360" w:lineRule="auto"/>
        <w:ind w:left="1428"/>
        <w:rPr>
          <w:del w:id="6670" w:author="JAVIERA PAZ LEFORT IBANEZ" w:date="2025-09-20T01:36:00Z" w16du:dateUtc="2025-09-20T04:36:00Z"/>
          <w:rFonts w:ascii="Arial" w:hAnsi="Arial" w:cs="Arial"/>
        </w:rPr>
        <w:pPrChange w:id="6671" w:author="JAVIERA PAZ LEFORT IBANEZ" w:date="2025-09-22T17:14:00Z" w16du:dateUtc="2025-09-22T20:14:00Z">
          <w:pPr>
            <w:numPr>
              <w:numId w:val="32"/>
            </w:numPr>
            <w:tabs>
              <w:tab w:val="num" w:pos="720"/>
            </w:tabs>
            <w:ind w:left="720" w:hanging="360"/>
          </w:pPr>
        </w:pPrChange>
      </w:pPr>
      <w:del w:id="6672" w:author="JAVIERA PAZ LEFORT IBANEZ" w:date="2025-09-20T01:36:00Z" w16du:dateUtc="2025-09-20T04:36:00Z">
        <w:r w:rsidRPr="001B7855" w:rsidDel="00074AFF">
          <w:rPr>
            <w:rFonts w:ascii="Arial" w:hAnsi="Arial" w:cs="Arial"/>
            <w:b/>
            <w:bCs/>
          </w:rPr>
          <w:delText>Inicialización:</w:delText>
        </w:r>
      </w:del>
    </w:p>
    <w:p w14:paraId="16D815B1" w14:textId="10025FA4" w:rsidR="00C65107" w:rsidRPr="001B7855" w:rsidDel="00074AFF" w:rsidRDefault="00C65107">
      <w:pPr>
        <w:numPr>
          <w:ilvl w:val="1"/>
          <w:numId w:val="32"/>
        </w:numPr>
        <w:spacing w:line="360" w:lineRule="auto"/>
        <w:ind w:left="2148"/>
        <w:rPr>
          <w:del w:id="6673" w:author="JAVIERA PAZ LEFORT IBANEZ" w:date="2025-09-20T01:36:00Z" w16du:dateUtc="2025-09-20T04:36:00Z"/>
          <w:rFonts w:ascii="Arial" w:hAnsi="Arial" w:cs="Arial"/>
        </w:rPr>
        <w:pPrChange w:id="6674" w:author="JAVIERA PAZ LEFORT IBANEZ" w:date="2025-09-22T17:14:00Z" w16du:dateUtc="2025-09-22T20:14:00Z">
          <w:pPr>
            <w:numPr>
              <w:ilvl w:val="1"/>
              <w:numId w:val="32"/>
            </w:numPr>
            <w:tabs>
              <w:tab w:val="num" w:pos="1440"/>
            </w:tabs>
            <w:ind w:left="1440" w:hanging="360"/>
          </w:pPr>
        </w:pPrChange>
      </w:pPr>
      <w:del w:id="6675" w:author="JAVIERA PAZ LEFORT IBANEZ" w:date="2025-09-20T01:36:00Z" w16du:dateUtc="2025-09-20T04:36:00Z">
        <w:r w:rsidRPr="001B7855" w:rsidDel="00074AFF">
          <w:rPr>
            <w:rFonts w:ascii="Arial" w:hAnsi="Arial" w:cs="Arial"/>
          </w:rPr>
          <w:delText>Se definen las fracciones iniciales de agua:</w:delText>
        </w:r>
      </w:del>
    </w:p>
    <w:p w14:paraId="7AC4D4B4" w14:textId="07C9F9D1" w:rsidR="00C65107" w:rsidRPr="001B7855" w:rsidDel="00074AFF" w:rsidRDefault="00C65107">
      <w:pPr>
        <w:numPr>
          <w:ilvl w:val="2"/>
          <w:numId w:val="32"/>
        </w:numPr>
        <w:spacing w:line="360" w:lineRule="auto"/>
        <w:ind w:left="2868"/>
        <w:rPr>
          <w:del w:id="6676" w:author="JAVIERA PAZ LEFORT IBANEZ" w:date="2025-09-20T01:36:00Z" w16du:dateUtc="2025-09-20T04:36:00Z"/>
          <w:rFonts w:ascii="Arial" w:hAnsi="Arial" w:cs="Arial"/>
        </w:rPr>
        <w:pPrChange w:id="6677" w:author="JAVIERA PAZ LEFORT IBANEZ" w:date="2025-09-22T17:14:00Z" w16du:dateUtc="2025-09-22T20:14:00Z">
          <w:pPr>
            <w:numPr>
              <w:ilvl w:val="2"/>
              <w:numId w:val="32"/>
            </w:numPr>
            <w:tabs>
              <w:tab w:val="num" w:pos="2160"/>
            </w:tabs>
            <w:ind w:left="2160" w:hanging="360"/>
          </w:pPr>
        </w:pPrChange>
      </w:pPr>
      <w:del w:id="6678" w:author="JAVIERA PAZ LEFORT IBANEZ" w:date="2025-09-20T01:36:00Z" w16du:dateUtc="2025-09-20T04:36:00Z">
        <w:r w:rsidRPr="001B7855" w:rsidDel="00074AFF">
          <w:rPr>
            <w:rFonts w:ascii="Arial" w:hAnsi="Arial" w:cs="Arial"/>
          </w:rPr>
          <w:delText xml:space="preserve"> </w:delText>
        </w:r>
      </w:del>
      <m:oMath>
        <m:sSub>
          <m:sSubPr>
            <m:ctrlPr>
              <w:del w:id="6679" w:author="JAVIERA PAZ LEFORT IBANEZ" w:date="2025-09-20T01:36:00Z" w16du:dateUtc="2025-09-20T04:36:00Z">
                <w:rPr>
                  <w:rFonts w:ascii="Cambria Math" w:hAnsi="Cambria Math" w:cs="Arial"/>
                  <w:i/>
                </w:rPr>
              </w:del>
            </m:ctrlPr>
          </m:sSubPr>
          <m:e>
            <m:r>
              <w:del w:id="6680" w:author="JAVIERA PAZ LEFORT IBANEZ" w:date="2025-09-20T01:36:00Z" w16du:dateUtc="2025-09-20T04:36:00Z">
                <w:rPr>
                  <w:rFonts w:ascii="Cambria Math" w:hAnsi="Cambria Math" w:cs="Arial"/>
                  <w:rPrChange w:id="6681" w:author="JAVIERA PAZ LEFORT IBANEZ" w:date="2025-09-22T17:14:00Z" w16du:dateUtc="2025-09-22T20:14:00Z">
                    <w:rPr>
                      <w:rFonts w:ascii="Cambria Math" w:hAnsi="Cambria Math" w:cs="Arial"/>
                    </w:rPr>
                  </w:rPrChange>
                </w:rPr>
                <m:t>f</m:t>
              </w:del>
            </m:r>
          </m:e>
          <m:sub>
            <m:r>
              <w:del w:id="6682" w:author="JAVIERA PAZ LEFORT IBANEZ" w:date="2025-09-20T01:36:00Z" w16du:dateUtc="2025-09-20T04:36:00Z">
                <w:rPr>
                  <w:rFonts w:ascii="Cambria Math" w:hAnsi="Cambria Math" w:cs="Arial"/>
                  <w:rPrChange w:id="6683" w:author="JAVIERA PAZ LEFORT IBANEZ" w:date="2025-09-22T17:14:00Z" w16du:dateUtc="2025-09-22T20:14:00Z">
                    <w:rPr>
                      <w:rFonts w:ascii="Cambria Math" w:hAnsi="Cambria Math" w:cs="Arial"/>
                    </w:rPr>
                  </w:rPrChange>
                </w:rPr>
                <m:t>fibra</m:t>
              </w:del>
            </m:r>
          </m:sub>
        </m:sSub>
        <m:d>
          <m:dPr>
            <m:begChr m:val="["/>
            <m:endChr m:val="]"/>
            <m:ctrlPr>
              <w:del w:id="6684" w:author="JAVIERA PAZ LEFORT IBANEZ" w:date="2025-09-20T01:36:00Z" w16du:dateUtc="2025-09-20T04:36:00Z">
                <w:rPr>
                  <w:rFonts w:ascii="Cambria Math" w:hAnsi="Cambria Math" w:cs="Arial"/>
                  <w:i/>
                </w:rPr>
              </w:del>
            </m:ctrlPr>
          </m:dPr>
          <m:e>
            <m:r>
              <w:del w:id="6685" w:author="JAVIERA PAZ LEFORT IBANEZ" w:date="2025-09-20T01:36:00Z" w16du:dateUtc="2025-09-20T04:36:00Z">
                <w:rPr>
                  <w:rFonts w:ascii="Cambria Math" w:hAnsi="Cambria Math" w:cs="Arial"/>
                  <w:rPrChange w:id="6686" w:author="JAVIERA PAZ LEFORT IBANEZ" w:date="2025-09-22T17:14:00Z" w16du:dateUtc="2025-09-22T20:14:00Z">
                    <w:rPr>
                      <w:rFonts w:ascii="Cambria Math" w:hAnsi="Cambria Math" w:cs="Arial"/>
                    </w:rPr>
                  </w:rPrChange>
                </w:rPr>
                <m:t>0</m:t>
              </w:del>
            </m:r>
          </m:e>
        </m:d>
        <m:r>
          <w:del w:id="6687" w:author="JAVIERA PAZ LEFORT IBANEZ" w:date="2025-09-20T01:36:00Z" w16du:dateUtc="2025-09-20T04:36:00Z">
            <w:rPr>
              <w:rFonts w:ascii="Cambria Math" w:hAnsi="Cambria Math" w:cs="Arial"/>
              <w:rPrChange w:id="6688" w:author="JAVIERA PAZ LEFORT IBANEZ" w:date="2025-09-22T17:14:00Z" w16du:dateUtc="2025-09-22T20:14:00Z">
                <w:rPr>
                  <w:rFonts w:ascii="Cambria Math" w:hAnsi="Cambria Math" w:cs="Arial"/>
                </w:rPr>
              </w:rPrChange>
            </w:rPr>
            <m:t>=0.88</m:t>
          </w:del>
        </m:r>
      </m:oMath>
      <w:del w:id="6689" w:author="JAVIERA PAZ LEFORT IBANEZ" w:date="2025-09-20T01:36:00Z" w16du:dateUtc="2025-09-20T04:36:00Z">
        <w:r w:rsidR="008E7BA3" w:rsidRPr="001B7855" w:rsidDel="00074AFF">
          <w:rPr>
            <w:rFonts w:ascii="Arial" w:eastAsiaTheme="minorEastAsia" w:hAnsi="Arial" w:cs="Arial"/>
          </w:rPr>
          <w:delText xml:space="preserve"> </w:delText>
        </w:r>
        <w:r w:rsidRPr="001B7855" w:rsidDel="00074AFF">
          <w:rPr>
            <w:rFonts w:ascii="Arial" w:hAnsi="Arial" w:cs="Arial"/>
          </w:rPr>
          <w:delText>(vino).</w:delText>
        </w:r>
      </w:del>
    </w:p>
    <w:p w14:paraId="6C210070" w14:textId="09DFF6F5" w:rsidR="00C65107" w:rsidRPr="001B7855" w:rsidDel="00074AFF" w:rsidRDefault="00000000">
      <w:pPr>
        <w:numPr>
          <w:ilvl w:val="2"/>
          <w:numId w:val="32"/>
        </w:numPr>
        <w:spacing w:line="360" w:lineRule="auto"/>
        <w:ind w:left="2868"/>
        <w:rPr>
          <w:del w:id="6690" w:author="JAVIERA PAZ LEFORT IBANEZ" w:date="2025-09-20T01:36:00Z" w16du:dateUtc="2025-09-20T04:36:00Z"/>
          <w:rFonts w:ascii="Arial" w:hAnsi="Arial" w:cs="Arial"/>
        </w:rPr>
        <w:pPrChange w:id="6691" w:author="JAVIERA PAZ LEFORT IBANEZ" w:date="2025-09-22T17:14:00Z" w16du:dateUtc="2025-09-22T20:14:00Z">
          <w:pPr>
            <w:numPr>
              <w:ilvl w:val="2"/>
              <w:numId w:val="32"/>
            </w:numPr>
            <w:tabs>
              <w:tab w:val="num" w:pos="2160"/>
            </w:tabs>
            <w:ind w:left="2160" w:hanging="360"/>
          </w:pPr>
        </w:pPrChange>
      </w:pPr>
      <m:oMath>
        <m:sSub>
          <m:sSubPr>
            <m:ctrlPr>
              <w:del w:id="6692" w:author="JAVIERA PAZ LEFORT IBANEZ" w:date="2025-09-20T01:36:00Z" w16du:dateUtc="2025-09-20T04:36:00Z">
                <w:rPr>
                  <w:rFonts w:ascii="Cambria Math" w:hAnsi="Cambria Math" w:cs="Arial"/>
                  <w:i/>
                </w:rPr>
              </w:del>
            </m:ctrlPr>
          </m:sSubPr>
          <m:e>
            <m:r>
              <w:del w:id="6693" w:author="JAVIERA PAZ LEFORT IBANEZ" w:date="2025-09-20T01:36:00Z" w16du:dateUtc="2025-09-20T04:36:00Z">
                <w:rPr>
                  <w:rFonts w:ascii="Cambria Math" w:hAnsi="Cambria Math" w:cs="Arial"/>
                  <w:rPrChange w:id="6694" w:author="JAVIERA PAZ LEFORT IBANEZ" w:date="2025-09-22T17:14:00Z" w16du:dateUtc="2025-09-22T20:14:00Z">
                    <w:rPr>
                      <w:rFonts w:ascii="Cambria Math" w:hAnsi="Cambria Math" w:cs="Arial"/>
                    </w:rPr>
                  </w:rPrChange>
                </w:rPr>
                <m:t>f</m:t>
              </w:del>
            </m:r>
          </m:e>
          <m:sub>
            <m:r>
              <w:del w:id="6695" w:author="JAVIERA PAZ LEFORT IBANEZ" w:date="2025-09-20T01:36:00Z" w16du:dateUtc="2025-09-20T04:36:00Z">
                <w:rPr>
                  <w:rFonts w:ascii="Cambria Math" w:hAnsi="Cambria Math" w:cs="Arial"/>
                  <w:rPrChange w:id="6696" w:author="JAVIERA PAZ LEFORT IBANEZ" w:date="2025-09-22T17:14:00Z" w16du:dateUtc="2025-09-22T20:14:00Z">
                    <w:rPr>
                      <w:rFonts w:ascii="Cambria Math" w:hAnsi="Cambria Math" w:cs="Arial"/>
                    </w:rPr>
                  </w:rPrChange>
                </w:rPr>
                <m:t>carcasa</m:t>
              </w:del>
            </m:r>
          </m:sub>
        </m:sSub>
        <m:d>
          <m:dPr>
            <m:begChr m:val="["/>
            <m:endChr m:val="]"/>
            <m:ctrlPr>
              <w:del w:id="6697" w:author="JAVIERA PAZ LEFORT IBANEZ" w:date="2025-09-20T01:36:00Z" w16du:dateUtc="2025-09-20T04:36:00Z">
                <w:rPr>
                  <w:rFonts w:ascii="Cambria Math" w:hAnsi="Cambria Math" w:cs="Arial"/>
                  <w:i/>
                </w:rPr>
              </w:del>
            </m:ctrlPr>
          </m:dPr>
          <m:e>
            <m:r>
              <w:del w:id="6698" w:author="JAVIERA PAZ LEFORT IBANEZ" w:date="2025-09-20T01:36:00Z" w16du:dateUtc="2025-09-20T04:36:00Z">
                <w:rPr>
                  <w:rFonts w:ascii="Cambria Math" w:hAnsi="Cambria Math" w:cs="Arial"/>
                  <w:rPrChange w:id="6699" w:author="JAVIERA PAZ LEFORT IBANEZ" w:date="2025-09-22T17:14:00Z" w16du:dateUtc="2025-09-22T20:14:00Z">
                    <w:rPr>
                      <w:rFonts w:ascii="Cambria Math" w:hAnsi="Cambria Math" w:cs="Arial"/>
                    </w:rPr>
                  </w:rPrChange>
                </w:rPr>
                <m:t>0</m:t>
              </w:del>
            </m:r>
          </m:e>
        </m:d>
        <m:r>
          <w:del w:id="6700" w:author="JAVIERA PAZ LEFORT IBANEZ" w:date="2025-09-20T01:36:00Z" w16du:dateUtc="2025-09-20T04:36:00Z">
            <w:rPr>
              <w:rFonts w:ascii="Cambria Math" w:eastAsiaTheme="minorEastAsia" w:hAnsi="Cambria Math" w:cs="Arial"/>
              <w:noProof/>
              <w:rPrChange w:id="6701" w:author="JAVIERA PAZ LEFORT IBANEZ" w:date="2025-09-22T17:14:00Z" w16du:dateUtc="2025-09-22T20:14:00Z">
                <w:rPr>
                  <w:rFonts w:ascii="Cambria Math" w:eastAsiaTheme="minorEastAsia" w:hAnsi="Cambria Math" w:cs="Arial"/>
                  <w:noProof/>
                </w:rPr>
              </w:rPrChange>
            </w:rPr>
            <m:t>=0.80</m:t>
          </w:del>
        </m:r>
      </m:oMath>
      <w:del w:id="6702" w:author="JAVIERA PAZ LEFORT IBANEZ" w:date="2025-09-20T01:36:00Z" w16du:dateUtc="2025-09-20T04:36:00Z">
        <w:r w:rsidR="00C65107" w:rsidRPr="001B7855" w:rsidDel="00074AFF">
          <w:rPr>
            <w:rFonts w:ascii="Arial" w:hAnsi="Arial" w:cs="Arial"/>
          </w:rPr>
          <w:delText xml:space="preserve"> (solución extractora).</w:delText>
        </w:r>
      </w:del>
    </w:p>
    <w:p w14:paraId="491ABD0D" w14:textId="4CD24B9B" w:rsidR="00C65107" w:rsidRPr="001B7855" w:rsidDel="00074AFF" w:rsidRDefault="00C65107">
      <w:pPr>
        <w:numPr>
          <w:ilvl w:val="1"/>
          <w:numId w:val="32"/>
        </w:numPr>
        <w:spacing w:line="360" w:lineRule="auto"/>
        <w:ind w:left="2148"/>
        <w:rPr>
          <w:del w:id="6703" w:author="JAVIERA PAZ LEFORT IBANEZ" w:date="2025-09-20T01:36:00Z" w16du:dateUtc="2025-09-20T04:36:00Z"/>
          <w:rFonts w:ascii="Arial" w:hAnsi="Arial" w:cs="Arial"/>
        </w:rPr>
        <w:pPrChange w:id="6704" w:author="JAVIERA PAZ LEFORT IBANEZ" w:date="2025-09-22T17:14:00Z" w16du:dateUtc="2025-09-22T20:14:00Z">
          <w:pPr>
            <w:numPr>
              <w:ilvl w:val="1"/>
              <w:numId w:val="32"/>
            </w:numPr>
            <w:tabs>
              <w:tab w:val="num" w:pos="1440"/>
            </w:tabs>
            <w:ind w:left="1440" w:hanging="360"/>
          </w:pPr>
        </w:pPrChange>
      </w:pPr>
      <w:del w:id="6705" w:author="JAVIERA PAZ LEFORT IBANEZ" w:date="2025-09-20T01:36:00Z" w16du:dateUtc="2025-09-20T04:36:00Z">
        <w:r w:rsidRPr="001B7855" w:rsidDel="00074AFF">
          <w:rPr>
            <w:rFonts w:ascii="Arial" w:hAnsi="Arial" w:cs="Arial"/>
          </w:rPr>
          <w:delText xml:space="preserve">La concentración inicial de polifenoles en el vino se establece en 12.8 g/L. </w:delText>
        </w:r>
        <w:r w:rsidRPr="001B7855" w:rsidDel="00074AFF">
          <w:rPr>
            <w:rFonts w:ascii="Arial" w:hAnsi="Arial" w:cs="Arial"/>
            <w:highlight w:val="yellow"/>
          </w:rPr>
          <w:delText>(cita)</w:delText>
        </w:r>
      </w:del>
    </w:p>
    <w:p w14:paraId="21D37903" w14:textId="39616F53" w:rsidR="00C65107" w:rsidRPr="001B7855" w:rsidDel="00074AFF" w:rsidRDefault="00C65107">
      <w:pPr>
        <w:numPr>
          <w:ilvl w:val="0"/>
          <w:numId w:val="32"/>
        </w:numPr>
        <w:spacing w:line="360" w:lineRule="auto"/>
        <w:ind w:left="1428"/>
        <w:rPr>
          <w:del w:id="6706" w:author="JAVIERA PAZ LEFORT IBANEZ" w:date="2025-09-20T01:36:00Z" w16du:dateUtc="2025-09-20T04:36:00Z"/>
          <w:rFonts w:ascii="Arial" w:hAnsi="Arial" w:cs="Arial"/>
        </w:rPr>
        <w:pPrChange w:id="6707" w:author="JAVIERA PAZ LEFORT IBANEZ" w:date="2025-09-22T17:14:00Z" w16du:dateUtc="2025-09-22T20:14:00Z">
          <w:pPr>
            <w:numPr>
              <w:numId w:val="32"/>
            </w:numPr>
            <w:tabs>
              <w:tab w:val="num" w:pos="720"/>
            </w:tabs>
            <w:ind w:left="720" w:hanging="360"/>
          </w:pPr>
        </w:pPrChange>
      </w:pPr>
      <w:del w:id="6708" w:author="JAVIERA PAZ LEFORT IBANEZ" w:date="2025-09-20T01:36:00Z" w16du:dateUtc="2025-09-20T04:36:00Z">
        <w:r w:rsidRPr="001B7855" w:rsidDel="00074AFF">
          <w:rPr>
            <w:rFonts w:ascii="Arial" w:hAnsi="Arial" w:cs="Arial"/>
            <w:b/>
            <w:bCs/>
          </w:rPr>
          <w:delText>Iteración a lo largo del módulo:</w:delText>
        </w:r>
        <w:r w:rsidRPr="001B7855" w:rsidDel="00074AFF">
          <w:rPr>
            <w:rFonts w:ascii="Arial" w:hAnsi="Arial" w:cs="Arial"/>
          </w:rPr>
          <w:br/>
          <w:delText>Para cada punto i en la longitud L del módulo:</w:delText>
        </w:r>
      </w:del>
    </w:p>
    <w:p w14:paraId="3E0A8429" w14:textId="7EF6DB7F" w:rsidR="00C65107" w:rsidRPr="001B7855" w:rsidDel="00074AFF" w:rsidRDefault="00C65107">
      <w:pPr>
        <w:numPr>
          <w:ilvl w:val="1"/>
          <w:numId w:val="32"/>
        </w:numPr>
        <w:spacing w:line="360" w:lineRule="auto"/>
        <w:ind w:left="2148"/>
        <w:rPr>
          <w:del w:id="6709" w:author="JAVIERA PAZ LEFORT IBANEZ" w:date="2025-09-20T01:36:00Z" w16du:dateUtc="2025-09-20T04:36:00Z"/>
          <w:rFonts w:ascii="Arial" w:hAnsi="Arial" w:cs="Arial"/>
        </w:rPr>
        <w:pPrChange w:id="6710" w:author="JAVIERA PAZ LEFORT IBANEZ" w:date="2025-09-22T17:14:00Z" w16du:dateUtc="2025-09-22T20:14:00Z">
          <w:pPr>
            <w:numPr>
              <w:ilvl w:val="1"/>
              <w:numId w:val="32"/>
            </w:numPr>
            <w:tabs>
              <w:tab w:val="num" w:pos="1440"/>
            </w:tabs>
            <w:ind w:left="1440" w:hanging="360"/>
          </w:pPr>
        </w:pPrChange>
      </w:pPr>
      <w:del w:id="6711" w:author="JAVIERA PAZ LEFORT IBANEZ" w:date="2025-09-20T01:36:00Z" w16du:dateUtc="2025-09-20T04:36:00Z">
        <w:r w:rsidRPr="001B7855" w:rsidDel="00074AFF">
          <w:rPr>
            <w:rFonts w:ascii="Arial" w:hAnsi="Arial" w:cs="Arial"/>
          </w:rPr>
          <w:delText>Se calcula el flujo de agua transferida:</w:delText>
        </w:r>
      </w:del>
    </w:p>
    <w:p w14:paraId="1536F9F8" w14:textId="13EB8DF8" w:rsidR="008E7BA3" w:rsidRPr="001B7855" w:rsidDel="00074AFF" w:rsidRDefault="00000000">
      <w:pPr>
        <w:spacing w:line="360" w:lineRule="auto"/>
        <w:ind w:left="2148"/>
        <w:rPr>
          <w:del w:id="6712" w:author="JAVIERA PAZ LEFORT IBANEZ" w:date="2025-09-20T01:36:00Z" w16du:dateUtc="2025-09-20T04:36:00Z"/>
          <w:rFonts w:ascii="Arial" w:hAnsi="Arial" w:cs="Arial"/>
        </w:rPr>
        <w:pPrChange w:id="6713" w:author="JAVIERA PAZ LEFORT IBANEZ" w:date="2025-09-22T17:14:00Z" w16du:dateUtc="2025-09-22T20:14:00Z">
          <w:pPr>
            <w:ind w:left="1440"/>
          </w:pPr>
        </w:pPrChange>
      </w:pPr>
      <m:oMathPara>
        <m:oMath>
          <m:sSub>
            <m:sSubPr>
              <m:ctrlPr>
                <w:del w:id="6714" w:author="JAVIERA PAZ LEFORT IBANEZ" w:date="2025-09-20T01:36:00Z" w16du:dateUtc="2025-09-20T04:36:00Z">
                  <w:rPr>
                    <w:rFonts w:ascii="Cambria Math" w:hAnsi="Cambria Math" w:cs="Arial"/>
                    <w:i/>
                  </w:rPr>
                </w:del>
              </m:ctrlPr>
            </m:sSubPr>
            <m:e>
              <m:r>
                <w:del w:id="6715" w:author="JAVIERA PAZ LEFORT IBANEZ" w:date="2025-09-20T01:36:00Z" w16du:dateUtc="2025-09-20T04:36:00Z">
                  <w:rPr>
                    <w:rFonts w:ascii="Cambria Math" w:hAnsi="Cambria Math" w:cs="Arial"/>
                    <w:rPrChange w:id="6716" w:author="JAVIERA PAZ LEFORT IBANEZ" w:date="2025-09-22T17:14:00Z" w16du:dateUtc="2025-09-22T20:14:00Z">
                      <w:rPr>
                        <w:rFonts w:ascii="Cambria Math" w:hAnsi="Cambria Math" w:cs="Arial"/>
                      </w:rPr>
                    </w:rPrChange>
                  </w:rPr>
                  <m:t>J</m:t>
                </w:del>
              </m:r>
            </m:e>
            <m:sub>
              <m:r>
                <w:del w:id="6717" w:author="JAVIERA PAZ LEFORT IBANEZ" w:date="2025-09-20T01:36:00Z" w16du:dateUtc="2025-09-20T04:36:00Z">
                  <w:rPr>
                    <w:rFonts w:ascii="Cambria Math" w:hAnsi="Cambria Math" w:cs="Arial"/>
                    <w:rPrChange w:id="6718" w:author="JAVIERA PAZ LEFORT IBANEZ" w:date="2025-09-22T17:14:00Z" w16du:dateUtc="2025-09-22T20:14:00Z">
                      <w:rPr>
                        <w:rFonts w:ascii="Cambria Math" w:hAnsi="Cambria Math" w:cs="Arial"/>
                      </w:rPr>
                    </w:rPrChange>
                  </w:rPr>
                  <m:t>agua</m:t>
                </w:del>
              </m:r>
            </m:sub>
          </m:sSub>
          <m:r>
            <w:del w:id="6719" w:author="JAVIERA PAZ LEFORT IBANEZ" w:date="2025-09-20T01:36:00Z" w16du:dateUtc="2025-09-20T04:36:00Z">
              <w:rPr>
                <w:rFonts w:ascii="Cambria Math" w:hAnsi="Cambria Math" w:cs="Arial"/>
                <w:rPrChange w:id="6720" w:author="JAVIERA PAZ LEFORT IBANEZ" w:date="2025-09-22T17:14:00Z" w16du:dateUtc="2025-09-22T20:14:00Z">
                  <w:rPr>
                    <w:rFonts w:ascii="Cambria Math" w:hAnsi="Cambria Math" w:cs="Arial"/>
                  </w:rPr>
                </w:rPrChange>
              </w:rPr>
              <m:t>=</m:t>
            </w:del>
          </m:r>
          <m:f>
            <m:fPr>
              <m:ctrlPr>
                <w:del w:id="6721" w:author="JAVIERA PAZ LEFORT IBANEZ" w:date="2025-09-20T01:36:00Z" w16du:dateUtc="2025-09-20T04:36:00Z">
                  <w:rPr>
                    <w:rFonts w:ascii="Cambria Math" w:hAnsi="Cambria Math" w:cs="Arial"/>
                    <w:i/>
                  </w:rPr>
                </w:del>
              </m:ctrlPr>
            </m:fPr>
            <m:num>
              <m:sSub>
                <m:sSubPr>
                  <m:ctrlPr>
                    <w:del w:id="6722" w:author="JAVIERA PAZ LEFORT IBANEZ" w:date="2025-09-20T01:36:00Z" w16du:dateUtc="2025-09-20T04:36:00Z">
                      <w:rPr>
                        <w:rFonts w:ascii="Cambria Math" w:hAnsi="Cambria Math" w:cs="Arial"/>
                        <w:i/>
                      </w:rPr>
                    </w:del>
                  </m:ctrlPr>
                </m:sSubPr>
                <m:e>
                  <m:r>
                    <w:del w:id="6723" w:author="JAVIERA PAZ LEFORT IBANEZ" w:date="2025-09-20T01:36:00Z" w16du:dateUtc="2025-09-20T04:36:00Z">
                      <w:rPr>
                        <w:rFonts w:ascii="Cambria Math" w:hAnsi="Cambria Math" w:cs="Arial"/>
                        <w:rPrChange w:id="6724" w:author="JAVIERA PAZ LEFORT IBANEZ" w:date="2025-09-22T17:14:00Z" w16du:dateUtc="2025-09-22T20:14:00Z">
                          <w:rPr>
                            <w:rFonts w:ascii="Cambria Math" w:hAnsi="Cambria Math" w:cs="Arial"/>
                          </w:rPr>
                        </w:rPrChange>
                      </w:rPr>
                      <m:t>K</m:t>
                    </w:del>
                  </m:r>
                </m:e>
                <m:sub>
                  <m:r>
                    <w:del w:id="6725" w:author="JAVIERA PAZ LEFORT IBANEZ" w:date="2025-09-20T01:36:00Z" w16du:dateUtc="2025-09-20T04:36:00Z">
                      <w:rPr>
                        <w:rFonts w:ascii="Cambria Math" w:hAnsi="Cambria Math" w:cs="Arial"/>
                        <w:rPrChange w:id="6726" w:author="JAVIERA PAZ LEFORT IBANEZ" w:date="2025-09-22T17:14:00Z" w16du:dateUtc="2025-09-22T20:14:00Z">
                          <w:rPr>
                            <w:rFonts w:ascii="Cambria Math" w:hAnsi="Cambria Math" w:cs="Arial"/>
                          </w:rPr>
                        </w:rPrChange>
                      </w:rPr>
                      <m:t>total</m:t>
                    </w:del>
                  </m:r>
                </m:sub>
              </m:sSub>
              <m:r>
                <w:del w:id="6727" w:author="JAVIERA PAZ LEFORT IBANEZ" w:date="2025-09-20T01:36:00Z" w16du:dateUtc="2025-09-20T04:36:00Z">
                  <w:rPr>
                    <w:rFonts w:ascii="Cambria Math" w:hAnsi="Cambria Math" w:cs="Arial"/>
                    <w:rPrChange w:id="6728" w:author="JAVIERA PAZ LEFORT IBANEZ" w:date="2025-09-22T17:14:00Z" w16du:dateUtc="2025-09-22T20:14:00Z">
                      <w:rPr>
                        <w:rFonts w:ascii="Cambria Math" w:hAnsi="Cambria Math" w:cs="Arial"/>
                      </w:rPr>
                    </w:rPrChange>
                  </w:rPr>
                  <m:t>∙</m:t>
                </w:del>
              </m:r>
              <m:sSub>
                <m:sSubPr>
                  <m:ctrlPr>
                    <w:del w:id="6729" w:author="JAVIERA PAZ LEFORT IBANEZ" w:date="2025-09-20T01:36:00Z" w16du:dateUtc="2025-09-20T04:36:00Z">
                      <w:rPr>
                        <w:rFonts w:ascii="Cambria Math" w:hAnsi="Cambria Math" w:cs="Arial"/>
                        <w:i/>
                      </w:rPr>
                    </w:del>
                  </m:ctrlPr>
                </m:sSubPr>
                <m:e>
                  <m:r>
                    <w:del w:id="6730" w:author="JAVIERA PAZ LEFORT IBANEZ" w:date="2025-09-20T01:36:00Z" w16du:dateUtc="2025-09-20T04:36:00Z">
                      <w:rPr>
                        <w:rFonts w:ascii="Cambria Math" w:hAnsi="Cambria Math" w:cs="Arial"/>
                        <w:rPrChange w:id="6731" w:author="JAVIERA PAZ LEFORT IBANEZ" w:date="2025-09-22T17:14:00Z" w16du:dateUtc="2025-09-22T20:14:00Z">
                          <w:rPr>
                            <w:rFonts w:ascii="Cambria Math" w:hAnsi="Cambria Math" w:cs="Arial"/>
                          </w:rPr>
                        </w:rPrChange>
                      </w:rPr>
                      <m:t>A</m:t>
                    </w:del>
                  </m:r>
                </m:e>
                <m:sub>
                  <m:r>
                    <w:del w:id="6732" w:author="JAVIERA PAZ LEFORT IBANEZ" w:date="2025-09-20T01:36:00Z" w16du:dateUtc="2025-09-20T04:36:00Z">
                      <w:rPr>
                        <w:rFonts w:ascii="Cambria Math" w:hAnsi="Cambria Math" w:cs="Arial"/>
                        <w:rPrChange w:id="6733" w:author="JAVIERA PAZ LEFORT IBANEZ" w:date="2025-09-22T17:14:00Z" w16du:dateUtc="2025-09-22T20:14:00Z">
                          <w:rPr>
                            <w:rFonts w:ascii="Cambria Math" w:hAnsi="Cambria Math" w:cs="Arial"/>
                          </w:rPr>
                        </w:rPrChange>
                      </w:rPr>
                      <m:t>contacto</m:t>
                    </w:del>
                  </m:r>
                </m:sub>
              </m:sSub>
              <m:r>
                <w:del w:id="6734" w:author="JAVIERA PAZ LEFORT IBANEZ" w:date="2025-09-20T01:36:00Z" w16du:dateUtc="2025-09-20T04:36:00Z">
                  <w:rPr>
                    <w:rFonts w:ascii="Cambria Math" w:hAnsi="Cambria Math" w:cs="Arial"/>
                    <w:rPrChange w:id="6735" w:author="JAVIERA PAZ LEFORT IBANEZ" w:date="2025-09-22T17:14:00Z" w16du:dateUtc="2025-09-22T20:14:00Z">
                      <w:rPr>
                        <w:rFonts w:ascii="Cambria Math" w:hAnsi="Cambria Math" w:cs="Arial"/>
                      </w:rPr>
                    </w:rPrChange>
                  </w:rPr>
                  <m:t>∙(</m:t>
                </w:del>
              </m:r>
              <m:sSub>
                <m:sSubPr>
                  <m:ctrlPr>
                    <w:del w:id="6736" w:author="JAVIERA PAZ LEFORT IBANEZ" w:date="2025-09-20T01:36:00Z" w16du:dateUtc="2025-09-20T04:36:00Z">
                      <w:rPr>
                        <w:rFonts w:ascii="Cambria Math" w:hAnsi="Cambria Math" w:cs="Arial"/>
                        <w:i/>
                      </w:rPr>
                    </w:del>
                  </m:ctrlPr>
                </m:sSubPr>
                <m:e>
                  <m:r>
                    <w:del w:id="6737" w:author="JAVIERA PAZ LEFORT IBANEZ" w:date="2025-09-20T01:36:00Z" w16du:dateUtc="2025-09-20T04:36:00Z">
                      <w:rPr>
                        <w:rFonts w:ascii="Cambria Math" w:hAnsi="Cambria Math" w:cs="Arial"/>
                        <w:rPrChange w:id="6738" w:author="JAVIERA PAZ LEFORT IBANEZ" w:date="2025-09-22T17:14:00Z" w16du:dateUtc="2025-09-22T20:14:00Z">
                          <w:rPr>
                            <w:rFonts w:ascii="Cambria Math" w:hAnsi="Cambria Math" w:cs="Arial"/>
                          </w:rPr>
                        </w:rPrChange>
                      </w:rPr>
                      <m:t>f</m:t>
                    </w:del>
                  </m:r>
                </m:e>
                <m:sub>
                  <m:r>
                    <w:del w:id="6739" w:author="JAVIERA PAZ LEFORT IBANEZ" w:date="2025-09-20T01:36:00Z" w16du:dateUtc="2025-09-20T04:36:00Z">
                      <w:rPr>
                        <w:rFonts w:ascii="Cambria Math" w:hAnsi="Cambria Math" w:cs="Arial"/>
                        <w:rPrChange w:id="6740" w:author="JAVIERA PAZ LEFORT IBANEZ" w:date="2025-09-22T17:14:00Z" w16du:dateUtc="2025-09-22T20:14:00Z">
                          <w:rPr>
                            <w:rFonts w:ascii="Cambria Math" w:hAnsi="Cambria Math" w:cs="Arial"/>
                          </w:rPr>
                        </w:rPrChange>
                      </w:rPr>
                      <m:t>fibra</m:t>
                    </w:del>
                  </m:r>
                </m:sub>
              </m:sSub>
              <m:d>
                <m:dPr>
                  <m:begChr m:val="["/>
                  <m:endChr m:val="]"/>
                  <m:ctrlPr>
                    <w:del w:id="6741" w:author="JAVIERA PAZ LEFORT IBANEZ" w:date="2025-09-20T01:36:00Z" w16du:dateUtc="2025-09-20T04:36:00Z">
                      <w:rPr>
                        <w:rFonts w:ascii="Cambria Math" w:hAnsi="Cambria Math" w:cs="Arial"/>
                        <w:i/>
                      </w:rPr>
                    </w:del>
                  </m:ctrlPr>
                </m:dPr>
                <m:e>
                  <m:r>
                    <w:del w:id="6742" w:author="JAVIERA PAZ LEFORT IBANEZ" w:date="2025-09-20T01:36:00Z" w16du:dateUtc="2025-09-20T04:36:00Z">
                      <w:rPr>
                        <w:rFonts w:ascii="Cambria Math" w:hAnsi="Cambria Math" w:cs="Arial"/>
                        <w:rPrChange w:id="6743" w:author="JAVIERA PAZ LEFORT IBANEZ" w:date="2025-09-22T17:14:00Z" w16du:dateUtc="2025-09-22T20:14:00Z">
                          <w:rPr>
                            <w:rFonts w:ascii="Cambria Math" w:hAnsi="Cambria Math" w:cs="Arial"/>
                          </w:rPr>
                        </w:rPrChange>
                      </w:rPr>
                      <m:t>i</m:t>
                    </w:del>
                  </m:r>
                </m:e>
              </m:d>
              <m:r>
                <w:del w:id="6744" w:author="JAVIERA PAZ LEFORT IBANEZ" w:date="2025-09-20T01:36:00Z" w16du:dateUtc="2025-09-20T04:36:00Z">
                  <w:rPr>
                    <w:rFonts w:ascii="Cambria Math" w:hAnsi="Cambria Math" w:cs="Arial"/>
                    <w:rPrChange w:id="6745" w:author="JAVIERA PAZ LEFORT IBANEZ" w:date="2025-09-22T17:14:00Z" w16du:dateUtc="2025-09-22T20:14:00Z">
                      <w:rPr>
                        <w:rFonts w:ascii="Cambria Math" w:hAnsi="Cambria Math" w:cs="Arial"/>
                      </w:rPr>
                    </w:rPrChange>
                  </w:rPr>
                  <m:t>-</m:t>
                </w:del>
              </m:r>
              <m:sSub>
                <m:sSubPr>
                  <m:ctrlPr>
                    <w:del w:id="6746" w:author="JAVIERA PAZ LEFORT IBANEZ" w:date="2025-09-20T01:36:00Z" w16du:dateUtc="2025-09-20T04:36:00Z">
                      <w:rPr>
                        <w:rFonts w:ascii="Cambria Math" w:hAnsi="Cambria Math" w:cs="Arial"/>
                        <w:i/>
                      </w:rPr>
                    </w:del>
                  </m:ctrlPr>
                </m:sSubPr>
                <m:e>
                  <m:r>
                    <w:del w:id="6747" w:author="JAVIERA PAZ LEFORT IBANEZ" w:date="2025-09-20T01:36:00Z" w16du:dateUtc="2025-09-20T04:36:00Z">
                      <w:rPr>
                        <w:rFonts w:ascii="Cambria Math" w:hAnsi="Cambria Math" w:cs="Arial"/>
                        <w:rPrChange w:id="6748" w:author="JAVIERA PAZ LEFORT IBANEZ" w:date="2025-09-22T17:14:00Z" w16du:dateUtc="2025-09-22T20:14:00Z">
                          <w:rPr>
                            <w:rFonts w:ascii="Cambria Math" w:hAnsi="Cambria Math" w:cs="Arial"/>
                          </w:rPr>
                        </w:rPrChange>
                      </w:rPr>
                      <m:t>f</m:t>
                    </w:del>
                  </m:r>
                </m:e>
                <m:sub>
                  <m:r>
                    <w:del w:id="6749" w:author="JAVIERA PAZ LEFORT IBANEZ" w:date="2025-09-20T01:36:00Z" w16du:dateUtc="2025-09-20T04:36:00Z">
                      <w:rPr>
                        <w:rFonts w:ascii="Cambria Math" w:hAnsi="Cambria Math" w:cs="Arial"/>
                        <w:rPrChange w:id="6750" w:author="JAVIERA PAZ LEFORT IBANEZ" w:date="2025-09-22T17:14:00Z" w16du:dateUtc="2025-09-22T20:14:00Z">
                          <w:rPr>
                            <w:rFonts w:ascii="Cambria Math" w:hAnsi="Cambria Math" w:cs="Arial"/>
                          </w:rPr>
                        </w:rPrChange>
                      </w:rPr>
                      <m:t>carcasa</m:t>
                    </w:del>
                  </m:r>
                </m:sub>
              </m:sSub>
              <m:d>
                <m:dPr>
                  <m:begChr m:val="["/>
                  <m:endChr m:val="]"/>
                  <m:ctrlPr>
                    <w:del w:id="6751" w:author="JAVIERA PAZ LEFORT IBANEZ" w:date="2025-09-20T01:36:00Z" w16du:dateUtc="2025-09-20T04:36:00Z">
                      <w:rPr>
                        <w:rFonts w:ascii="Cambria Math" w:hAnsi="Cambria Math" w:cs="Arial"/>
                        <w:i/>
                      </w:rPr>
                    </w:del>
                  </m:ctrlPr>
                </m:dPr>
                <m:e>
                  <m:r>
                    <w:del w:id="6752" w:author="JAVIERA PAZ LEFORT IBANEZ" w:date="2025-09-20T01:36:00Z" w16du:dateUtc="2025-09-20T04:36:00Z">
                      <w:rPr>
                        <w:rFonts w:ascii="Cambria Math" w:hAnsi="Cambria Math" w:cs="Arial"/>
                        <w:rPrChange w:id="6753" w:author="JAVIERA PAZ LEFORT IBANEZ" w:date="2025-09-22T17:14:00Z" w16du:dateUtc="2025-09-22T20:14:00Z">
                          <w:rPr>
                            <w:rFonts w:ascii="Cambria Math" w:hAnsi="Cambria Math" w:cs="Arial"/>
                          </w:rPr>
                        </w:rPrChange>
                      </w:rPr>
                      <m:t>i</m:t>
                    </w:del>
                  </m:r>
                </m:e>
              </m:d>
              <m:r>
                <w:del w:id="6754" w:author="JAVIERA PAZ LEFORT IBANEZ" w:date="2025-09-20T01:36:00Z" w16du:dateUtc="2025-09-20T04:36:00Z">
                  <w:rPr>
                    <w:rFonts w:ascii="Cambria Math" w:hAnsi="Cambria Math" w:cs="Arial"/>
                    <w:rPrChange w:id="6755" w:author="JAVIERA PAZ LEFORT IBANEZ" w:date="2025-09-22T17:14:00Z" w16du:dateUtc="2025-09-22T20:14:00Z">
                      <w:rPr>
                        <w:rFonts w:ascii="Cambria Math" w:hAnsi="Cambria Math" w:cs="Arial"/>
                      </w:rPr>
                    </w:rPrChange>
                  </w:rPr>
                  <m:t>)</m:t>
                </w:del>
              </m:r>
            </m:num>
            <m:den>
              <m:r>
                <w:del w:id="6756" w:author="JAVIERA PAZ LEFORT IBANEZ" w:date="2025-09-20T01:36:00Z" w16du:dateUtc="2025-09-20T04:36:00Z">
                  <w:rPr>
                    <w:rFonts w:ascii="Cambria Math" w:hAnsi="Cambria Math" w:cs="Arial"/>
                    <w:rPrChange w:id="6757" w:author="JAVIERA PAZ LEFORT IBANEZ" w:date="2025-09-22T17:14:00Z" w16du:dateUtc="2025-09-22T20:14:00Z">
                      <w:rPr>
                        <w:rFonts w:ascii="Cambria Math" w:hAnsi="Cambria Math" w:cs="Arial"/>
                      </w:rPr>
                    </w:rPrChange>
                  </w:rPr>
                  <m:t>L/N</m:t>
                </w:del>
              </m:r>
            </m:den>
          </m:f>
        </m:oMath>
      </m:oMathPara>
    </w:p>
    <w:p w14:paraId="7D2AEC3B" w14:textId="449481F3" w:rsidR="00C65107" w:rsidRPr="001B7855" w:rsidDel="00074AFF" w:rsidRDefault="00C65107">
      <w:pPr>
        <w:numPr>
          <w:ilvl w:val="1"/>
          <w:numId w:val="32"/>
        </w:numPr>
        <w:spacing w:line="360" w:lineRule="auto"/>
        <w:ind w:left="2148"/>
        <w:rPr>
          <w:del w:id="6758" w:author="JAVIERA PAZ LEFORT IBANEZ" w:date="2025-09-20T01:36:00Z" w16du:dateUtc="2025-09-20T04:36:00Z"/>
          <w:rFonts w:ascii="Arial" w:hAnsi="Arial" w:cs="Arial"/>
        </w:rPr>
        <w:pPrChange w:id="6759" w:author="JAVIERA PAZ LEFORT IBANEZ" w:date="2025-09-22T17:14:00Z" w16du:dateUtc="2025-09-22T20:14:00Z">
          <w:pPr>
            <w:numPr>
              <w:ilvl w:val="1"/>
              <w:numId w:val="32"/>
            </w:numPr>
            <w:tabs>
              <w:tab w:val="num" w:pos="1440"/>
            </w:tabs>
            <w:ind w:left="1440" w:hanging="360"/>
          </w:pPr>
        </w:pPrChange>
      </w:pPr>
      <w:del w:id="6760" w:author="JAVIERA PAZ LEFORT IBANEZ" w:date="2025-09-20T01:36:00Z" w16du:dateUtc="2025-09-20T04:36:00Z">
        <w:r w:rsidRPr="001B7855" w:rsidDel="00074AFF">
          <w:rPr>
            <w:rFonts w:ascii="Arial" w:hAnsi="Arial" w:cs="Arial"/>
          </w:rPr>
          <w:delText>La fracción de agua en el vino disminuye:​​</w:delText>
        </w:r>
      </w:del>
    </w:p>
    <w:p w14:paraId="066FC179" w14:textId="32B848D5" w:rsidR="008E7BA3" w:rsidRPr="001B7855" w:rsidDel="00074AFF" w:rsidRDefault="00000000">
      <w:pPr>
        <w:spacing w:line="360" w:lineRule="auto"/>
        <w:ind w:left="2148"/>
        <w:rPr>
          <w:del w:id="6761" w:author="JAVIERA PAZ LEFORT IBANEZ" w:date="2025-09-20T01:36:00Z" w16du:dateUtc="2025-09-20T04:36:00Z"/>
          <w:rFonts w:ascii="Arial" w:hAnsi="Arial" w:cs="Arial"/>
        </w:rPr>
        <w:pPrChange w:id="6762" w:author="JAVIERA PAZ LEFORT IBANEZ" w:date="2025-09-22T17:14:00Z" w16du:dateUtc="2025-09-22T20:14:00Z">
          <w:pPr>
            <w:ind w:left="1440"/>
          </w:pPr>
        </w:pPrChange>
      </w:pPr>
      <m:oMathPara>
        <m:oMath>
          <m:sSub>
            <m:sSubPr>
              <m:ctrlPr>
                <w:del w:id="6763" w:author="JAVIERA PAZ LEFORT IBANEZ" w:date="2025-09-20T01:36:00Z" w16du:dateUtc="2025-09-20T04:36:00Z">
                  <w:rPr>
                    <w:rFonts w:ascii="Cambria Math" w:hAnsi="Cambria Math" w:cs="Arial"/>
                    <w:i/>
                  </w:rPr>
                </w:del>
              </m:ctrlPr>
            </m:sSubPr>
            <m:e>
              <m:r>
                <w:del w:id="6764" w:author="JAVIERA PAZ LEFORT IBANEZ" w:date="2025-09-20T01:36:00Z" w16du:dateUtc="2025-09-20T04:36:00Z">
                  <w:rPr>
                    <w:rFonts w:ascii="Cambria Math" w:hAnsi="Cambria Math" w:cs="Arial"/>
                    <w:rPrChange w:id="6765" w:author="JAVIERA PAZ LEFORT IBANEZ" w:date="2025-09-22T17:14:00Z" w16du:dateUtc="2025-09-22T20:14:00Z">
                      <w:rPr>
                        <w:rFonts w:ascii="Cambria Math" w:hAnsi="Cambria Math" w:cs="Arial"/>
                      </w:rPr>
                    </w:rPrChange>
                  </w:rPr>
                  <m:t>f</m:t>
                </w:del>
              </m:r>
            </m:e>
            <m:sub>
              <m:r>
                <w:del w:id="6766" w:author="JAVIERA PAZ LEFORT IBANEZ" w:date="2025-09-20T01:36:00Z" w16du:dateUtc="2025-09-20T04:36:00Z">
                  <w:rPr>
                    <w:rFonts w:ascii="Cambria Math" w:hAnsi="Cambria Math" w:cs="Arial"/>
                    <w:rPrChange w:id="6767" w:author="JAVIERA PAZ LEFORT IBANEZ" w:date="2025-09-22T17:14:00Z" w16du:dateUtc="2025-09-22T20:14:00Z">
                      <w:rPr>
                        <w:rFonts w:ascii="Cambria Math" w:hAnsi="Cambria Math" w:cs="Arial"/>
                      </w:rPr>
                    </w:rPrChange>
                  </w:rPr>
                  <m:t>fibra</m:t>
                </w:del>
              </m:r>
            </m:sub>
          </m:sSub>
          <m:d>
            <m:dPr>
              <m:begChr m:val="["/>
              <m:endChr m:val="]"/>
              <m:ctrlPr>
                <w:del w:id="6768" w:author="JAVIERA PAZ LEFORT IBANEZ" w:date="2025-09-20T01:36:00Z" w16du:dateUtc="2025-09-20T04:36:00Z">
                  <w:rPr>
                    <w:rFonts w:ascii="Cambria Math" w:hAnsi="Cambria Math" w:cs="Arial"/>
                    <w:i/>
                  </w:rPr>
                </w:del>
              </m:ctrlPr>
            </m:dPr>
            <m:e>
              <m:r>
                <w:del w:id="6769" w:author="JAVIERA PAZ LEFORT IBANEZ" w:date="2025-09-20T01:36:00Z" w16du:dateUtc="2025-09-20T04:36:00Z">
                  <w:rPr>
                    <w:rFonts w:ascii="Cambria Math" w:hAnsi="Cambria Math" w:cs="Arial"/>
                    <w:rPrChange w:id="6770" w:author="JAVIERA PAZ LEFORT IBANEZ" w:date="2025-09-22T17:14:00Z" w16du:dateUtc="2025-09-22T20:14:00Z">
                      <w:rPr>
                        <w:rFonts w:ascii="Cambria Math" w:hAnsi="Cambria Math" w:cs="Arial"/>
                      </w:rPr>
                    </w:rPrChange>
                  </w:rPr>
                  <m:t>i+1</m:t>
                </w:del>
              </m:r>
            </m:e>
          </m:d>
          <m:r>
            <w:del w:id="6771" w:author="JAVIERA PAZ LEFORT IBANEZ" w:date="2025-09-20T01:36:00Z" w16du:dateUtc="2025-09-20T04:36:00Z">
              <w:rPr>
                <w:rFonts w:ascii="Cambria Math" w:hAnsi="Cambria Math" w:cs="Arial"/>
                <w:rPrChange w:id="6772" w:author="JAVIERA PAZ LEFORT IBANEZ" w:date="2025-09-22T17:14:00Z" w16du:dateUtc="2025-09-22T20:14:00Z">
                  <w:rPr>
                    <w:rFonts w:ascii="Cambria Math" w:hAnsi="Cambria Math" w:cs="Arial"/>
                  </w:rPr>
                </w:rPrChange>
              </w:rPr>
              <m:t>=</m:t>
            </w:del>
          </m:r>
          <m:sSub>
            <m:sSubPr>
              <m:ctrlPr>
                <w:del w:id="6773" w:author="JAVIERA PAZ LEFORT IBANEZ" w:date="2025-09-20T01:36:00Z" w16du:dateUtc="2025-09-20T04:36:00Z">
                  <w:rPr>
                    <w:rFonts w:ascii="Cambria Math" w:hAnsi="Cambria Math" w:cs="Arial"/>
                    <w:i/>
                  </w:rPr>
                </w:del>
              </m:ctrlPr>
            </m:sSubPr>
            <m:e>
              <m:r>
                <w:del w:id="6774" w:author="JAVIERA PAZ LEFORT IBANEZ" w:date="2025-09-20T01:36:00Z" w16du:dateUtc="2025-09-20T04:36:00Z">
                  <w:rPr>
                    <w:rFonts w:ascii="Cambria Math" w:hAnsi="Cambria Math" w:cs="Arial"/>
                    <w:rPrChange w:id="6775" w:author="JAVIERA PAZ LEFORT IBANEZ" w:date="2025-09-22T17:14:00Z" w16du:dateUtc="2025-09-22T20:14:00Z">
                      <w:rPr>
                        <w:rFonts w:ascii="Cambria Math" w:hAnsi="Cambria Math" w:cs="Arial"/>
                      </w:rPr>
                    </w:rPrChange>
                  </w:rPr>
                  <m:t>f</m:t>
                </w:del>
              </m:r>
            </m:e>
            <m:sub>
              <m:r>
                <w:del w:id="6776" w:author="JAVIERA PAZ LEFORT IBANEZ" w:date="2025-09-20T01:36:00Z" w16du:dateUtc="2025-09-20T04:36:00Z">
                  <w:rPr>
                    <w:rFonts w:ascii="Cambria Math" w:hAnsi="Cambria Math" w:cs="Arial"/>
                    <w:rPrChange w:id="6777" w:author="JAVIERA PAZ LEFORT IBANEZ" w:date="2025-09-22T17:14:00Z" w16du:dateUtc="2025-09-22T20:14:00Z">
                      <w:rPr>
                        <w:rFonts w:ascii="Cambria Math" w:hAnsi="Cambria Math" w:cs="Arial"/>
                      </w:rPr>
                    </w:rPrChange>
                  </w:rPr>
                  <m:t>fibra</m:t>
                </w:del>
              </m:r>
            </m:sub>
          </m:sSub>
          <m:d>
            <m:dPr>
              <m:begChr m:val="["/>
              <m:endChr m:val="]"/>
              <m:ctrlPr>
                <w:del w:id="6778" w:author="JAVIERA PAZ LEFORT IBANEZ" w:date="2025-09-20T01:36:00Z" w16du:dateUtc="2025-09-20T04:36:00Z">
                  <w:rPr>
                    <w:rFonts w:ascii="Cambria Math" w:hAnsi="Cambria Math" w:cs="Arial"/>
                    <w:i/>
                  </w:rPr>
                </w:del>
              </m:ctrlPr>
            </m:dPr>
            <m:e>
              <m:r>
                <w:del w:id="6779" w:author="JAVIERA PAZ LEFORT IBANEZ" w:date="2025-09-20T01:36:00Z" w16du:dateUtc="2025-09-20T04:36:00Z">
                  <w:rPr>
                    <w:rFonts w:ascii="Cambria Math" w:hAnsi="Cambria Math" w:cs="Arial"/>
                    <w:rPrChange w:id="6780" w:author="JAVIERA PAZ LEFORT IBANEZ" w:date="2025-09-22T17:14:00Z" w16du:dateUtc="2025-09-22T20:14:00Z">
                      <w:rPr>
                        <w:rFonts w:ascii="Cambria Math" w:hAnsi="Cambria Math" w:cs="Arial"/>
                      </w:rPr>
                    </w:rPrChange>
                  </w:rPr>
                  <m:t>i</m:t>
                </w:del>
              </m:r>
            </m:e>
          </m:d>
          <m:r>
            <w:del w:id="6781" w:author="JAVIERA PAZ LEFORT IBANEZ" w:date="2025-09-20T01:36:00Z" w16du:dateUtc="2025-09-20T04:36:00Z">
              <w:rPr>
                <w:rFonts w:ascii="Cambria Math" w:hAnsi="Cambria Math" w:cs="Arial"/>
                <w:rPrChange w:id="6782" w:author="JAVIERA PAZ LEFORT IBANEZ" w:date="2025-09-22T17:14:00Z" w16du:dateUtc="2025-09-22T20:14:00Z">
                  <w:rPr>
                    <w:rFonts w:ascii="Cambria Math" w:hAnsi="Cambria Math" w:cs="Arial"/>
                  </w:rPr>
                </w:rPrChange>
              </w:rPr>
              <m:t>-</m:t>
            </w:del>
          </m:r>
          <m:f>
            <m:fPr>
              <m:ctrlPr>
                <w:del w:id="6783" w:author="JAVIERA PAZ LEFORT IBANEZ" w:date="2025-09-20T01:36:00Z" w16du:dateUtc="2025-09-20T04:36:00Z">
                  <w:rPr>
                    <w:rFonts w:ascii="Cambria Math" w:hAnsi="Cambria Math" w:cs="Arial"/>
                    <w:i/>
                  </w:rPr>
                </w:del>
              </m:ctrlPr>
            </m:fPr>
            <m:num>
              <m:sSub>
                <m:sSubPr>
                  <m:ctrlPr>
                    <w:del w:id="6784" w:author="JAVIERA PAZ LEFORT IBANEZ" w:date="2025-09-20T01:36:00Z" w16du:dateUtc="2025-09-20T04:36:00Z">
                      <w:rPr>
                        <w:rFonts w:ascii="Cambria Math" w:hAnsi="Cambria Math" w:cs="Arial"/>
                        <w:i/>
                      </w:rPr>
                    </w:del>
                  </m:ctrlPr>
                </m:sSubPr>
                <m:e>
                  <m:r>
                    <w:del w:id="6785" w:author="JAVIERA PAZ LEFORT IBANEZ" w:date="2025-09-20T01:36:00Z" w16du:dateUtc="2025-09-20T04:36:00Z">
                      <w:rPr>
                        <w:rFonts w:ascii="Cambria Math" w:hAnsi="Cambria Math" w:cs="Arial"/>
                        <w:rPrChange w:id="6786" w:author="JAVIERA PAZ LEFORT IBANEZ" w:date="2025-09-22T17:14:00Z" w16du:dateUtc="2025-09-22T20:14:00Z">
                          <w:rPr>
                            <w:rFonts w:ascii="Cambria Math" w:hAnsi="Cambria Math" w:cs="Arial"/>
                          </w:rPr>
                        </w:rPrChange>
                      </w:rPr>
                      <m:t>J</m:t>
                    </w:del>
                  </m:r>
                </m:e>
                <m:sub>
                  <m:r>
                    <w:del w:id="6787" w:author="JAVIERA PAZ LEFORT IBANEZ" w:date="2025-09-20T01:36:00Z" w16du:dateUtc="2025-09-20T04:36:00Z">
                      <w:rPr>
                        <w:rFonts w:ascii="Cambria Math" w:hAnsi="Cambria Math" w:cs="Arial"/>
                        <w:rPrChange w:id="6788" w:author="JAVIERA PAZ LEFORT IBANEZ" w:date="2025-09-22T17:14:00Z" w16du:dateUtc="2025-09-22T20:14:00Z">
                          <w:rPr>
                            <w:rFonts w:ascii="Cambria Math" w:hAnsi="Cambria Math" w:cs="Arial"/>
                          </w:rPr>
                        </w:rPrChange>
                      </w:rPr>
                      <m:t>agua</m:t>
                    </w:del>
                  </m:r>
                </m:sub>
              </m:sSub>
            </m:num>
            <m:den>
              <m:r>
                <w:del w:id="6789" w:author="JAVIERA PAZ LEFORT IBANEZ" w:date="2025-09-20T01:36:00Z" w16du:dateUtc="2025-09-20T04:36:00Z">
                  <w:rPr>
                    <w:rFonts w:ascii="Cambria Math" w:hAnsi="Cambria Math" w:cs="Arial"/>
                    <w:rPrChange w:id="6790" w:author="JAVIERA PAZ LEFORT IBANEZ" w:date="2025-09-22T17:14:00Z" w16du:dateUtc="2025-09-22T20:14:00Z">
                      <w:rPr>
                        <w:rFonts w:ascii="Cambria Math" w:hAnsi="Cambria Math" w:cs="Arial"/>
                      </w:rPr>
                    </w:rPrChange>
                  </w:rPr>
                  <m:t>ρ∙</m:t>
                </w:del>
              </m:r>
              <m:sSub>
                <m:sSubPr>
                  <m:ctrlPr>
                    <w:del w:id="6791" w:author="JAVIERA PAZ LEFORT IBANEZ" w:date="2025-09-20T01:36:00Z" w16du:dateUtc="2025-09-20T04:36:00Z">
                      <w:rPr>
                        <w:rFonts w:ascii="Cambria Math" w:hAnsi="Cambria Math" w:cs="Arial"/>
                        <w:i/>
                      </w:rPr>
                    </w:del>
                  </m:ctrlPr>
                </m:sSubPr>
                <m:e>
                  <m:r>
                    <w:del w:id="6792" w:author="JAVIERA PAZ LEFORT IBANEZ" w:date="2025-09-20T01:36:00Z" w16du:dateUtc="2025-09-20T04:36:00Z">
                      <w:rPr>
                        <w:rFonts w:ascii="Cambria Math" w:hAnsi="Cambria Math" w:cs="Arial"/>
                        <w:rPrChange w:id="6793" w:author="JAVIERA PAZ LEFORT IBANEZ" w:date="2025-09-22T17:14:00Z" w16du:dateUtc="2025-09-22T20:14:00Z">
                          <w:rPr>
                            <w:rFonts w:ascii="Cambria Math" w:hAnsi="Cambria Math" w:cs="Arial"/>
                          </w:rPr>
                        </w:rPrChange>
                      </w:rPr>
                      <m:t>Q</m:t>
                    </w:del>
                  </m:r>
                </m:e>
                <m:sub>
                  <m:r>
                    <w:del w:id="6794" w:author="JAVIERA PAZ LEFORT IBANEZ" w:date="2025-09-20T01:36:00Z" w16du:dateUtc="2025-09-20T04:36:00Z">
                      <w:rPr>
                        <w:rFonts w:ascii="Cambria Math" w:hAnsi="Cambria Math" w:cs="Arial"/>
                        <w:rPrChange w:id="6795" w:author="JAVIERA PAZ LEFORT IBANEZ" w:date="2025-09-22T17:14:00Z" w16du:dateUtc="2025-09-22T20:14:00Z">
                          <w:rPr>
                            <w:rFonts w:ascii="Cambria Math" w:hAnsi="Cambria Math" w:cs="Arial"/>
                          </w:rPr>
                        </w:rPrChange>
                      </w:rPr>
                      <m:t>fibra</m:t>
                    </w:del>
                  </m:r>
                </m:sub>
              </m:sSub>
            </m:den>
          </m:f>
        </m:oMath>
      </m:oMathPara>
    </w:p>
    <w:p w14:paraId="0F120E7C" w14:textId="36587B90" w:rsidR="00C65107" w:rsidRPr="001B7855" w:rsidDel="00074AFF" w:rsidRDefault="00C65107">
      <w:pPr>
        <w:numPr>
          <w:ilvl w:val="1"/>
          <w:numId w:val="32"/>
        </w:numPr>
        <w:spacing w:line="360" w:lineRule="auto"/>
        <w:ind w:left="2148"/>
        <w:rPr>
          <w:del w:id="6796" w:author="JAVIERA PAZ LEFORT IBANEZ" w:date="2025-09-20T01:36:00Z" w16du:dateUtc="2025-09-20T04:36:00Z"/>
          <w:rFonts w:ascii="Arial" w:hAnsi="Arial" w:cs="Arial"/>
        </w:rPr>
        <w:pPrChange w:id="6797" w:author="JAVIERA PAZ LEFORT IBANEZ" w:date="2025-09-22T17:14:00Z" w16du:dateUtc="2025-09-22T20:14:00Z">
          <w:pPr>
            <w:numPr>
              <w:ilvl w:val="1"/>
              <w:numId w:val="32"/>
            </w:numPr>
            <w:tabs>
              <w:tab w:val="num" w:pos="1440"/>
            </w:tabs>
            <w:ind w:left="1440" w:hanging="360"/>
          </w:pPr>
        </w:pPrChange>
      </w:pPr>
      <w:del w:id="6798" w:author="JAVIERA PAZ LEFORT IBANEZ" w:date="2025-09-20T01:36:00Z" w16du:dateUtc="2025-09-20T04:36:00Z">
        <w:r w:rsidRPr="001B7855" w:rsidDel="00074AFF">
          <w:rPr>
            <w:rFonts w:ascii="Arial" w:hAnsi="Arial" w:cs="Arial"/>
          </w:rPr>
          <w:delText>La fracción de agua en la carcasa aumenta:</w:delText>
        </w:r>
      </w:del>
    </w:p>
    <w:p w14:paraId="49195217" w14:textId="7C77C5D8" w:rsidR="00E021BA" w:rsidRPr="001B7855" w:rsidDel="00074AFF" w:rsidRDefault="00000000">
      <w:pPr>
        <w:spacing w:line="360" w:lineRule="auto"/>
        <w:ind w:left="2148"/>
        <w:rPr>
          <w:del w:id="6799" w:author="JAVIERA PAZ LEFORT IBANEZ" w:date="2025-09-20T01:36:00Z" w16du:dateUtc="2025-09-20T04:36:00Z"/>
          <w:rFonts w:ascii="Arial" w:hAnsi="Arial" w:cs="Arial"/>
        </w:rPr>
        <w:pPrChange w:id="6800" w:author="JAVIERA PAZ LEFORT IBANEZ" w:date="2025-09-22T17:14:00Z" w16du:dateUtc="2025-09-22T20:14:00Z">
          <w:pPr>
            <w:ind w:left="1440"/>
          </w:pPr>
        </w:pPrChange>
      </w:pPr>
      <m:oMathPara>
        <m:oMath>
          <m:sSub>
            <m:sSubPr>
              <m:ctrlPr>
                <w:del w:id="6801" w:author="JAVIERA PAZ LEFORT IBANEZ" w:date="2025-09-20T01:36:00Z" w16du:dateUtc="2025-09-20T04:36:00Z">
                  <w:rPr>
                    <w:rFonts w:ascii="Cambria Math" w:hAnsi="Cambria Math" w:cs="Arial"/>
                    <w:i/>
                  </w:rPr>
                </w:del>
              </m:ctrlPr>
            </m:sSubPr>
            <m:e>
              <m:r>
                <w:del w:id="6802" w:author="JAVIERA PAZ LEFORT IBANEZ" w:date="2025-09-20T01:36:00Z" w16du:dateUtc="2025-09-20T04:36:00Z">
                  <w:rPr>
                    <w:rFonts w:ascii="Cambria Math" w:hAnsi="Cambria Math" w:cs="Arial"/>
                    <w:rPrChange w:id="6803" w:author="JAVIERA PAZ LEFORT IBANEZ" w:date="2025-09-22T17:14:00Z" w16du:dateUtc="2025-09-22T20:14:00Z">
                      <w:rPr>
                        <w:rFonts w:ascii="Cambria Math" w:hAnsi="Cambria Math" w:cs="Arial"/>
                      </w:rPr>
                    </w:rPrChange>
                  </w:rPr>
                  <m:t>f</m:t>
                </w:del>
              </m:r>
            </m:e>
            <m:sub>
              <m:r>
                <w:del w:id="6804" w:author="JAVIERA PAZ LEFORT IBANEZ" w:date="2025-09-20T01:36:00Z" w16du:dateUtc="2025-09-20T04:36:00Z">
                  <w:rPr>
                    <w:rFonts w:ascii="Cambria Math" w:hAnsi="Cambria Math" w:cs="Arial"/>
                    <w:rPrChange w:id="6805" w:author="JAVIERA PAZ LEFORT IBANEZ" w:date="2025-09-22T17:14:00Z" w16du:dateUtc="2025-09-22T20:14:00Z">
                      <w:rPr>
                        <w:rFonts w:ascii="Cambria Math" w:hAnsi="Cambria Math" w:cs="Arial"/>
                      </w:rPr>
                    </w:rPrChange>
                  </w:rPr>
                  <m:t>carcasa</m:t>
                </w:del>
              </m:r>
            </m:sub>
          </m:sSub>
          <m:d>
            <m:dPr>
              <m:begChr m:val="["/>
              <m:endChr m:val="]"/>
              <m:ctrlPr>
                <w:del w:id="6806" w:author="JAVIERA PAZ LEFORT IBANEZ" w:date="2025-09-20T01:36:00Z" w16du:dateUtc="2025-09-20T04:36:00Z">
                  <w:rPr>
                    <w:rFonts w:ascii="Cambria Math" w:hAnsi="Cambria Math" w:cs="Arial"/>
                    <w:i/>
                  </w:rPr>
                </w:del>
              </m:ctrlPr>
            </m:dPr>
            <m:e>
              <m:r>
                <w:del w:id="6807" w:author="JAVIERA PAZ LEFORT IBANEZ" w:date="2025-09-20T01:36:00Z" w16du:dateUtc="2025-09-20T04:36:00Z">
                  <w:rPr>
                    <w:rFonts w:ascii="Cambria Math" w:hAnsi="Cambria Math" w:cs="Arial"/>
                    <w:rPrChange w:id="6808" w:author="JAVIERA PAZ LEFORT IBANEZ" w:date="2025-09-22T17:14:00Z" w16du:dateUtc="2025-09-22T20:14:00Z">
                      <w:rPr>
                        <w:rFonts w:ascii="Cambria Math" w:hAnsi="Cambria Math" w:cs="Arial"/>
                      </w:rPr>
                    </w:rPrChange>
                  </w:rPr>
                  <m:t>i+1</m:t>
                </w:del>
              </m:r>
            </m:e>
          </m:d>
          <m:r>
            <w:del w:id="6809" w:author="JAVIERA PAZ LEFORT IBANEZ" w:date="2025-09-20T01:36:00Z" w16du:dateUtc="2025-09-20T04:36:00Z">
              <w:rPr>
                <w:rFonts w:ascii="Cambria Math" w:hAnsi="Cambria Math" w:cs="Arial"/>
                <w:rPrChange w:id="6810" w:author="JAVIERA PAZ LEFORT IBANEZ" w:date="2025-09-22T17:14:00Z" w16du:dateUtc="2025-09-22T20:14:00Z">
                  <w:rPr>
                    <w:rFonts w:ascii="Cambria Math" w:hAnsi="Cambria Math" w:cs="Arial"/>
                  </w:rPr>
                </w:rPrChange>
              </w:rPr>
              <m:t>=</m:t>
            </w:del>
          </m:r>
          <m:sSub>
            <m:sSubPr>
              <m:ctrlPr>
                <w:del w:id="6811" w:author="JAVIERA PAZ LEFORT IBANEZ" w:date="2025-09-20T01:36:00Z" w16du:dateUtc="2025-09-20T04:36:00Z">
                  <w:rPr>
                    <w:rFonts w:ascii="Cambria Math" w:hAnsi="Cambria Math" w:cs="Arial"/>
                    <w:i/>
                  </w:rPr>
                </w:del>
              </m:ctrlPr>
            </m:sSubPr>
            <m:e>
              <m:r>
                <w:del w:id="6812" w:author="JAVIERA PAZ LEFORT IBANEZ" w:date="2025-09-20T01:36:00Z" w16du:dateUtc="2025-09-20T04:36:00Z">
                  <w:rPr>
                    <w:rFonts w:ascii="Cambria Math" w:hAnsi="Cambria Math" w:cs="Arial"/>
                    <w:rPrChange w:id="6813" w:author="JAVIERA PAZ LEFORT IBANEZ" w:date="2025-09-22T17:14:00Z" w16du:dateUtc="2025-09-22T20:14:00Z">
                      <w:rPr>
                        <w:rFonts w:ascii="Cambria Math" w:hAnsi="Cambria Math" w:cs="Arial"/>
                      </w:rPr>
                    </w:rPrChange>
                  </w:rPr>
                  <m:t>f</m:t>
                </w:del>
              </m:r>
            </m:e>
            <m:sub>
              <m:r>
                <w:del w:id="6814" w:author="JAVIERA PAZ LEFORT IBANEZ" w:date="2025-09-20T01:36:00Z" w16du:dateUtc="2025-09-20T04:36:00Z">
                  <w:rPr>
                    <w:rFonts w:ascii="Cambria Math" w:hAnsi="Cambria Math" w:cs="Arial"/>
                    <w:rPrChange w:id="6815" w:author="JAVIERA PAZ LEFORT IBANEZ" w:date="2025-09-22T17:14:00Z" w16du:dateUtc="2025-09-22T20:14:00Z">
                      <w:rPr>
                        <w:rFonts w:ascii="Cambria Math" w:hAnsi="Cambria Math" w:cs="Arial"/>
                      </w:rPr>
                    </w:rPrChange>
                  </w:rPr>
                  <m:t>carcasa</m:t>
                </w:del>
              </m:r>
            </m:sub>
          </m:sSub>
          <m:d>
            <m:dPr>
              <m:begChr m:val="["/>
              <m:endChr m:val="]"/>
              <m:ctrlPr>
                <w:del w:id="6816" w:author="JAVIERA PAZ LEFORT IBANEZ" w:date="2025-09-20T01:36:00Z" w16du:dateUtc="2025-09-20T04:36:00Z">
                  <w:rPr>
                    <w:rFonts w:ascii="Cambria Math" w:hAnsi="Cambria Math" w:cs="Arial"/>
                    <w:i/>
                  </w:rPr>
                </w:del>
              </m:ctrlPr>
            </m:dPr>
            <m:e>
              <m:r>
                <w:del w:id="6817" w:author="JAVIERA PAZ LEFORT IBANEZ" w:date="2025-09-20T01:36:00Z" w16du:dateUtc="2025-09-20T04:36:00Z">
                  <w:rPr>
                    <w:rFonts w:ascii="Cambria Math" w:hAnsi="Cambria Math" w:cs="Arial"/>
                    <w:rPrChange w:id="6818" w:author="JAVIERA PAZ LEFORT IBANEZ" w:date="2025-09-22T17:14:00Z" w16du:dateUtc="2025-09-22T20:14:00Z">
                      <w:rPr>
                        <w:rFonts w:ascii="Cambria Math" w:hAnsi="Cambria Math" w:cs="Arial"/>
                      </w:rPr>
                    </w:rPrChange>
                  </w:rPr>
                  <m:t>i</m:t>
                </w:del>
              </m:r>
            </m:e>
          </m:d>
          <m:r>
            <w:del w:id="6819" w:author="JAVIERA PAZ LEFORT IBANEZ" w:date="2025-09-20T01:36:00Z" w16du:dateUtc="2025-09-20T04:36:00Z">
              <w:rPr>
                <w:rFonts w:ascii="Cambria Math" w:hAnsi="Cambria Math" w:cs="Arial"/>
                <w:rPrChange w:id="6820" w:author="JAVIERA PAZ LEFORT IBANEZ" w:date="2025-09-22T17:14:00Z" w16du:dateUtc="2025-09-22T20:14:00Z">
                  <w:rPr>
                    <w:rFonts w:ascii="Cambria Math" w:hAnsi="Cambria Math" w:cs="Arial"/>
                  </w:rPr>
                </w:rPrChange>
              </w:rPr>
              <m:t>+</m:t>
            </w:del>
          </m:r>
          <m:f>
            <m:fPr>
              <m:ctrlPr>
                <w:del w:id="6821" w:author="JAVIERA PAZ LEFORT IBANEZ" w:date="2025-09-20T01:36:00Z" w16du:dateUtc="2025-09-20T04:36:00Z">
                  <w:rPr>
                    <w:rFonts w:ascii="Cambria Math" w:hAnsi="Cambria Math" w:cs="Arial"/>
                    <w:i/>
                  </w:rPr>
                </w:del>
              </m:ctrlPr>
            </m:fPr>
            <m:num>
              <m:sSub>
                <m:sSubPr>
                  <m:ctrlPr>
                    <w:del w:id="6822" w:author="JAVIERA PAZ LEFORT IBANEZ" w:date="2025-09-20T01:36:00Z" w16du:dateUtc="2025-09-20T04:36:00Z">
                      <w:rPr>
                        <w:rFonts w:ascii="Cambria Math" w:hAnsi="Cambria Math" w:cs="Arial"/>
                        <w:i/>
                      </w:rPr>
                    </w:del>
                  </m:ctrlPr>
                </m:sSubPr>
                <m:e>
                  <m:r>
                    <w:del w:id="6823" w:author="JAVIERA PAZ LEFORT IBANEZ" w:date="2025-09-20T01:36:00Z" w16du:dateUtc="2025-09-20T04:36:00Z">
                      <w:rPr>
                        <w:rFonts w:ascii="Cambria Math" w:hAnsi="Cambria Math" w:cs="Arial"/>
                        <w:rPrChange w:id="6824" w:author="JAVIERA PAZ LEFORT IBANEZ" w:date="2025-09-22T17:14:00Z" w16du:dateUtc="2025-09-22T20:14:00Z">
                          <w:rPr>
                            <w:rFonts w:ascii="Cambria Math" w:hAnsi="Cambria Math" w:cs="Arial"/>
                          </w:rPr>
                        </w:rPrChange>
                      </w:rPr>
                      <m:t>J</m:t>
                    </w:del>
                  </m:r>
                </m:e>
                <m:sub>
                  <m:r>
                    <w:del w:id="6825" w:author="JAVIERA PAZ LEFORT IBANEZ" w:date="2025-09-20T01:36:00Z" w16du:dateUtc="2025-09-20T04:36:00Z">
                      <w:rPr>
                        <w:rFonts w:ascii="Cambria Math" w:hAnsi="Cambria Math" w:cs="Arial"/>
                        <w:rPrChange w:id="6826" w:author="JAVIERA PAZ LEFORT IBANEZ" w:date="2025-09-22T17:14:00Z" w16du:dateUtc="2025-09-22T20:14:00Z">
                          <w:rPr>
                            <w:rFonts w:ascii="Cambria Math" w:hAnsi="Cambria Math" w:cs="Arial"/>
                          </w:rPr>
                        </w:rPrChange>
                      </w:rPr>
                      <m:t>agua</m:t>
                    </w:del>
                  </m:r>
                </m:sub>
              </m:sSub>
            </m:num>
            <m:den>
              <m:r>
                <w:del w:id="6827" w:author="JAVIERA PAZ LEFORT IBANEZ" w:date="2025-09-20T01:36:00Z" w16du:dateUtc="2025-09-20T04:36:00Z">
                  <w:rPr>
                    <w:rFonts w:ascii="Cambria Math" w:hAnsi="Cambria Math" w:cs="Arial"/>
                    <w:rPrChange w:id="6828" w:author="JAVIERA PAZ LEFORT IBANEZ" w:date="2025-09-22T17:14:00Z" w16du:dateUtc="2025-09-22T20:14:00Z">
                      <w:rPr>
                        <w:rFonts w:ascii="Cambria Math" w:hAnsi="Cambria Math" w:cs="Arial"/>
                      </w:rPr>
                    </w:rPrChange>
                  </w:rPr>
                  <m:t>ρ∙</m:t>
                </w:del>
              </m:r>
              <m:sSub>
                <m:sSubPr>
                  <m:ctrlPr>
                    <w:del w:id="6829" w:author="JAVIERA PAZ LEFORT IBANEZ" w:date="2025-09-20T01:36:00Z" w16du:dateUtc="2025-09-20T04:36:00Z">
                      <w:rPr>
                        <w:rFonts w:ascii="Cambria Math" w:hAnsi="Cambria Math" w:cs="Arial"/>
                        <w:i/>
                      </w:rPr>
                    </w:del>
                  </m:ctrlPr>
                </m:sSubPr>
                <m:e>
                  <m:r>
                    <w:del w:id="6830" w:author="JAVIERA PAZ LEFORT IBANEZ" w:date="2025-09-20T01:36:00Z" w16du:dateUtc="2025-09-20T04:36:00Z">
                      <w:rPr>
                        <w:rFonts w:ascii="Cambria Math" w:hAnsi="Cambria Math" w:cs="Arial"/>
                        <w:rPrChange w:id="6831" w:author="JAVIERA PAZ LEFORT IBANEZ" w:date="2025-09-22T17:14:00Z" w16du:dateUtc="2025-09-22T20:14:00Z">
                          <w:rPr>
                            <w:rFonts w:ascii="Cambria Math" w:hAnsi="Cambria Math" w:cs="Arial"/>
                          </w:rPr>
                        </w:rPrChange>
                      </w:rPr>
                      <m:t>Q</m:t>
                    </w:del>
                  </m:r>
                </m:e>
                <m:sub>
                  <m:r>
                    <w:del w:id="6832" w:author="JAVIERA PAZ LEFORT IBANEZ" w:date="2025-09-20T01:36:00Z" w16du:dateUtc="2025-09-20T04:36:00Z">
                      <w:rPr>
                        <w:rFonts w:ascii="Cambria Math" w:hAnsi="Cambria Math" w:cs="Arial"/>
                        <w:rPrChange w:id="6833" w:author="JAVIERA PAZ LEFORT IBANEZ" w:date="2025-09-22T17:14:00Z" w16du:dateUtc="2025-09-22T20:14:00Z">
                          <w:rPr>
                            <w:rFonts w:ascii="Cambria Math" w:hAnsi="Cambria Math" w:cs="Arial"/>
                          </w:rPr>
                        </w:rPrChange>
                      </w:rPr>
                      <m:t>carcasa</m:t>
                    </w:del>
                  </m:r>
                </m:sub>
              </m:sSub>
            </m:den>
          </m:f>
        </m:oMath>
      </m:oMathPara>
    </w:p>
    <w:p w14:paraId="74465434" w14:textId="19EDF571" w:rsidR="00E021BA" w:rsidRPr="001B7855" w:rsidDel="00074AFF" w:rsidRDefault="00E021BA">
      <w:pPr>
        <w:spacing w:line="360" w:lineRule="auto"/>
        <w:ind w:left="2148"/>
        <w:rPr>
          <w:del w:id="6834" w:author="JAVIERA PAZ LEFORT IBANEZ" w:date="2025-09-20T01:36:00Z" w16du:dateUtc="2025-09-20T04:36:00Z"/>
          <w:rFonts w:ascii="Arial" w:hAnsi="Arial" w:cs="Arial"/>
        </w:rPr>
        <w:pPrChange w:id="6835" w:author="JAVIERA PAZ LEFORT IBANEZ" w:date="2025-09-22T17:14:00Z" w16du:dateUtc="2025-09-22T20:14:00Z">
          <w:pPr>
            <w:ind w:left="1440"/>
          </w:pPr>
        </w:pPrChange>
      </w:pPr>
    </w:p>
    <w:p w14:paraId="51798C08" w14:textId="744F4708" w:rsidR="00A30952" w:rsidRPr="001B7855" w:rsidDel="00074AFF" w:rsidRDefault="00A30952">
      <w:pPr>
        <w:pStyle w:val="Prrafodelista"/>
        <w:numPr>
          <w:ilvl w:val="0"/>
          <w:numId w:val="32"/>
        </w:numPr>
        <w:spacing w:line="360" w:lineRule="auto"/>
        <w:ind w:left="1428"/>
        <w:rPr>
          <w:del w:id="6836" w:author="JAVIERA PAZ LEFORT IBANEZ" w:date="2025-09-20T01:36:00Z" w16du:dateUtc="2025-09-20T04:36:00Z"/>
          <w:rFonts w:ascii="Arial" w:hAnsi="Arial" w:cs="Arial"/>
        </w:rPr>
        <w:pPrChange w:id="6837" w:author="JAVIERA PAZ LEFORT IBANEZ" w:date="2025-09-22T17:14:00Z" w16du:dateUtc="2025-09-22T20:14:00Z">
          <w:pPr>
            <w:pStyle w:val="Prrafodelista"/>
            <w:numPr>
              <w:numId w:val="32"/>
            </w:numPr>
            <w:tabs>
              <w:tab w:val="num" w:pos="720"/>
            </w:tabs>
            <w:ind w:hanging="360"/>
          </w:pPr>
        </w:pPrChange>
      </w:pPr>
      <w:del w:id="6838" w:author="JAVIERA PAZ LEFORT IBANEZ" w:date="2025-09-20T01:36:00Z" w16du:dateUtc="2025-09-20T04:36:00Z">
        <w:r w:rsidRPr="001B7855" w:rsidDel="00074AFF">
          <w:rPr>
            <w:rFonts w:ascii="Arial" w:hAnsi="Arial" w:cs="Arial"/>
            <w:b/>
            <w:bCs/>
          </w:rPr>
          <w:delText>Cálculo del Perfil de Polifenoles:</w:delText>
        </w:r>
        <w:r w:rsidRPr="001B7855" w:rsidDel="00074AFF">
          <w:rPr>
            <w:rFonts w:ascii="Arial" w:hAnsi="Arial" w:cs="Arial"/>
          </w:rPr>
          <w:br/>
          <w:delText xml:space="preserve">La concentración de polifenoles en el vino se calcula directamente mediante el </w:delText>
        </w:r>
        <w:r w:rsidRPr="001B7855" w:rsidDel="00074AFF">
          <w:rPr>
            <w:rFonts w:ascii="Arial" w:hAnsi="Arial" w:cs="Arial"/>
            <w:b/>
            <w:bCs/>
          </w:rPr>
          <w:delText>balance de masa</w:delText>
        </w:r>
        <w:r w:rsidRPr="001B7855" w:rsidDel="00074AFF">
          <w:rPr>
            <w:rFonts w:ascii="Arial" w:hAnsi="Arial" w:cs="Arial"/>
          </w:rPr>
          <w:delText>:</w:delText>
        </w:r>
      </w:del>
    </w:p>
    <w:p w14:paraId="03F656BA" w14:textId="66D8375C" w:rsidR="00E021BA" w:rsidRPr="001B7855" w:rsidDel="00074AFF" w:rsidRDefault="00000000">
      <w:pPr>
        <w:spacing w:line="360" w:lineRule="auto"/>
        <w:ind w:left="1428"/>
        <w:jc w:val="center"/>
        <w:rPr>
          <w:del w:id="6839" w:author="JAVIERA PAZ LEFORT IBANEZ" w:date="2025-09-20T01:36:00Z" w16du:dateUtc="2025-09-20T04:36:00Z"/>
          <w:rFonts w:ascii="Arial" w:hAnsi="Arial" w:cs="Arial"/>
        </w:rPr>
        <w:pPrChange w:id="6840" w:author="JAVIERA PAZ LEFORT IBANEZ" w:date="2025-09-22T17:14:00Z" w16du:dateUtc="2025-09-22T20:14:00Z">
          <w:pPr>
            <w:ind w:left="720"/>
            <w:jc w:val="center"/>
          </w:pPr>
        </w:pPrChange>
      </w:pPr>
      <m:oMathPara>
        <m:oMath>
          <m:sSub>
            <m:sSubPr>
              <m:ctrlPr>
                <w:del w:id="6841" w:author="JAVIERA PAZ LEFORT IBANEZ" w:date="2025-09-20T01:36:00Z" w16du:dateUtc="2025-09-20T04:36:00Z">
                  <w:rPr>
                    <w:rFonts w:ascii="Cambria Math" w:hAnsi="Cambria Math" w:cs="Arial"/>
                    <w:i/>
                  </w:rPr>
                </w:del>
              </m:ctrlPr>
            </m:sSubPr>
            <m:e>
              <m:r>
                <w:del w:id="6842" w:author="JAVIERA PAZ LEFORT IBANEZ" w:date="2025-09-20T01:36:00Z" w16du:dateUtc="2025-09-20T04:36:00Z">
                  <w:rPr>
                    <w:rFonts w:ascii="Cambria Math" w:hAnsi="Cambria Math" w:cs="Arial"/>
                    <w:rPrChange w:id="6843" w:author="JAVIERA PAZ LEFORT IBANEZ" w:date="2025-09-22T17:14:00Z" w16du:dateUtc="2025-09-22T20:14:00Z">
                      <w:rPr>
                        <w:rFonts w:ascii="Cambria Math" w:hAnsi="Cambria Math" w:cs="Arial"/>
                      </w:rPr>
                    </w:rPrChange>
                  </w:rPr>
                  <m:t>C</m:t>
                </w:del>
              </m:r>
            </m:e>
            <m:sub>
              <m:r>
                <w:del w:id="6844" w:author="JAVIERA PAZ LEFORT IBANEZ" w:date="2025-09-20T01:36:00Z" w16du:dateUtc="2025-09-20T04:36:00Z">
                  <w:rPr>
                    <w:rFonts w:ascii="Cambria Math" w:hAnsi="Cambria Math" w:cs="Arial"/>
                    <w:rPrChange w:id="6845" w:author="JAVIERA PAZ LEFORT IBANEZ" w:date="2025-09-22T17:14:00Z" w16du:dateUtc="2025-09-22T20:14:00Z">
                      <w:rPr>
                        <w:rFonts w:ascii="Cambria Math" w:hAnsi="Cambria Math" w:cs="Arial"/>
                      </w:rPr>
                    </w:rPrChange>
                  </w:rPr>
                  <m:t>polifenoles</m:t>
                </w:del>
              </m:r>
            </m:sub>
          </m:sSub>
          <m:d>
            <m:dPr>
              <m:ctrlPr>
                <w:del w:id="6846" w:author="JAVIERA PAZ LEFORT IBANEZ" w:date="2025-09-20T01:36:00Z" w16du:dateUtc="2025-09-20T04:36:00Z">
                  <w:rPr>
                    <w:rFonts w:ascii="Cambria Math" w:hAnsi="Cambria Math" w:cs="Arial"/>
                    <w:i/>
                  </w:rPr>
                </w:del>
              </m:ctrlPr>
            </m:dPr>
            <m:e>
              <m:r>
                <w:del w:id="6847" w:author="JAVIERA PAZ LEFORT IBANEZ" w:date="2025-09-20T01:36:00Z" w16du:dateUtc="2025-09-20T04:36:00Z">
                  <w:rPr>
                    <w:rFonts w:ascii="Cambria Math" w:hAnsi="Cambria Math" w:cs="Arial"/>
                    <w:rPrChange w:id="6848" w:author="JAVIERA PAZ LEFORT IBANEZ" w:date="2025-09-22T17:14:00Z" w16du:dateUtc="2025-09-22T20:14:00Z">
                      <w:rPr>
                        <w:rFonts w:ascii="Cambria Math" w:hAnsi="Cambria Math" w:cs="Arial"/>
                      </w:rPr>
                    </w:rPrChange>
                  </w:rPr>
                  <m:t>z</m:t>
                </w:del>
              </m:r>
            </m:e>
          </m:d>
          <m:r>
            <w:del w:id="6849" w:author="JAVIERA PAZ LEFORT IBANEZ" w:date="2025-09-20T01:36:00Z" w16du:dateUtc="2025-09-20T04:36:00Z">
              <w:rPr>
                <w:rFonts w:ascii="Cambria Math" w:hAnsi="Cambria Math" w:cs="Arial"/>
                <w:rPrChange w:id="6850" w:author="JAVIERA PAZ LEFORT IBANEZ" w:date="2025-09-22T17:14:00Z" w16du:dateUtc="2025-09-22T20:14:00Z">
                  <w:rPr>
                    <w:rFonts w:ascii="Cambria Math" w:hAnsi="Cambria Math" w:cs="Arial"/>
                  </w:rPr>
                </w:rPrChange>
              </w:rPr>
              <m:t>=</m:t>
            </w:del>
          </m:r>
          <m:f>
            <m:fPr>
              <m:ctrlPr>
                <w:del w:id="6851" w:author="JAVIERA PAZ LEFORT IBANEZ" w:date="2025-09-20T01:36:00Z" w16du:dateUtc="2025-09-20T04:36:00Z">
                  <w:rPr>
                    <w:rFonts w:ascii="Cambria Math" w:hAnsi="Cambria Math" w:cs="Arial"/>
                    <w:i/>
                  </w:rPr>
                </w:del>
              </m:ctrlPr>
            </m:fPr>
            <m:num>
              <m:sSub>
                <m:sSubPr>
                  <m:ctrlPr>
                    <w:del w:id="6852" w:author="JAVIERA PAZ LEFORT IBANEZ" w:date="2025-09-20T01:36:00Z" w16du:dateUtc="2025-09-20T04:36:00Z">
                      <w:rPr>
                        <w:rFonts w:ascii="Cambria Math" w:hAnsi="Cambria Math" w:cs="Arial"/>
                        <w:i/>
                      </w:rPr>
                    </w:del>
                  </m:ctrlPr>
                </m:sSubPr>
                <m:e>
                  <m:r>
                    <w:del w:id="6853" w:author="JAVIERA PAZ LEFORT IBANEZ" w:date="2025-09-20T01:36:00Z" w16du:dateUtc="2025-09-20T04:36:00Z">
                      <w:rPr>
                        <w:rFonts w:ascii="Cambria Math" w:hAnsi="Cambria Math" w:cs="Arial"/>
                        <w:rPrChange w:id="6854" w:author="JAVIERA PAZ LEFORT IBANEZ" w:date="2025-09-22T17:14:00Z" w16du:dateUtc="2025-09-22T20:14:00Z">
                          <w:rPr>
                            <w:rFonts w:ascii="Cambria Math" w:hAnsi="Cambria Math" w:cs="Arial"/>
                          </w:rPr>
                        </w:rPrChange>
                      </w:rPr>
                      <m:t>C</m:t>
                    </w:del>
                  </m:r>
                </m:e>
                <m:sub>
                  <m:r>
                    <w:del w:id="6855" w:author="JAVIERA PAZ LEFORT IBANEZ" w:date="2025-09-20T01:36:00Z" w16du:dateUtc="2025-09-20T04:36:00Z">
                      <w:rPr>
                        <w:rFonts w:ascii="Cambria Math" w:hAnsi="Cambria Math" w:cs="Arial"/>
                        <w:rPrChange w:id="6856" w:author="JAVIERA PAZ LEFORT IBANEZ" w:date="2025-09-22T17:14:00Z" w16du:dateUtc="2025-09-22T20:14:00Z">
                          <w:rPr>
                            <w:rFonts w:ascii="Cambria Math" w:hAnsi="Cambria Math" w:cs="Arial"/>
                          </w:rPr>
                        </w:rPrChange>
                      </w:rPr>
                      <m:t>polifenoles,0</m:t>
                    </w:del>
                  </m:r>
                </m:sub>
              </m:sSub>
              <m:r>
                <w:del w:id="6857" w:author="JAVIERA PAZ LEFORT IBANEZ" w:date="2025-09-20T01:36:00Z" w16du:dateUtc="2025-09-20T04:36:00Z">
                  <w:rPr>
                    <w:rFonts w:ascii="Cambria Math" w:hAnsi="Cambria Math" w:cs="Arial"/>
                    <w:rPrChange w:id="6858" w:author="JAVIERA PAZ LEFORT IBANEZ" w:date="2025-09-22T17:14:00Z" w16du:dateUtc="2025-09-22T20:14:00Z">
                      <w:rPr>
                        <w:rFonts w:ascii="Cambria Math" w:hAnsi="Cambria Math" w:cs="Arial"/>
                      </w:rPr>
                    </w:rPrChange>
                  </w:rPr>
                  <m:t>∙</m:t>
                </w:del>
              </m:r>
              <m:sSub>
                <m:sSubPr>
                  <m:ctrlPr>
                    <w:del w:id="6859" w:author="JAVIERA PAZ LEFORT IBANEZ" w:date="2025-09-20T01:36:00Z" w16du:dateUtc="2025-09-20T04:36:00Z">
                      <w:rPr>
                        <w:rFonts w:ascii="Cambria Math" w:hAnsi="Cambria Math" w:cs="Arial"/>
                        <w:i/>
                      </w:rPr>
                    </w:del>
                  </m:ctrlPr>
                </m:sSubPr>
                <m:e>
                  <m:r>
                    <w:del w:id="6860" w:author="JAVIERA PAZ LEFORT IBANEZ" w:date="2025-09-20T01:36:00Z" w16du:dateUtc="2025-09-20T04:36:00Z">
                      <w:rPr>
                        <w:rFonts w:ascii="Cambria Math" w:hAnsi="Cambria Math" w:cs="Arial"/>
                        <w:rPrChange w:id="6861" w:author="JAVIERA PAZ LEFORT IBANEZ" w:date="2025-09-22T17:14:00Z" w16du:dateUtc="2025-09-22T20:14:00Z">
                          <w:rPr>
                            <w:rFonts w:ascii="Cambria Math" w:hAnsi="Cambria Math" w:cs="Arial"/>
                          </w:rPr>
                        </w:rPrChange>
                      </w:rPr>
                      <m:t>V</m:t>
                    </w:del>
                  </m:r>
                </m:e>
                <m:sub>
                  <m:r>
                    <w:del w:id="6862" w:author="JAVIERA PAZ LEFORT IBANEZ" w:date="2025-09-20T01:36:00Z" w16du:dateUtc="2025-09-20T04:36:00Z">
                      <w:rPr>
                        <w:rFonts w:ascii="Cambria Math" w:hAnsi="Cambria Math" w:cs="Arial"/>
                        <w:rPrChange w:id="6863" w:author="JAVIERA PAZ LEFORT IBANEZ" w:date="2025-09-22T17:14:00Z" w16du:dateUtc="2025-09-22T20:14:00Z">
                          <w:rPr>
                            <w:rFonts w:ascii="Cambria Math" w:hAnsi="Cambria Math" w:cs="Arial"/>
                          </w:rPr>
                        </w:rPrChange>
                      </w:rPr>
                      <m:t>vino,0</m:t>
                    </w:del>
                  </m:r>
                </m:sub>
              </m:sSub>
            </m:num>
            <m:den>
              <m:sSub>
                <m:sSubPr>
                  <m:ctrlPr>
                    <w:del w:id="6864" w:author="JAVIERA PAZ LEFORT IBANEZ" w:date="2025-09-20T01:36:00Z" w16du:dateUtc="2025-09-20T04:36:00Z">
                      <w:rPr>
                        <w:rFonts w:ascii="Cambria Math" w:hAnsi="Cambria Math" w:cs="Arial"/>
                        <w:i/>
                      </w:rPr>
                    </w:del>
                  </m:ctrlPr>
                </m:sSubPr>
                <m:e>
                  <m:r>
                    <w:del w:id="6865" w:author="JAVIERA PAZ LEFORT IBANEZ" w:date="2025-09-20T01:36:00Z" w16du:dateUtc="2025-09-20T04:36:00Z">
                      <w:rPr>
                        <w:rFonts w:ascii="Cambria Math" w:hAnsi="Cambria Math" w:cs="Arial"/>
                        <w:rPrChange w:id="6866" w:author="JAVIERA PAZ LEFORT IBANEZ" w:date="2025-09-22T17:14:00Z" w16du:dateUtc="2025-09-22T20:14:00Z">
                          <w:rPr>
                            <w:rFonts w:ascii="Cambria Math" w:hAnsi="Cambria Math" w:cs="Arial"/>
                          </w:rPr>
                        </w:rPrChange>
                      </w:rPr>
                      <m:t>V</m:t>
                    </w:del>
                  </m:r>
                </m:e>
                <m:sub>
                  <m:r>
                    <w:del w:id="6867" w:author="JAVIERA PAZ LEFORT IBANEZ" w:date="2025-09-20T01:36:00Z" w16du:dateUtc="2025-09-20T04:36:00Z">
                      <w:rPr>
                        <w:rFonts w:ascii="Cambria Math" w:hAnsi="Cambria Math" w:cs="Arial"/>
                        <w:rPrChange w:id="6868" w:author="JAVIERA PAZ LEFORT IBANEZ" w:date="2025-09-22T17:14:00Z" w16du:dateUtc="2025-09-22T20:14:00Z">
                          <w:rPr>
                            <w:rFonts w:ascii="Cambria Math" w:hAnsi="Cambria Math" w:cs="Arial"/>
                          </w:rPr>
                        </w:rPrChange>
                      </w:rPr>
                      <m:t>vino,0</m:t>
                    </w:del>
                  </m:r>
                </m:sub>
              </m:sSub>
              <m:r>
                <w:del w:id="6869" w:author="JAVIERA PAZ LEFORT IBANEZ" w:date="2025-09-20T01:36:00Z" w16du:dateUtc="2025-09-20T04:36:00Z">
                  <w:rPr>
                    <w:rFonts w:ascii="Cambria Math" w:hAnsi="Cambria Math" w:cs="Arial"/>
                    <w:rPrChange w:id="6870" w:author="JAVIERA PAZ LEFORT IBANEZ" w:date="2025-09-22T17:14:00Z" w16du:dateUtc="2025-09-22T20:14:00Z">
                      <w:rPr>
                        <w:rFonts w:ascii="Cambria Math" w:hAnsi="Cambria Math" w:cs="Arial"/>
                      </w:rPr>
                    </w:rPrChange>
                  </w:rPr>
                  <m:t>-</m:t>
                </w:del>
              </m:r>
              <m:sSub>
                <m:sSubPr>
                  <m:ctrlPr>
                    <w:del w:id="6871" w:author="JAVIERA PAZ LEFORT IBANEZ" w:date="2025-09-20T01:36:00Z" w16du:dateUtc="2025-09-20T04:36:00Z">
                      <w:rPr>
                        <w:rFonts w:ascii="Cambria Math" w:hAnsi="Cambria Math" w:cs="Arial"/>
                        <w:i/>
                      </w:rPr>
                    </w:del>
                  </m:ctrlPr>
                </m:sSubPr>
                <m:e>
                  <m:r>
                    <w:del w:id="6872" w:author="JAVIERA PAZ LEFORT IBANEZ" w:date="2025-09-20T01:36:00Z" w16du:dateUtc="2025-09-20T04:36:00Z">
                      <w:rPr>
                        <w:rFonts w:ascii="Cambria Math" w:hAnsi="Cambria Math" w:cs="Arial"/>
                        <w:rPrChange w:id="6873" w:author="JAVIERA PAZ LEFORT IBANEZ" w:date="2025-09-22T17:14:00Z" w16du:dateUtc="2025-09-22T20:14:00Z">
                          <w:rPr>
                            <w:rFonts w:ascii="Cambria Math" w:hAnsi="Cambria Math" w:cs="Arial"/>
                          </w:rPr>
                        </w:rPrChange>
                      </w:rPr>
                      <m:t>V</m:t>
                    </w:del>
                  </m:r>
                </m:e>
                <m:sub>
                  <m:r>
                    <w:del w:id="6874" w:author="JAVIERA PAZ LEFORT IBANEZ" w:date="2025-09-20T01:36:00Z" w16du:dateUtc="2025-09-20T04:36:00Z">
                      <w:rPr>
                        <w:rFonts w:ascii="Cambria Math" w:hAnsi="Cambria Math" w:cs="Arial"/>
                        <w:rPrChange w:id="6875" w:author="JAVIERA PAZ LEFORT IBANEZ" w:date="2025-09-22T17:14:00Z" w16du:dateUtc="2025-09-22T20:14:00Z">
                          <w:rPr>
                            <w:rFonts w:ascii="Cambria Math" w:hAnsi="Cambria Math" w:cs="Arial"/>
                          </w:rPr>
                        </w:rPrChange>
                      </w:rPr>
                      <m:t>agua transferida</m:t>
                    </w:del>
                  </m:r>
                </m:sub>
              </m:sSub>
              <m:r>
                <w:del w:id="6876" w:author="JAVIERA PAZ LEFORT IBANEZ" w:date="2025-09-20T01:36:00Z" w16du:dateUtc="2025-09-20T04:36:00Z">
                  <w:rPr>
                    <w:rFonts w:ascii="Cambria Math" w:hAnsi="Cambria Math" w:cs="Arial"/>
                    <w:rPrChange w:id="6877" w:author="JAVIERA PAZ LEFORT IBANEZ" w:date="2025-09-22T17:14:00Z" w16du:dateUtc="2025-09-22T20:14:00Z">
                      <w:rPr>
                        <w:rFonts w:ascii="Cambria Math" w:hAnsi="Cambria Math" w:cs="Arial"/>
                      </w:rPr>
                    </w:rPrChange>
                  </w:rPr>
                  <m:t>(z)</m:t>
                </w:del>
              </m:r>
            </m:den>
          </m:f>
        </m:oMath>
      </m:oMathPara>
    </w:p>
    <w:p w14:paraId="7A06B1CD" w14:textId="55F48CBA" w:rsidR="00A30952" w:rsidRPr="001B7855" w:rsidDel="00074AFF" w:rsidRDefault="00A30952">
      <w:pPr>
        <w:spacing w:line="360" w:lineRule="auto"/>
        <w:ind w:left="1428"/>
        <w:rPr>
          <w:del w:id="6878" w:author="JAVIERA PAZ LEFORT IBANEZ" w:date="2025-09-20T01:36:00Z" w16du:dateUtc="2025-09-20T04:36:00Z"/>
          <w:rFonts w:ascii="Arial" w:hAnsi="Arial" w:cs="Arial"/>
        </w:rPr>
        <w:pPrChange w:id="6879" w:author="JAVIERA PAZ LEFORT IBANEZ" w:date="2025-09-22T17:14:00Z" w16du:dateUtc="2025-09-22T20:14:00Z">
          <w:pPr>
            <w:ind w:left="720"/>
          </w:pPr>
        </w:pPrChange>
      </w:pPr>
      <w:del w:id="6880" w:author="JAVIERA PAZ LEFORT IBANEZ" w:date="2025-09-20T01:36:00Z" w16du:dateUtc="2025-09-20T04:36:00Z">
        <w:r w:rsidRPr="001B7855" w:rsidDel="00074AFF">
          <w:rPr>
            <w:rFonts w:ascii="Arial" w:hAnsi="Arial" w:cs="Arial"/>
          </w:rPr>
          <w:delText>Donde:</w:delText>
        </w:r>
      </w:del>
    </w:p>
    <w:p w14:paraId="6DE00B84" w14:textId="52D90BD9" w:rsidR="00A30952" w:rsidRPr="001B7855" w:rsidDel="00074AFF" w:rsidRDefault="00A30952">
      <w:pPr>
        <w:numPr>
          <w:ilvl w:val="0"/>
          <w:numId w:val="35"/>
        </w:numPr>
        <w:spacing w:line="360" w:lineRule="auto"/>
        <w:ind w:left="1428"/>
        <w:rPr>
          <w:del w:id="6881" w:author="JAVIERA PAZ LEFORT IBANEZ" w:date="2025-09-20T01:36:00Z" w16du:dateUtc="2025-09-20T04:36:00Z"/>
          <w:rFonts w:ascii="Arial" w:hAnsi="Arial" w:cs="Arial"/>
        </w:rPr>
        <w:pPrChange w:id="6882" w:author="JAVIERA PAZ LEFORT IBANEZ" w:date="2025-09-22T17:14:00Z" w16du:dateUtc="2025-09-22T20:14:00Z">
          <w:pPr>
            <w:numPr>
              <w:numId w:val="35"/>
            </w:numPr>
            <w:tabs>
              <w:tab w:val="num" w:pos="720"/>
            </w:tabs>
            <w:ind w:left="720" w:hanging="360"/>
          </w:pPr>
        </w:pPrChange>
      </w:pPr>
      <w:del w:id="6883" w:author="JAVIERA PAZ LEFORT IBANEZ" w:date="2025-09-20T01:36:00Z" w16du:dateUtc="2025-09-20T04:36:00Z">
        <w:r w:rsidRPr="001B7855" w:rsidDel="00074AFF">
          <w:rPr>
            <w:rFonts w:ascii="Arial" w:hAnsi="Arial" w:cs="Arial"/>
          </w:rPr>
          <w:delText>​</w:delText>
        </w:r>
      </w:del>
      <m:oMath>
        <m:sSub>
          <m:sSubPr>
            <m:ctrlPr>
              <w:del w:id="6884" w:author="JAVIERA PAZ LEFORT IBANEZ" w:date="2025-09-20T01:36:00Z" w16du:dateUtc="2025-09-20T04:36:00Z">
                <w:rPr>
                  <w:rFonts w:ascii="Cambria Math" w:hAnsi="Cambria Math" w:cs="Arial"/>
                  <w:i/>
                </w:rPr>
              </w:del>
            </m:ctrlPr>
          </m:sSubPr>
          <m:e>
            <m:r>
              <w:del w:id="6885" w:author="JAVIERA PAZ LEFORT IBANEZ" w:date="2025-09-20T01:36:00Z" w16du:dateUtc="2025-09-20T04:36:00Z">
                <w:rPr>
                  <w:rFonts w:ascii="Cambria Math" w:hAnsi="Cambria Math" w:cs="Arial"/>
                  <w:rPrChange w:id="6886" w:author="JAVIERA PAZ LEFORT IBANEZ" w:date="2025-09-22T17:14:00Z" w16du:dateUtc="2025-09-22T20:14:00Z">
                    <w:rPr>
                      <w:rFonts w:ascii="Cambria Math" w:hAnsi="Cambria Math" w:cs="Arial"/>
                    </w:rPr>
                  </w:rPrChange>
                </w:rPr>
                <m:t>C</m:t>
              </w:del>
            </m:r>
          </m:e>
          <m:sub>
            <m:r>
              <w:del w:id="6887" w:author="JAVIERA PAZ LEFORT IBANEZ" w:date="2025-09-20T01:36:00Z" w16du:dateUtc="2025-09-20T04:36:00Z">
                <w:rPr>
                  <w:rFonts w:ascii="Cambria Math" w:hAnsi="Cambria Math" w:cs="Arial"/>
                  <w:rPrChange w:id="6888" w:author="JAVIERA PAZ LEFORT IBANEZ" w:date="2025-09-22T17:14:00Z" w16du:dateUtc="2025-09-22T20:14:00Z">
                    <w:rPr>
                      <w:rFonts w:ascii="Cambria Math" w:hAnsi="Cambria Math" w:cs="Arial"/>
                    </w:rPr>
                  </w:rPrChange>
                </w:rPr>
                <m:t>polifenoles,0</m:t>
              </w:del>
            </m:r>
          </m:sub>
        </m:sSub>
      </m:oMath>
      <w:del w:id="6889" w:author="JAVIERA PAZ LEFORT IBANEZ" w:date="2025-09-20T01:36:00Z" w16du:dateUtc="2025-09-20T04:36:00Z">
        <w:r w:rsidRPr="001B7855" w:rsidDel="00074AFF">
          <w:rPr>
            <w:rFonts w:ascii="Arial" w:hAnsi="Arial" w:cs="Arial"/>
          </w:rPr>
          <w:delText xml:space="preserve"> es la concentración inicial de polifenoles en el vino.</w:delText>
        </w:r>
      </w:del>
    </w:p>
    <w:p w14:paraId="4726C582" w14:textId="5BB36B94" w:rsidR="00A30952" w:rsidRPr="001B7855" w:rsidDel="00074AFF" w:rsidRDefault="00000000">
      <w:pPr>
        <w:numPr>
          <w:ilvl w:val="0"/>
          <w:numId w:val="35"/>
        </w:numPr>
        <w:spacing w:line="360" w:lineRule="auto"/>
        <w:ind w:left="1428"/>
        <w:rPr>
          <w:del w:id="6890" w:author="JAVIERA PAZ LEFORT IBANEZ" w:date="2025-09-20T01:36:00Z" w16du:dateUtc="2025-09-20T04:36:00Z"/>
          <w:rFonts w:ascii="Arial" w:hAnsi="Arial" w:cs="Arial"/>
        </w:rPr>
        <w:pPrChange w:id="6891" w:author="JAVIERA PAZ LEFORT IBANEZ" w:date="2025-09-22T17:14:00Z" w16du:dateUtc="2025-09-22T20:14:00Z">
          <w:pPr>
            <w:numPr>
              <w:numId w:val="35"/>
            </w:numPr>
            <w:tabs>
              <w:tab w:val="num" w:pos="720"/>
            </w:tabs>
            <w:ind w:left="720" w:hanging="360"/>
          </w:pPr>
        </w:pPrChange>
      </w:pPr>
      <m:oMath>
        <m:sSub>
          <m:sSubPr>
            <m:ctrlPr>
              <w:del w:id="6892" w:author="JAVIERA PAZ LEFORT IBANEZ" w:date="2025-09-20T01:36:00Z" w16du:dateUtc="2025-09-20T04:36:00Z">
                <w:rPr>
                  <w:rFonts w:ascii="Cambria Math" w:hAnsi="Cambria Math" w:cs="Arial"/>
                  <w:i/>
                </w:rPr>
              </w:del>
            </m:ctrlPr>
          </m:sSubPr>
          <m:e>
            <m:r>
              <w:del w:id="6893" w:author="JAVIERA PAZ LEFORT IBANEZ" w:date="2025-09-20T01:36:00Z" w16du:dateUtc="2025-09-20T04:36:00Z">
                <w:rPr>
                  <w:rFonts w:ascii="Cambria Math" w:hAnsi="Cambria Math" w:cs="Arial"/>
                  <w:rPrChange w:id="6894" w:author="JAVIERA PAZ LEFORT IBANEZ" w:date="2025-09-22T17:14:00Z" w16du:dateUtc="2025-09-22T20:14:00Z">
                    <w:rPr>
                      <w:rFonts w:ascii="Cambria Math" w:hAnsi="Cambria Math" w:cs="Arial"/>
                    </w:rPr>
                  </w:rPrChange>
                </w:rPr>
                <m:t>V</m:t>
              </w:del>
            </m:r>
          </m:e>
          <m:sub>
            <m:r>
              <w:del w:id="6895" w:author="JAVIERA PAZ LEFORT IBANEZ" w:date="2025-09-20T01:36:00Z" w16du:dateUtc="2025-09-20T04:36:00Z">
                <w:rPr>
                  <w:rFonts w:ascii="Cambria Math" w:hAnsi="Cambria Math" w:cs="Arial"/>
                  <w:rPrChange w:id="6896" w:author="JAVIERA PAZ LEFORT IBANEZ" w:date="2025-09-22T17:14:00Z" w16du:dateUtc="2025-09-22T20:14:00Z">
                    <w:rPr>
                      <w:rFonts w:ascii="Cambria Math" w:hAnsi="Cambria Math" w:cs="Arial"/>
                    </w:rPr>
                  </w:rPrChange>
                </w:rPr>
                <m:t>vino,0</m:t>
              </w:del>
            </m:r>
          </m:sub>
        </m:sSub>
      </m:oMath>
      <w:del w:id="6897" w:author="JAVIERA PAZ LEFORT IBANEZ" w:date="2025-09-20T01:36:00Z" w16du:dateUtc="2025-09-20T04:36:00Z">
        <w:r w:rsidR="00A30952" w:rsidRPr="001B7855" w:rsidDel="00074AFF">
          <w:rPr>
            <w:rFonts w:ascii="Arial" w:hAnsi="Arial" w:cs="Arial"/>
          </w:rPr>
          <w:delText>​ es el volumen inicial de vino en el módulo.</w:delText>
        </w:r>
      </w:del>
    </w:p>
    <w:p w14:paraId="3573DE20" w14:textId="31352679" w:rsidR="00A30952" w:rsidRPr="001B7855" w:rsidDel="00074AFF" w:rsidRDefault="00000000">
      <w:pPr>
        <w:numPr>
          <w:ilvl w:val="0"/>
          <w:numId w:val="35"/>
        </w:numPr>
        <w:spacing w:line="360" w:lineRule="auto"/>
        <w:ind w:left="1428"/>
        <w:rPr>
          <w:del w:id="6898" w:author="JAVIERA PAZ LEFORT IBANEZ" w:date="2025-09-20T01:36:00Z" w16du:dateUtc="2025-09-20T04:36:00Z"/>
          <w:rFonts w:ascii="Arial" w:hAnsi="Arial" w:cs="Arial"/>
        </w:rPr>
        <w:pPrChange w:id="6899" w:author="JAVIERA PAZ LEFORT IBANEZ" w:date="2025-09-22T17:14:00Z" w16du:dateUtc="2025-09-22T20:14:00Z">
          <w:pPr>
            <w:numPr>
              <w:numId w:val="35"/>
            </w:numPr>
            <w:tabs>
              <w:tab w:val="num" w:pos="720"/>
            </w:tabs>
            <w:ind w:left="720" w:hanging="360"/>
          </w:pPr>
        </w:pPrChange>
      </w:pPr>
      <m:oMath>
        <m:sSub>
          <m:sSubPr>
            <m:ctrlPr>
              <w:del w:id="6900" w:author="JAVIERA PAZ LEFORT IBANEZ" w:date="2025-09-20T01:36:00Z" w16du:dateUtc="2025-09-20T04:36:00Z">
                <w:rPr>
                  <w:rFonts w:ascii="Cambria Math" w:hAnsi="Cambria Math" w:cs="Arial"/>
                  <w:i/>
                </w:rPr>
              </w:del>
            </m:ctrlPr>
          </m:sSubPr>
          <m:e>
            <m:r>
              <w:del w:id="6901" w:author="JAVIERA PAZ LEFORT IBANEZ" w:date="2025-09-20T01:36:00Z" w16du:dateUtc="2025-09-20T04:36:00Z">
                <w:rPr>
                  <w:rFonts w:ascii="Cambria Math" w:hAnsi="Cambria Math" w:cs="Arial"/>
                  <w:rPrChange w:id="6902" w:author="JAVIERA PAZ LEFORT IBANEZ" w:date="2025-09-22T17:14:00Z" w16du:dateUtc="2025-09-22T20:14:00Z">
                    <w:rPr>
                      <w:rFonts w:ascii="Cambria Math" w:hAnsi="Cambria Math" w:cs="Arial"/>
                    </w:rPr>
                  </w:rPrChange>
                </w:rPr>
                <m:t>V</m:t>
              </w:del>
            </m:r>
          </m:e>
          <m:sub>
            <m:r>
              <w:del w:id="6903" w:author="JAVIERA PAZ LEFORT IBANEZ" w:date="2025-09-20T01:36:00Z" w16du:dateUtc="2025-09-20T04:36:00Z">
                <w:rPr>
                  <w:rFonts w:ascii="Cambria Math" w:hAnsi="Cambria Math" w:cs="Arial"/>
                  <w:rPrChange w:id="6904" w:author="JAVIERA PAZ LEFORT IBANEZ" w:date="2025-09-22T17:14:00Z" w16du:dateUtc="2025-09-22T20:14:00Z">
                    <w:rPr>
                      <w:rFonts w:ascii="Cambria Math" w:hAnsi="Cambria Math" w:cs="Arial"/>
                    </w:rPr>
                  </w:rPrChange>
                </w:rPr>
                <m:t>agua transferida</m:t>
              </w:del>
            </m:r>
          </m:sub>
        </m:sSub>
        <m:r>
          <w:del w:id="6905" w:author="JAVIERA PAZ LEFORT IBANEZ" w:date="2025-09-20T01:36:00Z" w16du:dateUtc="2025-09-20T04:36:00Z">
            <w:rPr>
              <w:rFonts w:ascii="Cambria Math" w:hAnsi="Cambria Math" w:cs="Arial"/>
              <w:rPrChange w:id="6906" w:author="JAVIERA PAZ LEFORT IBANEZ" w:date="2025-09-22T17:14:00Z" w16du:dateUtc="2025-09-22T20:14:00Z">
                <w:rPr>
                  <w:rFonts w:ascii="Cambria Math" w:hAnsi="Cambria Math" w:cs="Arial"/>
                </w:rPr>
              </w:rPrChange>
            </w:rPr>
            <m:t>(z)</m:t>
          </w:del>
        </m:r>
      </m:oMath>
      <w:del w:id="6907" w:author="JAVIERA PAZ LEFORT IBANEZ" w:date="2025-09-20T01:36:00Z" w16du:dateUtc="2025-09-20T04:36:00Z">
        <w:r w:rsidR="00A30952" w:rsidRPr="001B7855" w:rsidDel="00074AFF">
          <w:rPr>
            <w:rFonts w:ascii="Arial" w:hAnsi="Arial" w:cs="Arial"/>
          </w:rPr>
          <w:delText xml:space="preserve"> es el volumen acumulado de agua transferida hasta el punto </w:delText>
        </w:r>
      </w:del>
      <m:oMath>
        <m:r>
          <w:del w:id="6908" w:author="JAVIERA PAZ LEFORT IBANEZ" w:date="2025-09-20T01:36:00Z" w16du:dateUtc="2025-09-20T04:36:00Z">
            <w:rPr>
              <w:rFonts w:ascii="Cambria Math" w:hAnsi="Cambria Math" w:cs="Arial"/>
              <w:rPrChange w:id="6909" w:author="JAVIERA PAZ LEFORT IBANEZ" w:date="2025-09-22T17:14:00Z" w16du:dateUtc="2025-09-22T20:14:00Z">
                <w:rPr>
                  <w:rFonts w:ascii="Cambria Math" w:hAnsi="Cambria Math" w:cs="Arial"/>
                </w:rPr>
              </w:rPrChange>
            </w:rPr>
            <m:t>z</m:t>
          </w:del>
        </m:r>
      </m:oMath>
      <w:del w:id="6910" w:author="JAVIERA PAZ LEFORT IBANEZ" w:date="2025-09-20T01:36:00Z" w16du:dateUtc="2025-09-20T04:36:00Z">
        <w:r w:rsidR="00A30952" w:rsidRPr="001B7855" w:rsidDel="00074AFF">
          <w:rPr>
            <w:rFonts w:ascii="Arial" w:hAnsi="Arial" w:cs="Arial"/>
          </w:rPr>
          <w:delText>.</w:delText>
        </w:r>
      </w:del>
    </w:p>
    <w:p w14:paraId="2192F408" w14:textId="5F11C021" w:rsidR="00A30952" w:rsidRPr="001B7855" w:rsidDel="00074AFF" w:rsidRDefault="00A30952">
      <w:pPr>
        <w:spacing w:line="360" w:lineRule="auto"/>
        <w:ind w:left="708"/>
        <w:rPr>
          <w:del w:id="6911" w:author="JAVIERA PAZ LEFORT IBANEZ" w:date="2025-09-20T01:36:00Z" w16du:dateUtc="2025-09-20T04:36:00Z"/>
          <w:rFonts w:ascii="Arial" w:hAnsi="Arial" w:cs="Arial"/>
        </w:rPr>
        <w:pPrChange w:id="6912" w:author="JAVIERA PAZ LEFORT IBANEZ" w:date="2025-09-22T17:14:00Z" w16du:dateUtc="2025-09-22T20:14:00Z">
          <w:pPr/>
        </w:pPrChange>
      </w:pPr>
    </w:p>
    <w:p w14:paraId="730E8B51" w14:textId="6A25DFEE" w:rsidR="00C65107" w:rsidRPr="001B7855" w:rsidDel="00074AFF" w:rsidRDefault="00C65107">
      <w:pPr>
        <w:numPr>
          <w:ilvl w:val="0"/>
          <w:numId w:val="32"/>
        </w:numPr>
        <w:spacing w:line="360" w:lineRule="auto"/>
        <w:ind w:left="1428"/>
        <w:rPr>
          <w:del w:id="6913" w:author="JAVIERA PAZ LEFORT IBANEZ" w:date="2025-09-20T01:36:00Z" w16du:dateUtc="2025-09-20T04:36:00Z"/>
          <w:rFonts w:ascii="Arial" w:hAnsi="Arial" w:cs="Arial"/>
        </w:rPr>
        <w:pPrChange w:id="6914" w:author="JAVIERA PAZ LEFORT IBANEZ" w:date="2025-09-22T17:14:00Z" w16du:dateUtc="2025-09-22T20:14:00Z">
          <w:pPr>
            <w:numPr>
              <w:numId w:val="32"/>
            </w:numPr>
            <w:tabs>
              <w:tab w:val="num" w:pos="720"/>
            </w:tabs>
            <w:ind w:left="720" w:hanging="360"/>
          </w:pPr>
        </w:pPrChange>
      </w:pPr>
      <w:del w:id="6915" w:author="JAVIERA PAZ LEFORT IBANEZ" w:date="2025-09-20T01:36:00Z" w16du:dateUtc="2025-09-20T04:36:00Z">
        <w:r w:rsidRPr="001B7855" w:rsidDel="00074AFF">
          <w:rPr>
            <w:rFonts w:ascii="Arial" w:hAnsi="Arial" w:cs="Arial"/>
            <w:b/>
            <w:bCs/>
          </w:rPr>
          <w:delText>Estabilidad Numérica:</w:delText>
        </w:r>
        <w:r w:rsidRPr="001B7855" w:rsidDel="00074AFF">
          <w:rPr>
            <w:rFonts w:ascii="Arial" w:hAnsi="Arial" w:cs="Arial"/>
          </w:rPr>
          <w:br/>
          <w:delText>Para garantizar la estabilidad de la solución, el paso de discretización (</w:delText>
        </w:r>
      </w:del>
      <m:oMath>
        <m:r>
          <w:del w:id="6916" w:author="JAVIERA PAZ LEFORT IBANEZ" w:date="2025-09-20T01:36:00Z" w16du:dateUtc="2025-09-20T04:36:00Z">
            <w:rPr>
              <w:rFonts w:ascii="Cambria Math" w:hAnsi="Cambria Math" w:cs="Arial"/>
              <w:rPrChange w:id="6917" w:author="JAVIERA PAZ LEFORT IBANEZ" w:date="2025-09-22T17:14:00Z" w16du:dateUtc="2025-09-22T20:14:00Z">
                <w:rPr>
                  <w:rFonts w:ascii="Cambria Math" w:hAnsi="Cambria Math" w:cs="Arial"/>
                </w:rPr>
              </w:rPrChange>
            </w:rPr>
            <m:t>δz</m:t>
          </w:del>
        </m:r>
      </m:oMath>
      <w:del w:id="6918" w:author="JAVIERA PAZ LEFORT IBANEZ" w:date="2025-09-20T01:36:00Z" w16du:dateUtc="2025-09-20T04:36:00Z">
        <w:r w:rsidRPr="001B7855" w:rsidDel="00074AFF">
          <w:rPr>
            <w:rFonts w:ascii="Arial" w:hAnsi="Arial" w:cs="Arial"/>
          </w:rPr>
          <w:delText>) se ajusta para mantener un balance entre precisión y eficiencia computacional. El modelo permite ajustar el número de puntos de discretización (N) para mejorar la precisión.</w:delText>
        </w:r>
      </w:del>
    </w:p>
    <w:p w14:paraId="75777856" w14:textId="1E26C490" w:rsidR="00C65107" w:rsidRPr="001B7855" w:rsidRDefault="00C65107">
      <w:pPr>
        <w:pStyle w:val="Ttulo3"/>
        <w:spacing w:line="360" w:lineRule="auto"/>
        <w:ind w:left="708"/>
        <w:rPr>
          <w:rFonts w:ascii="Arial" w:hAnsi="Arial" w:cs="Arial"/>
          <w:color w:val="auto"/>
          <w:sz w:val="24"/>
          <w:szCs w:val="24"/>
        </w:rPr>
        <w:pPrChange w:id="6919" w:author="JAVIERA PAZ LEFORT IBANEZ" w:date="2025-09-22T17:14:00Z" w16du:dateUtc="2025-09-22T20:14:00Z">
          <w:pPr>
            <w:pStyle w:val="Ttulo3"/>
          </w:pPr>
        </w:pPrChange>
      </w:pPr>
      <w:bookmarkStart w:id="6920" w:name="_Toc209475932"/>
      <w:r w:rsidRPr="001B7855">
        <w:rPr>
          <w:rFonts w:ascii="Arial" w:hAnsi="Arial" w:cs="Arial"/>
          <w:color w:val="auto"/>
          <w:sz w:val="24"/>
          <w:szCs w:val="24"/>
        </w:rPr>
        <w:t>4.4.</w:t>
      </w:r>
      <w:r w:rsidR="00877CE9">
        <w:rPr>
          <w:rFonts w:ascii="Arial" w:hAnsi="Arial" w:cs="Arial"/>
          <w:color w:val="auto"/>
          <w:sz w:val="24"/>
          <w:szCs w:val="24"/>
        </w:rPr>
        <w:t>4</w:t>
      </w:r>
      <w:r w:rsidRPr="001B7855">
        <w:rPr>
          <w:rFonts w:ascii="Arial" w:hAnsi="Arial" w:cs="Arial"/>
          <w:color w:val="auto"/>
          <w:sz w:val="24"/>
          <w:szCs w:val="24"/>
        </w:rPr>
        <w:t xml:space="preserve"> Resolución del Perfil de Temperatura</w:t>
      </w:r>
      <w:bookmarkEnd w:id="6920"/>
    </w:p>
    <w:p w14:paraId="47AF4E9A" w14:textId="77777777" w:rsidR="00EB4C50" w:rsidRPr="00BB4E0F" w:rsidRDefault="00EB4C50">
      <w:pPr>
        <w:spacing w:line="360" w:lineRule="auto"/>
        <w:ind w:left="708"/>
        <w:jc w:val="both"/>
        <w:rPr>
          <w:ins w:id="6921" w:author="JAVIERA PAZ LEFORT IBANEZ" w:date="2025-09-20T02:57:00Z" w16du:dateUtc="2025-09-20T05:57:00Z"/>
          <w:rFonts w:ascii="Arial" w:hAnsi="Arial" w:cs="Arial"/>
        </w:rPr>
        <w:pPrChange w:id="6922" w:author="JAVIERA PAZ LEFORT IBANEZ" w:date="2025-09-22T17:14:00Z" w16du:dateUtc="2025-09-22T20:14:00Z">
          <w:pPr>
            <w:pStyle w:val="Ttulo3"/>
          </w:pPr>
        </w:pPrChange>
      </w:pPr>
      <w:ins w:id="6923" w:author="JAVIERA PAZ LEFORT IBANEZ" w:date="2025-09-20T02:57:00Z" w16du:dateUtc="2025-09-20T05:57:00Z">
        <w:r w:rsidRPr="00BB4E0F">
          <w:rPr>
            <w:rFonts w:ascii="Arial" w:hAnsi="Arial" w:cs="Arial"/>
          </w:rPr>
          <w:t xml:space="preserve">El perfil térmico se resuelve con </w:t>
        </w:r>
        <w:proofErr w:type="spellStart"/>
        <w:r w:rsidRPr="00BB4E0F">
          <w:rPr>
            <w:rFonts w:ascii="Arial" w:hAnsi="Arial" w:cs="Arial"/>
          </w:rPr>
          <w:t>solve_bvp</w:t>
        </w:r>
        <w:proofErr w:type="spellEnd"/>
        <w:r w:rsidRPr="00BB4E0F">
          <w:rPr>
            <w:rFonts w:ascii="Arial" w:hAnsi="Arial" w:cs="Arial"/>
          </w:rPr>
          <w:t xml:space="preserve"> aplicado al sistema 1D:</w:t>
        </w:r>
      </w:ins>
    </w:p>
    <w:p w14:paraId="2B673F5D" w14:textId="2D4ECDDA" w:rsidR="00EB4C50" w:rsidRPr="001B7855" w:rsidRDefault="00EB4C50">
      <w:pPr>
        <w:pStyle w:val="Prrafodelista"/>
        <w:numPr>
          <w:ilvl w:val="0"/>
          <w:numId w:val="84"/>
        </w:numPr>
        <w:spacing w:line="360" w:lineRule="auto"/>
        <w:jc w:val="both"/>
        <w:rPr>
          <w:ins w:id="6924" w:author="JAVIERA PAZ LEFORT IBANEZ" w:date="2025-09-20T02:57:00Z" w16du:dateUtc="2025-09-20T05:57:00Z"/>
          <w:rFonts w:ascii="Arial" w:hAnsi="Arial" w:cs="Arial"/>
        </w:rPr>
        <w:pPrChange w:id="6925" w:author="JAVIERA PAZ LEFORT IBANEZ" w:date="2025-09-22T17:14:00Z" w16du:dateUtc="2025-09-22T20:14:00Z">
          <w:pPr>
            <w:pStyle w:val="Ttulo3"/>
          </w:pPr>
        </w:pPrChange>
      </w:pPr>
      <w:ins w:id="6926" w:author="JAVIERA PAZ LEFORT IBANEZ" w:date="2025-09-20T02:57:00Z" w16du:dateUtc="2025-09-20T05:57:00Z">
        <w:r w:rsidRPr="001B7855">
          <w:rPr>
            <w:rFonts w:ascii="Arial" w:hAnsi="Arial" w:cs="Arial"/>
          </w:rPr>
          <w:t xml:space="preserve">Energía en fibra: véase </w:t>
        </w:r>
        <w:proofErr w:type="spellStart"/>
        <w:r w:rsidRPr="001B7855">
          <w:rPr>
            <w:rFonts w:ascii="Arial" w:hAnsi="Arial" w:cs="Arial"/>
          </w:rPr>
          <w:t>ec</w:t>
        </w:r>
      </w:ins>
      <w:proofErr w:type="spellEnd"/>
      <w:ins w:id="6927" w:author="JAVIERA PAZ LEFORT IBANEZ" w:date="2025-09-22T04:50:00Z" w16du:dateUtc="2025-09-22T07:50:00Z">
        <w:r w:rsidR="00DB78A3" w:rsidRPr="001B7855">
          <w:rPr>
            <w:rFonts w:ascii="Arial" w:hAnsi="Arial" w:cs="Arial"/>
          </w:rPr>
          <w:t>. 38</w:t>
        </w:r>
      </w:ins>
      <w:ins w:id="6928" w:author="JAVIERA PAZ LEFORT IBANEZ" w:date="2025-09-20T02:57:00Z" w16du:dateUtc="2025-09-20T05:57:00Z">
        <w:r w:rsidRPr="001B7855">
          <w:rPr>
            <w:rFonts w:ascii="Arial" w:hAnsi="Arial" w:cs="Arial"/>
          </w:rPr>
          <w:t xml:space="preserve"> (signo negativo; calor sale de la fibra si </w:t>
        </w:r>
      </w:ins>
      <m:oMath>
        <m:sSub>
          <m:sSubPr>
            <m:ctrlPr>
              <w:ins w:id="6929" w:author="JAVIERA PAZ LEFORT IBANEZ" w:date="2025-09-20T03:04:00Z" w16du:dateUtc="2025-09-20T06:04:00Z">
                <w:rPr>
                  <w:rFonts w:ascii="Cambria Math" w:hAnsi="Cambria Math" w:cs="Arial"/>
                  <w:i/>
                </w:rPr>
              </w:ins>
            </m:ctrlPr>
          </m:sSubPr>
          <m:e>
            <m:r>
              <w:ins w:id="6930" w:author="JAVIERA PAZ LEFORT IBANEZ" w:date="2025-09-20T03:04:00Z" w16du:dateUtc="2025-09-20T06:04:00Z">
                <w:rPr>
                  <w:rFonts w:ascii="Cambria Math" w:hAnsi="Cambria Math" w:cs="Arial"/>
                </w:rPr>
                <m:t>T</m:t>
              </w:ins>
            </m:r>
          </m:e>
          <m:sub>
            <m:r>
              <w:ins w:id="6931" w:author="JAVIERA PAZ LEFORT IBANEZ" w:date="2025-09-20T03:04:00Z" w16du:dateUtc="2025-09-20T06:04:00Z">
                <w:rPr>
                  <w:rFonts w:ascii="Cambria Math" w:hAnsi="Cambria Math" w:cs="Arial"/>
                </w:rPr>
                <m:t>f</m:t>
              </w:ins>
            </m:r>
          </m:sub>
        </m:sSub>
        <m:r>
          <w:ins w:id="6932" w:author="JAVIERA PAZ LEFORT IBANEZ" w:date="2025-09-20T03:05:00Z" w16du:dateUtc="2025-09-20T06:05:00Z">
            <w:rPr>
              <w:rFonts w:ascii="Cambria Math" w:hAnsi="Cambria Math" w:cs="Arial"/>
            </w:rPr>
            <m:t>&gt;</m:t>
          </w:ins>
        </m:r>
        <m:sSub>
          <m:sSubPr>
            <m:ctrlPr>
              <w:ins w:id="6933" w:author="JAVIERA PAZ LEFORT IBANEZ" w:date="2025-09-20T03:05:00Z" w16du:dateUtc="2025-09-20T06:05:00Z">
                <w:rPr>
                  <w:rFonts w:ascii="Cambria Math" w:hAnsi="Cambria Math" w:cs="Arial"/>
                  <w:i/>
                </w:rPr>
              </w:ins>
            </m:ctrlPr>
          </m:sSubPr>
          <m:e>
            <m:r>
              <w:ins w:id="6934" w:author="JAVIERA PAZ LEFORT IBANEZ" w:date="2025-09-20T03:05:00Z" w16du:dateUtc="2025-09-20T06:05:00Z">
                <w:rPr>
                  <w:rFonts w:ascii="Cambria Math" w:hAnsi="Cambria Math" w:cs="Arial"/>
                </w:rPr>
                <m:t>T</m:t>
              </w:ins>
            </m:r>
          </m:e>
          <m:sub>
            <m:r>
              <w:ins w:id="6935" w:author="JAVIERA PAZ LEFORT IBANEZ" w:date="2025-09-20T03:05:00Z" w16du:dateUtc="2025-09-20T06:05:00Z">
                <w:rPr>
                  <w:rFonts w:ascii="Cambria Math" w:hAnsi="Cambria Math" w:cs="Arial"/>
                </w:rPr>
                <m:t>s</m:t>
              </w:ins>
            </m:r>
          </m:sub>
        </m:sSub>
      </m:oMath>
      <w:ins w:id="6936" w:author="JAVIERA PAZ LEFORT IBANEZ" w:date="2025-09-20T02:57:00Z" w16du:dateUtc="2025-09-20T05:57:00Z">
        <w:r w:rsidRPr="001B7855">
          <w:rPr>
            <w:rFonts w:ascii="Arial" w:hAnsi="Arial" w:cs="Arial"/>
          </w:rPr>
          <w:t>).</w:t>
        </w:r>
      </w:ins>
    </w:p>
    <w:p w14:paraId="32F6AF53" w14:textId="7A2416BA" w:rsidR="00EB4C50" w:rsidRPr="001B7855" w:rsidRDefault="00EB4C50">
      <w:pPr>
        <w:pStyle w:val="Prrafodelista"/>
        <w:numPr>
          <w:ilvl w:val="0"/>
          <w:numId w:val="84"/>
        </w:numPr>
        <w:spacing w:line="360" w:lineRule="auto"/>
        <w:jc w:val="both"/>
        <w:rPr>
          <w:ins w:id="6937" w:author="JAVIERA PAZ LEFORT IBANEZ" w:date="2025-09-20T02:57:00Z" w16du:dateUtc="2025-09-20T05:57:00Z"/>
          <w:rFonts w:ascii="Arial" w:hAnsi="Arial" w:cs="Arial"/>
        </w:rPr>
        <w:pPrChange w:id="6938" w:author="JAVIERA PAZ LEFORT IBANEZ" w:date="2025-09-22T17:14:00Z" w16du:dateUtc="2025-09-22T20:14:00Z">
          <w:pPr>
            <w:pStyle w:val="Ttulo3"/>
          </w:pPr>
        </w:pPrChange>
      </w:pPr>
      <w:ins w:id="6939" w:author="JAVIERA PAZ LEFORT IBANEZ" w:date="2025-09-20T02:57:00Z" w16du:dateUtc="2025-09-20T05:57:00Z">
        <w:r w:rsidRPr="001B7855">
          <w:rPr>
            <w:rFonts w:ascii="Arial" w:hAnsi="Arial" w:cs="Arial"/>
          </w:rPr>
          <w:t xml:space="preserve">Energía en carcasa: véase </w:t>
        </w:r>
        <w:proofErr w:type="spellStart"/>
        <w:r w:rsidRPr="001B7855">
          <w:rPr>
            <w:rFonts w:ascii="Arial" w:hAnsi="Arial" w:cs="Arial"/>
          </w:rPr>
          <w:t>ec</w:t>
        </w:r>
      </w:ins>
      <w:proofErr w:type="spellEnd"/>
      <w:ins w:id="6940" w:author="JAVIERA PAZ LEFORT IBANEZ" w:date="2025-09-22T04:50:00Z" w16du:dateUtc="2025-09-22T07:50:00Z">
        <w:r w:rsidR="00DB78A3" w:rsidRPr="001B7855">
          <w:rPr>
            <w:rFonts w:ascii="Arial" w:hAnsi="Arial" w:cs="Arial"/>
          </w:rPr>
          <w:t xml:space="preserve">. 39 </w:t>
        </w:r>
      </w:ins>
      <w:ins w:id="6941" w:author="JAVIERA PAZ LEFORT IBANEZ" w:date="2025-09-20T02:57:00Z" w16du:dateUtc="2025-09-20T05:57:00Z">
        <w:r w:rsidRPr="001B7855">
          <w:rPr>
            <w:rFonts w:ascii="Arial" w:hAnsi="Arial" w:cs="Arial"/>
          </w:rPr>
          <w:t>(signo positivo en contracorriente).</w:t>
        </w:r>
      </w:ins>
    </w:p>
    <w:p w14:paraId="3CB0C324" w14:textId="6867E659" w:rsidR="00EB4C50" w:rsidRPr="001B7855" w:rsidRDefault="00EB4C50">
      <w:pPr>
        <w:pStyle w:val="Prrafodelista"/>
        <w:numPr>
          <w:ilvl w:val="0"/>
          <w:numId w:val="84"/>
        </w:numPr>
        <w:spacing w:line="360" w:lineRule="auto"/>
        <w:jc w:val="both"/>
        <w:rPr>
          <w:ins w:id="6942" w:author="JAVIERA PAZ LEFORT IBANEZ" w:date="2025-09-20T02:57:00Z" w16du:dateUtc="2025-09-20T05:57:00Z"/>
          <w:rFonts w:ascii="Arial" w:hAnsi="Arial" w:cs="Arial"/>
        </w:rPr>
        <w:pPrChange w:id="6943" w:author="JAVIERA PAZ LEFORT IBANEZ" w:date="2025-09-22T17:14:00Z" w16du:dateUtc="2025-09-22T20:14:00Z">
          <w:pPr>
            <w:pStyle w:val="Ttulo3"/>
          </w:pPr>
        </w:pPrChange>
      </w:pPr>
      <w:ins w:id="6944" w:author="JAVIERA PAZ LEFORT IBANEZ" w:date="2025-09-20T02:57:00Z" w16du:dateUtc="2025-09-20T05:57:00Z">
        <w:r w:rsidRPr="001B7855">
          <w:rPr>
            <w:rFonts w:ascii="Arial" w:hAnsi="Arial" w:cs="Arial"/>
          </w:rPr>
          <w:t xml:space="preserve">El coeficiente global se calcula como en la ecuación </w:t>
        </w:r>
      </w:ins>
      <w:ins w:id="6945" w:author="JAVIERA PAZ LEFORT IBANEZ" w:date="2025-09-22T04:51:00Z" w16du:dateUtc="2025-09-22T07:51:00Z">
        <w:r w:rsidR="002434EE" w:rsidRPr="001B7855">
          <w:rPr>
            <w:rFonts w:ascii="Arial" w:hAnsi="Arial" w:cs="Arial"/>
          </w:rPr>
          <w:t>23</w:t>
        </w:r>
      </w:ins>
      <w:ins w:id="6946" w:author="JAVIERA PAZ LEFORT IBANEZ" w:date="2025-09-20T02:57:00Z" w16du:dateUtc="2025-09-20T05:57:00Z">
        <w:r w:rsidRPr="001B7855">
          <w:rPr>
            <w:rFonts w:ascii="Arial" w:hAnsi="Arial" w:cs="Arial"/>
          </w:rPr>
          <w:t xml:space="preserve">, con </w:t>
        </w:r>
      </w:ins>
      <m:oMath>
        <m:sSub>
          <m:sSubPr>
            <m:ctrlPr>
              <w:ins w:id="6947" w:author="JAVIERA PAZ LEFORT IBANEZ" w:date="2025-09-20T03:07:00Z" w16du:dateUtc="2025-09-20T06:07:00Z">
                <w:rPr>
                  <w:rFonts w:ascii="Cambria Math" w:hAnsi="Cambria Math" w:cs="Arial"/>
                  <w:i/>
                </w:rPr>
              </w:ins>
            </m:ctrlPr>
          </m:sSubPr>
          <m:e>
            <m:r>
              <w:ins w:id="6948" w:author="JAVIERA PAZ LEFORT IBANEZ" w:date="2025-09-20T03:07:00Z" w16du:dateUtc="2025-09-20T06:07:00Z">
                <w:rPr>
                  <w:rFonts w:ascii="Cambria Math" w:hAnsi="Cambria Math" w:cs="Arial"/>
                </w:rPr>
                <m:t>h</m:t>
              </w:ins>
            </m:r>
          </m:e>
          <m:sub>
            <m:r>
              <w:ins w:id="6949" w:author="JAVIERA PAZ LEFORT IBANEZ" w:date="2025-09-20T03:07:00Z" w16du:dateUtc="2025-09-20T06:07:00Z">
                <w:rPr>
                  <w:rFonts w:ascii="Cambria Math" w:hAnsi="Cambria Math" w:cs="Arial"/>
                </w:rPr>
                <m:t>f</m:t>
              </w:ins>
            </m:r>
          </m:sub>
        </m:sSub>
        <m:r>
          <w:ins w:id="6950" w:author="JAVIERA PAZ LEFORT IBANEZ" w:date="2025-09-20T03:07:00Z" w16du:dateUtc="2025-09-20T06:07:00Z">
            <w:rPr>
              <w:rFonts w:ascii="Cambria Math" w:hAnsi="Cambria Math" w:cs="Arial"/>
            </w:rPr>
            <m:t>(</m:t>
          </w:ins>
        </m:r>
        <m:sSub>
          <m:sSubPr>
            <m:ctrlPr>
              <w:ins w:id="6951" w:author="JAVIERA PAZ LEFORT IBANEZ" w:date="2025-09-20T03:07:00Z" w16du:dateUtc="2025-09-20T06:07:00Z">
                <w:rPr>
                  <w:rFonts w:ascii="Cambria Math" w:hAnsi="Cambria Math" w:cs="Arial"/>
                  <w:i/>
                </w:rPr>
              </w:ins>
            </m:ctrlPr>
          </m:sSubPr>
          <m:e>
            <m:r>
              <w:ins w:id="6952" w:author="JAVIERA PAZ LEFORT IBANEZ" w:date="2025-09-20T03:07:00Z" w16du:dateUtc="2025-09-20T06:07:00Z">
                <w:rPr>
                  <w:rFonts w:ascii="Cambria Math" w:hAnsi="Cambria Math" w:cs="Arial"/>
                </w:rPr>
                <m:t>T</m:t>
              </w:ins>
            </m:r>
          </m:e>
          <m:sub>
            <m:r>
              <w:ins w:id="6953" w:author="JAVIERA PAZ LEFORT IBANEZ" w:date="2025-09-20T03:07:00Z" w16du:dateUtc="2025-09-20T06:07:00Z">
                <w:rPr>
                  <w:rFonts w:ascii="Cambria Math" w:hAnsi="Cambria Math" w:cs="Arial"/>
                </w:rPr>
                <m:t>f</m:t>
              </w:ins>
            </m:r>
          </m:sub>
        </m:sSub>
        <m:r>
          <w:ins w:id="6954" w:author="JAVIERA PAZ LEFORT IBANEZ" w:date="2025-09-20T03:07:00Z" w16du:dateUtc="2025-09-20T06:07:00Z">
            <w:rPr>
              <w:rFonts w:ascii="Cambria Math" w:hAnsi="Cambria Math" w:cs="Arial"/>
            </w:rPr>
            <m:t>)</m:t>
          </w:ins>
        </m:r>
      </m:oMath>
      <w:ins w:id="6955" w:author="JAVIERA PAZ LEFORT IBANEZ" w:date="2025-09-20T03:07:00Z" w16du:dateUtc="2025-09-20T06:07:00Z">
        <w:r w:rsidR="000071A2" w:rsidRPr="001B7855">
          <w:rPr>
            <w:rFonts w:ascii="Arial" w:eastAsiaTheme="minorEastAsia" w:hAnsi="Arial" w:cs="Arial"/>
          </w:rPr>
          <w:t xml:space="preserve"> </w:t>
        </w:r>
      </w:ins>
      <m:oMath>
        <m:sSub>
          <m:sSubPr>
            <m:ctrlPr>
              <w:ins w:id="6956" w:author="JAVIERA PAZ LEFORT IBANEZ" w:date="2025-09-20T03:07:00Z" w16du:dateUtc="2025-09-20T06:07:00Z">
                <w:rPr>
                  <w:rFonts w:ascii="Cambria Math" w:hAnsi="Cambria Math" w:cs="Arial"/>
                  <w:i/>
                </w:rPr>
              </w:ins>
            </m:ctrlPr>
          </m:sSubPr>
          <m:e>
            <m:r>
              <w:ins w:id="6957" w:author="JAVIERA PAZ LEFORT IBANEZ" w:date="2025-09-20T03:07:00Z" w16du:dateUtc="2025-09-20T06:07:00Z">
                <w:rPr>
                  <w:rFonts w:ascii="Cambria Math" w:hAnsi="Cambria Math" w:cs="Arial"/>
                </w:rPr>
                <m:t>h</m:t>
              </w:ins>
            </m:r>
          </m:e>
          <m:sub>
            <m:r>
              <w:ins w:id="6958" w:author="JAVIERA PAZ LEFORT IBANEZ" w:date="2025-09-20T03:07:00Z" w16du:dateUtc="2025-09-20T06:07:00Z">
                <w:rPr>
                  <w:rFonts w:ascii="Cambria Math" w:hAnsi="Cambria Math" w:cs="Arial"/>
                </w:rPr>
                <m:t>s</m:t>
              </w:ins>
            </m:r>
          </m:sub>
        </m:sSub>
        <m:r>
          <w:ins w:id="6959" w:author="JAVIERA PAZ LEFORT IBANEZ" w:date="2025-09-20T03:07:00Z" w16du:dateUtc="2025-09-20T06:07:00Z">
            <w:rPr>
              <w:rFonts w:ascii="Cambria Math" w:hAnsi="Cambria Math" w:cs="Arial"/>
            </w:rPr>
            <m:t>(</m:t>
          </w:ins>
        </m:r>
        <m:sSub>
          <m:sSubPr>
            <m:ctrlPr>
              <w:ins w:id="6960" w:author="JAVIERA PAZ LEFORT IBANEZ" w:date="2025-09-20T03:07:00Z" w16du:dateUtc="2025-09-20T06:07:00Z">
                <w:rPr>
                  <w:rFonts w:ascii="Cambria Math" w:hAnsi="Cambria Math" w:cs="Arial"/>
                  <w:i/>
                </w:rPr>
              </w:ins>
            </m:ctrlPr>
          </m:sSubPr>
          <m:e>
            <m:r>
              <w:ins w:id="6961" w:author="JAVIERA PAZ LEFORT IBANEZ" w:date="2025-09-20T03:07:00Z" w16du:dateUtc="2025-09-20T06:07:00Z">
                <w:rPr>
                  <w:rFonts w:ascii="Cambria Math" w:hAnsi="Cambria Math" w:cs="Arial"/>
                </w:rPr>
                <m:t>T</m:t>
              </w:ins>
            </m:r>
          </m:e>
          <m:sub>
            <m:r>
              <w:ins w:id="6962" w:author="JAVIERA PAZ LEFORT IBANEZ" w:date="2025-09-20T03:07:00Z" w16du:dateUtc="2025-09-20T06:07:00Z">
                <w:rPr>
                  <w:rFonts w:ascii="Cambria Math" w:hAnsi="Cambria Math" w:cs="Arial"/>
                </w:rPr>
                <m:t>s</m:t>
              </w:ins>
            </m:r>
          </m:sub>
        </m:sSub>
        <m:r>
          <w:ins w:id="6963" w:author="JAVIERA PAZ LEFORT IBANEZ" w:date="2025-09-20T03:07:00Z" w16du:dateUtc="2025-09-20T06:07:00Z">
            <w:rPr>
              <w:rFonts w:ascii="Cambria Math" w:hAnsi="Cambria Math" w:cs="Arial"/>
            </w:rPr>
            <m:t>)</m:t>
          </w:ins>
        </m:r>
      </m:oMath>
      <w:ins w:id="6964" w:author="JAVIERA PAZ LEFORT IBANEZ" w:date="2025-09-20T03:07:00Z" w16du:dateUtc="2025-09-20T06:07:00Z">
        <w:r w:rsidR="000071A2" w:rsidRPr="001B7855">
          <w:rPr>
            <w:rFonts w:ascii="Arial" w:hAnsi="Arial" w:cs="Arial"/>
          </w:rPr>
          <w:t xml:space="preserve"> </w:t>
        </w:r>
      </w:ins>
      <w:ins w:id="6965" w:author="JAVIERA PAZ LEFORT IBANEZ" w:date="2025-09-20T02:57:00Z" w16du:dateUtc="2025-09-20T05:57:00Z">
        <w:r w:rsidRPr="001B7855">
          <w:rPr>
            <w:rFonts w:ascii="Arial" w:hAnsi="Arial" w:cs="Arial"/>
          </w:rPr>
          <w:t xml:space="preserve">actualizados por una ley de escala con la viscosidad local (ley tipo Andrade alrededor del valor de referencia) y </w:t>
        </w:r>
      </w:ins>
      <m:oMath>
        <m:sSub>
          <m:sSubPr>
            <m:ctrlPr>
              <w:ins w:id="6966" w:author="JAVIERA PAZ LEFORT IBANEZ" w:date="2025-09-20T03:08:00Z" w16du:dateUtc="2025-09-20T06:08:00Z">
                <w:rPr>
                  <w:rFonts w:ascii="Cambria Math" w:hAnsi="Cambria Math" w:cs="Arial"/>
                  <w:i/>
                </w:rPr>
              </w:ins>
            </m:ctrlPr>
          </m:sSubPr>
          <m:e>
            <m:r>
              <w:ins w:id="6967" w:author="JAVIERA PAZ LEFORT IBANEZ" w:date="2025-09-20T03:08:00Z" w16du:dateUtc="2025-09-20T06:08:00Z">
                <w:rPr>
                  <w:rFonts w:ascii="Cambria Math" w:hAnsi="Cambria Math" w:cs="Arial"/>
                </w:rPr>
                <m:t>k</m:t>
              </w:ins>
            </m:r>
          </m:e>
          <m:sub>
            <m:r>
              <w:ins w:id="6968" w:author="JAVIERA PAZ LEFORT IBANEZ" w:date="2025-09-20T03:08:00Z" w16du:dateUtc="2025-09-20T06:08:00Z">
                <w:rPr>
                  <w:rFonts w:ascii="Cambria Math" w:hAnsi="Cambria Math" w:cs="Arial"/>
                </w:rPr>
                <m:t>eff</m:t>
              </w:ins>
            </m:r>
          </m:sub>
        </m:sSub>
      </m:oMath>
      <w:ins w:id="6969" w:author="JAVIERA PAZ LEFORT IBANEZ" w:date="2025-09-20T02:57:00Z" w16du:dateUtc="2025-09-20T05:57:00Z">
        <w:r w:rsidRPr="001B7855">
          <w:rPr>
            <w:rFonts w:ascii="Arial" w:hAnsi="Arial" w:cs="Arial"/>
          </w:rPr>
          <w:t>constante en el rango de operación. Las condiciones de frontera son contracorriente</w:t>
        </w:r>
      </w:ins>
      <w:ins w:id="6970" w:author="JAVIERA PAZ LEFORT IBANEZ" w:date="2025-09-22T04:52:00Z" w16du:dateUtc="2025-09-22T07:52:00Z">
        <w:r w:rsidR="00A26FFB" w:rsidRPr="001B7855">
          <w:rPr>
            <w:rFonts w:ascii="Arial" w:hAnsi="Arial" w:cs="Arial"/>
          </w:rPr>
          <w:t xml:space="preserve"> (</w:t>
        </w:r>
        <w:proofErr w:type="spellStart"/>
        <w:r w:rsidR="00A26FFB" w:rsidRPr="001B7855">
          <w:rPr>
            <w:rFonts w:ascii="Arial" w:hAnsi="Arial" w:cs="Arial"/>
          </w:rPr>
          <w:t>ec</w:t>
        </w:r>
        <w:proofErr w:type="spellEnd"/>
        <w:r w:rsidR="00A26FFB" w:rsidRPr="001B7855">
          <w:rPr>
            <w:rFonts w:ascii="Arial" w:hAnsi="Arial" w:cs="Arial"/>
          </w:rPr>
          <w:t>. 40)</w:t>
        </w:r>
      </w:ins>
      <w:ins w:id="6971" w:author="JAVIERA PAZ LEFORT IBANEZ" w:date="2025-09-22T04:51:00Z" w16du:dateUtc="2025-09-22T07:51:00Z">
        <w:r w:rsidR="002434EE" w:rsidRPr="001B7855">
          <w:rPr>
            <w:rFonts w:ascii="Arial" w:hAnsi="Arial" w:cs="Arial"/>
          </w:rPr>
          <w:t>.</w:t>
        </w:r>
      </w:ins>
    </w:p>
    <w:p w14:paraId="643B1A90" w14:textId="63497BE4" w:rsidR="00EB4C50" w:rsidRPr="00BB4E0F" w:rsidRDefault="00EB4C50">
      <w:pPr>
        <w:spacing w:line="360" w:lineRule="auto"/>
        <w:ind w:left="708"/>
        <w:jc w:val="both"/>
        <w:rPr>
          <w:ins w:id="6972" w:author="JAVIERA PAZ LEFORT IBANEZ" w:date="2025-09-20T02:57:00Z" w16du:dateUtc="2025-09-20T05:57:00Z"/>
          <w:rFonts w:ascii="Arial" w:hAnsi="Arial" w:cs="Arial"/>
        </w:rPr>
        <w:pPrChange w:id="6973" w:author="JAVIERA PAZ LEFORT IBANEZ" w:date="2025-09-22T17:14:00Z" w16du:dateUtc="2025-09-22T20:14:00Z">
          <w:pPr>
            <w:pStyle w:val="Ttulo3"/>
          </w:pPr>
        </w:pPrChange>
      </w:pPr>
      <w:ins w:id="6974" w:author="JAVIERA PAZ LEFORT IBANEZ" w:date="2025-09-20T02:57:00Z" w16du:dateUtc="2025-09-20T05:57:00Z">
        <w:r w:rsidRPr="00BB4E0F">
          <w:rPr>
            <w:rFonts w:ascii="Arial" w:hAnsi="Arial" w:cs="Arial"/>
          </w:rPr>
          <w:t xml:space="preserve">Importante: en el módulo térmico no se usa Regula </w:t>
        </w:r>
        <w:proofErr w:type="spellStart"/>
        <w:r w:rsidRPr="00BB4E0F">
          <w:rPr>
            <w:rFonts w:ascii="Arial" w:hAnsi="Arial" w:cs="Arial"/>
          </w:rPr>
          <w:t>Falsi</w:t>
        </w:r>
        <w:proofErr w:type="spellEnd"/>
        <w:r w:rsidRPr="00BB4E0F">
          <w:rPr>
            <w:rFonts w:ascii="Arial" w:hAnsi="Arial" w:cs="Arial"/>
          </w:rPr>
          <w:t xml:space="preserve">; el cierre lo realiza </w:t>
        </w:r>
        <w:proofErr w:type="spellStart"/>
        <w:r w:rsidRPr="00BB4E0F">
          <w:rPr>
            <w:rFonts w:ascii="Arial" w:hAnsi="Arial" w:cs="Arial"/>
          </w:rPr>
          <w:t>solve_bvp</w:t>
        </w:r>
        <w:proofErr w:type="spellEnd"/>
        <w:r w:rsidRPr="00BB4E0F">
          <w:rPr>
            <w:rFonts w:ascii="Arial" w:hAnsi="Arial" w:cs="Arial"/>
          </w:rPr>
          <w:t xml:space="preserve"> con </w:t>
        </w:r>
      </w:ins>
      <m:oMath>
        <m:r>
          <w:ins w:id="6975" w:author="JAVIERA PAZ LEFORT IBANEZ" w:date="2025-09-20T02:57:00Z" w16du:dateUtc="2025-09-20T05:57:00Z">
            <w:rPr>
              <w:rFonts w:ascii="Cambria Math" w:hAnsi="Cambria Math" w:cs="Arial"/>
            </w:rPr>
            <m:t>U(z)</m:t>
          </w:ins>
        </m:r>
      </m:oMath>
      <w:ins w:id="6976" w:author="JAVIERA PAZ LEFORT IBANEZ" w:date="2025-09-20T02:57:00Z" w16du:dateUtc="2025-09-20T05:57:00Z">
        <w:r w:rsidRPr="00BB4E0F">
          <w:rPr>
            <w:rFonts w:ascii="Arial" w:hAnsi="Arial" w:cs="Arial"/>
          </w:rPr>
          <w:t xml:space="preserve"> dependiente de </w:t>
        </w:r>
      </w:ins>
      <m:oMath>
        <m:r>
          <w:ins w:id="6977" w:author="JAVIERA PAZ LEFORT IBANEZ" w:date="2025-09-20T02:57:00Z" w16du:dateUtc="2025-09-20T05:57:00Z">
            <w:rPr>
              <w:rFonts w:ascii="Cambria Math" w:hAnsi="Cambria Math" w:cs="Arial"/>
            </w:rPr>
            <m:t>T</m:t>
          </w:ins>
        </m:r>
      </m:oMath>
      <w:ins w:id="6978" w:author="JAVIERA PAZ LEFORT IBANEZ" w:date="2025-09-20T02:57:00Z" w16du:dateUtc="2025-09-20T05:57:00Z">
        <w:r w:rsidRPr="00BB4E0F">
          <w:rPr>
            <w:rFonts w:ascii="Arial" w:hAnsi="Arial" w:cs="Arial"/>
          </w:rPr>
          <w:t>.</w:t>
        </w:r>
      </w:ins>
    </w:p>
    <w:p w14:paraId="03506233" w14:textId="3407F385" w:rsidR="00C65107" w:rsidRPr="001B7855" w:rsidDel="00EB4C50" w:rsidRDefault="00C65107">
      <w:pPr>
        <w:spacing w:line="360" w:lineRule="auto"/>
        <w:ind w:left="708"/>
        <w:rPr>
          <w:del w:id="6979" w:author="JAVIERA PAZ LEFORT IBANEZ" w:date="2025-09-20T02:57:00Z" w16du:dateUtc="2025-09-20T05:57:00Z"/>
          <w:rFonts w:ascii="Arial" w:hAnsi="Arial" w:cs="Arial"/>
        </w:rPr>
        <w:pPrChange w:id="6980" w:author="JAVIERA PAZ LEFORT IBANEZ" w:date="2025-09-22T17:14:00Z" w16du:dateUtc="2025-09-22T20:14:00Z">
          <w:pPr/>
        </w:pPrChange>
      </w:pPr>
      <w:del w:id="6981" w:author="JAVIERA PAZ LEFORT IBANEZ" w:date="2025-09-20T02:57:00Z" w16du:dateUtc="2025-09-20T05:57:00Z">
        <w:r w:rsidRPr="001B7855" w:rsidDel="00EB4C50">
          <w:rPr>
            <w:rFonts w:ascii="Arial" w:hAnsi="Arial" w:cs="Arial"/>
          </w:rPr>
          <w:lastRenderedPageBreak/>
          <w:delText xml:space="preserve">El perfil de temperatura se resuelve como un </w:delText>
        </w:r>
        <w:r w:rsidRPr="001B7855" w:rsidDel="00EB4C50">
          <w:rPr>
            <w:rFonts w:ascii="Arial" w:hAnsi="Arial" w:cs="Arial"/>
            <w:b/>
            <w:bCs/>
          </w:rPr>
          <w:delText>problema de valores de frontera (Boundary Value Problem - BVP)</w:delText>
        </w:r>
        <w:r w:rsidRPr="001B7855" w:rsidDel="00EB4C50">
          <w:rPr>
            <w:rFonts w:ascii="Arial" w:hAnsi="Arial" w:cs="Arial"/>
          </w:rPr>
          <w:delText xml:space="preserve">, utilizando el método </w:delText>
        </w:r>
        <w:r w:rsidRPr="001B7855" w:rsidDel="00EB4C50">
          <w:rPr>
            <w:rFonts w:ascii="Arial" w:hAnsi="Arial" w:cs="Arial"/>
            <w:b/>
            <w:bCs/>
            <w:i/>
            <w:iCs/>
          </w:rPr>
          <w:delText>solve_bvp</w:delText>
        </w:r>
        <w:r w:rsidRPr="001B7855" w:rsidDel="00EB4C50">
          <w:rPr>
            <w:rFonts w:ascii="Arial" w:hAnsi="Arial" w:cs="Arial"/>
          </w:rPr>
          <w:delText xml:space="preserve"> de SciPy, que permite garantizar la convergencia y estabilidad del cálculo.</w:delText>
        </w:r>
      </w:del>
    </w:p>
    <w:p w14:paraId="3DD3E1D2" w14:textId="596A220A" w:rsidR="00C65107" w:rsidRPr="001B7855" w:rsidDel="00EB4C50" w:rsidRDefault="00C65107">
      <w:pPr>
        <w:numPr>
          <w:ilvl w:val="0"/>
          <w:numId w:val="33"/>
        </w:numPr>
        <w:spacing w:line="360" w:lineRule="auto"/>
        <w:ind w:left="1428"/>
        <w:rPr>
          <w:del w:id="6982" w:author="JAVIERA PAZ LEFORT IBANEZ" w:date="2025-09-20T02:57:00Z" w16du:dateUtc="2025-09-20T05:57:00Z"/>
          <w:rFonts w:ascii="Arial" w:hAnsi="Arial" w:cs="Arial"/>
        </w:rPr>
        <w:pPrChange w:id="6983" w:author="JAVIERA PAZ LEFORT IBANEZ" w:date="2025-09-22T17:14:00Z" w16du:dateUtc="2025-09-22T20:14:00Z">
          <w:pPr>
            <w:numPr>
              <w:numId w:val="33"/>
            </w:numPr>
            <w:tabs>
              <w:tab w:val="num" w:pos="720"/>
            </w:tabs>
            <w:ind w:left="720" w:hanging="360"/>
          </w:pPr>
        </w:pPrChange>
      </w:pPr>
      <w:del w:id="6984" w:author="JAVIERA PAZ LEFORT IBANEZ" w:date="2025-09-20T02:57:00Z" w16du:dateUtc="2025-09-20T05:57:00Z">
        <w:r w:rsidRPr="001B7855" w:rsidDel="00EB4C50">
          <w:rPr>
            <w:rFonts w:ascii="Arial" w:hAnsi="Arial" w:cs="Arial"/>
            <w:b/>
            <w:bCs/>
          </w:rPr>
          <w:delText>Ecuaciones del Perfil de Temperatura:</w:delText>
        </w:r>
      </w:del>
    </w:p>
    <w:p w14:paraId="048AFDFA" w14:textId="7E199934" w:rsidR="00C65107" w:rsidRPr="001B7855" w:rsidDel="00EB4C50" w:rsidRDefault="00C65107">
      <w:pPr>
        <w:numPr>
          <w:ilvl w:val="1"/>
          <w:numId w:val="33"/>
        </w:numPr>
        <w:spacing w:line="360" w:lineRule="auto"/>
        <w:ind w:left="2148"/>
        <w:rPr>
          <w:del w:id="6985" w:author="JAVIERA PAZ LEFORT IBANEZ" w:date="2025-09-20T02:57:00Z" w16du:dateUtc="2025-09-20T05:57:00Z"/>
          <w:rFonts w:ascii="Arial" w:hAnsi="Arial" w:cs="Arial"/>
        </w:rPr>
        <w:pPrChange w:id="6986" w:author="JAVIERA PAZ LEFORT IBANEZ" w:date="2025-09-22T17:14:00Z" w16du:dateUtc="2025-09-22T20:14:00Z">
          <w:pPr>
            <w:numPr>
              <w:ilvl w:val="1"/>
              <w:numId w:val="33"/>
            </w:numPr>
            <w:tabs>
              <w:tab w:val="num" w:pos="1440"/>
            </w:tabs>
            <w:ind w:left="1440" w:hanging="360"/>
          </w:pPr>
        </w:pPrChange>
      </w:pPr>
      <w:del w:id="6987" w:author="JAVIERA PAZ LEFORT IBANEZ" w:date="2025-09-20T02:57:00Z" w16du:dateUtc="2025-09-20T05:57:00Z">
        <w:r w:rsidRPr="001B7855" w:rsidDel="00EB4C50">
          <w:rPr>
            <w:rFonts w:ascii="Arial" w:hAnsi="Arial" w:cs="Arial"/>
          </w:rPr>
          <w:delText>Balance de energía en la fibra (vino):</w:delText>
        </w:r>
      </w:del>
    </w:p>
    <w:p w14:paraId="6EE93EC6" w14:textId="371758AD" w:rsidR="00C65107" w:rsidRPr="001B7855" w:rsidDel="00EB4C50" w:rsidRDefault="00C65107">
      <w:pPr>
        <w:spacing w:line="360" w:lineRule="auto"/>
        <w:ind w:left="2148"/>
        <w:rPr>
          <w:del w:id="6988" w:author="JAVIERA PAZ LEFORT IBANEZ" w:date="2025-09-20T02:57:00Z" w16du:dateUtc="2025-09-20T05:57:00Z"/>
          <w:rFonts w:ascii="Arial" w:hAnsi="Arial" w:cs="Arial"/>
        </w:rPr>
        <w:pPrChange w:id="6989" w:author="JAVIERA PAZ LEFORT IBANEZ" w:date="2025-09-22T17:14:00Z" w16du:dateUtc="2025-09-22T20:14:00Z">
          <w:pPr>
            <w:ind w:left="1440"/>
          </w:pPr>
        </w:pPrChange>
      </w:pPr>
    </w:p>
    <w:p w14:paraId="6EDFCD13" w14:textId="0DBB0529" w:rsidR="00E021BA" w:rsidRPr="001B7855" w:rsidDel="00EB4C50" w:rsidRDefault="00000000">
      <w:pPr>
        <w:spacing w:line="360" w:lineRule="auto"/>
        <w:ind w:left="2148"/>
        <w:rPr>
          <w:del w:id="6990" w:author="JAVIERA PAZ LEFORT IBANEZ" w:date="2025-09-20T02:57:00Z" w16du:dateUtc="2025-09-20T05:57:00Z"/>
          <w:rFonts w:ascii="Arial" w:hAnsi="Arial" w:cs="Arial"/>
        </w:rPr>
        <w:pPrChange w:id="6991" w:author="JAVIERA PAZ LEFORT IBANEZ" w:date="2025-09-22T17:14:00Z" w16du:dateUtc="2025-09-22T20:14:00Z">
          <w:pPr>
            <w:ind w:left="1440"/>
          </w:pPr>
        </w:pPrChange>
      </w:pPr>
      <m:oMathPara>
        <m:oMath>
          <m:f>
            <m:fPr>
              <m:ctrlPr>
                <w:del w:id="6992" w:author="JAVIERA PAZ LEFORT IBANEZ" w:date="2025-09-20T02:57:00Z" w16du:dateUtc="2025-09-20T05:57:00Z">
                  <w:rPr>
                    <w:rFonts w:ascii="Cambria Math" w:hAnsi="Cambria Math" w:cs="Arial"/>
                    <w:i/>
                  </w:rPr>
                </w:del>
              </m:ctrlPr>
            </m:fPr>
            <m:num>
              <m:sSub>
                <m:sSubPr>
                  <m:ctrlPr>
                    <w:del w:id="6993" w:author="JAVIERA PAZ LEFORT IBANEZ" w:date="2025-09-20T02:57:00Z" w16du:dateUtc="2025-09-20T05:57:00Z">
                      <w:rPr>
                        <w:rFonts w:ascii="Cambria Math" w:hAnsi="Cambria Math" w:cs="Arial"/>
                        <w:i/>
                      </w:rPr>
                    </w:del>
                  </m:ctrlPr>
                </m:sSubPr>
                <m:e>
                  <m:r>
                    <w:del w:id="6994" w:author="JAVIERA PAZ LEFORT IBANEZ" w:date="2025-09-20T02:57:00Z" w16du:dateUtc="2025-09-20T05:57:00Z">
                      <w:rPr>
                        <w:rFonts w:ascii="Cambria Math" w:hAnsi="Cambria Math" w:cs="Arial"/>
                        <w:rPrChange w:id="6995" w:author="JAVIERA PAZ LEFORT IBANEZ" w:date="2025-09-22T17:14:00Z" w16du:dateUtc="2025-09-22T20:14:00Z">
                          <w:rPr>
                            <w:rFonts w:ascii="Cambria Math" w:hAnsi="Cambria Math" w:cs="Arial"/>
                          </w:rPr>
                        </w:rPrChange>
                      </w:rPr>
                      <m:t>dT</m:t>
                    </w:del>
                  </m:r>
                </m:e>
                <m:sub>
                  <m:r>
                    <w:del w:id="6996" w:author="JAVIERA PAZ LEFORT IBANEZ" w:date="2025-09-20T02:57:00Z" w16du:dateUtc="2025-09-20T05:57:00Z">
                      <w:rPr>
                        <w:rFonts w:ascii="Cambria Math" w:hAnsi="Cambria Math" w:cs="Arial"/>
                        <w:rPrChange w:id="6997" w:author="JAVIERA PAZ LEFORT IBANEZ" w:date="2025-09-22T17:14:00Z" w16du:dateUtc="2025-09-22T20:14:00Z">
                          <w:rPr>
                            <w:rFonts w:ascii="Cambria Math" w:hAnsi="Cambria Math" w:cs="Arial"/>
                          </w:rPr>
                        </w:rPrChange>
                      </w:rPr>
                      <m:t>fibra</m:t>
                    </w:del>
                  </m:r>
                </m:sub>
              </m:sSub>
            </m:num>
            <m:den>
              <m:r>
                <w:del w:id="6998" w:author="JAVIERA PAZ LEFORT IBANEZ" w:date="2025-09-20T02:57:00Z" w16du:dateUtc="2025-09-20T05:57:00Z">
                  <w:rPr>
                    <w:rFonts w:ascii="Cambria Math" w:hAnsi="Cambria Math" w:cs="Arial"/>
                    <w:rPrChange w:id="6999" w:author="JAVIERA PAZ LEFORT IBANEZ" w:date="2025-09-22T17:14:00Z" w16du:dateUtc="2025-09-22T20:14:00Z">
                      <w:rPr>
                        <w:rFonts w:ascii="Cambria Math" w:hAnsi="Cambria Math" w:cs="Arial"/>
                      </w:rPr>
                    </w:rPrChange>
                  </w:rPr>
                  <m:t>dz</m:t>
                </w:del>
              </m:r>
            </m:den>
          </m:f>
          <m:r>
            <w:del w:id="7000" w:author="JAVIERA PAZ LEFORT IBANEZ" w:date="2025-09-20T02:57:00Z" w16du:dateUtc="2025-09-20T05:57:00Z">
              <w:rPr>
                <w:rFonts w:ascii="Cambria Math" w:hAnsi="Cambria Math" w:cs="Arial"/>
                <w:rPrChange w:id="7001" w:author="JAVIERA PAZ LEFORT IBANEZ" w:date="2025-09-22T17:14:00Z" w16du:dateUtc="2025-09-22T20:14:00Z">
                  <w:rPr>
                    <w:rFonts w:ascii="Cambria Math" w:hAnsi="Cambria Math" w:cs="Arial"/>
                  </w:rPr>
                </w:rPrChange>
              </w:rPr>
              <m:t>=-</m:t>
            </w:del>
          </m:r>
          <m:f>
            <m:fPr>
              <m:ctrlPr>
                <w:del w:id="7002" w:author="JAVIERA PAZ LEFORT IBANEZ" w:date="2025-09-20T02:57:00Z" w16du:dateUtc="2025-09-20T05:57:00Z">
                  <w:rPr>
                    <w:rFonts w:ascii="Cambria Math" w:hAnsi="Cambria Math" w:cs="Arial"/>
                    <w:i/>
                  </w:rPr>
                </w:del>
              </m:ctrlPr>
            </m:fPr>
            <m:num>
              <m:sSub>
                <m:sSubPr>
                  <m:ctrlPr>
                    <w:del w:id="7003" w:author="JAVIERA PAZ LEFORT IBANEZ" w:date="2025-09-20T02:57:00Z" w16du:dateUtc="2025-09-20T05:57:00Z">
                      <w:rPr>
                        <w:rFonts w:ascii="Cambria Math" w:hAnsi="Cambria Math" w:cs="Arial"/>
                        <w:i/>
                      </w:rPr>
                    </w:del>
                  </m:ctrlPr>
                </m:sSubPr>
                <m:e>
                  <m:r>
                    <w:del w:id="7004" w:author="JAVIERA PAZ LEFORT IBANEZ" w:date="2025-09-20T02:57:00Z" w16du:dateUtc="2025-09-20T05:57:00Z">
                      <w:rPr>
                        <w:rFonts w:ascii="Cambria Math" w:hAnsi="Cambria Math" w:cs="Arial"/>
                        <w:rPrChange w:id="7005" w:author="JAVIERA PAZ LEFORT IBANEZ" w:date="2025-09-22T17:14:00Z" w16du:dateUtc="2025-09-22T20:14:00Z">
                          <w:rPr>
                            <w:rFonts w:ascii="Cambria Math" w:hAnsi="Cambria Math" w:cs="Arial"/>
                          </w:rPr>
                        </w:rPrChange>
                      </w:rPr>
                      <m:t>h</m:t>
                    </w:del>
                  </m:r>
                </m:e>
                <m:sub>
                  <m:r>
                    <w:del w:id="7006" w:author="JAVIERA PAZ LEFORT IBANEZ" w:date="2025-09-20T02:57:00Z" w16du:dateUtc="2025-09-20T05:57:00Z">
                      <w:rPr>
                        <w:rFonts w:ascii="Cambria Math" w:hAnsi="Cambria Math" w:cs="Arial"/>
                        <w:rPrChange w:id="7007" w:author="JAVIERA PAZ LEFORT IBANEZ" w:date="2025-09-22T17:14:00Z" w16du:dateUtc="2025-09-22T20:14:00Z">
                          <w:rPr>
                            <w:rFonts w:ascii="Cambria Math" w:hAnsi="Cambria Math" w:cs="Arial"/>
                          </w:rPr>
                        </w:rPrChange>
                      </w:rPr>
                      <m:t>f</m:t>
                    </w:del>
                  </m:r>
                </m:sub>
              </m:sSub>
              <m:r>
                <w:del w:id="7008" w:author="JAVIERA PAZ LEFORT IBANEZ" w:date="2025-09-20T02:57:00Z" w16du:dateUtc="2025-09-20T05:57:00Z">
                  <w:rPr>
                    <w:rFonts w:ascii="Cambria Math" w:hAnsi="Cambria Math" w:cs="Arial"/>
                    <w:rPrChange w:id="7009" w:author="JAVIERA PAZ LEFORT IBANEZ" w:date="2025-09-22T17:14:00Z" w16du:dateUtc="2025-09-22T20:14:00Z">
                      <w:rPr>
                        <w:rFonts w:ascii="Cambria Math" w:hAnsi="Cambria Math" w:cs="Arial"/>
                      </w:rPr>
                    </w:rPrChange>
                  </w:rPr>
                  <m:t>(</m:t>
                </w:del>
              </m:r>
              <m:sSub>
                <m:sSubPr>
                  <m:ctrlPr>
                    <w:del w:id="7010" w:author="JAVIERA PAZ LEFORT IBANEZ" w:date="2025-09-20T02:57:00Z" w16du:dateUtc="2025-09-20T05:57:00Z">
                      <w:rPr>
                        <w:rFonts w:ascii="Cambria Math" w:hAnsi="Cambria Math" w:cs="Arial"/>
                        <w:i/>
                      </w:rPr>
                    </w:del>
                  </m:ctrlPr>
                </m:sSubPr>
                <m:e>
                  <m:r>
                    <w:del w:id="7011" w:author="JAVIERA PAZ LEFORT IBANEZ" w:date="2025-09-20T02:57:00Z" w16du:dateUtc="2025-09-20T05:57:00Z">
                      <w:rPr>
                        <w:rFonts w:ascii="Cambria Math" w:hAnsi="Cambria Math" w:cs="Arial"/>
                        <w:rPrChange w:id="7012" w:author="JAVIERA PAZ LEFORT IBANEZ" w:date="2025-09-22T17:14:00Z" w16du:dateUtc="2025-09-22T20:14:00Z">
                          <w:rPr>
                            <w:rFonts w:ascii="Cambria Math" w:hAnsi="Cambria Math" w:cs="Arial"/>
                          </w:rPr>
                        </w:rPrChange>
                      </w:rPr>
                      <m:t>T</m:t>
                    </w:del>
                  </m:r>
                </m:e>
                <m:sub>
                  <m:r>
                    <w:del w:id="7013" w:author="JAVIERA PAZ LEFORT IBANEZ" w:date="2025-09-20T02:57:00Z" w16du:dateUtc="2025-09-20T05:57:00Z">
                      <w:rPr>
                        <w:rFonts w:ascii="Cambria Math" w:hAnsi="Cambria Math" w:cs="Arial"/>
                        <w:rPrChange w:id="7014" w:author="JAVIERA PAZ LEFORT IBANEZ" w:date="2025-09-22T17:14:00Z" w16du:dateUtc="2025-09-22T20:14:00Z">
                          <w:rPr>
                            <w:rFonts w:ascii="Cambria Math" w:hAnsi="Cambria Math" w:cs="Arial"/>
                          </w:rPr>
                        </w:rPrChange>
                      </w:rPr>
                      <m:t>fibra</m:t>
                    </w:del>
                  </m:r>
                </m:sub>
              </m:sSub>
              <m:r>
                <w:del w:id="7015" w:author="JAVIERA PAZ LEFORT IBANEZ" w:date="2025-09-20T02:57:00Z" w16du:dateUtc="2025-09-20T05:57:00Z">
                  <w:rPr>
                    <w:rFonts w:ascii="Cambria Math" w:hAnsi="Cambria Math" w:cs="Arial"/>
                    <w:rPrChange w:id="7016" w:author="JAVIERA PAZ LEFORT IBANEZ" w:date="2025-09-22T17:14:00Z" w16du:dateUtc="2025-09-22T20:14:00Z">
                      <w:rPr>
                        <w:rFonts w:ascii="Cambria Math" w:hAnsi="Cambria Math" w:cs="Arial"/>
                      </w:rPr>
                    </w:rPrChange>
                  </w:rPr>
                  <m:t>-</m:t>
                </w:del>
              </m:r>
              <m:sSub>
                <m:sSubPr>
                  <m:ctrlPr>
                    <w:del w:id="7017" w:author="JAVIERA PAZ LEFORT IBANEZ" w:date="2025-09-20T02:57:00Z" w16du:dateUtc="2025-09-20T05:57:00Z">
                      <w:rPr>
                        <w:rFonts w:ascii="Cambria Math" w:hAnsi="Cambria Math" w:cs="Arial"/>
                        <w:i/>
                      </w:rPr>
                    </w:del>
                  </m:ctrlPr>
                </m:sSubPr>
                <m:e>
                  <m:r>
                    <w:del w:id="7018" w:author="JAVIERA PAZ LEFORT IBANEZ" w:date="2025-09-20T02:57:00Z" w16du:dateUtc="2025-09-20T05:57:00Z">
                      <w:rPr>
                        <w:rFonts w:ascii="Cambria Math" w:hAnsi="Cambria Math" w:cs="Arial"/>
                        <w:rPrChange w:id="7019" w:author="JAVIERA PAZ LEFORT IBANEZ" w:date="2025-09-22T17:14:00Z" w16du:dateUtc="2025-09-22T20:14:00Z">
                          <w:rPr>
                            <w:rFonts w:ascii="Cambria Math" w:hAnsi="Cambria Math" w:cs="Arial"/>
                          </w:rPr>
                        </w:rPrChange>
                      </w:rPr>
                      <m:t>T</m:t>
                    </w:del>
                  </m:r>
                </m:e>
                <m:sub>
                  <m:r>
                    <w:del w:id="7020" w:author="JAVIERA PAZ LEFORT IBANEZ" w:date="2025-09-20T02:57:00Z" w16du:dateUtc="2025-09-20T05:57:00Z">
                      <w:rPr>
                        <w:rFonts w:ascii="Cambria Math" w:hAnsi="Cambria Math" w:cs="Arial"/>
                        <w:rPrChange w:id="7021" w:author="JAVIERA PAZ LEFORT IBANEZ" w:date="2025-09-22T17:14:00Z" w16du:dateUtc="2025-09-22T20:14:00Z">
                          <w:rPr>
                            <w:rFonts w:ascii="Cambria Math" w:hAnsi="Cambria Math" w:cs="Arial"/>
                          </w:rPr>
                        </w:rPrChange>
                      </w:rPr>
                      <m:t>carcasa</m:t>
                    </w:del>
                  </m:r>
                </m:sub>
              </m:sSub>
              <m:r>
                <w:del w:id="7022" w:author="JAVIERA PAZ LEFORT IBANEZ" w:date="2025-09-20T02:57:00Z" w16du:dateUtc="2025-09-20T05:57:00Z">
                  <w:rPr>
                    <w:rFonts w:ascii="Cambria Math" w:hAnsi="Cambria Math" w:cs="Arial"/>
                    <w:rPrChange w:id="7023" w:author="JAVIERA PAZ LEFORT IBANEZ" w:date="2025-09-22T17:14:00Z" w16du:dateUtc="2025-09-22T20:14:00Z">
                      <w:rPr>
                        <w:rFonts w:ascii="Cambria Math" w:hAnsi="Cambria Math" w:cs="Arial"/>
                      </w:rPr>
                    </w:rPrChange>
                  </w:rPr>
                  <m:t>)</m:t>
                </w:del>
              </m:r>
            </m:num>
            <m:den>
              <m:sSub>
                <m:sSubPr>
                  <m:ctrlPr>
                    <w:del w:id="7024" w:author="JAVIERA PAZ LEFORT IBANEZ" w:date="2025-09-20T02:57:00Z" w16du:dateUtc="2025-09-20T05:57:00Z">
                      <w:rPr>
                        <w:rFonts w:ascii="Cambria Math" w:hAnsi="Cambria Math" w:cs="Arial"/>
                        <w:i/>
                      </w:rPr>
                    </w:del>
                  </m:ctrlPr>
                </m:sSubPr>
                <m:e>
                  <m:acc>
                    <m:accPr>
                      <m:chr m:val="̇"/>
                      <m:ctrlPr>
                        <w:del w:id="7025" w:author="JAVIERA PAZ LEFORT IBANEZ" w:date="2025-09-20T02:57:00Z" w16du:dateUtc="2025-09-20T05:57:00Z">
                          <w:rPr>
                            <w:rFonts w:ascii="Cambria Math" w:hAnsi="Cambria Math" w:cs="Arial"/>
                            <w:i/>
                          </w:rPr>
                        </w:del>
                      </m:ctrlPr>
                    </m:accPr>
                    <m:e>
                      <m:r>
                        <w:del w:id="7026" w:author="JAVIERA PAZ LEFORT IBANEZ" w:date="2025-09-20T02:57:00Z" w16du:dateUtc="2025-09-20T05:57:00Z">
                          <w:rPr>
                            <w:rFonts w:ascii="Cambria Math" w:hAnsi="Cambria Math" w:cs="Arial"/>
                            <w:rPrChange w:id="7027" w:author="JAVIERA PAZ LEFORT IBANEZ" w:date="2025-09-22T17:14:00Z" w16du:dateUtc="2025-09-22T20:14:00Z">
                              <w:rPr>
                                <w:rFonts w:ascii="Cambria Math" w:hAnsi="Cambria Math" w:cs="Arial"/>
                              </w:rPr>
                            </w:rPrChange>
                          </w:rPr>
                          <m:t>m</m:t>
                        </w:del>
                      </m:r>
                    </m:e>
                  </m:acc>
                </m:e>
                <m:sub>
                  <m:r>
                    <w:del w:id="7028" w:author="JAVIERA PAZ LEFORT IBANEZ" w:date="2025-09-20T02:57:00Z" w16du:dateUtc="2025-09-20T05:57:00Z">
                      <w:rPr>
                        <w:rFonts w:ascii="Cambria Math" w:hAnsi="Cambria Math" w:cs="Arial"/>
                        <w:rPrChange w:id="7029" w:author="JAVIERA PAZ LEFORT IBANEZ" w:date="2025-09-22T17:14:00Z" w16du:dateUtc="2025-09-22T20:14:00Z">
                          <w:rPr>
                            <w:rFonts w:ascii="Cambria Math" w:hAnsi="Cambria Math" w:cs="Arial"/>
                          </w:rPr>
                        </w:rPrChange>
                      </w:rPr>
                      <m:t>fibra</m:t>
                    </w:del>
                  </m:r>
                </m:sub>
              </m:sSub>
              <m:r>
                <w:del w:id="7030" w:author="JAVIERA PAZ LEFORT IBANEZ" w:date="2025-09-20T02:57:00Z" w16du:dateUtc="2025-09-20T05:57:00Z">
                  <w:rPr>
                    <w:rFonts w:ascii="Cambria Math" w:hAnsi="Cambria Math" w:cs="Arial"/>
                    <w:rPrChange w:id="7031" w:author="JAVIERA PAZ LEFORT IBANEZ" w:date="2025-09-22T17:14:00Z" w16du:dateUtc="2025-09-22T20:14:00Z">
                      <w:rPr>
                        <w:rFonts w:ascii="Cambria Math" w:hAnsi="Cambria Math" w:cs="Arial"/>
                      </w:rPr>
                    </w:rPrChange>
                  </w:rPr>
                  <m:t>∙</m:t>
                </w:del>
              </m:r>
              <m:sSub>
                <m:sSubPr>
                  <m:ctrlPr>
                    <w:del w:id="7032" w:author="JAVIERA PAZ LEFORT IBANEZ" w:date="2025-09-20T02:57:00Z" w16du:dateUtc="2025-09-20T05:57:00Z">
                      <w:rPr>
                        <w:rFonts w:ascii="Cambria Math" w:hAnsi="Cambria Math" w:cs="Arial"/>
                        <w:i/>
                      </w:rPr>
                    </w:del>
                  </m:ctrlPr>
                </m:sSubPr>
                <m:e>
                  <m:r>
                    <w:del w:id="7033" w:author="JAVIERA PAZ LEFORT IBANEZ" w:date="2025-09-20T02:57:00Z" w16du:dateUtc="2025-09-20T05:57:00Z">
                      <w:rPr>
                        <w:rFonts w:ascii="Cambria Math" w:hAnsi="Cambria Math" w:cs="Arial"/>
                        <w:rPrChange w:id="7034" w:author="JAVIERA PAZ LEFORT IBANEZ" w:date="2025-09-22T17:14:00Z" w16du:dateUtc="2025-09-22T20:14:00Z">
                          <w:rPr>
                            <w:rFonts w:ascii="Cambria Math" w:hAnsi="Cambria Math" w:cs="Arial"/>
                          </w:rPr>
                        </w:rPrChange>
                      </w:rPr>
                      <m:t>c</m:t>
                    </w:del>
                  </m:r>
                </m:e>
                <m:sub>
                  <m:r>
                    <w:del w:id="7035" w:author="JAVIERA PAZ LEFORT IBANEZ" w:date="2025-09-20T02:57:00Z" w16du:dateUtc="2025-09-20T05:57:00Z">
                      <w:rPr>
                        <w:rFonts w:ascii="Cambria Math" w:hAnsi="Cambria Math" w:cs="Arial"/>
                        <w:rPrChange w:id="7036" w:author="JAVIERA PAZ LEFORT IBANEZ" w:date="2025-09-22T17:14:00Z" w16du:dateUtc="2025-09-22T20:14:00Z">
                          <w:rPr>
                            <w:rFonts w:ascii="Cambria Math" w:hAnsi="Cambria Math" w:cs="Arial"/>
                          </w:rPr>
                        </w:rPrChange>
                      </w:rPr>
                      <m:t>p</m:t>
                    </w:del>
                  </m:r>
                </m:sub>
              </m:sSub>
            </m:den>
          </m:f>
        </m:oMath>
      </m:oMathPara>
    </w:p>
    <w:p w14:paraId="3B69CC11" w14:textId="52BF30DB" w:rsidR="00C65107" w:rsidRPr="001B7855" w:rsidDel="00EB4C50" w:rsidRDefault="00C65107">
      <w:pPr>
        <w:numPr>
          <w:ilvl w:val="1"/>
          <w:numId w:val="33"/>
        </w:numPr>
        <w:spacing w:line="360" w:lineRule="auto"/>
        <w:ind w:left="2148"/>
        <w:rPr>
          <w:del w:id="7037" w:author="JAVIERA PAZ LEFORT IBANEZ" w:date="2025-09-20T02:57:00Z" w16du:dateUtc="2025-09-20T05:57:00Z"/>
          <w:rFonts w:ascii="Arial" w:hAnsi="Arial" w:cs="Arial"/>
        </w:rPr>
        <w:pPrChange w:id="7038" w:author="JAVIERA PAZ LEFORT IBANEZ" w:date="2025-09-22T17:14:00Z" w16du:dateUtc="2025-09-22T20:14:00Z">
          <w:pPr>
            <w:numPr>
              <w:ilvl w:val="1"/>
              <w:numId w:val="33"/>
            </w:numPr>
            <w:tabs>
              <w:tab w:val="num" w:pos="1440"/>
            </w:tabs>
            <w:ind w:left="1440" w:hanging="360"/>
          </w:pPr>
        </w:pPrChange>
      </w:pPr>
      <w:del w:id="7039" w:author="JAVIERA PAZ LEFORT IBANEZ" w:date="2025-09-20T02:57:00Z" w16du:dateUtc="2025-09-20T05:57:00Z">
        <w:r w:rsidRPr="001B7855" w:rsidDel="00EB4C50">
          <w:rPr>
            <w:rFonts w:ascii="Arial" w:hAnsi="Arial" w:cs="Arial"/>
          </w:rPr>
          <w:delText>Balance de energía en la carcasa (solución extractora):</w:delText>
        </w:r>
      </w:del>
    </w:p>
    <w:p w14:paraId="1916BA52" w14:textId="22B8DBA6" w:rsidR="00E021BA" w:rsidRPr="001B7855" w:rsidDel="00EB4C50" w:rsidRDefault="00000000">
      <w:pPr>
        <w:spacing w:line="360" w:lineRule="auto"/>
        <w:ind w:left="2148"/>
        <w:rPr>
          <w:del w:id="7040" w:author="JAVIERA PAZ LEFORT IBANEZ" w:date="2025-09-20T02:57:00Z" w16du:dateUtc="2025-09-20T05:57:00Z"/>
          <w:rFonts w:ascii="Arial" w:hAnsi="Arial" w:cs="Arial"/>
        </w:rPr>
        <w:pPrChange w:id="7041" w:author="JAVIERA PAZ LEFORT IBANEZ" w:date="2025-09-22T17:14:00Z" w16du:dateUtc="2025-09-22T20:14:00Z">
          <w:pPr>
            <w:ind w:left="1440"/>
          </w:pPr>
        </w:pPrChange>
      </w:pPr>
      <m:oMathPara>
        <m:oMath>
          <m:f>
            <m:fPr>
              <m:ctrlPr>
                <w:del w:id="7042" w:author="JAVIERA PAZ LEFORT IBANEZ" w:date="2025-09-20T02:57:00Z" w16du:dateUtc="2025-09-20T05:57:00Z">
                  <w:rPr>
                    <w:rFonts w:ascii="Cambria Math" w:hAnsi="Cambria Math" w:cs="Arial"/>
                    <w:i/>
                  </w:rPr>
                </w:del>
              </m:ctrlPr>
            </m:fPr>
            <m:num>
              <m:sSub>
                <m:sSubPr>
                  <m:ctrlPr>
                    <w:del w:id="7043" w:author="JAVIERA PAZ LEFORT IBANEZ" w:date="2025-09-20T02:57:00Z" w16du:dateUtc="2025-09-20T05:57:00Z">
                      <w:rPr>
                        <w:rFonts w:ascii="Cambria Math" w:hAnsi="Cambria Math" w:cs="Arial"/>
                        <w:i/>
                      </w:rPr>
                    </w:del>
                  </m:ctrlPr>
                </m:sSubPr>
                <m:e>
                  <m:r>
                    <w:del w:id="7044" w:author="JAVIERA PAZ LEFORT IBANEZ" w:date="2025-09-20T02:57:00Z" w16du:dateUtc="2025-09-20T05:57:00Z">
                      <w:rPr>
                        <w:rFonts w:ascii="Cambria Math" w:hAnsi="Cambria Math" w:cs="Arial"/>
                        <w:rPrChange w:id="7045" w:author="JAVIERA PAZ LEFORT IBANEZ" w:date="2025-09-22T17:14:00Z" w16du:dateUtc="2025-09-22T20:14:00Z">
                          <w:rPr>
                            <w:rFonts w:ascii="Cambria Math" w:hAnsi="Cambria Math" w:cs="Arial"/>
                          </w:rPr>
                        </w:rPrChange>
                      </w:rPr>
                      <m:t>dT</m:t>
                    </w:del>
                  </m:r>
                </m:e>
                <m:sub>
                  <m:r>
                    <w:del w:id="7046" w:author="JAVIERA PAZ LEFORT IBANEZ" w:date="2025-09-20T02:57:00Z" w16du:dateUtc="2025-09-20T05:57:00Z">
                      <w:rPr>
                        <w:rFonts w:ascii="Cambria Math" w:hAnsi="Cambria Math" w:cs="Arial"/>
                        <w:rPrChange w:id="7047" w:author="JAVIERA PAZ LEFORT IBANEZ" w:date="2025-09-22T17:14:00Z" w16du:dateUtc="2025-09-22T20:14:00Z">
                          <w:rPr>
                            <w:rFonts w:ascii="Cambria Math" w:hAnsi="Cambria Math" w:cs="Arial"/>
                          </w:rPr>
                        </w:rPrChange>
                      </w:rPr>
                      <m:t>carcasa</m:t>
                    </w:del>
                  </m:r>
                </m:sub>
              </m:sSub>
            </m:num>
            <m:den>
              <m:r>
                <w:del w:id="7048" w:author="JAVIERA PAZ LEFORT IBANEZ" w:date="2025-09-20T02:57:00Z" w16du:dateUtc="2025-09-20T05:57:00Z">
                  <w:rPr>
                    <w:rFonts w:ascii="Cambria Math" w:hAnsi="Cambria Math" w:cs="Arial"/>
                    <w:rPrChange w:id="7049" w:author="JAVIERA PAZ LEFORT IBANEZ" w:date="2025-09-22T17:14:00Z" w16du:dateUtc="2025-09-22T20:14:00Z">
                      <w:rPr>
                        <w:rFonts w:ascii="Cambria Math" w:hAnsi="Cambria Math" w:cs="Arial"/>
                      </w:rPr>
                    </w:rPrChange>
                  </w:rPr>
                  <m:t>dz</m:t>
                </w:del>
              </m:r>
            </m:den>
          </m:f>
          <m:r>
            <w:del w:id="7050" w:author="JAVIERA PAZ LEFORT IBANEZ" w:date="2025-09-20T02:57:00Z" w16du:dateUtc="2025-09-20T05:57:00Z">
              <w:rPr>
                <w:rFonts w:ascii="Cambria Math" w:hAnsi="Cambria Math" w:cs="Arial"/>
                <w:rPrChange w:id="7051" w:author="JAVIERA PAZ LEFORT IBANEZ" w:date="2025-09-22T17:14:00Z" w16du:dateUtc="2025-09-22T20:14:00Z">
                  <w:rPr>
                    <w:rFonts w:ascii="Cambria Math" w:hAnsi="Cambria Math" w:cs="Arial"/>
                  </w:rPr>
                </w:rPrChange>
              </w:rPr>
              <m:t>=</m:t>
            </w:del>
          </m:r>
          <m:f>
            <m:fPr>
              <m:ctrlPr>
                <w:del w:id="7052" w:author="JAVIERA PAZ LEFORT IBANEZ" w:date="2025-09-20T02:57:00Z" w16du:dateUtc="2025-09-20T05:57:00Z">
                  <w:rPr>
                    <w:rFonts w:ascii="Cambria Math" w:hAnsi="Cambria Math" w:cs="Arial"/>
                    <w:i/>
                  </w:rPr>
                </w:del>
              </m:ctrlPr>
            </m:fPr>
            <m:num>
              <m:sSub>
                <m:sSubPr>
                  <m:ctrlPr>
                    <w:del w:id="7053" w:author="JAVIERA PAZ LEFORT IBANEZ" w:date="2025-09-20T02:57:00Z" w16du:dateUtc="2025-09-20T05:57:00Z">
                      <w:rPr>
                        <w:rFonts w:ascii="Cambria Math" w:hAnsi="Cambria Math" w:cs="Arial"/>
                        <w:i/>
                      </w:rPr>
                    </w:del>
                  </m:ctrlPr>
                </m:sSubPr>
                <m:e>
                  <m:r>
                    <w:del w:id="7054" w:author="JAVIERA PAZ LEFORT IBANEZ" w:date="2025-09-20T02:57:00Z" w16du:dateUtc="2025-09-20T05:57:00Z">
                      <w:rPr>
                        <w:rFonts w:ascii="Cambria Math" w:hAnsi="Cambria Math" w:cs="Arial"/>
                        <w:rPrChange w:id="7055" w:author="JAVIERA PAZ LEFORT IBANEZ" w:date="2025-09-22T17:14:00Z" w16du:dateUtc="2025-09-22T20:14:00Z">
                          <w:rPr>
                            <w:rFonts w:ascii="Cambria Math" w:hAnsi="Cambria Math" w:cs="Arial"/>
                          </w:rPr>
                        </w:rPrChange>
                      </w:rPr>
                      <m:t>h</m:t>
                    </w:del>
                  </m:r>
                </m:e>
                <m:sub>
                  <m:r>
                    <w:del w:id="7056" w:author="JAVIERA PAZ LEFORT IBANEZ" w:date="2025-09-20T02:57:00Z" w16du:dateUtc="2025-09-20T05:57:00Z">
                      <w:rPr>
                        <w:rFonts w:ascii="Cambria Math" w:hAnsi="Cambria Math" w:cs="Arial"/>
                        <w:rPrChange w:id="7057" w:author="JAVIERA PAZ LEFORT IBANEZ" w:date="2025-09-22T17:14:00Z" w16du:dateUtc="2025-09-22T20:14:00Z">
                          <w:rPr>
                            <w:rFonts w:ascii="Cambria Math" w:hAnsi="Cambria Math" w:cs="Arial"/>
                          </w:rPr>
                        </w:rPrChange>
                      </w:rPr>
                      <m:t>c</m:t>
                    </w:del>
                  </m:r>
                </m:sub>
              </m:sSub>
              <m:r>
                <w:del w:id="7058" w:author="JAVIERA PAZ LEFORT IBANEZ" w:date="2025-09-20T02:57:00Z" w16du:dateUtc="2025-09-20T05:57:00Z">
                  <w:rPr>
                    <w:rFonts w:ascii="Cambria Math" w:hAnsi="Cambria Math" w:cs="Arial"/>
                    <w:rPrChange w:id="7059" w:author="JAVIERA PAZ LEFORT IBANEZ" w:date="2025-09-22T17:14:00Z" w16du:dateUtc="2025-09-22T20:14:00Z">
                      <w:rPr>
                        <w:rFonts w:ascii="Cambria Math" w:hAnsi="Cambria Math" w:cs="Arial"/>
                      </w:rPr>
                    </w:rPrChange>
                  </w:rPr>
                  <m:t>(</m:t>
                </w:del>
              </m:r>
              <m:sSub>
                <m:sSubPr>
                  <m:ctrlPr>
                    <w:del w:id="7060" w:author="JAVIERA PAZ LEFORT IBANEZ" w:date="2025-09-20T02:57:00Z" w16du:dateUtc="2025-09-20T05:57:00Z">
                      <w:rPr>
                        <w:rFonts w:ascii="Cambria Math" w:hAnsi="Cambria Math" w:cs="Arial"/>
                        <w:i/>
                      </w:rPr>
                    </w:del>
                  </m:ctrlPr>
                </m:sSubPr>
                <m:e>
                  <m:r>
                    <w:del w:id="7061" w:author="JAVIERA PAZ LEFORT IBANEZ" w:date="2025-09-20T02:57:00Z" w16du:dateUtc="2025-09-20T05:57:00Z">
                      <w:rPr>
                        <w:rFonts w:ascii="Cambria Math" w:hAnsi="Cambria Math" w:cs="Arial"/>
                        <w:rPrChange w:id="7062" w:author="JAVIERA PAZ LEFORT IBANEZ" w:date="2025-09-22T17:14:00Z" w16du:dateUtc="2025-09-22T20:14:00Z">
                          <w:rPr>
                            <w:rFonts w:ascii="Cambria Math" w:hAnsi="Cambria Math" w:cs="Arial"/>
                          </w:rPr>
                        </w:rPrChange>
                      </w:rPr>
                      <m:t>T</m:t>
                    </w:del>
                  </m:r>
                </m:e>
                <m:sub>
                  <m:r>
                    <w:del w:id="7063" w:author="JAVIERA PAZ LEFORT IBANEZ" w:date="2025-09-20T02:57:00Z" w16du:dateUtc="2025-09-20T05:57:00Z">
                      <w:rPr>
                        <w:rFonts w:ascii="Cambria Math" w:hAnsi="Cambria Math" w:cs="Arial"/>
                        <w:rPrChange w:id="7064" w:author="JAVIERA PAZ LEFORT IBANEZ" w:date="2025-09-22T17:14:00Z" w16du:dateUtc="2025-09-22T20:14:00Z">
                          <w:rPr>
                            <w:rFonts w:ascii="Cambria Math" w:hAnsi="Cambria Math" w:cs="Arial"/>
                          </w:rPr>
                        </w:rPrChange>
                      </w:rPr>
                      <m:t>fibra</m:t>
                    </w:del>
                  </m:r>
                </m:sub>
              </m:sSub>
              <m:r>
                <w:del w:id="7065" w:author="JAVIERA PAZ LEFORT IBANEZ" w:date="2025-09-20T02:57:00Z" w16du:dateUtc="2025-09-20T05:57:00Z">
                  <w:rPr>
                    <w:rFonts w:ascii="Cambria Math" w:hAnsi="Cambria Math" w:cs="Arial"/>
                    <w:rPrChange w:id="7066" w:author="JAVIERA PAZ LEFORT IBANEZ" w:date="2025-09-22T17:14:00Z" w16du:dateUtc="2025-09-22T20:14:00Z">
                      <w:rPr>
                        <w:rFonts w:ascii="Cambria Math" w:hAnsi="Cambria Math" w:cs="Arial"/>
                      </w:rPr>
                    </w:rPrChange>
                  </w:rPr>
                  <m:t>-</m:t>
                </w:del>
              </m:r>
              <m:sSub>
                <m:sSubPr>
                  <m:ctrlPr>
                    <w:del w:id="7067" w:author="JAVIERA PAZ LEFORT IBANEZ" w:date="2025-09-20T02:57:00Z" w16du:dateUtc="2025-09-20T05:57:00Z">
                      <w:rPr>
                        <w:rFonts w:ascii="Cambria Math" w:hAnsi="Cambria Math" w:cs="Arial"/>
                        <w:i/>
                      </w:rPr>
                    </w:del>
                  </m:ctrlPr>
                </m:sSubPr>
                <m:e>
                  <m:r>
                    <w:del w:id="7068" w:author="JAVIERA PAZ LEFORT IBANEZ" w:date="2025-09-20T02:57:00Z" w16du:dateUtc="2025-09-20T05:57:00Z">
                      <w:rPr>
                        <w:rFonts w:ascii="Cambria Math" w:hAnsi="Cambria Math" w:cs="Arial"/>
                        <w:rPrChange w:id="7069" w:author="JAVIERA PAZ LEFORT IBANEZ" w:date="2025-09-22T17:14:00Z" w16du:dateUtc="2025-09-22T20:14:00Z">
                          <w:rPr>
                            <w:rFonts w:ascii="Cambria Math" w:hAnsi="Cambria Math" w:cs="Arial"/>
                          </w:rPr>
                        </w:rPrChange>
                      </w:rPr>
                      <m:t>T</m:t>
                    </w:del>
                  </m:r>
                </m:e>
                <m:sub>
                  <m:r>
                    <w:del w:id="7070" w:author="JAVIERA PAZ LEFORT IBANEZ" w:date="2025-09-20T02:57:00Z" w16du:dateUtc="2025-09-20T05:57:00Z">
                      <w:rPr>
                        <w:rFonts w:ascii="Cambria Math" w:hAnsi="Cambria Math" w:cs="Arial"/>
                        <w:rPrChange w:id="7071" w:author="JAVIERA PAZ LEFORT IBANEZ" w:date="2025-09-22T17:14:00Z" w16du:dateUtc="2025-09-22T20:14:00Z">
                          <w:rPr>
                            <w:rFonts w:ascii="Cambria Math" w:hAnsi="Cambria Math" w:cs="Arial"/>
                          </w:rPr>
                        </w:rPrChange>
                      </w:rPr>
                      <m:t>carcasa</m:t>
                    </w:del>
                  </m:r>
                </m:sub>
              </m:sSub>
              <m:r>
                <w:del w:id="7072" w:author="JAVIERA PAZ LEFORT IBANEZ" w:date="2025-09-20T02:57:00Z" w16du:dateUtc="2025-09-20T05:57:00Z">
                  <w:rPr>
                    <w:rFonts w:ascii="Cambria Math" w:hAnsi="Cambria Math" w:cs="Arial"/>
                    <w:rPrChange w:id="7073" w:author="JAVIERA PAZ LEFORT IBANEZ" w:date="2025-09-22T17:14:00Z" w16du:dateUtc="2025-09-22T20:14:00Z">
                      <w:rPr>
                        <w:rFonts w:ascii="Cambria Math" w:hAnsi="Cambria Math" w:cs="Arial"/>
                      </w:rPr>
                    </w:rPrChange>
                  </w:rPr>
                  <m:t>)</m:t>
                </w:del>
              </m:r>
            </m:num>
            <m:den>
              <m:sSub>
                <m:sSubPr>
                  <m:ctrlPr>
                    <w:del w:id="7074" w:author="JAVIERA PAZ LEFORT IBANEZ" w:date="2025-09-20T02:57:00Z" w16du:dateUtc="2025-09-20T05:57:00Z">
                      <w:rPr>
                        <w:rFonts w:ascii="Cambria Math" w:hAnsi="Cambria Math" w:cs="Arial"/>
                        <w:i/>
                      </w:rPr>
                    </w:del>
                  </m:ctrlPr>
                </m:sSubPr>
                <m:e>
                  <m:acc>
                    <m:accPr>
                      <m:chr m:val="̇"/>
                      <m:ctrlPr>
                        <w:del w:id="7075" w:author="JAVIERA PAZ LEFORT IBANEZ" w:date="2025-09-20T02:57:00Z" w16du:dateUtc="2025-09-20T05:57:00Z">
                          <w:rPr>
                            <w:rFonts w:ascii="Cambria Math" w:hAnsi="Cambria Math" w:cs="Arial"/>
                            <w:i/>
                          </w:rPr>
                        </w:del>
                      </m:ctrlPr>
                    </m:accPr>
                    <m:e>
                      <m:r>
                        <w:del w:id="7076" w:author="JAVIERA PAZ LEFORT IBANEZ" w:date="2025-09-20T02:57:00Z" w16du:dateUtc="2025-09-20T05:57:00Z">
                          <w:rPr>
                            <w:rFonts w:ascii="Cambria Math" w:hAnsi="Cambria Math" w:cs="Arial"/>
                            <w:rPrChange w:id="7077" w:author="JAVIERA PAZ LEFORT IBANEZ" w:date="2025-09-22T17:14:00Z" w16du:dateUtc="2025-09-22T20:14:00Z">
                              <w:rPr>
                                <w:rFonts w:ascii="Cambria Math" w:hAnsi="Cambria Math" w:cs="Arial"/>
                              </w:rPr>
                            </w:rPrChange>
                          </w:rPr>
                          <m:t>m</m:t>
                        </w:del>
                      </m:r>
                    </m:e>
                  </m:acc>
                </m:e>
                <m:sub>
                  <m:r>
                    <w:del w:id="7078" w:author="JAVIERA PAZ LEFORT IBANEZ" w:date="2025-09-20T02:57:00Z" w16du:dateUtc="2025-09-20T05:57:00Z">
                      <w:rPr>
                        <w:rFonts w:ascii="Cambria Math" w:hAnsi="Cambria Math" w:cs="Arial"/>
                        <w:rPrChange w:id="7079" w:author="JAVIERA PAZ LEFORT IBANEZ" w:date="2025-09-22T17:14:00Z" w16du:dateUtc="2025-09-22T20:14:00Z">
                          <w:rPr>
                            <w:rFonts w:ascii="Cambria Math" w:hAnsi="Cambria Math" w:cs="Arial"/>
                          </w:rPr>
                        </w:rPrChange>
                      </w:rPr>
                      <m:t>carcasa</m:t>
                    </w:del>
                  </m:r>
                </m:sub>
              </m:sSub>
              <m:r>
                <w:del w:id="7080" w:author="JAVIERA PAZ LEFORT IBANEZ" w:date="2025-09-20T02:57:00Z" w16du:dateUtc="2025-09-20T05:57:00Z">
                  <w:rPr>
                    <w:rFonts w:ascii="Cambria Math" w:hAnsi="Cambria Math" w:cs="Arial"/>
                    <w:rPrChange w:id="7081" w:author="JAVIERA PAZ LEFORT IBANEZ" w:date="2025-09-22T17:14:00Z" w16du:dateUtc="2025-09-22T20:14:00Z">
                      <w:rPr>
                        <w:rFonts w:ascii="Cambria Math" w:hAnsi="Cambria Math" w:cs="Arial"/>
                      </w:rPr>
                    </w:rPrChange>
                  </w:rPr>
                  <m:t>∙</m:t>
                </w:del>
              </m:r>
              <m:sSub>
                <m:sSubPr>
                  <m:ctrlPr>
                    <w:del w:id="7082" w:author="JAVIERA PAZ LEFORT IBANEZ" w:date="2025-09-20T02:57:00Z" w16du:dateUtc="2025-09-20T05:57:00Z">
                      <w:rPr>
                        <w:rFonts w:ascii="Cambria Math" w:hAnsi="Cambria Math" w:cs="Arial"/>
                        <w:i/>
                      </w:rPr>
                    </w:del>
                  </m:ctrlPr>
                </m:sSubPr>
                <m:e>
                  <m:r>
                    <w:del w:id="7083" w:author="JAVIERA PAZ LEFORT IBANEZ" w:date="2025-09-20T02:57:00Z" w16du:dateUtc="2025-09-20T05:57:00Z">
                      <w:rPr>
                        <w:rFonts w:ascii="Cambria Math" w:hAnsi="Cambria Math" w:cs="Arial"/>
                        <w:rPrChange w:id="7084" w:author="JAVIERA PAZ LEFORT IBANEZ" w:date="2025-09-22T17:14:00Z" w16du:dateUtc="2025-09-22T20:14:00Z">
                          <w:rPr>
                            <w:rFonts w:ascii="Cambria Math" w:hAnsi="Cambria Math" w:cs="Arial"/>
                          </w:rPr>
                        </w:rPrChange>
                      </w:rPr>
                      <m:t>c</m:t>
                    </w:del>
                  </m:r>
                </m:e>
                <m:sub>
                  <m:r>
                    <w:del w:id="7085" w:author="JAVIERA PAZ LEFORT IBANEZ" w:date="2025-09-20T02:57:00Z" w16du:dateUtc="2025-09-20T05:57:00Z">
                      <w:rPr>
                        <w:rFonts w:ascii="Cambria Math" w:hAnsi="Cambria Math" w:cs="Arial"/>
                        <w:rPrChange w:id="7086" w:author="JAVIERA PAZ LEFORT IBANEZ" w:date="2025-09-22T17:14:00Z" w16du:dateUtc="2025-09-22T20:14:00Z">
                          <w:rPr>
                            <w:rFonts w:ascii="Cambria Math" w:hAnsi="Cambria Math" w:cs="Arial"/>
                          </w:rPr>
                        </w:rPrChange>
                      </w:rPr>
                      <m:t>p</m:t>
                    </w:del>
                  </m:r>
                </m:sub>
              </m:sSub>
            </m:den>
          </m:f>
        </m:oMath>
      </m:oMathPara>
    </w:p>
    <w:p w14:paraId="481F88CA" w14:textId="28CF348A" w:rsidR="00E021BA" w:rsidRPr="001B7855" w:rsidDel="00EB4C50" w:rsidRDefault="00E021BA">
      <w:pPr>
        <w:spacing w:line="360" w:lineRule="auto"/>
        <w:ind w:left="2148"/>
        <w:rPr>
          <w:del w:id="7087" w:author="JAVIERA PAZ LEFORT IBANEZ" w:date="2025-09-20T02:57:00Z" w16du:dateUtc="2025-09-20T05:57:00Z"/>
          <w:rFonts w:ascii="Arial" w:hAnsi="Arial" w:cs="Arial"/>
        </w:rPr>
        <w:pPrChange w:id="7088" w:author="JAVIERA PAZ LEFORT IBANEZ" w:date="2025-09-22T17:14:00Z" w16du:dateUtc="2025-09-22T20:14:00Z">
          <w:pPr>
            <w:ind w:left="1440"/>
          </w:pPr>
        </w:pPrChange>
      </w:pPr>
    </w:p>
    <w:p w14:paraId="5C357663" w14:textId="3F8C8BFE" w:rsidR="00C65107" w:rsidRPr="001B7855" w:rsidDel="00EB4C50" w:rsidRDefault="00C65107">
      <w:pPr>
        <w:numPr>
          <w:ilvl w:val="0"/>
          <w:numId w:val="33"/>
        </w:numPr>
        <w:spacing w:line="360" w:lineRule="auto"/>
        <w:ind w:left="1428"/>
        <w:rPr>
          <w:del w:id="7089" w:author="JAVIERA PAZ LEFORT IBANEZ" w:date="2025-09-20T02:57:00Z" w16du:dateUtc="2025-09-20T05:57:00Z"/>
          <w:rFonts w:ascii="Arial" w:hAnsi="Arial" w:cs="Arial"/>
        </w:rPr>
        <w:pPrChange w:id="7090" w:author="JAVIERA PAZ LEFORT IBANEZ" w:date="2025-09-22T17:14:00Z" w16du:dateUtc="2025-09-22T20:14:00Z">
          <w:pPr>
            <w:numPr>
              <w:numId w:val="33"/>
            </w:numPr>
            <w:tabs>
              <w:tab w:val="num" w:pos="720"/>
            </w:tabs>
            <w:ind w:left="720" w:hanging="360"/>
          </w:pPr>
        </w:pPrChange>
      </w:pPr>
      <w:del w:id="7091" w:author="JAVIERA PAZ LEFORT IBANEZ" w:date="2025-09-20T02:57:00Z" w16du:dateUtc="2025-09-20T05:57:00Z">
        <w:r w:rsidRPr="001B7855" w:rsidDel="00EB4C50">
          <w:rPr>
            <w:rFonts w:ascii="Arial" w:hAnsi="Arial" w:cs="Arial"/>
            <w:b/>
            <w:bCs/>
          </w:rPr>
          <w:delText>Condiciones de Frontera:</w:delText>
        </w:r>
      </w:del>
    </w:p>
    <w:p w14:paraId="0A0B9F44" w14:textId="7C6B48BC" w:rsidR="00C65107" w:rsidRPr="001B7855" w:rsidDel="00EB4C50" w:rsidRDefault="00C65107">
      <w:pPr>
        <w:numPr>
          <w:ilvl w:val="1"/>
          <w:numId w:val="33"/>
        </w:numPr>
        <w:spacing w:line="360" w:lineRule="auto"/>
        <w:ind w:left="2148"/>
        <w:rPr>
          <w:del w:id="7092" w:author="JAVIERA PAZ LEFORT IBANEZ" w:date="2025-09-20T02:57:00Z" w16du:dateUtc="2025-09-20T05:57:00Z"/>
          <w:rFonts w:ascii="Arial" w:hAnsi="Arial" w:cs="Arial"/>
        </w:rPr>
        <w:pPrChange w:id="7093" w:author="JAVIERA PAZ LEFORT IBANEZ" w:date="2025-09-22T17:14:00Z" w16du:dateUtc="2025-09-22T20:14:00Z">
          <w:pPr>
            <w:numPr>
              <w:ilvl w:val="1"/>
              <w:numId w:val="33"/>
            </w:numPr>
            <w:tabs>
              <w:tab w:val="num" w:pos="1440"/>
            </w:tabs>
            <w:ind w:left="1440" w:hanging="360"/>
          </w:pPr>
        </w:pPrChange>
      </w:pPr>
      <w:del w:id="7094" w:author="JAVIERA PAZ LEFORT IBANEZ" w:date="2025-09-20T02:57:00Z" w16du:dateUtc="2025-09-20T05:57:00Z">
        <w:r w:rsidRPr="001B7855" w:rsidDel="00EB4C50">
          <w:rPr>
            <w:rFonts w:ascii="Arial" w:hAnsi="Arial" w:cs="Arial"/>
          </w:rPr>
          <w:delText xml:space="preserve">En </w:delText>
        </w:r>
      </w:del>
      <m:oMath>
        <m:r>
          <w:del w:id="7095" w:author="JAVIERA PAZ LEFORT IBANEZ" w:date="2025-09-20T02:57:00Z" w16du:dateUtc="2025-09-20T05:57:00Z">
            <w:rPr>
              <w:rFonts w:ascii="Cambria Math" w:hAnsi="Cambria Math" w:cs="Arial"/>
              <w:rPrChange w:id="7096" w:author="JAVIERA PAZ LEFORT IBANEZ" w:date="2025-09-22T17:14:00Z" w16du:dateUtc="2025-09-22T20:14:00Z">
                <w:rPr>
                  <w:rFonts w:ascii="Cambria Math" w:hAnsi="Cambria Math" w:cs="Arial"/>
                </w:rPr>
              </w:rPrChange>
            </w:rPr>
            <m:t>z=0</m:t>
          </w:del>
        </m:r>
      </m:oMath>
      <w:del w:id="7097" w:author="JAVIERA PAZ LEFORT IBANEZ" w:date="2025-09-20T02:57:00Z" w16du:dateUtc="2025-09-20T05:57:00Z">
        <w:r w:rsidRPr="001B7855" w:rsidDel="00EB4C50">
          <w:rPr>
            <w:rFonts w:ascii="Arial" w:hAnsi="Arial" w:cs="Arial"/>
          </w:rPr>
          <w:delText>:</w:delText>
        </w:r>
        <w:r w:rsidRPr="001B7855" w:rsidDel="00EB4C50">
          <w:rPr>
            <w:rFonts w:ascii="Arial" w:hAnsi="Arial" w:cs="Arial"/>
          </w:rPr>
          <w:br/>
          <w:delText>​</w:delText>
        </w:r>
      </w:del>
      <m:oMath>
        <m:sSub>
          <m:sSubPr>
            <m:ctrlPr>
              <w:del w:id="7098" w:author="JAVIERA PAZ LEFORT IBANEZ" w:date="2025-09-20T02:57:00Z" w16du:dateUtc="2025-09-20T05:57:00Z">
                <w:rPr>
                  <w:rFonts w:ascii="Cambria Math" w:hAnsi="Cambria Math" w:cs="Arial"/>
                  <w:i/>
                </w:rPr>
              </w:del>
            </m:ctrlPr>
          </m:sSubPr>
          <m:e>
            <m:r>
              <w:del w:id="7099" w:author="JAVIERA PAZ LEFORT IBANEZ" w:date="2025-09-20T02:57:00Z" w16du:dateUtc="2025-09-20T05:57:00Z">
                <w:rPr>
                  <w:rFonts w:ascii="Cambria Math" w:hAnsi="Cambria Math" w:cs="Arial"/>
                  <w:rPrChange w:id="7100" w:author="JAVIERA PAZ LEFORT IBANEZ" w:date="2025-09-22T17:14:00Z" w16du:dateUtc="2025-09-22T20:14:00Z">
                    <w:rPr>
                      <w:rFonts w:ascii="Cambria Math" w:hAnsi="Cambria Math" w:cs="Arial"/>
                    </w:rPr>
                  </w:rPrChange>
                </w:rPr>
                <m:t>T</m:t>
              </w:del>
            </m:r>
          </m:e>
          <m:sub>
            <m:r>
              <w:del w:id="7101" w:author="JAVIERA PAZ LEFORT IBANEZ" w:date="2025-09-20T02:57:00Z" w16du:dateUtc="2025-09-20T05:57:00Z">
                <w:rPr>
                  <w:rFonts w:ascii="Cambria Math" w:hAnsi="Cambria Math" w:cs="Arial"/>
                  <w:rPrChange w:id="7102" w:author="JAVIERA PAZ LEFORT IBANEZ" w:date="2025-09-22T17:14:00Z" w16du:dateUtc="2025-09-22T20:14:00Z">
                    <w:rPr>
                      <w:rFonts w:ascii="Cambria Math" w:hAnsi="Cambria Math" w:cs="Arial"/>
                    </w:rPr>
                  </w:rPrChange>
                </w:rPr>
                <m:t>fibra</m:t>
              </w:del>
            </m:r>
          </m:sub>
        </m:sSub>
        <m:d>
          <m:dPr>
            <m:ctrlPr>
              <w:del w:id="7103" w:author="JAVIERA PAZ LEFORT IBANEZ" w:date="2025-09-20T02:57:00Z" w16du:dateUtc="2025-09-20T05:57:00Z">
                <w:rPr>
                  <w:rFonts w:ascii="Cambria Math" w:hAnsi="Cambria Math" w:cs="Arial"/>
                  <w:i/>
                </w:rPr>
              </w:del>
            </m:ctrlPr>
          </m:dPr>
          <m:e>
            <m:r>
              <w:del w:id="7104" w:author="JAVIERA PAZ LEFORT IBANEZ" w:date="2025-09-20T02:57:00Z" w16du:dateUtc="2025-09-20T05:57:00Z">
                <w:rPr>
                  <w:rFonts w:ascii="Cambria Math" w:hAnsi="Cambria Math" w:cs="Arial"/>
                  <w:rPrChange w:id="7105" w:author="JAVIERA PAZ LEFORT IBANEZ" w:date="2025-09-22T17:14:00Z" w16du:dateUtc="2025-09-22T20:14:00Z">
                    <w:rPr>
                      <w:rFonts w:ascii="Cambria Math" w:hAnsi="Cambria Math" w:cs="Arial"/>
                    </w:rPr>
                  </w:rPrChange>
                </w:rPr>
                <m:t>0</m:t>
              </w:del>
            </m:r>
          </m:e>
        </m:d>
        <m:r>
          <w:del w:id="7106" w:author="JAVIERA PAZ LEFORT IBANEZ" w:date="2025-09-20T02:57:00Z" w16du:dateUtc="2025-09-20T05:57:00Z">
            <w:rPr>
              <w:rFonts w:ascii="Cambria Math" w:hAnsi="Cambria Math" w:cs="Arial"/>
              <w:rPrChange w:id="7107" w:author="JAVIERA PAZ LEFORT IBANEZ" w:date="2025-09-22T17:14:00Z" w16du:dateUtc="2025-09-22T20:14:00Z">
                <w:rPr>
                  <w:rFonts w:ascii="Cambria Math" w:hAnsi="Cambria Math" w:cs="Arial"/>
                </w:rPr>
              </w:rPrChange>
            </w:rPr>
            <m:t>=</m:t>
          </w:del>
        </m:r>
        <m:sSub>
          <m:sSubPr>
            <m:ctrlPr>
              <w:del w:id="7108" w:author="JAVIERA PAZ LEFORT IBANEZ" w:date="2025-09-20T02:57:00Z" w16du:dateUtc="2025-09-20T05:57:00Z">
                <w:rPr>
                  <w:rFonts w:ascii="Cambria Math" w:hAnsi="Cambria Math" w:cs="Arial"/>
                  <w:i/>
                </w:rPr>
              </w:del>
            </m:ctrlPr>
          </m:sSubPr>
          <m:e>
            <m:r>
              <w:del w:id="7109" w:author="JAVIERA PAZ LEFORT IBANEZ" w:date="2025-09-20T02:57:00Z" w16du:dateUtc="2025-09-20T05:57:00Z">
                <w:rPr>
                  <w:rFonts w:ascii="Cambria Math" w:hAnsi="Cambria Math" w:cs="Arial"/>
                  <w:rPrChange w:id="7110" w:author="JAVIERA PAZ LEFORT IBANEZ" w:date="2025-09-22T17:14:00Z" w16du:dateUtc="2025-09-22T20:14:00Z">
                    <w:rPr>
                      <w:rFonts w:ascii="Cambria Math" w:hAnsi="Cambria Math" w:cs="Arial"/>
                    </w:rPr>
                  </w:rPrChange>
                </w:rPr>
                <m:t>T</m:t>
              </w:del>
            </m:r>
          </m:e>
          <m:sub>
            <m:r>
              <w:del w:id="7111" w:author="JAVIERA PAZ LEFORT IBANEZ" w:date="2025-09-20T02:57:00Z" w16du:dateUtc="2025-09-20T05:57:00Z">
                <w:rPr>
                  <w:rFonts w:ascii="Cambria Math" w:hAnsi="Cambria Math" w:cs="Arial"/>
                  <w:rPrChange w:id="7112" w:author="JAVIERA PAZ LEFORT IBANEZ" w:date="2025-09-22T17:14:00Z" w16du:dateUtc="2025-09-22T20:14:00Z">
                    <w:rPr>
                      <w:rFonts w:ascii="Cambria Math" w:hAnsi="Cambria Math" w:cs="Arial"/>
                    </w:rPr>
                  </w:rPrChange>
                </w:rPr>
                <m:t>fibra,in</m:t>
              </w:del>
            </m:r>
          </m:sub>
        </m:sSub>
      </m:oMath>
      <w:del w:id="7113" w:author="JAVIERA PAZ LEFORT IBANEZ" w:date="2025-09-20T02:57:00Z" w16du:dateUtc="2025-09-20T05:57:00Z">
        <w:r w:rsidRPr="001B7855" w:rsidDel="00EB4C50">
          <w:rPr>
            <w:rFonts w:ascii="Arial" w:hAnsi="Arial" w:cs="Arial"/>
          </w:rPr>
          <w:delText xml:space="preserve"> (temperatura de entrada del vino).</w:delText>
        </w:r>
        <w:r w:rsidRPr="001B7855" w:rsidDel="00EB4C50">
          <w:rPr>
            <w:rFonts w:ascii="Arial" w:hAnsi="Arial" w:cs="Arial"/>
          </w:rPr>
          <w:br/>
        </w:r>
      </w:del>
      <m:oMath>
        <m:sSub>
          <m:sSubPr>
            <m:ctrlPr>
              <w:del w:id="7114" w:author="JAVIERA PAZ LEFORT IBANEZ" w:date="2025-09-20T02:57:00Z" w16du:dateUtc="2025-09-20T05:57:00Z">
                <w:rPr>
                  <w:rFonts w:ascii="Cambria Math" w:hAnsi="Cambria Math" w:cs="Arial"/>
                  <w:i/>
                </w:rPr>
              </w:del>
            </m:ctrlPr>
          </m:sSubPr>
          <m:e>
            <m:r>
              <w:del w:id="7115" w:author="JAVIERA PAZ LEFORT IBANEZ" w:date="2025-09-20T02:57:00Z" w16du:dateUtc="2025-09-20T05:57:00Z">
                <w:rPr>
                  <w:rFonts w:ascii="Cambria Math" w:hAnsi="Cambria Math" w:cs="Arial"/>
                  <w:rPrChange w:id="7116" w:author="JAVIERA PAZ LEFORT IBANEZ" w:date="2025-09-22T17:14:00Z" w16du:dateUtc="2025-09-22T20:14:00Z">
                    <w:rPr>
                      <w:rFonts w:ascii="Cambria Math" w:hAnsi="Cambria Math" w:cs="Arial"/>
                    </w:rPr>
                  </w:rPrChange>
                </w:rPr>
                <m:t>T</m:t>
              </w:del>
            </m:r>
          </m:e>
          <m:sub>
            <m:r>
              <w:del w:id="7117" w:author="JAVIERA PAZ LEFORT IBANEZ" w:date="2025-09-20T02:57:00Z" w16du:dateUtc="2025-09-20T05:57:00Z">
                <w:rPr>
                  <w:rFonts w:ascii="Cambria Math" w:hAnsi="Cambria Math" w:cs="Arial"/>
                  <w:rPrChange w:id="7118" w:author="JAVIERA PAZ LEFORT IBANEZ" w:date="2025-09-22T17:14:00Z" w16du:dateUtc="2025-09-22T20:14:00Z">
                    <w:rPr>
                      <w:rFonts w:ascii="Cambria Math" w:hAnsi="Cambria Math" w:cs="Arial"/>
                    </w:rPr>
                  </w:rPrChange>
                </w:rPr>
                <m:t>carcasa</m:t>
              </w:del>
            </m:r>
          </m:sub>
        </m:sSub>
        <m:d>
          <m:dPr>
            <m:ctrlPr>
              <w:del w:id="7119" w:author="JAVIERA PAZ LEFORT IBANEZ" w:date="2025-09-20T02:57:00Z" w16du:dateUtc="2025-09-20T05:57:00Z">
                <w:rPr>
                  <w:rFonts w:ascii="Cambria Math" w:hAnsi="Cambria Math" w:cs="Arial"/>
                  <w:i/>
                </w:rPr>
              </w:del>
            </m:ctrlPr>
          </m:dPr>
          <m:e>
            <m:r>
              <w:del w:id="7120" w:author="JAVIERA PAZ LEFORT IBANEZ" w:date="2025-09-20T02:57:00Z" w16du:dateUtc="2025-09-20T05:57:00Z">
                <w:rPr>
                  <w:rFonts w:ascii="Cambria Math" w:hAnsi="Cambria Math" w:cs="Arial"/>
                  <w:rPrChange w:id="7121" w:author="JAVIERA PAZ LEFORT IBANEZ" w:date="2025-09-22T17:14:00Z" w16du:dateUtc="2025-09-22T20:14:00Z">
                    <w:rPr>
                      <w:rFonts w:ascii="Cambria Math" w:hAnsi="Cambria Math" w:cs="Arial"/>
                    </w:rPr>
                  </w:rPrChange>
                </w:rPr>
                <m:t>L</m:t>
              </w:del>
            </m:r>
          </m:e>
        </m:d>
        <m:r>
          <w:del w:id="7122" w:author="JAVIERA PAZ LEFORT IBANEZ" w:date="2025-09-20T02:57:00Z" w16du:dateUtc="2025-09-20T05:57:00Z">
            <w:rPr>
              <w:rFonts w:ascii="Cambria Math" w:hAnsi="Cambria Math" w:cs="Arial"/>
              <w:rPrChange w:id="7123" w:author="JAVIERA PAZ LEFORT IBANEZ" w:date="2025-09-22T17:14:00Z" w16du:dateUtc="2025-09-22T20:14:00Z">
                <w:rPr>
                  <w:rFonts w:ascii="Cambria Math" w:hAnsi="Cambria Math" w:cs="Arial"/>
                </w:rPr>
              </w:rPrChange>
            </w:rPr>
            <m:t>=</m:t>
          </w:del>
        </m:r>
        <m:sSub>
          <m:sSubPr>
            <m:ctrlPr>
              <w:del w:id="7124" w:author="JAVIERA PAZ LEFORT IBANEZ" w:date="2025-09-20T02:57:00Z" w16du:dateUtc="2025-09-20T05:57:00Z">
                <w:rPr>
                  <w:rFonts w:ascii="Cambria Math" w:hAnsi="Cambria Math" w:cs="Arial"/>
                  <w:i/>
                </w:rPr>
              </w:del>
            </m:ctrlPr>
          </m:sSubPr>
          <m:e>
            <m:r>
              <w:del w:id="7125" w:author="JAVIERA PAZ LEFORT IBANEZ" w:date="2025-09-20T02:57:00Z" w16du:dateUtc="2025-09-20T05:57:00Z">
                <w:rPr>
                  <w:rFonts w:ascii="Cambria Math" w:hAnsi="Cambria Math" w:cs="Arial"/>
                  <w:rPrChange w:id="7126" w:author="JAVIERA PAZ LEFORT IBANEZ" w:date="2025-09-22T17:14:00Z" w16du:dateUtc="2025-09-22T20:14:00Z">
                    <w:rPr>
                      <w:rFonts w:ascii="Cambria Math" w:hAnsi="Cambria Math" w:cs="Arial"/>
                    </w:rPr>
                  </w:rPrChange>
                </w:rPr>
                <m:t>T</m:t>
              </w:del>
            </m:r>
          </m:e>
          <m:sub>
            <m:r>
              <w:del w:id="7127" w:author="JAVIERA PAZ LEFORT IBANEZ" w:date="2025-09-20T02:57:00Z" w16du:dateUtc="2025-09-20T05:57:00Z">
                <w:rPr>
                  <w:rFonts w:ascii="Cambria Math" w:hAnsi="Cambria Math" w:cs="Arial"/>
                  <w:rPrChange w:id="7128" w:author="JAVIERA PAZ LEFORT IBANEZ" w:date="2025-09-22T17:14:00Z" w16du:dateUtc="2025-09-22T20:14:00Z">
                    <w:rPr>
                      <w:rFonts w:ascii="Cambria Math" w:hAnsi="Cambria Math" w:cs="Arial"/>
                    </w:rPr>
                  </w:rPrChange>
                </w:rPr>
                <m:t>carcasa,in</m:t>
              </w:del>
            </m:r>
          </m:sub>
        </m:sSub>
      </m:oMath>
      <w:del w:id="7129" w:author="JAVIERA PAZ LEFORT IBANEZ" w:date="2025-09-20T02:57:00Z" w16du:dateUtc="2025-09-20T05:57:00Z">
        <w:r w:rsidRPr="001B7855" w:rsidDel="00EB4C50">
          <w:rPr>
            <w:rFonts w:ascii="Arial" w:hAnsi="Arial" w:cs="Arial"/>
          </w:rPr>
          <w:delText xml:space="preserve"> (temperatura de entrada de la solución extractora).</w:delText>
        </w:r>
      </w:del>
    </w:p>
    <w:p w14:paraId="7AE9AB5F" w14:textId="16002404" w:rsidR="00C65107" w:rsidRPr="001B7855" w:rsidDel="00EB4C50" w:rsidRDefault="00C65107">
      <w:pPr>
        <w:numPr>
          <w:ilvl w:val="1"/>
          <w:numId w:val="33"/>
        </w:numPr>
        <w:spacing w:line="360" w:lineRule="auto"/>
        <w:ind w:left="2148"/>
        <w:rPr>
          <w:del w:id="7130" w:author="JAVIERA PAZ LEFORT IBANEZ" w:date="2025-09-20T02:57:00Z" w16du:dateUtc="2025-09-20T05:57:00Z"/>
          <w:rFonts w:ascii="Arial" w:hAnsi="Arial" w:cs="Arial"/>
        </w:rPr>
        <w:pPrChange w:id="7131" w:author="JAVIERA PAZ LEFORT IBANEZ" w:date="2025-09-22T17:14:00Z" w16du:dateUtc="2025-09-22T20:14:00Z">
          <w:pPr>
            <w:numPr>
              <w:ilvl w:val="1"/>
              <w:numId w:val="33"/>
            </w:numPr>
            <w:tabs>
              <w:tab w:val="num" w:pos="1440"/>
            </w:tabs>
            <w:ind w:left="1440" w:hanging="360"/>
          </w:pPr>
        </w:pPrChange>
      </w:pPr>
      <w:del w:id="7132" w:author="JAVIERA PAZ LEFORT IBANEZ" w:date="2025-09-20T02:57:00Z" w16du:dateUtc="2025-09-20T05:57:00Z">
        <w:r w:rsidRPr="001B7855" w:rsidDel="00EB4C50">
          <w:rPr>
            <w:rFonts w:ascii="Arial" w:hAnsi="Arial" w:cs="Arial"/>
          </w:rPr>
          <w:delText xml:space="preserve">En </w:delText>
        </w:r>
      </w:del>
      <m:oMath>
        <m:r>
          <w:del w:id="7133" w:author="JAVIERA PAZ LEFORT IBANEZ" w:date="2025-09-20T02:57:00Z" w16du:dateUtc="2025-09-20T05:57:00Z">
            <w:rPr>
              <w:rFonts w:ascii="Cambria Math" w:hAnsi="Cambria Math" w:cs="Arial"/>
              <w:rPrChange w:id="7134" w:author="JAVIERA PAZ LEFORT IBANEZ" w:date="2025-09-22T17:14:00Z" w16du:dateUtc="2025-09-22T20:14:00Z">
                <w:rPr>
                  <w:rFonts w:ascii="Cambria Math" w:hAnsi="Cambria Math" w:cs="Arial"/>
                </w:rPr>
              </w:rPrChange>
            </w:rPr>
            <m:t>z=L</m:t>
          </w:del>
        </m:r>
      </m:oMath>
      <w:del w:id="7135" w:author="JAVIERA PAZ LEFORT IBANEZ" w:date="2025-09-20T02:57:00Z" w16du:dateUtc="2025-09-20T05:57:00Z">
        <w:r w:rsidRPr="001B7855" w:rsidDel="00EB4C50">
          <w:rPr>
            <w:rFonts w:ascii="Arial" w:hAnsi="Arial" w:cs="Arial"/>
          </w:rPr>
          <w:delText>:</w:delText>
        </w:r>
        <w:r w:rsidRPr="001B7855" w:rsidDel="00EB4C50">
          <w:rPr>
            <w:rFonts w:ascii="Arial" w:hAnsi="Arial" w:cs="Arial"/>
          </w:rPr>
          <w:br/>
          <w:delText>Las temperaturas se ajustan según el flujo contracorriente.</w:delText>
        </w:r>
      </w:del>
    </w:p>
    <w:p w14:paraId="71605A23" w14:textId="25425908" w:rsidR="00C65107" w:rsidRPr="001B7855" w:rsidDel="00EB4C50" w:rsidRDefault="00C65107">
      <w:pPr>
        <w:numPr>
          <w:ilvl w:val="0"/>
          <w:numId w:val="33"/>
        </w:numPr>
        <w:spacing w:line="360" w:lineRule="auto"/>
        <w:ind w:left="1428"/>
        <w:rPr>
          <w:del w:id="7136" w:author="JAVIERA PAZ LEFORT IBANEZ" w:date="2025-09-20T02:57:00Z" w16du:dateUtc="2025-09-20T05:57:00Z"/>
          <w:rFonts w:ascii="Arial" w:hAnsi="Arial" w:cs="Arial"/>
        </w:rPr>
        <w:pPrChange w:id="7137" w:author="JAVIERA PAZ LEFORT IBANEZ" w:date="2025-09-22T17:14:00Z" w16du:dateUtc="2025-09-22T20:14:00Z">
          <w:pPr>
            <w:numPr>
              <w:numId w:val="33"/>
            </w:numPr>
            <w:tabs>
              <w:tab w:val="num" w:pos="720"/>
            </w:tabs>
            <w:ind w:left="720" w:hanging="360"/>
          </w:pPr>
        </w:pPrChange>
      </w:pPr>
      <w:del w:id="7138" w:author="JAVIERA PAZ LEFORT IBANEZ" w:date="2025-09-20T02:57:00Z" w16du:dateUtc="2025-09-20T05:57:00Z">
        <w:r w:rsidRPr="001B7855" w:rsidDel="00EB4C50">
          <w:rPr>
            <w:rFonts w:ascii="Arial" w:hAnsi="Arial" w:cs="Arial"/>
            <w:b/>
            <w:bCs/>
          </w:rPr>
          <w:delText>Método Numérico:</w:delText>
        </w:r>
      </w:del>
    </w:p>
    <w:p w14:paraId="186EF005" w14:textId="25C8BF19" w:rsidR="00C65107" w:rsidRPr="001B7855" w:rsidDel="00EB4C50" w:rsidRDefault="00C65107">
      <w:pPr>
        <w:numPr>
          <w:ilvl w:val="1"/>
          <w:numId w:val="33"/>
        </w:numPr>
        <w:spacing w:line="360" w:lineRule="auto"/>
        <w:ind w:left="2148"/>
        <w:rPr>
          <w:del w:id="7139" w:author="JAVIERA PAZ LEFORT IBANEZ" w:date="2025-09-20T02:57:00Z" w16du:dateUtc="2025-09-20T05:57:00Z"/>
          <w:rFonts w:ascii="Arial" w:hAnsi="Arial" w:cs="Arial"/>
        </w:rPr>
        <w:pPrChange w:id="7140" w:author="JAVIERA PAZ LEFORT IBANEZ" w:date="2025-09-22T17:14:00Z" w16du:dateUtc="2025-09-22T20:14:00Z">
          <w:pPr>
            <w:numPr>
              <w:ilvl w:val="1"/>
              <w:numId w:val="33"/>
            </w:numPr>
            <w:tabs>
              <w:tab w:val="num" w:pos="1440"/>
            </w:tabs>
            <w:ind w:left="1440" w:hanging="360"/>
          </w:pPr>
        </w:pPrChange>
      </w:pPr>
      <w:del w:id="7141" w:author="JAVIERA PAZ LEFORT IBANEZ" w:date="2025-09-20T02:57:00Z" w16du:dateUtc="2025-09-20T05:57:00Z">
        <w:r w:rsidRPr="001B7855" w:rsidDel="00EB4C50">
          <w:rPr>
            <w:rFonts w:ascii="Arial" w:hAnsi="Arial" w:cs="Arial"/>
          </w:rPr>
          <w:delText xml:space="preserve">El problema se resuelve utilizando </w:delText>
        </w:r>
        <w:r w:rsidRPr="001B7855" w:rsidDel="00EB4C50">
          <w:rPr>
            <w:rFonts w:ascii="Arial" w:hAnsi="Arial" w:cs="Arial"/>
            <w:b/>
            <w:bCs/>
            <w:i/>
            <w:iCs/>
          </w:rPr>
          <w:delText>solve_bvp</w:delText>
        </w:r>
        <w:r w:rsidRPr="001B7855" w:rsidDel="00EB4C50">
          <w:rPr>
            <w:rFonts w:ascii="Arial" w:hAnsi="Arial" w:cs="Arial"/>
          </w:rPr>
          <w:delText>, que permite resolver ecuaciones diferenciales en configuración de valores de frontera.</w:delText>
        </w:r>
      </w:del>
    </w:p>
    <w:p w14:paraId="72FABAAB" w14:textId="2CDA244C" w:rsidR="00C65107" w:rsidRPr="001B7855" w:rsidDel="00EB4C50" w:rsidRDefault="00C65107">
      <w:pPr>
        <w:numPr>
          <w:ilvl w:val="1"/>
          <w:numId w:val="33"/>
        </w:numPr>
        <w:spacing w:line="360" w:lineRule="auto"/>
        <w:ind w:left="2148"/>
        <w:rPr>
          <w:del w:id="7142" w:author="JAVIERA PAZ LEFORT IBANEZ" w:date="2025-09-20T02:57:00Z" w16du:dateUtc="2025-09-20T05:57:00Z"/>
          <w:rFonts w:ascii="Arial" w:hAnsi="Arial" w:cs="Arial"/>
        </w:rPr>
        <w:pPrChange w:id="7143" w:author="JAVIERA PAZ LEFORT IBANEZ" w:date="2025-09-22T17:14:00Z" w16du:dateUtc="2025-09-22T20:14:00Z">
          <w:pPr>
            <w:numPr>
              <w:ilvl w:val="1"/>
              <w:numId w:val="33"/>
            </w:numPr>
            <w:tabs>
              <w:tab w:val="num" w:pos="1440"/>
            </w:tabs>
            <w:ind w:left="1440" w:hanging="360"/>
          </w:pPr>
        </w:pPrChange>
      </w:pPr>
      <w:del w:id="7144" w:author="JAVIERA PAZ LEFORT IBANEZ" w:date="2025-09-20T02:57:00Z" w16du:dateUtc="2025-09-20T05:57:00Z">
        <w:r w:rsidRPr="001B7855" w:rsidDel="00EB4C50">
          <w:rPr>
            <w:rFonts w:ascii="Arial" w:hAnsi="Arial" w:cs="Arial"/>
          </w:rPr>
          <w:delText xml:space="preserve">En el cálculo de la temperatura en la membrana, se aplica el método de </w:delText>
        </w:r>
        <w:r w:rsidRPr="001B7855" w:rsidDel="00EB4C50">
          <w:rPr>
            <w:rFonts w:ascii="Arial" w:hAnsi="Arial" w:cs="Arial"/>
            <w:b/>
            <w:bCs/>
          </w:rPr>
          <w:delText>Regula Falsi</w:delText>
        </w:r>
        <w:r w:rsidRPr="001B7855" w:rsidDel="00EB4C50">
          <w:rPr>
            <w:rFonts w:ascii="Arial" w:hAnsi="Arial" w:cs="Arial"/>
          </w:rPr>
          <w:delText>, garantizando que el calor transferido entre las fases sea consistente.</w:delText>
        </w:r>
      </w:del>
    </w:p>
    <w:p w14:paraId="58F32FCC" w14:textId="652CADB2" w:rsidR="00C65107" w:rsidRPr="001B7855" w:rsidRDefault="00C65107">
      <w:pPr>
        <w:pStyle w:val="Ttulo3"/>
        <w:spacing w:line="360" w:lineRule="auto"/>
        <w:ind w:left="708"/>
        <w:rPr>
          <w:rFonts w:ascii="Arial" w:hAnsi="Arial" w:cs="Arial"/>
          <w:color w:val="auto"/>
          <w:sz w:val="24"/>
          <w:szCs w:val="24"/>
        </w:rPr>
        <w:pPrChange w:id="7145" w:author="JAVIERA PAZ LEFORT IBANEZ" w:date="2025-09-22T17:14:00Z" w16du:dateUtc="2025-09-22T20:14:00Z">
          <w:pPr>
            <w:pStyle w:val="Ttulo3"/>
          </w:pPr>
        </w:pPrChange>
      </w:pPr>
      <w:bookmarkStart w:id="7146" w:name="_Toc209475933"/>
      <w:r w:rsidRPr="001B7855">
        <w:rPr>
          <w:rFonts w:ascii="Arial" w:hAnsi="Arial" w:cs="Arial"/>
          <w:color w:val="auto"/>
          <w:sz w:val="24"/>
          <w:szCs w:val="24"/>
        </w:rPr>
        <w:t>4.4.</w:t>
      </w:r>
      <w:r w:rsidR="00877CE9">
        <w:rPr>
          <w:rFonts w:ascii="Arial" w:hAnsi="Arial" w:cs="Arial"/>
          <w:color w:val="auto"/>
          <w:sz w:val="24"/>
          <w:szCs w:val="24"/>
        </w:rPr>
        <w:t>5</w:t>
      </w:r>
      <w:r w:rsidRPr="001B7855">
        <w:rPr>
          <w:rFonts w:ascii="Arial" w:hAnsi="Arial" w:cs="Arial"/>
          <w:color w:val="auto"/>
          <w:sz w:val="24"/>
          <w:szCs w:val="24"/>
        </w:rPr>
        <w:t xml:space="preserve"> Control de Convergencia y Validación</w:t>
      </w:r>
      <w:bookmarkEnd w:id="7146"/>
    </w:p>
    <w:p w14:paraId="11E2C422" w14:textId="4163C3F0" w:rsidR="00B828CB" w:rsidRPr="00BB4E0F" w:rsidRDefault="00B828CB">
      <w:pPr>
        <w:spacing w:line="360" w:lineRule="auto"/>
        <w:ind w:left="708"/>
        <w:rPr>
          <w:ins w:id="7147" w:author="JAVIERA PAZ LEFORT IBANEZ" w:date="2025-09-20T02:59:00Z"/>
          <w:rFonts w:ascii="Arial" w:eastAsiaTheme="minorEastAsia" w:hAnsi="Arial" w:cs="Arial"/>
          <w:rPrChange w:id="7148" w:author="JAVIERA PAZ LEFORT IBANEZ" w:date="2025-09-22T17:14:00Z" w16du:dateUtc="2025-09-22T20:14:00Z">
            <w:rPr>
              <w:ins w:id="7149" w:author="JAVIERA PAZ LEFORT IBANEZ" w:date="2025-09-20T02:59:00Z"/>
            </w:rPr>
          </w:rPrChange>
        </w:rPr>
        <w:pPrChange w:id="7150" w:author="JAVIERA PAZ LEFORT IBANEZ" w:date="2025-09-22T17:14:00Z" w16du:dateUtc="2025-09-22T20:14:00Z">
          <w:pPr>
            <w:pStyle w:val="Ttulo3"/>
          </w:pPr>
        </w:pPrChange>
      </w:pPr>
      <w:ins w:id="7151" w:author="JAVIERA PAZ LEFORT IBANEZ" w:date="2025-09-20T02:59:00Z">
        <w:r w:rsidRPr="00BB4E0F">
          <w:rPr>
            <w:rFonts w:ascii="Arial" w:hAnsi="Arial" w:cs="Arial"/>
          </w:rPr>
          <w:t xml:space="preserve">La </w:t>
        </w:r>
        <w:r w:rsidRPr="00BB4E0F">
          <w:rPr>
            <w:rFonts w:ascii="Arial" w:hAnsi="Arial" w:cs="Arial"/>
            <w:b/>
            <w:bCs/>
          </w:rPr>
          <w:t>convergencia espacial</w:t>
        </w:r>
        <w:r w:rsidRPr="00BB4E0F">
          <w:rPr>
            <w:rFonts w:ascii="Arial" w:hAnsi="Arial" w:cs="Arial"/>
          </w:rPr>
          <w:t xml:space="preserve"> se controla variando el número de nodos </w:t>
        </w:r>
      </w:ins>
      <m:oMath>
        <m:r>
          <w:ins w:id="7152" w:author="JAVIERA PAZ LEFORT IBANEZ" w:date="2025-09-20T02:59:00Z">
            <w:rPr>
              <w:rFonts w:ascii="Cambria Math" w:hAnsi="Cambria Math" w:cs="Arial"/>
            </w:rPr>
            <m:t>N</m:t>
          </w:ins>
        </m:r>
      </m:oMath>
      <w:ins w:id="7153" w:author="JAVIERA PAZ LEFORT IBANEZ" w:date="2025-09-20T02:59:00Z">
        <w:r w:rsidRPr="00BB4E0F">
          <w:rPr>
            <w:rFonts w:ascii="Arial" w:hAnsi="Arial" w:cs="Arial"/>
          </w:rPr>
          <w:t xml:space="preserve"> (independencia de malla en </w:t>
        </w:r>
      </w:ins>
      <m:oMath>
        <m:r>
          <w:ins w:id="7154" w:author="JAVIERA PAZ LEFORT IBANEZ" w:date="2025-09-20T02:59:00Z">
            <w:rPr>
              <w:rFonts w:ascii="Cambria Math" w:hAnsi="Cambria Math" w:cs="Arial"/>
            </w:rPr>
            <m:t>z</m:t>
          </w:ins>
        </m:r>
      </m:oMath>
      <w:ins w:id="7155" w:author="JAVIERA PAZ LEFORT IBANEZ" w:date="2025-09-20T02:59:00Z">
        <w:r w:rsidRPr="00BB4E0F">
          <w:rPr>
            <w:rFonts w:ascii="Arial" w:hAnsi="Arial" w:cs="Arial"/>
          </w:rPr>
          <w:t xml:space="preserve">). Se verifica el </w:t>
        </w:r>
        <w:r w:rsidRPr="00BB4E0F">
          <w:rPr>
            <w:rFonts w:ascii="Arial" w:hAnsi="Arial" w:cs="Arial"/>
            <w:rPrChange w:id="7156" w:author="JAVIERA PAZ LEFORT IBANEZ" w:date="2025-09-22T17:14:00Z" w16du:dateUtc="2025-09-22T20:14:00Z">
              <w:rPr>
                <w:b/>
                <w:bCs/>
              </w:rPr>
            </w:rPrChange>
          </w:rPr>
          <w:t>cierre de masa</w:t>
        </w:r>
        <w:r w:rsidRPr="00BB4E0F">
          <w:rPr>
            <w:rFonts w:ascii="Arial" w:hAnsi="Arial" w:cs="Arial"/>
          </w:rPr>
          <w:t xml:space="preserve"> integrando </w:t>
        </w:r>
      </w:ins>
      <m:oMath>
        <m:r>
          <w:ins w:id="7157" w:author="JAVIERA PAZ LEFORT IBANEZ" w:date="2025-09-20T02:59:00Z">
            <w:rPr>
              <w:rFonts w:ascii="Cambria Math" w:hAnsi="Cambria Math" w:cs="Arial"/>
            </w:rPr>
            <m:t>J(z)</m:t>
          </w:ins>
        </m:r>
      </m:oMath>
      <w:ins w:id="7158" w:author="JAVIERA PAZ LEFORT IBANEZ" w:date="2025-09-20T02:59:00Z">
        <w:r w:rsidRPr="00BB4E0F">
          <w:rPr>
            <w:rFonts w:ascii="Arial" w:hAnsi="Arial" w:cs="Arial"/>
          </w:rPr>
          <w:t xml:space="preserve"> a lo largo del módulo y comparando con la diferencia de flujo másico de entrada–salida en cada lado (</w:t>
        </w:r>
      </w:ins>
      <w:proofErr w:type="spellStart"/>
      <w:ins w:id="7159" w:author="JAVIERA PAZ LEFORT IBANEZ" w:date="2025-09-22T04:52:00Z" w16du:dateUtc="2025-09-22T07:52:00Z">
        <w:r w:rsidR="00B167F6" w:rsidRPr="00BB4E0F">
          <w:rPr>
            <w:rFonts w:ascii="Arial" w:hAnsi="Arial" w:cs="Arial"/>
          </w:rPr>
          <w:t>ec</w:t>
        </w:r>
        <w:proofErr w:type="spellEnd"/>
        <w:r w:rsidR="00B167F6" w:rsidRPr="00BB4E0F">
          <w:rPr>
            <w:rFonts w:ascii="Arial" w:hAnsi="Arial" w:cs="Arial"/>
          </w:rPr>
          <w:t>. 3</w:t>
        </w:r>
        <w:r w:rsidR="00325D65" w:rsidRPr="00BB4E0F">
          <w:rPr>
            <w:rFonts w:ascii="Arial" w:hAnsi="Arial" w:cs="Arial"/>
          </w:rPr>
          <w:t>4 y 36</w:t>
        </w:r>
      </w:ins>
      <w:ins w:id="7160" w:author="JAVIERA PAZ LEFORT IBANEZ" w:date="2025-09-20T02:59:00Z">
        <w:r w:rsidRPr="00BB4E0F">
          <w:rPr>
            <w:rFonts w:ascii="Arial" w:hAnsi="Arial" w:cs="Arial"/>
          </w:rPr>
          <w:t xml:space="preserve">); se reportan los errores relativos </w:t>
        </w:r>
      </w:ins>
      <m:oMath>
        <m:sSub>
          <m:sSubPr>
            <m:ctrlPr>
              <w:ins w:id="7161" w:author="JAVIERA PAZ LEFORT IBANEZ" w:date="2025-09-20T03:12:00Z" w16du:dateUtc="2025-09-20T06:12:00Z">
                <w:rPr>
                  <w:rFonts w:ascii="Cambria Math" w:hAnsi="Cambria Math" w:cs="Arial"/>
                  <w:i/>
                </w:rPr>
              </w:ins>
            </m:ctrlPr>
          </m:sSubPr>
          <m:e>
            <m:r>
              <w:ins w:id="7162" w:author="JAVIERA PAZ LEFORT IBANEZ" w:date="2025-09-20T03:12:00Z" w16du:dateUtc="2025-09-20T06:12:00Z">
                <w:rPr>
                  <w:rFonts w:ascii="Cambria Math" w:hAnsi="Cambria Math" w:cs="Arial"/>
                </w:rPr>
                <m:t>E</m:t>
              </w:ins>
            </m:r>
          </m:e>
          <m:sub>
            <m:r>
              <w:ins w:id="7163" w:author="JAVIERA PAZ LEFORT IBANEZ" w:date="2025-09-20T03:12:00Z" w16du:dateUtc="2025-09-20T06:12:00Z">
                <w:rPr>
                  <w:rFonts w:ascii="Cambria Math" w:hAnsi="Cambria Math" w:cs="Arial"/>
                </w:rPr>
                <m:t>bal,f</m:t>
              </w:ins>
            </m:r>
          </m:sub>
        </m:sSub>
      </m:oMath>
      <w:ins w:id="7164" w:author="JAVIERA PAZ LEFORT IBANEZ" w:date="2025-09-20T02:59:00Z">
        <w:r w:rsidRPr="00BB4E0F">
          <w:rPr>
            <w:rFonts w:ascii="Arial" w:hAnsi="Arial" w:cs="Arial"/>
          </w:rPr>
          <w:t xml:space="preserve"> y </w:t>
        </w:r>
      </w:ins>
      <m:oMath>
        <m:sSub>
          <m:sSubPr>
            <m:ctrlPr>
              <w:ins w:id="7165" w:author="JAVIERA PAZ LEFORT IBANEZ" w:date="2025-09-20T03:12:00Z" w16du:dateUtc="2025-09-20T06:12:00Z">
                <w:rPr>
                  <w:rFonts w:ascii="Cambria Math" w:hAnsi="Cambria Math" w:cs="Arial"/>
                  <w:i/>
                </w:rPr>
              </w:ins>
            </m:ctrlPr>
          </m:sSubPr>
          <m:e>
            <m:r>
              <w:ins w:id="7166" w:author="JAVIERA PAZ LEFORT IBANEZ" w:date="2025-09-20T03:12:00Z" w16du:dateUtc="2025-09-20T06:12:00Z">
                <w:rPr>
                  <w:rFonts w:ascii="Cambria Math" w:hAnsi="Cambria Math" w:cs="Arial"/>
                </w:rPr>
                <m:t>E</m:t>
              </w:ins>
            </m:r>
          </m:e>
          <m:sub>
            <m:r>
              <w:ins w:id="7167" w:author="JAVIERA PAZ LEFORT IBANEZ" w:date="2025-09-20T03:12:00Z" w16du:dateUtc="2025-09-20T06:12:00Z">
                <w:rPr>
                  <w:rFonts w:ascii="Cambria Math" w:hAnsi="Cambria Math" w:cs="Arial"/>
                </w:rPr>
                <m:t>bal,s</m:t>
              </w:ins>
            </m:r>
          </m:sub>
        </m:sSub>
      </m:oMath>
      <w:ins w:id="7168" w:author="JAVIERA PAZ LEFORT IBANEZ" w:date="2025-09-20T03:12:00Z" w16du:dateUtc="2025-09-20T06:12:00Z">
        <w:r w:rsidR="00963E76" w:rsidRPr="00BB4E0F">
          <w:rPr>
            <w:rFonts w:ascii="Arial" w:eastAsiaTheme="minorEastAsia" w:hAnsi="Arial" w:cs="Arial"/>
          </w:rPr>
          <w:t xml:space="preserve"> </w:t>
        </w:r>
      </w:ins>
      <w:ins w:id="7169" w:author="JAVIERA PAZ LEFORT IBANEZ" w:date="2025-09-20T02:59:00Z">
        <w:r w:rsidRPr="00BB4E0F">
          <w:rPr>
            <w:rFonts w:ascii="Arial" w:hAnsi="Arial" w:cs="Arial"/>
          </w:rPr>
          <w:t xml:space="preserve">en </w:t>
        </w:r>
        <w:r w:rsidRPr="00BB4E0F">
          <w:rPr>
            <w:rFonts w:ascii="Arial" w:hAnsi="Arial" w:cs="Arial"/>
            <w:b/>
            <w:bCs/>
          </w:rPr>
          <w:t>%</w:t>
        </w:r>
        <w:r w:rsidRPr="00BB4E0F">
          <w:rPr>
            <w:rFonts w:ascii="Arial" w:hAnsi="Arial" w:cs="Arial"/>
          </w:rPr>
          <w:t xml:space="preserve">. Se incluye la </w:t>
        </w:r>
        <w:r w:rsidRPr="00BB4E0F">
          <w:rPr>
            <w:rFonts w:ascii="Arial" w:hAnsi="Arial" w:cs="Arial"/>
            <w:rPrChange w:id="7170" w:author="JAVIERA PAZ LEFORT IBANEZ" w:date="2025-09-22T17:14:00Z" w16du:dateUtc="2025-09-22T20:14:00Z">
              <w:rPr>
                <w:b/>
                <w:bCs/>
              </w:rPr>
            </w:rPrChange>
          </w:rPr>
          <w:t>visualización</w:t>
        </w:r>
        <w:r w:rsidRPr="00BB4E0F">
          <w:rPr>
            <w:rFonts w:ascii="Arial" w:hAnsi="Arial" w:cs="Arial"/>
          </w:rPr>
          <w:t xml:space="preserve"> de perfiles </w:t>
        </w:r>
      </w:ins>
      <m:oMath>
        <m:sSub>
          <m:sSubPr>
            <m:ctrlPr>
              <w:ins w:id="7171" w:author="JAVIERA PAZ LEFORT IBANEZ" w:date="2025-09-20T03:13:00Z" w16du:dateUtc="2025-09-20T06:13:00Z">
                <w:rPr>
                  <w:rFonts w:ascii="Cambria Math" w:hAnsi="Cambria Math" w:cs="Arial"/>
                  <w:i/>
                </w:rPr>
              </w:ins>
            </m:ctrlPr>
          </m:sSubPr>
          <m:e>
            <m:r>
              <w:ins w:id="7172" w:author="JAVIERA PAZ LEFORT IBANEZ" w:date="2025-09-20T03:13:00Z" w16du:dateUtc="2025-09-20T06:13:00Z">
                <w:rPr>
                  <w:rFonts w:ascii="Cambria Math" w:hAnsi="Cambria Math" w:cs="Arial"/>
                </w:rPr>
                <m:t>f</m:t>
              </w:ins>
            </m:r>
          </m:e>
          <m:sub>
            <m:r>
              <w:ins w:id="7173" w:author="JAVIERA PAZ LEFORT IBANEZ" w:date="2025-09-20T03:13:00Z" w16du:dateUtc="2025-09-20T06:13:00Z">
                <w:rPr>
                  <w:rFonts w:ascii="Cambria Math" w:hAnsi="Cambria Math" w:cs="Arial"/>
                </w:rPr>
                <m:t>fibra</m:t>
              </w:ins>
            </m:r>
          </m:sub>
        </m:sSub>
        <m:r>
          <w:ins w:id="7174" w:author="JAVIERA PAZ LEFORT IBANEZ" w:date="2025-09-20T03:13:00Z" w16du:dateUtc="2025-09-20T06:13:00Z">
            <w:rPr>
              <w:rFonts w:ascii="Cambria Math" w:hAnsi="Cambria Math" w:cs="Arial"/>
            </w:rPr>
            <m:t>(z)</m:t>
          </w:ins>
        </m:r>
      </m:oMath>
      <w:ins w:id="7175" w:author="JAVIERA PAZ LEFORT IBANEZ" w:date="2025-09-20T03:13:00Z" w16du:dateUtc="2025-09-20T06:13:00Z">
        <w:r w:rsidR="004127F0" w:rsidRPr="00BB4E0F">
          <w:rPr>
            <w:rFonts w:ascii="Arial" w:eastAsiaTheme="minorEastAsia" w:hAnsi="Arial" w:cs="Arial"/>
          </w:rPr>
          <w:t xml:space="preserve">, </w:t>
        </w:r>
      </w:ins>
      <m:oMath>
        <m:sSub>
          <m:sSubPr>
            <m:ctrlPr>
              <w:ins w:id="7176" w:author="JAVIERA PAZ LEFORT IBANEZ" w:date="2025-09-20T03:13:00Z" w16du:dateUtc="2025-09-20T06:13:00Z">
                <w:rPr>
                  <w:rFonts w:ascii="Cambria Math" w:hAnsi="Cambria Math" w:cs="Arial"/>
                  <w:i/>
                </w:rPr>
              </w:ins>
            </m:ctrlPr>
          </m:sSubPr>
          <m:e>
            <m:r>
              <w:ins w:id="7177" w:author="JAVIERA PAZ LEFORT IBANEZ" w:date="2025-09-20T03:13:00Z" w16du:dateUtc="2025-09-20T06:13:00Z">
                <w:rPr>
                  <w:rFonts w:ascii="Cambria Math" w:hAnsi="Cambria Math" w:cs="Arial"/>
                </w:rPr>
                <m:t>f</m:t>
              </w:ins>
            </m:r>
          </m:e>
          <m:sub>
            <m:r>
              <w:ins w:id="7178" w:author="JAVIERA PAZ LEFORT IBANEZ" w:date="2025-09-20T03:13:00Z" w16du:dateUtc="2025-09-20T06:13:00Z">
                <w:rPr>
                  <w:rFonts w:ascii="Cambria Math" w:hAnsi="Cambria Math" w:cs="Arial"/>
                </w:rPr>
                <m:t>carcasa</m:t>
              </w:ins>
            </m:r>
          </m:sub>
        </m:sSub>
        <m:r>
          <w:ins w:id="7179" w:author="JAVIERA PAZ LEFORT IBANEZ" w:date="2025-09-20T03:13:00Z" w16du:dateUtc="2025-09-20T06:13:00Z">
            <w:rPr>
              <w:rFonts w:ascii="Cambria Math" w:hAnsi="Cambria Math" w:cs="Arial"/>
            </w:rPr>
            <m:t>(z)</m:t>
          </w:ins>
        </m:r>
      </m:oMath>
      <w:ins w:id="7180" w:author="JAVIERA PAZ LEFORT IBANEZ" w:date="2025-09-20T03:13:00Z" w16du:dateUtc="2025-09-20T06:13:00Z">
        <w:r w:rsidR="004127F0" w:rsidRPr="00BB4E0F">
          <w:rPr>
            <w:rFonts w:ascii="Arial" w:eastAsiaTheme="minorEastAsia" w:hAnsi="Arial" w:cs="Arial"/>
          </w:rPr>
          <w:t xml:space="preserve">, </w:t>
        </w:r>
      </w:ins>
      <m:oMath>
        <m:r>
          <w:ins w:id="7181" w:author="JAVIERA PAZ LEFORT IBANEZ" w:date="2025-09-20T03:13:00Z" w16du:dateUtc="2025-09-20T06:13:00Z">
            <w:rPr>
              <w:rFonts w:ascii="Cambria Math" w:hAnsi="Cambria Math" w:cs="Arial"/>
            </w:rPr>
            <m:t>J(z)</m:t>
          </w:ins>
        </m:r>
      </m:oMath>
      <w:ins w:id="7182" w:author="JAVIERA PAZ LEFORT IBANEZ" w:date="2025-09-20T03:14:00Z" w16du:dateUtc="2025-09-20T06:14:00Z">
        <w:r w:rsidR="00496F9B" w:rsidRPr="00BB4E0F">
          <w:rPr>
            <w:rFonts w:ascii="Arial" w:eastAsiaTheme="minorEastAsia" w:hAnsi="Arial" w:cs="Arial"/>
          </w:rPr>
          <w:t xml:space="preserve">, </w:t>
        </w:r>
      </w:ins>
      <m:oMath>
        <m:sSub>
          <m:sSubPr>
            <m:ctrlPr>
              <w:ins w:id="7183" w:author="JAVIERA PAZ LEFORT IBANEZ" w:date="2025-09-20T03:14:00Z" w16du:dateUtc="2025-09-20T06:14:00Z">
                <w:rPr>
                  <w:rFonts w:ascii="Cambria Math" w:hAnsi="Cambria Math" w:cs="Arial"/>
                  <w:i/>
                </w:rPr>
              </w:ins>
            </m:ctrlPr>
          </m:sSubPr>
          <m:e>
            <m:r>
              <w:ins w:id="7184" w:author="JAVIERA PAZ LEFORT IBANEZ" w:date="2025-09-20T03:14:00Z" w16du:dateUtc="2025-09-20T06:14:00Z">
                <w:rPr>
                  <w:rFonts w:ascii="Cambria Math" w:hAnsi="Cambria Math" w:cs="Arial"/>
                </w:rPr>
                <m:t>C</m:t>
              </w:ins>
            </m:r>
          </m:e>
          <m:sub>
            <m:r>
              <w:ins w:id="7185" w:author="JAVIERA PAZ LEFORT IBANEZ" w:date="2025-09-20T03:14:00Z" w16du:dateUtc="2025-09-20T06:14:00Z">
                <w:rPr>
                  <w:rFonts w:ascii="Cambria Math" w:hAnsi="Cambria Math" w:cs="Arial"/>
                </w:rPr>
                <m:t>poly</m:t>
              </w:ins>
            </m:r>
          </m:sub>
        </m:sSub>
        <m:r>
          <w:ins w:id="7186" w:author="JAVIERA PAZ LEFORT IBANEZ" w:date="2025-09-20T03:14:00Z" w16du:dateUtc="2025-09-20T06:14:00Z">
            <w:rPr>
              <w:rFonts w:ascii="Cambria Math" w:hAnsi="Cambria Math" w:cs="Arial"/>
            </w:rPr>
            <m:t>(z)</m:t>
          </w:ins>
        </m:r>
      </m:oMath>
      <w:ins w:id="7187" w:author="JAVIERA PAZ LEFORT IBANEZ" w:date="2025-09-20T03:14:00Z" w16du:dateUtc="2025-09-20T06:14:00Z">
        <w:r w:rsidR="00496F9B" w:rsidRPr="00BB4E0F">
          <w:rPr>
            <w:rFonts w:ascii="Arial" w:eastAsiaTheme="minorEastAsia" w:hAnsi="Arial" w:cs="Arial"/>
          </w:rPr>
          <w:t xml:space="preserve">, </w:t>
        </w:r>
      </w:ins>
      <m:oMath>
        <m:sSub>
          <m:sSubPr>
            <m:ctrlPr>
              <w:ins w:id="7188" w:author="JAVIERA PAZ LEFORT IBANEZ" w:date="2025-09-20T03:14:00Z" w16du:dateUtc="2025-09-20T06:14:00Z">
                <w:rPr>
                  <w:rFonts w:ascii="Cambria Math" w:hAnsi="Cambria Math" w:cs="Arial"/>
                  <w:i/>
                </w:rPr>
              </w:ins>
            </m:ctrlPr>
          </m:sSubPr>
          <m:e>
            <m:r>
              <w:ins w:id="7189" w:author="JAVIERA PAZ LEFORT IBANEZ" w:date="2025-09-20T03:14:00Z" w16du:dateUtc="2025-09-20T06:14:00Z">
                <w:rPr>
                  <w:rFonts w:ascii="Cambria Math" w:hAnsi="Cambria Math" w:cs="Arial"/>
                </w:rPr>
                <m:t>T</m:t>
              </w:ins>
            </m:r>
          </m:e>
          <m:sub>
            <m:r>
              <w:ins w:id="7190" w:author="JAVIERA PAZ LEFORT IBANEZ" w:date="2025-09-20T03:14:00Z" w16du:dateUtc="2025-09-20T06:14:00Z">
                <w:rPr>
                  <w:rFonts w:ascii="Cambria Math" w:hAnsi="Cambria Math" w:cs="Arial"/>
                </w:rPr>
                <m:t>f/s</m:t>
              </w:ins>
            </m:r>
          </m:sub>
        </m:sSub>
        <m:r>
          <w:ins w:id="7191" w:author="JAVIERA PAZ LEFORT IBANEZ" w:date="2025-09-20T03:14:00Z" w16du:dateUtc="2025-09-20T06:14:00Z">
            <w:rPr>
              <w:rFonts w:ascii="Cambria Math" w:hAnsi="Cambria Math" w:cs="Arial"/>
            </w:rPr>
            <m:t>(z)</m:t>
          </w:ins>
        </m:r>
      </m:oMath>
      <w:ins w:id="7192" w:author="JAVIERA PAZ LEFORT IBANEZ" w:date="2025-09-20T02:59:00Z">
        <w:r w:rsidRPr="00BB4E0F">
          <w:rPr>
            <w:rFonts w:ascii="Arial" w:hAnsi="Arial" w:cs="Arial"/>
          </w:rPr>
          <w:t xml:space="preserve"> y métricas agregadas (ej., </w:t>
        </w:r>
      </w:ins>
      <m:oMath>
        <m:d>
          <m:dPr>
            <m:begChr m:val="〈"/>
            <m:endChr m:val="〉"/>
            <m:ctrlPr>
              <w:ins w:id="7193" w:author="JAVIERA PAZ LEFORT IBANEZ" w:date="2025-09-20T03:15:00Z" w16du:dateUtc="2025-09-20T06:15:00Z">
                <w:rPr>
                  <w:rFonts w:ascii="Cambria Math" w:hAnsi="Cambria Math" w:cs="Arial"/>
                  <w:i/>
                </w:rPr>
              </w:ins>
            </m:ctrlPr>
          </m:dPr>
          <m:e>
            <m:r>
              <w:ins w:id="7194" w:author="JAVIERA PAZ LEFORT IBANEZ" w:date="2025-09-20T03:15:00Z" w16du:dateUtc="2025-09-20T06:15:00Z">
                <w:rPr>
                  <w:rFonts w:ascii="Cambria Math" w:hAnsi="Cambria Math" w:cs="Arial"/>
                </w:rPr>
                <m:t>J</m:t>
              </w:ins>
            </m:r>
          </m:e>
        </m:d>
      </m:oMath>
      <w:ins w:id="7195" w:author="JAVIERA PAZ LEFORT IBANEZ" w:date="2025-09-20T02:59:00Z">
        <w:r w:rsidRPr="00BB4E0F">
          <w:rPr>
            <w:rFonts w:ascii="Arial" w:hAnsi="Arial" w:cs="Arial"/>
          </w:rPr>
          <w:t xml:space="preserve">, </w:t>
        </w:r>
      </w:ins>
      <m:oMath>
        <m:sSub>
          <m:sSubPr>
            <m:ctrlPr>
              <w:ins w:id="7196" w:author="JAVIERA PAZ LEFORT IBANEZ" w:date="2025-09-20T03:16:00Z" w16du:dateUtc="2025-09-20T06:16:00Z">
                <w:rPr>
                  <w:rFonts w:ascii="Cambria Math" w:hAnsi="Cambria Math" w:cs="Arial"/>
                  <w:i/>
                </w:rPr>
              </w:ins>
            </m:ctrlPr>
          </m:sSubPr>
          <m:e>
            <m:acc>
              <m:accPr>
                <m:chr m:val="̇"/>
                <m:ctrlPr>
                  <w:ins w:id="7197" w:author="JAVIERA PAZ LEFORT IBANEZ" w:date="2025-09-20T03:16:00Z" w16du:dateUtc="2025-09-20T06:16:00Z">
                    <w:rPr>
                      <w:rFonts w:ascii="Cambria Math" w:hAnsi="Cambria Math" w:cs="Arial"/>
                      <w:i/>
                    </w:rPr>
                  </w:ins>
                </m:ctrlPr>
              </m:accPr>
              <m:e>
                <m:r>
                  <w:ins w:id="7198" w:author="JAVIERA PAZ LEFORT IBANEZ" w:date="2025-09-20T03:16:00Z" w16du:dateUtc="2025-09-20T06:16:00Z">
                    <w:rPr>
                      <w:rFonts w:ascii="Cambria Math" w:hAnsi="Cambria Math" w:cs="Arial"/>
                    </w:rPr>
                    <m:t>m</m:t>
                  </w:ins>
                </m:r>
              </m:e>
            </m:acc>
          </m:e>
          <m:sub>
            <m:r>
              <w:ins w:id="7199" w:author="JAVIERA PAZ LEFORT IBANEZ" w:date="2025-09-20T03:16:00Z" w16du:dateUtc="2025-09-20T06:16:00Z">
                <w:rPr>
                  <w:rFonts w:ascii="Cambria Math" w:hAnsi="Cambria Math" w:cs="Arial"/>
                </w:rPr>
                <m:t>int</m:t>
              </w:ins>
            </m:r>
          </m:sub>
        </m:sSub>
      </m:oMath>
      <w:ins w:id="7200" w:author="JAVIERA PAZ LEFORT IBANEZ" w:date="2025-09-20T02:59:00Z">
        <w:r w:rsidRPr="00BB4E0F">
          <w:rPr>
            <w:rFonts w:ascii="Arial" w:hAnsi="Arial" w:cs="Arial"/>
          </w:rPr>
          <w:t>, stage-cut y productividad) para control de calidad de los resultados.</w:t>
        </w:r>
      </w:ins>
    </w:p>
    <w:p w14:paraId="047D8313" w14:textId="44CD9CDD" w:rsidR="00C65107" w:rsidRPr="001B7855" w:rsidDel="00B828CB" w:rsidRDefault="00C65107">
      <w:pPr>
        <w:numPr>
          <w:ilvl w:val="0"/>
          <w:numId w:val="34"/>
        </w:numPr>
        <w:spacing w:line="360" w:lineRule="auto"/>
        <w:ind w:left="0"/>
        <w:jc w:val="both"/>
        <w:rPr>
          <w:del w:id="7201" w:author="JAVIERA PAZ LEFORT IBANEZ" w:date="2025-09-20T02:59:00Z" w16du:dateUtc="2025-09-20T05:59:00Z"/>
          <w:rFonts w:ascii="Arial" w:hAnsi="Arial" w:cs="Arial"/>
        </w:rPr>
        <w:pPrChange w:id="7202" w:author="JAVIERA PAZ LEFORT IBANEZ" w:date="2025-09-22T17:14:00Z" w16du:dateUtc="2025-09-22T20:14:00Z">
          <w:pPr>
            <w:numPr>
              <w:numId w:val="34"/>
            </w:numPr>
            <w:tabs>
              <w:tab w:val="num" w:pos="720"/>
            </w:tabs>
            <w:ind w:left="720" w:hanging="360"/>
            <w:jc w:val="both"/>
          </w:pPr>
        </w:pPrChange>
      </w:pPr>
      <w:del w:id="7203" w:author="JAVIERA PAZ LEFORT IBANEZ" w:date="2025-09-20T02:59:00Z" w16du:dateUtc="2025-09-20T05:59:00Z">
        <w:r w:rsidRPr="001B7855" w:rsidDel="00B828CB">
          <w:rPr>
            <w:rFonts w:ascii="Arial" w:hAnsi="Arial" w:cs="Arial"/>
          </w:rPr>
          <w:delText>El modelo incluye un control de convergencia que permite ajustar el paso de discretización (N) y verificar que el perfil de agua y temperatura sea estable.</w:delText>
        </w:r>
      </w:del>
    </w:p>
    <w:p w14:paraId="5E1A1AD6" w14:textId="056F1770" w:rsidR="00C65107" w:rsidRPr="001B7855" w:rsidDel="00B828CB" w:rsidRDefault="00C65107">
      <w:pPr>
        <w:numPr>
          <w:ilvl w:val="0"/>
          <w:numId w:val="34"/>
        </w:numPr>
        <w:spacing w:line="360" w:lineRule="auto"/>
        <w:ind w:left="0"/>
        <w:jc w:val="both"/>
        <w:rPr>
          <w:del w:id="7204" w:author="JAVIERA PAZ LEFORT IBANEZ" w:date="2025-09-20T02:59:00Z" w16du:dateUtc="2025-09-20T05:59:00Z"/>
          <w:rFonts w:ascii="Arial" w:hAnsi="Arial" w:cs="Arial"/>
        </w:rPr>
        <w:pPrChange w:id="7205" w:author="JAVIERA PAZ LEFORT IBANEZ" w:date="2025-09-22T17:14:00Z" w16du:dateUtc="2025-09-22T20:14:00Z">
          <w:pPr>
            <w:numPr>
              <w:numId w:val="34"/>
            </w:numPr>
            <w:tabs>
              <w:tab w:val="num" w:pos="720"/>
            </w:tabs>
            <w:ind w:left="720" w:hanging="360"/>
            <w:jc w:val="both"/>
          </w:pPr>
        </w:pPrChange>
      </w:pPr>
      <w:del w:id="7206" w:author="JAVIERA PAZ LEFORT IBANEZ" w:date="2025-09-20T02:59:00Z" w16du:dateUtc="2025-09-20T05:59:00Z">
        <w:r w:rsidRPr="001B7855" w:rsidDel="00B828CB">
          <w:rPr>
            <w:rFonts w:ascii="Arial" w:hAnsi="Arial" w:cs="Arial"/>
          </w:rPr>
          <w:delText>Se implementa una visualización gráfica del perfil de agua, polifenoles y temperatura, lo que facilita la evaluación de la precisión de los resultados.</w:delText>
        </w:r>
      </w:del>
    </w:p>
    <w:p w14:paraId="4F5B27AB" w14:textId="18A4E614" w:rsidR="000D1B69" w:rsidRPr="001B7855" w:rsidRDefault="00A30952">
      <w:pPr>
        <w:pStyle w:val="Ttulo2"/>
        <w:spacing w:line="360" w:lineRule="auto"/>
        <w:rPr>
          <w:rFonts w:ascii="Arial" w:hAnsi="Arial" w:cs="Arial"/>
          <w:color w:val="auto"/>
          <w:sz w:val="24"/>
          <w:szCs w:val="24"/>
        </w:rPr>
        <w:pPrChange w:id="7207" w:author="JAVIERA PAZ LEFORT IBANEZ" w:date="2025-09-22T17:14:00Z" w16du:dateUtc="2025-09-22T20:14:00Z">
          <w:pPr>
            <w:pStyle w:val="Ttulo2"/>
          </w:pPr>
        </w:pPrChange>
      </w:pPr>
      <w:bookmarkStart w:id="7208" w:name="_Toc209475934"/>
      <w:r w:rsidRPr="001B7855">
        <w:rPr>
          <w:rFonts w:ascii="Arial" w:hAnsi="Arial" w:cs="Arial"/>
          <w:color w:val="auto"/>
          <w:sz w:val="24"/>
          <w:szCs w:val="24"/>
        </w:rPr>
        <w:t>4.5 Implementación Computacional</w:t>
      </w:r>
      <w:bookmarkEnd w:id="7208"/>
    </w:p>
    <w:p w14:paraId="3BFAA8DD" w14:textId="13363A16" w:rsidR="000B66B5" w:rsidRPr="00BB4E0F" w:rsidRDefault="000B66B5">
      <w:pPr>
        <w:spacing w:line="360" w:lineRule="auto"/>
        <w:jc w:val="both"/>
        <w:rPr>
          <w:rFonts w:ascii="Arial" w:hAnsi="Arial" w:cs="Arial"/>
        </w:rPr>
        <w:pPrChange w:id="7209" w:author="JAVIERA PAZ LEFORT IBANEZ" w:date="2025-09-22T17:14:00Z" w16du:dateUtc="2025-09-22T20:14:00Z">
          <w:pPr>
            <w:jc w:val="both"/>
          </w:pPr>
        </w:pPrChange>
      </w:pPr>
      <w:r w:rsidRPr="00BB4E0F">
        <w:rPr>
          <w:rFonts w:ascii="Arial" w:hAnsi="Arial" w:cs="Arial"/>
        </w:rPr>
        <w:t xml:space="preserve">El modelo se implementó en </w:t>
      </w:r>
      <w:r w:rsidRPr="00BB4E0F">
        <w:rPr>
          <w:rFonts w:ascii="Arial" w:hAnsi="Arial" w:cs="Arial"/>
          <w:b/>
          <w:bCs/>
        </w:rPr>
        <w:t>Python</w:t>
      </w:r>
      <w:r w:rsidRPr="00BB4E0F">
        <w:rPr>
          <w:rFonts w:ascii="Arial" w:hAnsi="Arial" w:cs="Arial"/>
        </w:rPr>
        <w:t xml:space="preserve"> (se usaron librerías como </w:t>
      </w:r>
      <w:proofErr w:type="spellStart"/>
      <w:r w:rsidRPr="00BB4E0F">
        <w:rPr>
          <w:rFonts w:ascii="Arial" w:hAnsi="Arial" w:cs="Arial"/>
        </w:rPr>
        <w:t>NumPy</w:t>
      </w:r>
      <w:proofErr w:type="spellEnd"/>
      <w:r w:rsidRPr="00BB4E0F">
        <w:rPr>
          <w:rFonts w:ascii="Arial" w:hAnsi="Arial" w:cs="Arial"/>
        </w:rPr>
        <w:t xml:space="preserve">, </w:t>
      </w:r>
      <w:proofErr w:type="spellStart"/>
      <w:r w:rsidRPr="00BB4E0F">
        <w:rPr>
          <w:rFonts w:ascii="Arial" w:hAnsi="Arial" w:cs="Arial"/>
        </w:rPr>
        <w:t>SciPy</w:t>
      </w:r>
      <w:proofErr w:type="spellEnd"/>
      <w:r w:rsidRPr="00BB4E0F">
        <w:rPr>
          <w:rFonts w:ascii="Arial" w:hAnsi="Arial" w:cs="Arial"/>
        </w:rPr>
        <w:t xml:space="preserve"> y </w:t>
      </w:r>
      <w:proofErr w:type="spellStart"/>
      <w:r w:rsidRPr="00BB4E0F">
        <w:rPr>
          <w:rFonts w:ascii="Arial" w:hAnsi="Arial" w:cs="Arial"/>
        </w:rPr>
        <w:t>Matplotlib</w:t>
      </w:r>
      <w:proofErr w:type="spellEnd"/>
      <w:r w:rsidRPr="00BB4E0F">
        <w:rPr>
          <w:rFonts w:ascii="Arial" w:hAnsi="Arial" w:cs="Arial"/>
        </w:rPr>
        <w:t xml:space="preserve">; opcionalmente pandas para tablas), con una arquitectura modular y un diccionario central </w:t>
      </w:r>
      <w:proofErr w:type="spellStart"/>
      <w:r w:rsidRPr="00A3657A">
        <w:rPr>
          <w:rStyle w:val="codigoCar"/>
          <w:highlight w:val="lightGray"/>
        </w:rPr>
        <w:t>inputs_fixed</w:t>
      </w:r>
      <w:proofErr w:type="spellEnd"/>
      <w:r w:rsidRPr="00A3657A">
        <w:rPr>
          <w:rFonts w:ascii="Arial" w:hAnsi="Arial" w:cs="Arial"/>
        </w:rPr>
        <w:t xml:space="preserve"> </w:t>
      </w:r>
      <w:r w:rsidRPr="00BB4E0F">
        <w:rPr>
          <w:rFonts w:ascii="Arial" w:hAnsi="Arial" w:cs="Arial"/>
        </w:rPr>
        <w:t>que concentra parámetros, constantes y banderas. Todas las funciones trabajan en unidades SI; cuando corresponde (p. ej., caudales de lectura), se muestran valores en unidades más legibles solo en gráficos/tablas.</w:t>
      </w:r>
    </w:p>
    <w:p w14:paraId="3D5B6F58" w14:textId="5B5DE3D7" w:rsidR="00A30952" w:rsidRPr="001B7855" w:rsidRDefault="00A30952">
      <w:pPr>
        <w:pStyle w:val="Ttulo3"/>
        <w:spacing w:line="360" w:lineRule="auto"/>
        <w:ind w:left="708"/>
        <w:rPr>
          <w:rFonts w:ascii="Arial" w:hAnsi="Arial" w:cs="Arial"/>
          <w:color w:val="auto"/>
          <w:sz w:val="24"/>
          <w:szCs w:val="24"/>
        </w:rPr>
        <w:pPrChange w:id="7210" w:author="JAVIERA PAZ LEFORT IBANEZ" w:date="2025-09-22T17:14:00Z" w16du:dateUtc="2025-09-22T20:14:00Z">
          <w:pPr>
            <w:pStyle w:val="Ttulo3"/>
          </w:pPr>
        </w:pPrChange>
      </w:pPr>
      <w:bookmarkStart w:id="7211" w:name="_Toc209475935"/>
      <w:r w:rsidRPr="001B7855">
        <w:rPr>
          <w:rFonts w:ascii="Arial" w:hAnsi="Arial" w:cs="Arial"/>
          <w:color w:val="auto"/>
          <w:sz w:val="24"/>
          <w:szCs w:val="24"/>
        </w:rPr>
        <w:t>4.5.1 Estructura del Código</w:t>
      </w:r>
      <w:bookmarkEnd w:id="7211"/>
    </w:p>
    <w:p w14:paraId="2A46E3BA" w14:textId="77777777" w:rsidR="00EC32CB" w:rsidRPr="00BB4E0F" w:rsidRDefault="00EC32CB">
      <w:pPr>
        <w:spacing w:line="360" w:lineRule="auto"/>
        <w:ind w:left="708"/>
        <w:jc w:val="both"/>
        <w:rPr>
          <w:rStyle w:val="nfasissutil"/>
          <w:rFonts w:ascii="Arial" w:eastAsiaTheme="majorEastAsia" w:hAnsi="Arial" w:cs="Arial"/>
          <w:szCs w:val="28"/>
        </w:rPr>
        <w:pPrChange w:id="7212" w:author="JAVIERA PAZ LEFORT IBANEZ" w:date="2025-09-22T17:14:00Z" w16du:dateUtc="2025-09-22T20:14:00Z">
          <w:pPr>
            <w:jc w:val="both"/>
          </w:pPr>
        </w:pPrChange>
      </w:pPr>
      <w:r w:rsidRPr="00BB4E0F">
        <w:rPr>
          <w:rStyle w:val="nfasissutil"/>
          <w:rFonts w:ascii="Arial" w:hAnsi="Arial" w:cs="Arial"/>
        </w:rPr>
        <w:t>Punto de entrada (orquestador)</w:t>
      </w:r>
    </w:p>
    <w:p w14:paraId="7C9B167B" w14:textId="77777777" w:rsidR="00EC32CB" w:rsidRPr="00BB4E0F" w:rsidRDefault="00EC32CB">
      <w:pPr>
        <w:pStyle w:val="Prrafodelista"/>
        <w:numPr>
          <w:ilvl w:val="0"/>
          <w:numId w:val="72"/>
        </w:numPr>
        <w:spacing w:line="360" w:lineRule="auto"/>
        <w:ind w:left="1428"/>
        <w:jc w:val="both"/>
        <w:rPr>
          <w:rFonts w:ascii="Arial" w:hAnsi="Arial" w:cs="Arial"/>
        </w:rPr>
        <w:pPrChange w:id="7213" w:author="JAVIERA PAZ LEFORT IBANEZ" w:date="2025-09-22T17:14:00Z" w16du:dateUtc="2025-09-22T20:14:00Z">
          <w:pPr>
            <w:pStyle w:val="Prrafodelista"/>
            <w:numPr>
              <w:numId w:val="72"/>
            </w:numPr>
            <w:ind w:hanging="360"/>
            <w:jc w:val="both"/>
          </w:pPr>
        </w:pPrChange>
      </w:pPr>
      <w:proofErr w:type="spellStart"/>
      <w:r w:rsidRPr="00A3657A">
        <w:rPr>
          <w:rStyle w:val="codigoCar"/>
          <w:highlight w:val="lightGray"/>
        </w:rPr>
        <w:t>Run_</w:t>
      </w:r>
      <w:proofErr w:type="gramStart"/>
      <w:r w:rsidRPr="00A3657A">
        <w:rPr>
          <w:rStyle w:val="codigoCar"/>
          <w:highlight w:val="lightGray"/>
        </w:rPr>
        <w:t>model</w:t>
      </w:r>
      <w:proofErr w:type="spellEnd"/>
      <w:r w:rsidRPr="00A3657A">
        <w:rPr>
          <w:rStyle w:val="codigoCar"/>
          <w:highlight w:val="lightGray"/>
        </w:rPr>
        <w:t>(</w:t>
      </w:r>
      <w:proofErr w:type="gramEnd"/>
      <w:r w:rsidRPr="00A3657A">
        <w:rPr>
          <w:rStyle w:val="codigoCar"/>
          <w:highlight w:val="lightGray"/>
        </w:rPr>
        <w:t>)</w:t>
      </w:r>
      <w:r w:rsidRPr="00BB4E0F">
        <w:rPr>
          <w:rFonts w:ascii="Arial" w:hAnsi="Arial" w:cs="Arial"/>
        </w:rPr>
        <w:br/>
        <w:t>Orquesta toda la corrida:</w:t>
      </w:r>
    </w:p>
    <w:p w14:paraId="64BA6A90" w14:textId="77777777" w:rsidR="00EC32CB" w:rsidRPr="00BB4E0F" w:rsidRDefault="00EC32CB">
      <w:pPr>
        <w:pStyle w:val="Prrafodelista"/>
        <w:numPr>
          <w:ilvl w:val="1"/>
          <w:numId w:val="40"/>
        </w:numPr>
        <w:spacing w:line="360" w:lineRule="auto"/>
        <w:ind w:left="2148"/>
        <w:jc w:val="both"/>
        <w:rPr>
          <w:rFonts w:ascii="Arial" w:hAnsi="Arial" w:cs="Arial"/>
        </w:rPr>
        <w:pPrChange w:id="7214" w:author="JAVIERA PAZ LEFORT IBANEZ" w:date="2025-09-22T17:14:00Z" w16du:dateUtc="2025-09-22T20:14:00Z">
          <w:pPr>
            <w:pStyle w:val="Prrafodelista"/>
            <w:numPr>
              <w:ilvl w:val="1"/>
              <w:numId w:val="40"/>
            </w:numPr>
            <w:ind w:left="1440" w:hanging="360"/>
            <w:jc w:val="both"/>
          </w:pPr>
        </w:pPrChange>
      </w:pPr>
      <w:r w:rsidRPr="00BB4E0F">
        <w:rPr>
          <w:rFonts w:ascii="Arial" w:hAnsi="Arial" w:cs="Arial"/>
        </w:rPr>
        <w:t>Cálculos geométricos y propiedades base (</w:t>
      </w:r>
      <w:proofErr w:type="spellStart"/>
      <w:r w:rsidRPr="00A3657A">
        <w:rPr>
          <w:rStyle w:val="codigoCar"/>
          <w:highlight w:val="lightGray"/>
        </w:rPr>
        <w:t>Calculos</w:t>
      </w:r>
      <w:proofErr w:type="spellEnd"/>
      <w:r w:rsidRPr="00BB4E0F">
        <w:rPr>
          <w:rFonts w:ascii="Arial" w:hAnsi="Arial" w:cs="Arial"/>
        </w:rPr>
        <w:t xml:space="preserve">, </w:t>
      </w:r>
      <w:proofErr w:type="spellStart"/>
      <w:r w:rsidRPr="00A3657A">
        <w:rPr>
          <w:rStyle w:val="codigoCar"/>
          <w:highlight w:val="lightGray"/>
        </w:rPr>
        <w:t>difusividad_chapman</w:t>
      </w:r>
      <w:proofErr w:type="spellEnd"/>
      <w:r w:rsidRPr="00BB4E0F">
        <w:rPr>
          <w:rFonts w:ascii="Arial" w:hAnsi="Arial" w:cs="Arial"/>
        </w:rPr>
        <w:t xml:space="preserve">, </w:t>
      </w:r>
      <w:proofErr w:type="spellStart"/>
      <w:r w:rsidRPr="00A3657A">
        <w:rPr>
          <w:rStyle w:val="codigoCar"/>
          <w:highlight w:val="lightGray"/>
        </w:rPr>
        <w:t>difusion_efectiva</w:t>
      </w:r>
      <w:proofErr w:type="spellEnd"/>
      <w:r w:rsidRPr="00BB4E0F">
        <w:rPr>
          <w:rFonts w:ascii="Arial" w:hAnsi="Arial" w:cs="Arial"/>
        </w:rPr>
        <w:t>).</w:t>
      </w:r>
    </w:p>
    <w:p w14:paraId="5E96F625" w14:textId="77777777" w:rsidR="00EC32CB" w:rsidRPr="00BB4E0F" w:rsidRDefault="00EC32CB">
      <w:pPr>
        <w:pStyle w:val="Prrafodelista"/>
        <w:numPr>
          <w:ilvl w:val="1"/>
          <w:numId w:val="40"/>
        </w:numPr>
        <w:spacing w:line="360" w:lineRule="auto"/>
        <w:ind w:left="2148"/>
        <w:jc w:val="both"/>
        <w:rPr>
          <w:rFonts w:ascii="Arial" w:hAnsi="Arial" w:cs="Arial"/>
        </w:rPr>
        <w:pPrChange w:id="7215" w:author="JAVIERA PAZ LEFORT IBANEZ" w:date="2025-09-22T17:14:00Z" w16du:dateUtc="2025-09-22T20:14:00Z">
          <w:pPr>
            <w:pStyle w:val="Prrafodelista"/>
            <w:numPr>
              <w:ilvl w:val="1"/>
              <w:numId w:val="40"/>
            </w:numPr>
            <w:ind w:left="1440" w:hanging="360"/>
            <w:jc w:val="both"/>
          </w:pPr>
        </w:pPrChange>
      </w:pPr>
      <w:r w:rsidRPr="00BB4E0F">
        <w:rPr>
          <w:rFonts w:ascii="Arial" w:hAnsi="Arial" w:cs="Arial"/>
        </w:rPr>
        <w:t>Números adimensionales en fibra y carcasa (</w:t>
      </w:r>
      <w:proofErr w:type="spellStart"/>
      <w:r w:rsidRPr="00A3657A">
        <w:rPr>
          <w:rStyle w:val="codigoCar"/>
          <w:highlight w:val="lightGray"/>
        </w:rPr>
        <w:t>N_adimensionales_fibra</w:t>
      </w:r>
      <w:proofErr w:type="spellEnd"/>
      <w:r w:rsidRPr="00BB4E0F">
        <w:rPr>
          <w:rFonts w:ascii="Arial" w:hAnsi="Arial" w:cs="Arial"/>
        </w:rPr>
        <w:t xml:space="preserve">, </w:t>
      </w:r>
      <w:proofErr w:type="spellStart"/>
      <w:r w:rsidRPr="00A3657A">
        <w:rPr>
          <w:rStyle w:val="codigoCar"/>
          <w:highlight w:val="lightGray"/>
        </w:rPr>
        <w:t>N_adimensionales_carcasa</w:t>
      </w:r>
      <w:proofErr w:type="spellEnd"/>
      <w:r w:rsidRPr="00BB4E0F">
        <w:rPr>
          <w:rFonts w:ascii="Arial" w:hAnsi="Arial" w:cs="Arial"/>
        </w:rPr>
        <w:t>), coeficientes Sherwood/</w:t>
      </w:r>
      <w:proofErr w:type="spellStart"/>
      <w:r w:rsidRPr="00BB4E0F">
        <w:rPr>
          <w:rFonts w:ascii="Arial" w:hAnsi="Arial" w:cs="Arial"/>
        </w:rPr>
        <w:t>Nusselt</w:t>
      </w:r>
      <w:proofErr w:type="spellEnd"/>
      <w:r w:rsidRPr="00BB4E0F">
        <w:rPr>
          <w:rFonts w:ascii="Arial" w:hAnsi="Arial" w:cs="Arial"/>
        </w:rPr>
        <w:t xml:space="preserve"> y coeficientes de transferencia (</w:t>
      </w:r>
      <w:proofErr w:type="spellStart"/>
      <w:r w:rsidRPr="00A3657A">
        <w:rPr>
          <w:rStyle w:val="codigoCar"/>
          <w:highlight w:val="lightGray"/>
        </w:rPr>
        <w:t>K_transferencia_masa</w:t>
      </w:r>
      <w:proofErr w:type="spellEnd"/>
      <w:r w:rsidRPr="00BB4E0F">
        <w:rPr>
          <w:rFonts w:ascii="Arial" w:hAnsi="Arial" w:cs="Arial"/>
        </w:rPr>
        <w:t xml:space="preserve">, </w:t>
      </w:r>
      <w:proofErr w:type="spellStart"/>
      <w:r w:rsidRPr="00A3657A">
        <w:rPr>
          <w:rStyle w:val="codigoCar"/>
          <w:highlight w:val="lightGray"/>
        </w:rPr>
        <w:t>h_transferencia_calor</w:t>
      </w:r>
      <w:proofErr w:type="spellEnd"/>
      <w:r w:rsidRPr="00BB4E0F">
        <w:rPr>
          <w:rFonts w:ascii="Arial" w:hAnsi="Arial" w:cs="Arial"/>
        </w:rPr>
        <w:t>).</w:t>
      </w:r>
    </w:p>
    <w:p w14:paraId="606DCF7E" w14:textId="77777777" w:rsidR="00EC32CB" w:rsidRPr="00BB4E0F" w:rsidRDefault="00EC32CB">
      <w:pPr>
        <w:pStyle w:val="Prrafodelista"/>
        <w:numPr>
          <w:ilvl w:val="1"/>
          <w:numId w:val="40"/>
        </w:numPr>
        <w:spacing w:line="360" w:lineRule="auto"/>
        <w:ind w:left="2148"/>
        <w:jc w:val="both"/>
        <w:rPr>
          <w:rFonts w:ascii="Arial" w:hAnsi="Arial" w:cs="Arial"/>
        </w:rPr>
        <w:pPrChange w:id="7216" w:author="JAVIERA PAZ LEFORT IBANEZ" w:date="2025-09-22T17:14:00Z" w16du:dateUtc="2025-09-22T20:14:00Z">
          <w:pPr>
            <w:pStyle w:val="Prrafodelista"/>
            <w:numPr>
              <w:ilvl w:val="1"/>
              <w:numId w:val="40"/>
            </w:numPr>
            <w:ind w:left="1440" w:hanging="360"/>
            <w:jc w:val="both"/>
          </w:pPr>
        </w:pPrChange>
      </w:pPr>
      <w:r w:rsidRPr="00BB4E0F">
        <w:rPr>
          <w:rFonts w:ascii="Arial" w:hAnsi="Arial" w:cs="Arial"/>
        </w:rPr>
        <w:t xml:space="preserve">Perfil de fracciones de agua con cierre interfacial por Regula </w:t>
      </w:r>
      <w:proofErr w:type="spellStart"/>
      <w:r w:rsidRPr="00BB4E0F">
        <w:rPr>
          <w:rFonts w:ascii="Arial" w:hAnsi="Arial" w:cs="Arial"/>
        </w:rPr>
        <w:t>Falsi</w:t>
      </w:r>
      <w:proofErr w:type="spellEnd"/>
      <w:r w:rsidRPr="00BB4E0F">
        <w:rPr>
          <w:rFonts w:ascii="Arial" w:hAnsi="Arial" w:cs="Arial"/>
        </w:rPr>
        <w:t xml:space="preserve"> (</w:t>
      </w:r>
      <w:proofErr w:type="spellStart"/>
      <w:r w:rsidRPr="00A3657A">
        <w:rPr>
          <w:rStyle w:val="codigoCar"/>
          <w:highlight w:val="lightGray"/>
        </w:rPr>
        <w:t>Perfil_fracciones_agua</w:t>
      </w:r>
      <w:proofErr w:type="spellEnd"/>
      <w:r w:rsidRPr="00BB4E0F">
        <w:rPr>
          <w:rFonts w:ascii="Arial" w:hAnsi="Arial" w:cs="Arial"/>
        </w:rPr>
        <w:t>).</w:t>
      </w:r>
    </w:p>
    <w:p w14:paraId="6FBDFDBF" w14:textId="4F4A6BCD" w:rsidR="00EC32CB" w:rsidRPr="00BB4E0F" w:rsidRDefault="00EC32CB">
      <w:pPr>
        <w:pStyle w:val="Prrafodelista"/>
        <w:numPr>
          <w:ilvl w:val="1"/>
          <w:numId w:val="40"/>
        </w:numPr>
        <w:spacing w:line="360" w:lineRule="auto"/>
        <w:ind w:left="2148"/>
        <w:jc w:val="both"/>
        <w:rPr>
          <w:rFonts w:ascii="Arial" w:hAnsi="Arial" w:cs="Arial"/>
        </w:rPr>
        <w:pPrChange w:id="7217" w:author="JAVIERA PAZ LEFORT IBANEZ" w:date="2025-09-22T17:14:00Z" w16du:dateUtc="2025-09-22T20:14:00Z">
          <w:pPr>
            <w:pStyle w:val="Prrafodelista"/>
            <w:numPr>
              <w:ilvl w:val="1"/>
              <w:numId w:val="40"/>
            </w:numPr>
            <w:ind w:left="1440" w:hanging="360"/>
            <w:jc w:val="both"/>
          </w:pPr>
        </w:pPrChange>
      </w:pPr>
      <w:r w:rsidRPr="00BB4E0F">
        <w:rPr>
          <w:rFonts w:ascii="Arial" w:hAnsi="Arial" w:cs="Arial"/>
        </w:rPr>
        <w:t xml:space="preserve">Control de balance de masa (integración de </w:t>
      </w:r>
      <m:oMath>
        <m:r>
          <w:rPr>
            <w:rFonts w:ascii="Cambria Math" w:hAnsi="Cambria Math" w:cs="Arial"/>
          </w:rPr>
          <m:t>J(z)</m:t>
        </m:r>
      </m:oMath>
      <w:r w:rsidRPr="00BB4E0F">
        <w:rPr>
          <w:rFonts w:ascii="Arial" w:hAnsi="Arial" w:cs="Arial"/>
        </w:rPr>
        <w:t xml:space="preserve"> vs. diferencia entrada–salida) y métricas agregadas.</w:t>
      </w:r>
    </w:p>
    <w:p w14:paraId="66BC7495" w14:textId="77777777" w:rsidR="00EC32CB" w:rsidRPr="00BB4E0F" w:rsidRDefault="00EC32CB">
      <w:pPr>
        <w:pStyle w:val="Prrafodelista"/>
        <w:numPr>
          <w:ilvl w:val="1"/>
          <w:numId w:val="40"/>
        </w:numPr>
        <w:spacing w:line="360" w:lineRule="auto"/>
        <w:ind w:left="2148"/>
        <w:jc w:val="both"/>
        <w:rPr>
          <w:rFonts w:ascii="Arial" w:hAnsi="Arial" w:cs="Arial"/>
        </w:rPr>
        <w:pPrChange w:id="7218" w:author="JAVIERA PAZ LEFORT IBANEZ" w:date="2025-09-22T17:14:00Z" w16du:dateUtc="2025-09-22T20:14:00Z">
          <w:pPr>
            <w:pStyle w:val="Prrafodelista"/>
            <w:numPr>
              <w:ilvl w:val="1"/>
              <w:numId w:val="40"/>
            </w:numPr>
            <w:ind w:left="1440" w:hanging="360"/>
            <w:jc w:val="both"/>
          </w:pPr>
        </w:pPrChange>
      </w:pPr>
      <w:r w:rsidRPr="00BB4E0F">
        <w:rPr>
          <w:rFonts w:ascii="Arial" w:hAnsi="Arial" w:cs="Arial"/>
        </w:rPr>
        <w:lastRenderedPageBreak/>
        <w:t>Polifenoles por conservación de soluto no volátil (</w:t>
      </w:r>
      <w:proofErr w:type="spellStart"/>
      <w:r w:rsidRPr="00A3657A">
        <w:rPr>
          <w:rStyle w:val="codigoCar"/>
          <w:highlight w:val="lightGray"/>
        </w:rPr>
        <w:t>X_polifenoles</w:t>
      </w:r>
      <w:proofErr w:type="spellEnd"/>
      <w:r w:rsidRPr="00BB4E0F">
        <w:rPr>
          <w:rFonts w:ascii="Arial" w:hAnsi="Arial" w:cs="Arial"/>
        </w:rPr>
        <w:t>).</w:t>
      </w:r>
    </w:p>
    <w:p w14:paraId="66D15D0E" w14:textId="3C7EF658" w:rsidR="00EC32CB" w:rsidRPr="00BB4E0F" w:rsidRDefault="00EC32CB">
      <w:pPr>
        <w:pStyle w:val="Prrafodelista"/>
        <w:numPr>
          <w:ilvl w:val="1"/>
          <w:numId w:val="40"/>
        </w:numPr>
        <w:spacing w:line="360" w:lineRule="auto"/>
        <w:ind w:left="2148"/>
        <w:jc w:val="both"/>
        <w:rPr>
          <w:rFonts w:ascii="Arial" w:hAnsi="Arial" w:cs="Arial"/>
        </w:rPr>
        <w:pPrChange w:id="7219" w:author="JAVIERA PAZ LEFORT IBANEZ" w:date="2025-09-22T17:14:00Z" w16du:dateUtc="2025-09-22T20:14:00Z">
          <w:pPr>
            <w:pStyle w:val="Prrafodelista"/>
            <w:numPr>
              <w:ilvl w:val="1"/>
              <w:numId w:val="40"/>
            </w:numPr>
            <w:ind w:left="1440" w:hanging="360"/>
            <w:jc w:val="both"/>
          </w:pPr>
        </w:pPrChange>
      </w:pPr>
      <w:r w:rsidRPr="00BB4E0F">
        <w:rPr>
          <w:rFonts w:ascii="Arial" w:hAnsi="Arial" w:cs="Arial"/>
        </w:rPr>
        <w:t>Perfil de temperatura en contracorriente como BVP (</w:t>
      </w:r>
      <w:proofErr w:type="spellStart"/>
      <w:r w:rsidRPr="00A3657A">
        <w:rPr>
          <w:rStyle w:val="codigoCar"/>
          <w:highlight w:val="lightGray"/>
        </w:rPr>
        <w:t>Perfil_temperatura</w:t>
      </w:r>
      <w:proofErr w:type="spellEnd"/>
      <w:r w:rsidRPr="00BB4E0F">
        <w:rPr>
          <w:rFonts w:ascii="Arial" w:hAnsi="Arial" w:cs="Arial"/>
        </w:rPr>
        <w:t xml:space="preserve"> con </w:t>
      </w:r>
      <w:proofErr w:type="spellStart"/>
      <w:r w:rsidRPr="00BB4E0F">
        <w:rPr>
          <w:rFonts w:ascii="Arial" w:hAnsi="Arial" w:cs="Arial"/>
        </w:rPr>
        <w:t>solve_bvp</w:t>
      </w:r>
      <w:proofErr w:type="spellEnd"/>
      <w:r w:rsidRPr="00BB4E0F">
        <w:rPr>
          <w:rFonts w:ascii="Arial" w:hAnsi="Arial" w:cs="Arial"/>
        </w:rPr>
        <w:t>).</w:t>
      </w:r>
      <w:r w:rsidR="002A5F33" w:rsidRPr="00BB4E0F">
        <w:rPr>
          <w:rFonts w:ascii="Arial" w:hAnsi="Arial" w:cs="Arial"/>
        </w:rPr>
        <w:t xml:space="preserve"> </w:t>
      </w:r>
      <w:r w:rsidRPr="00BB4E0F">
        <w:rPr>
          <w:rFonts w:ascii="Arial" w:hAnsi="Arial" w:cs="Arial"/>
        </w:rPr>
        <w:t>Devuelve un diccionario res con todos los perfiles y métricas.</w:t>
      </w:r>
    </w:p>
    <w:p w14:paraId="5FE2275C" w14:textId="77777777" w:rsidR="00F954FD" w:rsidRDefault="00EC32CB" w:rsidP="00A3657A">
      <w:pPr>
        <w:spacing w:line="360" w:lineRule="auto"/>
        <w:ind w:left="708"/>
        <w:jc w:val="both"/>
        <w:rPr>
          <w:rStyle w:val="nfasissutil"/>
          <w:rFonts w:ascii="Arial" w:hAnsi="Arial" w:cs="Arial"/>
        </w:rPr>
      </w:pPr>
      <w:r w:rsidRPr="00BB4E0F">
        <w:rPr>
          <w:rStyle w:val="nfasissutil"/>
          <w:rFonts w:ascii="Arial" w:hAnsi="Arial" w:cs="Arial"/>
        </w:rPr>
        <w:t>Núcleo de masa (agua) y polifenoles</w:t>
      </w:r>
    </w:p>
    <w:p w14:paraId="366BD16C" w14:textId="2B75C3B8" w:rsidR="00D52923" w:rsidRPr="00F954FD" w:rsidRDefault="00EC32CB" w:rsidP="00F954FD">
      <w:pPr>
        <w:pStyle w:val="codigo"/>
        <w:numPr>
          <w:ilvl w:val="0"/>
          <w:numId w:val="72"/>
        </w:numPr>
        <w:ind w:left="284" w:firstLine="273"/>
        <w:rPr>
          <w:rFonts w:ascii="Arial" w:hAnsi="Arial"/>
          <w:i/>
          <w:iCs/>
          <w:color w:val="404040" w:themeColor="text1" w:themeTint="BF"/>
          <w:highlight w:val="lightGray"/>
        </w:rPr>
      </w:pPr>
      <w:proofErr w:type="spellStart"/>
      <w:r w:rsidRPr="00F954FD">
        <w:rPr>
          <w:highlight w:val="lightGray"/>
        </w:rPr>
        <w:t>Perfil_fracciones_</w:t>
      </w:r>
      <w:proofErr w:type="gramStart"/>
      <w:r w:rsidRPr="00F954FD">
        <w:rPr>
          <w:highlight w:val="lightGray"/>
        </w:rPr>
        <w:t>agua</w:t>
      </w:r>
      <w:proofErr w:type="spellEnd"/>
      <w:r w:rsidRPr="00F954FD">
        <w:rPr>
          <w:highlight w:val="lightGray"/>
        </w:rPr>
        <w:t>(</w:t>
      </w:r>
      <w:proofErr w:type="gramEnd"/>
      <w:r w:rsidRPr="00F954FD">
        <w:rPr>
          <w:highlight w:val="lightGray"/>
        </w:rPr>
        <w:t xml:space="preserve">L, N, </w:t>
      </w:r>
      <w:proofErr w:type="spellStart"/>
      <w:r w:rsidRPr="00F954FD">
        <w:rPr>
          <w:highlight w:val="lightGray"/>
        </w:rPr>
        <w:t>f_in_fibra</w:t>
      </w:r>
      <w:proofErr w:type="spellEnd"/>
      <w:r w:rsidRPr="00F954FD">
        <w:rPr>
          <w:highlight w:val="lightGray"/>
        </w:rPr>
        <w:t xml:space="preserve">, </w:t>
      </w:r>
      <w:proofErr w:type="spellStart"/>
      <w:r w:rsidRPr="00F954FD">
        <w:rPr>
          <w:highlight w:val="lightGray"/>
        </w:rPr>
        <w:t>f_in_carcasa</w:t>
      </w:r>
      <w:proofErr w:type="spellEnd"/>
      <w:r w:rsidRPr="00F954FD">
        <w:rPr>
          <w:highlight w:val="lightGray"/>
        </w:rPr>
        <w:t>, Q)</w:t>
      </w:r>
    </w:p>
    <w:p w14:paraId="04F95250" w14:textId="77777777" w:rsidR="00FF4109" w:rsidRPr="00BB4E0F" w:rsidRDefault="00EC32CB">
      <w:pPr>
        <w:pStyle w:val="Prrafodelista"/>
        <w:spacing w:line="360" w:lineRule="auto"/>
        <w:ind w:left="1428"/>
        <w:jc w:val="both"/>
        <w:rPr>
          <w:rFonts w:ascii="Arial" w:hAnsi="Arial" w:cs="Arial"/>
        </w:rPr>
        <w:pPrChange w:id="7220" w:author="JAVIERA PAZ LEFORT IBANEZ" w:date="2025-09-22T17:14:00Z" w16du:dateUtc="2025-09-22T20:14:00Z">
          <w:pPr>
            <w:pStyle w:val="Prrafodelista"/>
            <w:jc w:val="both"/>
          </w:pPr>
        </w:pPrChange>
      </w:pPr>
      <w:r w:rsidRPr="00BB4E0F">
        <w:rPr>
          <w:rFonts w:ascii="Arial" w:hAnsi="Arial" w:cs="Arial"/>
        </w:rPr>
        <w:t>Bucle axial 1D. En cada tramo:</w:t>
      </w:r>
    </w:p>
    <w:p w14:paraId="6349A889" w14:textId="77777777" w:rsidR="006660E2" w:rsidRPr="00BB4E0F" w:rsidRDefault="00EC32CB">
      <w:pPr>
        <w:spacing w:line="360" w:lineRule="auto"/>
        <w:ind w:left="1416"/>
        <w:jc w:val="both"/>
        <w:rPr>
          <w:rFonts w:ascii="Arial" w:hAnsi="Arial" w:cs="Arial"/>
        </w:rPr>
        <w:pPrChange w:id="7221" w:author="JAVIERA PAZ LEFORT IBANEZ" w:date="2025-09-22T17:14:00Z" w16du:dateUtc="2025-09-22T20:14:00Z">
          <w:pPr>
            <w:ind w:left="708"/>
            <w:jc w:val="both"/>
          </w:pPr>
        </w:pPrChange>
      </w:pPr>
      <w:r w:rsidRPr="00BB4E0F">
        <w:rPr>
          <w:rFonts w:ascii="Arial" w:hAnsi="Arial" w:cs="Arial"/>
        </w:rPr>
        <w:t xml:space="preserve">(i) resuelve balance de flujo en la interfase </w:t>
      </w:r>
      <m:oMath>
        <m:sSup>
          <m:sSupPr>
            <m:ctrlPr>
              <w:ins w:id="7222" w:author="JAVIERA PAZ LEFORT IBANEZ" w:date="2025-09-20T02:23:00Z" w16du:dateUtc="2025-09-20T05:23:00Z">
                <w:rPr>
                  <w:rFonts w:ascii="Cambria Math" w:hAnsi="Cambria Math" w:cs="Arial"/>
                  <w:i/>
                </w:rPr>
              </w:ins>
            </m:ctrlPr>
          </m:sSupPr>
          <m:e>
            <m:r>
              <w:ins w:id="7223" w:author="JAVIERA PAZ LEFORT IBANEZ" w:date="2025-09-20T02:23:00Z" w16du:dateUtc="2025-09-20T05:23:00Z">
                <w:rPr>
                  <w:rFonts w:ascii="Cambria Math" w:hAnsi="Cambria Math" w:cs="Arial"/>
                </w:rPr>
                <m:t>f</m:t>
              </w:ins>
            </m:r>
          </m:e>
          <m:sup>
            <m:r>
              <w:ins w:id="7224" w:author="JAVIERA PAZ LEFORT IBANEZ" w:date="2025-09-20T02:23:00Z" w16du:dateUtc="2025-09-20T05:23:00Z">
                <w:rPr>
                  <w:rFonts w:ascii="Cambria Math" w:hAnsi="Cambria Math" w:cs="Arial"/>
                </w:rPr>
                <m:t>*</m:t>
              </w:ins>
            </m:r>
          </m:sup>
        </m:sSup>
      </m:oMath>
      <w:r w:rsidR="00027A52" w:rsidRPr="00BB4E0F">
        <w:rPr>
          <w:rFonts w:ascii="Arial" w:eastAsiaTheme="minorEastAsia" w:hAnsi="Arial" w:cs="Arial"/>
        </w:rPr>
        <w:t xml:space="preserve"> </w:t>
      </w:r>
      <w:r w:rsidRPr="00BB4E0F">
        <w:rPr>
          <w:rFonts w:ascii="Arial" w:hAnsi="Arial" w:cs="Arial"/>
        </w:rPr>
        <w:t xml:space="preserve">por Regula </w:t>
      </w:r>
      <w:proofErr w:type="spellStart"/>
      <w:r w:rsidRPr="00BB4E0F">
        <w:rPr>
          <w:rFonts w:ascii="Arial" w:hAnsi="Arial" w:cs="Arial"/>
        </w:rPr>
        <w:t>Falsi</w:t>
      </w:r>
      <w:proofErr w:type="spellEnd"/>
      <w:r w:rsidRPr="00BB4E0F">
        <w:rPr>
          <w:rFonts w:ascii="Arial" w:hAnsi="Arial" w:cs="Arial"/>
        </w:rPr>
        <w:t>;</w:t>
      </w:r>
    </w:p>
    <w:p w14:paraId="09845F4F" w14:textId="23EF5C7A" w:rsidR="006660E2" w:rsidRPr="00BB4E0F" w:rsidRDefault="00EC32CB">
      <w:pPr>
        <w:spacing w:line="360" w:lineRule="auto"/>
        <w:ind w:left="1416"/>
        <w:jc w:val="both"/>
        <w:rPr>
          <w:rFonts w:ascii="Arial" w:hAnsi="Arial" w:cs="Arial"/>
        </w:rPr>
        <w:pPrChange w:id="7225" w:author="JAVIERA PAZ LEFORT IBANEZ" w:date="2025-09-22T17:14:00Z" w16du:dateUtc="2025-09-22T20:14:00Z">
          <w:pPr>
            <w:ind w:left="708"/>
            <w:jc w:val="both"/>
          </w:pPr>
        </w:pPrChange>
      </w:pPr>
      <w:r w:rsidRPr="00BB4E0F">
        <w:rPr>
          <w:rFonts w:ascii="Arial" w:hAnsi="Arial" w:cs="Arial"/>
        </w:rPr>
        <w:t>(</w:t>
      </w:r>
      <w:proofErr w:type="spellStart"/>
      <w:r w:rsidRPr="00BB4E0F">
        <w:rPr>
          <w:rFonts w:ascii="Arial" w:hAnsi="Arial" w:cs="Arial"/>
        </w:rPr>
        <w:t>ii</w:t>
      </w:r>
      <w:proofErr w:type="spellEnd"/>
      <w:r w:rsidRPr="00BB4E0F">
        <w:rPr>
          <w:rFonts w:ascii="Arial" w:hAnsi="Arial" w:cs="Arial"/>
        </w:rPr>
        <w:t xml:space="preserve">) calcula </w:t>
      </w:r>
      <m:oMath>
        <m:sSub>
          <m:sSubPr>
            <m:ctrlPr>
              <w:ins w:id="7226" w:author="JAVIERA PAZ LEFORT IBANEZ" w:date="2025-09-20T02:23:00Z" w16du:dateUtc="2025-09-20T05:23:00Z">
                <w:rPr>
                  <w:rFonts w:ascii="Cambria Math" w:hAnsi="Cambria Math" w:cs="Arial"/>
                  <w:i/>
                </w:rPr>
              </w:ins>
            </m:ctrlPr>
          </m:sSubPr>
          <m:e>
            <m:r>
              <w:ins w:id="7227" w:author="JAVIERA PAZ LEFORT IBANEZ" w:date="2025-09-20T02:23:00Z" w16du:dateUtc="2025-09-20T05:23:00Z">
                <w:rPr>
                  <w:rFonts w:ascii="Cambria Math" w:hAnsi="Cambria Math" w:cs="Arial"/>
                </w:rPr>
                <m:t>J</m:t>
              </w:ins>
            </m:r>
          </m:e>
          <m:sub>
            <m:r>
              <w:ins w:id="7228" w:author="JAVIERA PAZ LEFORT IBANEZ" w:date="2025-09-20T02:23:00Z" w16du:dateUtc="2025-09-20T05:23:00Z">
                <w:rPr>
                  <w:rFonts w:ascii="Cambria Math" w:hAnsi="Cambria Math" w:cs="Arial"/>
                </w:rPr>
                <m:t>i</m:t>
              </w:ins>
            </m:r>
          </m:sub>
        </m:sSub>
      </m:oMath>
      <w:r w:rsidR="00027A52" w:rsidRPr="00BB4E0F">
        <w:rPr>
          <w:rFonts w:ascii="Arial" w:eastAsiaTheme="minorEastAsia" w:hAnsi="Arial" w:cs="Arial"/>
        </w:rPr>
        <w:t xml:space="preserve"> </w:t>
      </w:r>
      <w:r w:rsidRPr="00BB4E0F">
        <w:rPr>
          <w:rFonts w:ascii="Arial" w:hAnsi="Arial" w:cs="Arial"/>
        </w:rPr>
        <w:t>(mol·m</w:t>
      </w:r>
      <w:r w:rsidRPr="00BB4E0F">
        <w:rPr>
          <w:rFonts w:ascii="Cambria Math" w:hAnsi="Cambria Math" w:cs="Cambria Math"/>
        </w:rPr>
        <w:t>⁻</w:t>
      </w:r>
      <w:r w:rsidRPr="00BB4E0F">
        <w:rPr>
          <w:rFonts w:ascii="Arial" w:hAnsi="Arial" w:cs="Arial"/>
        </w:rPr>
        <w:t>²·s</w:t>
      </w:r>
      <w:r w:rsidRPr="00BB4E0F">
        <w:rPr>
          <w:rFonts w:ascii="Cambria Math" w:hAnsi="Cambria Math" w:cs="Cambria Math"/>
        </w:rPr>
        <w:t>⁻</w:t>
      </w:r>
      <w:r w:rsidRPr="00BB4E0F">
        <w:rPr>
          <w:rFonts w:ascii="Arial" w:hAnsi="Arial" w:cs="Arial"/>
        </w:rPr>
        <w:t>¹) y su conversión a kg·m</w:t>
      </w:r>
      <w:r w:rsidRPr="00BB4E0F">
        <w:rPr>
          <w:rFonts w:ascii="Cambria Math" w:hAnsi="Cambria Math" w:cs="Cambria Math"/>
        </w:rPr>
        <w:t>⁻</w:t>
      </w:r>
      <w:r w:rsidRPr="00BB4E0F">
        <w:rPr>
          <w:rFonts w:ascii="Arial" w:hAnsi="Arial" w:cs="Arial"/>
        </w:rPr>
        <w:t>²·h</w:t>
      </w:r>
      <w:r w:rsidRPr="00BB4E0F">
        <w:rPr>
          <w:rFonts w:ascii="Cambria Math" w:hAnsi="Cambria Math" w:cs="Cambria Math"/>
        </w:rPr>
        <w:t>⁻</w:t>
      </w:r>
      <w:r w:rsidRPr="00BB4E0F">
        <w:rPr>
          <w:rFonts w:ascii="Arial" w:hAnsi="Arial" w:cs="Arial"/>
        </w:rPr>
        <w:t>¹;</w:t>
      </w:r>
    </w:p>
    <w:p w14:paraId="5D9E6002" w14:textId="7E701BFE" w:rsidR="000416E2" w:rsidRPr="00BB4E0F" w:rsidRDefault="00EC32CB">
      <w:pPr>
        <w:spacing w:line="360" w:lineRule="auto"/>
        <w:ind w:left="1416"/>
        <w:jc w:val="both"/>
        <w:rPr>
          <w:rFonts w:ascii="Arial" w:eastAsiaTheme="minorEastAsia" w:hAnsi="Arial" w:cs="Arial"/>
        </w:rPr>
        <w:pPrChange w:id="7229" w:author="JAVIERA PAZ LEFORT IBANEZ" w:date="2025-09-22T17:14:00Z" w16du:dateUtc="2025-09-22T20:14:00Z">
          <w:pPr>
            <w:ind w:left="708"/>
            <w:jc w:val="both"/>
          </w:pPr>
        </w:pPrChange>
      </w:pPr>
      <w:r w:rsidRPr="00BB4E0F">
        <w:rPr>
          <w:rFonts w:ascii="Arial" w:hAnsi="Arial" w:cs="Arial"/>
        </w:rPr>
        <w:t>(</w:t>
      </w:r>
      <w:proofErr w:type="spellStart"/>
      <w:r w:rsidRPr="00BB4E0F">
        <w:rPr>
          <w:rFonts w:ascii="Arial" w:hAnsi="Arial" w:cs="Arial"/>
        </w:rPr>
        <w:t>iii</w:t>
      </w:r>
      <w:proofErr w:type="spellEnd"/>
      <w:r w:rsidRPr="00BB4E0F">
        <w:rPr>
          <w:rFonts w:ascii="Arial" w:hAnsi="Arial" w:cs="Arial"/>
        </w:rPr>
        <w:t xml:space="preserve">) actualiza </w:t>
      </w:r>
      <m:oMath>
        <m:sSub>
          <m:sSubPr>
            <m:ctrlPr>
              <w:ins w:id="7230" w:author="JAVIERA PAZ LEFORT IBANEZ" w:date="2025-09-20T02:26:00Z" w16du:dateUtc="2025-09-20T05:26:00Z">
                <w:rPr>
                  <w:rFonts w:ascii="Cambria Math" w:hAnsi="Cambria Math" w:cs="Arial"/>
                  <w:i/>
                </w:rPr>
              </w:ins>
            </m:ctrlPr>
          </m:sSubPr>
          <m:e>
            <m:r>
              <w:ins w:id="7231" w:author="JAVIERA PAZ LEFORT IBANEZ" w:date="2025-09-20T02:26:00Z" w16du:dateUtc="2025-09-20T05:26:00Z">
                <w:rPr>
                  <w:rFonts w:ascii="Cambria Math" w:hAnsi="Cambria Math" w:cs="Arial"/>
                </w:rPr>
                <m:t>f</m:t>
              </w:ins>
            </m:r>
          </m:e>
          <m:sub>
            <m:r>
              <w:ins w:id="7232" w:author="JAVIERA PAZ LEFORT IBANEZ" w:date="2025-09-20T02:26:00Z" w16du:dateUtc="2025-09-20T05:26:00Z">
                <w:rPr>
                  <w:rFonts w:ascii="Cambria Math" w:hAnsi="Cambria Math" w:cs="Arial"/>
                </w:rPr>
                <m:t>fibra</m:t>
              </w:ins>
            </m:r>
          </m:sub>
        </m:sSub>
      </m:oMath>
      <w:r w:rsidRPr="00BB4E0F">
        <w:rPr>
          <w:rFonts w:ascii="Arial" w:hAnsi="Arial" w:cs="Arial"/>
        </w:rPr>
        <w:t xml:space="preserve">​ y </w:t>
      </w:r>
      <m:oMath>
        <m:sSub>
          <m:sSubPr>
            <m:ctrlPr>
              <w:ins w:id="7233" w:author="JAVIERA PAZ LEFORT IBANEZ" w:date="2025-09-20T02:26:00Z" w16du:dateUtc="2025-09-20T05:26:00Z">
                <w:rPr>
                  <w:rFonts w:ascii="Cambria Math" w:hAnsi="Cambria Math" w:cs="Arial"/>
                  <w:i/>
                </w:rPr>
              </w:ins>
            </m:ctrlPr>
          </m:sSubPr>
          <m:e>
            <m:r>
              <w:ins w:id="7234" w:author="JAVIERA PAZ LEFORT IBANEZ" w:date="2025-09-20T02:26:00Z" w16du:dateUtc="2025-09-20T05:26:00Z">
                <w:rPr>
                  <w:rFonts w:ascii="Cambria Math" w:hAnsi="Cambria Math" w:cs="Arial"/>
                </w:rPr>
                <m:t>f</m:t>
              </w:ins>
            </m:r>
          </m:e>
          <m:sub>
            <m:r>
              <w:ins w:id="7235" w:author="JAVIERA PAZ LEFORT IBANEZ" w:date="2025-09-20T02:26:00Z" w16du:dateUtc="2025-09-20T05:26:00Z">
                <w:rPr>
                  <w:rFonts w:ascii="Cambria Math" w:hAnsi="Cambria Math" w:cs="Arial"/>
                </w:rPr>
                <m:t>carcasa</m:t>
              </w:ins>
            </m:r>
          </m:sub>
        </m:sSub>
      </m:oMath>
      <w:r w:rsidRPr="00BB4E0F">
        <w:rPr>
          <w:rFonts w:ascii="Arial" w:hAnsi="Arial" w:cs="Arial"/>
        </w:rPr>
        <w:t xml:space="preserve">​ por balance con </w:t>
      </w:r>
      <m:oMath>
        <m:sSub>
          <m:sSubPr>
            <m:ctrlPr>
              <w:ins w:id="7236" w:author="JAVIERA PAZ LEFORT IBANEZ" w:date="2025-09-20T02:27:00Z" w16du:dateUtc="2025-09-20T05:27:00Z">
                <w:rPr>
                  <w:rFonts w:ascii="Cambria Math" w:hAnsi="Cambria Math" w:cs="Arial"/>
                  <w:i/>
                </w:rPr>
              </w:ins>
            </m:ctrlPr>
          </m:sSubPr>
          <m:e>
            <m:r>
              <w:ins w:id="7237" w:author="JAVIERA PAZ LEFORT IBANEZ" w:date="2025-09-20T02:27:00Z" w16du:dateUtc="2025-09-20T05:27:00Z">
                <w:rPr>
                  <w:rFonts w:ascii="Cambria Math" w:hAnsi="Cambria Math" w:cs="Arial"/>
                </w:rPr>
                <m:t>Q</m:t>
              </w:ins>
            </m:r>
          </m:e>
          <m:sub>
            <m:r>
              <w:ins w:id="7238" w:author="JAVIERA PAZ LEFORT IBANEZ" w:date="2025-09-20T02:27:00Z" w16du:dateUtc="2025-09-20T05:27:00Z">
                <w:rPr>
                  <w:rFonts w:ascii="Cambria Math" w:hAnsi="Cambria Math" w:cs="Arial"/>
                </w:rPr>
                <m:t>f</m:t>
              </w:ins>
            </m:r>
          </m:sub>
        </m:sSub>
      </m:oMath>
      <w:r w:rsidRPr="00BB4E0F">
        <w:rPr>
          <w:rFonts w:ascii="Arial" w:hAnsi="Arial" w:cs="Arial"/>
        </w:rPr>
        <w:t>​</w:t>
      </w:r>
      <w:r w:rsidR="000416E2" w:rsidRPr="00BB4E0F">
        <w:rPr>
          <w:rFonts w:ascii="Arial" w:hAnsi="Arial" w:cs="Arial"/>
        </w:rPr>
        <w:t xml:space="preserve">, </w:t>
      </w:r>
      <m:oMath>
        <m:sSub>
          <m:sSubPr>
            <m:ctrlPr>
              <w:ins w:id="7239" w:author="JAVIERA PAZ LEFORT IBANEZ" w:date="2025-09-20T02:27:00Z" w16du:dateUtc="2025-09-20T05:27:00Z">
                <w:rPr>
                  <w:rFonts w:ascii="Cambria Math" w:hAnsi="Cambria Math" w:cs="Arial"/>
                  <w:i/>
                </w:rPr>
              </w:ins>
            </m:ctrlPr>
          </m:sSubPr>
          <m:e>
            <m:r>
              <w:ins w:id="7240" w:author="JAVIERA PAZ LEFORT IBANEZ" w:date="2025-09-20T02:27:00Z" w16du:dateUtc="2025-09-20T05:27:00Z">
                <w:rPr>
                  <w:rFonts w:ascii="Cambria Math" w:hAnsi="Cambria Math" w:cs="Arial"/>
                </w:rPr>
                <m:t>Q</m:t>
              </w:ins>
            </m:r>
          </m:e>
          <m:sub>
            <m:r>
              <w:ins w:id="7241" w:author="JAVIERA PAZ LEFORT IBANEZ" w:date="2025-09-20T02:27:00Z" w16du:dateUtc="2025-09-20T05:27:00Z">
                <w:rPr>
                  <w:rFonts w:ascii="Cambria Math" w:hAnsi="Cambria Math" w:cs="Arial"/>
                </w:rPr>
                <m:t>s</m:t>
              </w:ins>
            </m:r>
          </m:sub>
        </m:sSub>
      </m:oMath>
      <w:r w:rsidR="000416E2" w:rsidRPr="00BB4E0F">
        <w:rPr>
          <w:rFonts w:ascii="Arial" w:eastAsiaTheme="minorEastAsia" w:hAnsi="Arial" w:cs="Arial"/>
        </w:rPr>
        <w:t>;</w:t>
      </w:r>
    </w:p>
    <w:p w14:paraId="5A6F3869" w14:textId="1863A5A8" w:rsidR="00EC32CB" w:rsidRPr="00BB4E0F" w:rsidRDefault="00EC32CB">
      <w:pPr>
        <w:spacing w:line="360" w:lineRule="auto"/>
        <w:ind w:left="1416"/>
        <w:jc w:val="both"/>
        <w:rPr>
          <w:rFonts w:ascii="Arial" w:eastAsiaTheme="minorEastAsia" w:hAnsi="Arial" w:cs="Arial"/>
        </w:rPr>
        <w:pPrChange w:id="7242" w:author="JAVIERA PAZ LEFORT IBANEZ" w:date="2025-09-22T17:14:00Z" w16du:dateUtc="2025-09-22T20:14:00Z">
          <w:pPr>
            <w:ind w:left="708"/>
            <w:jc w:val="both"/>
          </w:pPr>
        </w:pPrChange>
      </w:pPr>
      <w:r w:rsidRPr="00BB4E0F">
        <w:rPr>
          <w:rFonts w:ascii="Arial" w:hAnsi="Arial" w:cs="Arial"/>
        </w:rPr>
        <w:t>(</w:t>
      </w:r>
      <w:proofErr w:type="spellStart"/>
      <w:r w:rsidRPr="00BB4E0F">
        <w:rPr>
          <w:rFonts w:ascii="Arial" w:hAnsi="Arial" w:cs="Arial"/>
        </w:rPr>
        <w:t>iv</w:t>
      </w:r>
      <w:proofErr w:type="spellEnd"/>
      <w:r w:rsidRPr="00BB4E0F">
        <w:rPr>
          <w:rFonts w:ascii="Arial" w:hAnsi="Arial" w:cs="Arial"/>
        </w:rPr>
        <w:t xml:space="preserve">) guarda perfiles </w:t>
      </w:r>
      <m:oMath>
        <m:r>
          <w:rPr>
            <w:rFonts w:ascii="Cambria Math" w:hAnsi="Cambria Math" w:cs="Arial"/>
          </w:rPr>
          <m:t>f</m:t>
        </m:r>
      </m:oMath>
      <w:r w:rsidR="006660E2" w:rsidRPr="00BB4E0F">
        <w:rPr>
          <w:rFonts w:ascii="Arial" w:hAnsi="Arial" w:cs="Arial"/>
        </w:rPr>
        <w:t xml:space="preserve">, </w:t>
      </w:r>
      <m:oMath>
        <m:r>
          <w:rPr>
            <w:rFonts w:ascii="Cambria Math" w:hAnsi="Cambria Math" w:cs="Arial"/>
          </w:rPr>
          <m:t>J</m:t>
        </m:r>
      </m:oMath>
      <w:r w:rsidRPr="00BB4E0F">
        <w:rPr>
          <w:rFonts w:ascii="Arial" w:hAnsi="Arial" w:cs="Arial"/>
        </w:rPr>
        <w:t xml:space="preserve"> y derivados.</w:t>
      </w:r>
    </w:p>
    <w:p w14:paraId="26743B4D" w14:textId="77777777" w:rsidR="000E08F0" w:rsidRPr="00F954FD" w:rsidRDefault="00EC32CB">
      <w:pPr>
        <w:pStyle w:val="codigo"/>
        <w:numPr>
          <w:ilvl w:val="0"/>
          <w:numId w:val="72"/>
        </w:numPr>
        <w:ind w:left="284" w:firstLine="273"/>
        <w:rPr>
          <w:highlight w:val="lightGray"/>
          <w:lang w:val="en-US"/>
        </w:rPr>
        <w:pPrChange w:id="7243" w:author="JAVIERA PAZ LEFORT IBANEZ" w:date="2025-09-22T17:14:00Z" w16du:dateUtc="2025-09-22T20:14:00Z">
          <w:pPr>
            <w:pStyle w:val="Prrafodelista"/>
            <w:numPr>
              <w:numId w:val="72"/>
            </w:numPr>
            <w:ind w:hanging="360"/>
            <w:jc w:val="both"/>
          </w:pPr>
        </w:pPrChange>
      </w:pPr>
      <w:proofErr w:type="spellStart"/>
      <w:r w:rsidRPr="00F954FD">
        <w:rPr>
          <w:highlight w:val="lightGray"/>
          <w:lang w:val="en-US"/>
        </w:rPr>
        <w:t>X_</w:t>
      </w:r>
      <w:proofErr w:type="gramStart"/>
      <w:r w:rsidRPr="00F954FD">
        <w:rPr>
          <w:highlight w:val="lightGray"/>
          <w:lang w:val="en-US"/>
        </w:rPr>
        <w:t>polifenoles</w:t>
      </w:r>
      <w:proofErr w:type="spellEnd"/>
      <w:r w:rsidRPr="00F954FD">
        <w:rPr>
          <w:highlight w:val="lightGray"/>
          <w:lang w:val="en-US"/>
        </w:rPr>
        <w:t>(</w:t>
      </w:r>
      <w:proofErr w:type="gramEnd"/>
      <w:r w:rsidRPr="00F954FD">
        <w:rPr>
          <w:highlight w:val="lightGray"/>
          <w:lang w:val="en-US"/>
        </w:rPr>
        <w:t>J, C0, rho)</w:t>
      </w:r>
    </w:p>
    <w:p w14:paraId="3568C644" w14:textId="01B38695" w:rsidR="00545EA8" w:rsidRPr="00BB4E0F" w:rsidRDefault="00EC32CB">
      <w:pPr>
        <w:pStyle w:val="Prrafodelista"/>
        <w:spacing w:line="360" w:lineRule="auto"/>
        <w:ind w:left="1428"/>
        <w:jc w:val="both"/>
        <w:rPr>
          <w:rFonts w:ascii="Arial" w:hAnsi="Arial" w:cs="Arial"/>
        </w:rPr>
        <w:pPrChange w:id="7244" w:author="JAVIERA PAZ LEFORT IBANEZ" w:date="2025-09-22T17:14:00Z" w16du:dateUtc="2025-09-22T20:14:00Z">
          <w:pPr>
            <w:pStyle w:val="Prrafodelista"/>
            <w:jc w:val="both"/>
          </w:pPr>
        </w:pPrChange>
      </w:pPr>
      <w:r w:rsidRPr="00BB4E0F">
        <w:rPr>
          <w:rFonts w:ascii="Arial" w:hAnsi="Arial" w:cs="Arial"/>
        </w:rPr>
        <w:t xml:space="preserve">Actualiza </w:t>
      </w:r>
      <m:oMath>
        <m:sSub>
          <m:sSubPr>
            <m:ctrlPr>
              <w:ins w:id="7245" w:author="JAVIERA PAZ LEFORT IBANEZ" w:date="2025-09-20T03:14:00Z" w16du:dateUtc="2025-09-20T06:14:00Z">
                <w:rPr>
                  <w:rFonts w:ascii="Cambria Math" w:hAnsi="Cambria Math" w:cs="Arial"/>
                  <w:i/>
                </w:rPr>
              </w:ins>
            </m:ctrlPr>
          </m:sSubPr>
          <m:e>
            <m:r>
              <w:ins w:id="7246" w:author="JAVIERA PAZ LEFORT IBANEZ" w:date="2025-09-20T03:14:00Z" w16du:dateUtc="2025-09-20T06:14:00Z">
                <w:rPr>
                  <w:rFonts w:ascii="Cambria Math" w:hAnsi="Cambria Math" w:cs="Arial"/>
                </w:rPr>
                <m:t>C</m:t>
              </w:ins>
            </m:r>
          </m:e>
          <m:sub>
            <m:r>
              <w:ins w:id="7247" w:author="JAVIERA PAZ LEFORT IBANEZ" w:date="2025-09-20T03:14:00Z" w16du:dateUtc="2025-09-20T06:14:00Z">
                <w:rPr>
                  <w:rFonts w:ascii="Cambria Math" w:hAnsi="Cambria Math" w:cs="Arial"/>
                </w:rPr>
                <m:t>poly</m:t>
              </w:ins>
            </m:r>
          </m:sub>
        </m:sSub>
        <m:d>
          <m:dPr>
            <m:ctrlPr>
              <w:ins w:id="7248" w:author="JAVIERA PAZ LEFORT IBANEZ" w:date="2025-09-20T03:14:00Z" w16du:dateUtc="2025-09-20T06:14:00Z">
                <w:rPr>
                  <w:rFonts w:ascii="Cambria Math" w:hAnsi="Cambria Math" w:cs="Arial"/>
                  <w:i/>
                </w:rPr>
              </w:ins>
            </m:ctrlPr>
          </m:dPr>
          <m:e>
            <m:r>
              <w:ins w:id="7249" w:author="JAVIERA PAZ LEFORT IBANEZ" w:date="2025-09-20T03:14:00Z" w16du:dateUtc="2025-09-20T06:14:00Z">
                <w:rPr>
                  <w:rFonts w:ascii="Cambria Math" w:hAnsi="Cambria Math" w:cs="Arial"/>
                </w:rPr>
                <m:t>z</m:t>
              </w:ins>
            </m:r>
          </m:e>
        </m:d>
      </m:oMath>
      <w:r w:rsidR="00F72AB9" w:rsidRPr="00BB4E0F">
        <w:rPr>
          <w:rFonts w:ascii="Arial" w:eastAsiaTheme="minorEastAsia" w:hAnsi="Arial" w:cs="Arial"/>
        </w:rPr>
        <w:t xml:space="preserve"> </w:t>
      </w:r>
      <w:r w:rsidRPr="00BB4E0F">
        <w:rPr>
          <w:rFonts w:ascii="Arial" w:hAnsi="Arial" w:cs="Arial"/>
        </w:rPr>
        <w:t>por conservación de soluto:</w:t>
      </w:r>
    </w:p>
    <w:p w14:paraId="75E8B0D0" w14:textId="4DD193B5" w:rsidR="00F72AB9" w:rsidRPr="00BB4E0F" w:rsidRDefault="00000000">
      <w:pPr>
        <w:spacing w:line="360" w:lineRule="auto"/>
        <w:ind w:left="708"/>
        <w:jc w:val="both"/>
        <w:rPr>
          <w:rFonts w:ascii="Arial" w:eastAsiaTheme="minorEastAsia" w:hAnsi="Arial" w:cs="Arial"/>
        </w:rPr>
        <w:pPrChange w:id="7250" w:author="JAVIERA PAZ LEFORT IBANEZ" w:date="2025-09-22T17:14:00Z" w16du:dateUtc="2025-09-22T20:14:00Z">
          <w:pPr>
            <w:jc w:val="both"/>
          </w:pPr>
        </w:pPrChange>
      </w:pPr>
      <m:oMathPara>
        <m:oMath>
          <m:sSub>
            <m:sSubPr>
              <m:ctrlPr>
                <w:ins w:id="7251" w:author="JAVIERA PAZ LEFORT IBANEZ" w:date="2025-09-20T03:14:00Z" w16du:dateUtc="2025-09-20T06:14:00Z">
                  <w:rPr>
                    <w:rFonts w:ascii="Cambria Math" w:hAnsi="Cambria Math" w:cs="Arial"/>
                    <w:i/>
                  </w:rPr>
                </w:ins>
              </m:ctrlPr>
            </m:sSubPr>
            <m:e>
              <m:r>
                <w:ins w:id="7252" w:author="JAVIERA PAZ LEFORT IBANEZ" w:date="2025-09-20T03:14:00Z" w16du:dateUtc="2025-09-20T06:14:00Z">
                  <w:rPr>
                    <w:rFonts w:ascii="Cambria Math" w:hAnsi="Cambria Math" w:cs="Arial"/>
                  </w:rPr>
                  <m:t>C</m:t>
                </w:ins>
              </m:r>
            </m:e>
            <m:sub>
              <m:r>
                <w:ins w:id="7253" w:author="JAVIERA PAZ LEFORT IBANEZ" w:date="2025-09-20T03:14:00Z" w16du:dateUtc="2025-09-20T06:14:00Z">
                  <w:rPr>
                    <w:rFonts w:ascii="Cambria Math" w:hAnsi="Cambria Math" w:cs="Arial"/>
                  </w:rPr>
                  <m:t>poly</m:t>
                </w:ins>
              </m:r>
            </m:sub>
          </m:sSub>
          <m:d>
            <m:dPr>
              <m:ctrlPr>
                <w:ins w:id="7254" w:author="JAVIERA PAZ LEFORT IBANEZ" w:date="2025-09-20T03:14:00Z" w16du:dateUtc="2025-09-20T06:14:00Z">
                  <w:rPr>
                    <w:rFonts w:ascii="Cambria Math" w:hAnsi="Cambria Math" w:cs="Arial"/>
                    <w:i/>
                  </w:rPr>
                </w:ins>
              </m:ctrlPr>
            </m:dPr>
            <m:e>
              <m:r>
                <w:ins w:id="7255" w:author="JAVIERA PAZ LEFORT IBANEZ" w:date="2025-09-20T03:14:00Z" w16du:dateUtc="2025-09-20T06:14:00Z">
                  <w:rPr>
                    <w:rFonts w:ascii="Cambria Math" w:hAnsi="Cambria Math" w:cs="Arial"/>
                  </w:rPr>
                  <m:t>z</m:t>
                </w:ins>
              </m:r>
            </m:e>
          </m:d>
          <m:r>
            <w:rPr>
              <w:rFonts w:ascii="Cambria Math" w:eastAsiaTheme="minorEastAsia" w:hAnsi="Cambria Math" w:cs="Arial"/>
            </w:rPr>
            <m:t>=</m:t>
          </m:r>
          <m:sSub>
            <m:sSubPr>
              <m:ctrlPr>
                <w:ins w:id="7256" w:author="JAVIERA PAZ LEFORT IBANEZ" w:date="2025-09-20T03:14:00Z" w16du:dateUtc="2025-09-20T06:14:00Z">
                  <w:rPr>
                    <w:rFonts w:ascii="Cambria Math" w:hAnsi="Cambria Math" w:cs="Arial"/>
                    <w:i/>
                  </w:rPr>
                </w:ins>
              </m:ctrlPr>
            </m:sSubPr>
            <m:e>
              <m:r>
                <w:ins w:id="7257" w:author="JAVIERA PAZ LEFORT IBANEZ" w:date="2025-09-20T03:14:00Z" w16du:dateUtc="2025-09-20T06:14:00Z">
                  <w:rPr>
                    <w:rFonts w:ascii="Cambria Math" w:hAnsi="Cambria Math" w:cs="Arial"/>
                  </w:rPr>
                  <m:t>C</m:t>
                </w:ins>
              </m:r>
            </m:e>
            <m:sub>
              <m:r>
                <w:ins w:id="7258" w:author="JAVIERA PAZ LEFORT IBANEZ" w:date="2025-09-20T03:14:00Z" w16du:dateUtc="2025-09-20T06:14:00Z">
                  <w:rPr>
                    <w:rFonts w:ascii="Cambria Math" w:hAnsi="Cambria Math" w:cs="Arial"/>
                  </w:rPr>
                  <m:t>poly</m:t>
                </w:ins>
              </m:r>
              <m:r>
                <w:rPr>
                  <w:rFonts w:ascii="Cambria Math" w:hAnsi="Cambria Math" w:cs="Arial"/>
                </w:rPr>
                <m:t>,0</m:t>
              </m:r>
            </m:sub>
          </m:sSub>
          <m:f>
            <m:fPr>
              <m:ctrlPr>
                <w:rPr>
                  <w:rFonts w:ascii="Cambria Math" w:hAnsi="Cambria Math" w:cs="Arial"/>
                  <w:i/>
                </w:rPr>
              </m:ctrlPr>
            </m:fPr>
            <m:num>
              <m:sSub>
                <m:sSubPr>
                  <m:ctrlPr>
                    <w:ins w:id="7259" w:author="JAVIERA PAZ LEFORT IBANEZ" w:date="2025-09-20T03:13:00Z" w16du:dateUtc="2025-09-20T06:13:00Z">
                      <w:rPr>
                        <w:rFonts w:ascii="Cambria Math" w:hAnsi="Cambria Math" w:cs="Arial"/>
                        <w:i/>
                      </w:rPr>
                    </w:ins>
                  </m:ctrlPr>
                </m:sSubPr>
                <m:e>
                  <m:r>
                    <w:ins w:id="7260" w:author="JAVIERA PAZ LEFORT IBANEZ" w:date="2025-09-20T03:13:00Z" w16du:dateUtc="2025-09-20T06:13:00Z">
                      <w:rPr>
                        <w:rFonts w:ascii="Cambria Math" w:hAnsi="Cambria Math" w:cs="Arial"/>
                      </w:rPr>
                      <m:t>f</m:t>
                    </w:ins>
                  </m:r>
                </m:e>
                <m:sub>
                  <m:r>
                    <w:ins w:id="7261" w:author="JAVIERA PAZ LEFORT IBANEZ" w:date="2025-09-20T03:13:00Z" w16du:dateUtc="2025-09-20T06:13:00Z">
                      <w:rPr>
                        <w:rFonts w:ascii="Cambria Math" w:hAnsi="Cambria Math" w:cs="Arial"/>
                      </w:rPr>
                      <m:t>fibra</m:t>
                    </w:ins>
                  </m:r>
                </m:sub>
              </m:sSub>
              <m:d>
                <m:dPr>
                  <m:ctrlPr>
                    <w:ins w:id="7262" w:author="JAVIERA PAZ LEFORT IBANEZ" w:date="2025-09-20T03:13:00Z" w16du:dateUtc="2025-09-20T06:13:00Z">
                      <w:rPr>
                        <w:rFonts w:ascii="Cambria Math" w:hAnsi="Cambria Math" w:cs="Arial"/>
                        <w:i/>
                      </w:rPr>
                    </w:ins>
                  </m:ctrlPr>
                </m:dPr>
                <m:e>
                  <m:r>
                    <w:rPr>
                      <w:rFonts w:ascii="Cambria Math" w:hAnsi="Cambria Math" w:cs="Arial"/>
                    </w:rPr>
                    <m:t>0</m:t>
                  </m:r>
                </m:e>
              </m:d>
            </m:num>
            <m:den>
              <m:sSub>
                <m:sSubPr>
                  <m:ctrlPr>
                    <w:ins w:id="7263" w:author="JAVIERA PAZ LEFORT IBANEZ" w:date="2025-09-20T03:13:00Z" w16du:dateUtc="2025-09-20T06:13:00Z">
                      <w:rPr>
                        <w:rFonts w:ascii="Cambria Math" w:hAnsi="Cambria Math" w:cs="Arial"/>
                        <w:i/>
                      </w:rPr>
                    </w:ins>
                  </m:ctrlPr>
                </m:sSubPr>
                <m:e>
                  <m:r>
                    <w:ins w:id="7264" w:author="JAVIERA PAZ LEFORT IBANEZ" w:date="2025-09-20T03:13:00Z" w16du:dateUtc="2025-09-20T06:13:00Z">
                      <w:rPr>
                        <w:rFonts w:ascii="Cambria Math" w:hAnsi="Cambria Math" w:cs="Arial"/>
                      </w:rPr>
                      <m:t>f</m:t>
                    </w:ins>
                  </m:r>
                </m:e>
                <m:sub>
                  <m:r>
                    <w:ins w:id="7265" w:author="JAVIERA PAZ LEFORT IBANEZ" w:date="2025-09-20T03:13:00Z" w16du:dateUtc="2025-09-20T06:13:00Z">
                      <w:rPr>
                        <w:rFonts w:ascii="Cambria Math" w:hAnsi="Cambria Math" w:cs="Arial"/>
                      </w:rPr>
                      <m:t>fibra</m:t>
                    </w:ins>
                  </m:r>
                </m:sub>
              </m:sSub>
              <m:d>
                <m:dPr>
                  <m:ctrlPr>
                    <w:ins w:id="7266" w:author="JAVIERA PAZ LEFORT IBANEZ" w:date="2025-09-20T03:13:00Z" w16du:dateUtc="2025-09-20T06:13:00Z">
                      <w:rPr>
                        <w:rFonts w:ascii="Cambria Math" w:hAnsi="Cambria Math" w:cs="Arial"/>
                        <w:i/>
                      </w:rPr>
                    </w:ins>
                  </m:ctrlPr>
                </m:dPr>
                <m:e>
                  <m:r>
                    <w:ins w:id="7267" w:author="JAVIERA PAZ LEFORT IBANEZ" w:date="2025-09-20T03:13:00Z" w16du:dateUtc="2025-09-20T06:13:00Z">
                      <w:rPr>
                        <w:rFonts w:ascii="Cambria Math" w:hAnsi="Cambria Math" w:cs="Arial"/>
                      </w:rPr>
                      <m:t>z</m:t>
                    </w:ins>
                  </m:r>
                </m:e>
              </m:d>
            </m:den>
          </m:f>
        </m:oMath>
      </m:oMathPara>
    </w:p>
    <w:p w14:paraId="192F84C8" w14:textId="68754519" w:rsidR="00EC32CB" w:rsidRPr="00BB4E0F" w:rsidRDefault="00EC32CB">
      <w:pPr>
        <w:spacing w:line="360" w:lineRule="auto"/>
        <w:ind w:left="708"/>
        <w:jc w:val="both"/>
        <w:rPr>
          <w:rStyle w:val="nfasissutil"/>
          <w:rFonts w:ascii="Arial" w:eastAsiaTheme="minorEastAsia" w:hAnsi="Arial" w:cs="Arial"/>
          <w:i w:val="0"/>
        </w:rPr>
        <w:pPrChange w:id="7268" w:author="JAVIERA PAZ LEFORT IBANEZ" w:date="2025-09-22T17:14:00Z" w16du:dateUtc="2025-09-22T20:14:00Z">
          <w:pPr>
            <w:jc w:val="both"/>
          </w:pPr>
        </w:pPrChange>
      </w:pPr>
      <w:r w:rsidRPr="00BB4E0F">
        <w:rPr>
          <w:rStyle w:val="nfasissutil"/>
          <w:rFonts w:ascii="Arial" w:hAnsi="Arial" w:cs="Arial"/>
        </w:rPr>
        <w:t>Núcleo térmico (contracorriente)</w:t>
      </w:r>
    </w:p>
    <w:p w14:paraId="020C2C87" w14:textId="6719E9A2" w:rsidR="00F954FD" w:rsidRPr="00F954FD" w:rsidRDefault="00EC32CB" w:rsidP="00F954FD">
      <w:pPr>
        <w:pStyle w:val="codigo"/>
        <w:numPr>
          <w:ilvl w:val="0"/>
          <w:numId w:val="72"/>
        </w:numPr>
        <w:ind w:left="567" w:firstLine="0"/>
        <w:jc w:val="left"/>
        <w:rPr>
          <w:highlight w:val="lightGray"/>
        </w:rPr>
      </w:pPr>
      <w:proofErr w:type="spellStart"/>
      <w:r w:rsidRPr="00F954FD">
        <w:rPr>
          <w:highlight w:val="lightGray"/>
        </w:rPr>
        <w:t>ecuacion_transferencia_</w:t>
      </w:r>
      <w:proofErr w:type="gramStart"/>
      <w:r w:rsidRPr="00F954FD">
        <w:rPr>
          <w:highlight w:val="lightGray"/>
        </w:rPr>
        <w:t>calor</w:t>
      </w:r>
      <w:proofErr w:type="spellEnd"/>
      <w:r w:rsidRPr="00F954FD">
        <w:rPr>
          <w:highlight w:val="lightGray"/>
        </w:rPr>
        <w:t>(</w:t>
      </w:r>
      <w:proofErr w:type="gramEnd"/>
      <w:r w:rsidRPr="00F954FD">
        <w:rPr>
          <w:highlight w:val="lightGray"/>
        </w:rPr>
        <w:t>z, T) y</w:t>
      </w:r>
      <w:r w:rsidR="00F954FD">
        <w:rPr>
          <w:highlight w:val="lightGray"/>
        </w:rPr>
        <w:t xml:space="preserve"> </w:t>
      </w:r>
      <w:proofErr w:type="spellStart"/>
      <w:r w:rsidRPr="00F954FD">
        <w:rPr>
          <w:highlight w:val="lightGray"/>
        </w:rPr>
        <w:t>condiciones_</w:t>
      </w:r>
      <w:proofErr w:type="gramStart"/>
      <w:r w:rsidRPr="00F954FD">
        <w:rPr>
          <w:highlight w:val="lightGray"/>
        </w:rPr>
        <w:t>frontera</w:t>
      </w:r>
      <w:proofErr w:type="spellEnd"/>
      <w:r w:rsidRPr="00F954FD">
        <w:rPr>
          <w:highlight w:val="lightGray"/>
        </w:rPr>
        <w:t>(</w:t>
      </w:r>
      <w:proofErr w:type="gramEnd"/>
      <w:r w:rsidRPr="00F954FD">
        <w:rPr>
          <w:highlight w:val="lightGray"/>
        </w:rPr>
        <w:t xml:space="preserve">ya, </w:t>
      </w:r>
      <w:proofErr w:type="spellStart"/>
      <w:r w:rsidRPr="00F954FD">
        <w:rPr>
          <w:highlight w:val="lightGray"/>
        </w:rPr>
        <w:t>yb</w:t>
      </w:r>
      <w:proofErr w:type="spellEnd"/>
      <w:r w:rsidRPr="00F954FD">
        <w:rPr>
          <w:highlight w:val="lightGray"/>
        </w:rPr>
        <w:t>)</w:t>
      </w:r>
      <w:r w:rsidR="00F954FD">
        <w:rPr>
          <w:highlight w:val="lightGray"/>
        </w:rPr>
        <w:t>:</w:t>
      </w:r>
    </w:p>
    <w:p w14:paraId="4F05A5D3" w14:textId="3AB54E73" w:rsidR="00EC32CB" w:rsidRPr="00BB4E0F" w:rsidRDefault="00EC32CB">
      <w:pPr>
        <w:pStyle w:val="Prrafodelista"/>
        <w:spacing w:line="360" w:lineRule="auto"/>
        <w:ind w:left="1428"/>
        <w:jc w:val="both"/>
        <w:rPr>
          <w:rFonts w:ascii="Arial" w:hAnsi="Arial" w:cs="Arial"/>
        </w:rPr>
        <w:pPrChange w:id="7269" w:author="JAVIERA PAZ LEFORT IBANEZ" w:date="2025-09-22T17:14:00Z" w16du:dateUtc="2025-09-22T20:14:00Z">
          <w:pPr>
            <w:pStyle w:val="Prrafodelista"/>
            <w:jc w:val="both"/>
          </w:pPr>
        </w:pPrChange>
      </w:pPr>
      <w:r w:rsidRPr="00BB4E0F">
        <w:rPr>
          <w:rFonts w:ascii="Arial" w:hAnsi="Arial" w:cs="Arial"/>
        </w:rPr>
        <w:t xml:space="preserve">Sistema 1D para </w:t>
      </w:r>
      <m:oMath>
        <m:sSub>
          <m:sSubPr>
            <m:ctrlPr>
              <w:ins w:id="7270" w:author="JAVIERA PAZ LEFORT IBANEZ" w:date="2025-09-20T03:09:00Z" w16du:dateUtc="2025-09-20T06:09:00Z">
                <w:rPr>
                  <w:rFonts w:ascii="Cambria Math" w:hAnsi="Cambria Math" w:cs="Arial"/>
                  <w:i/>
                </w:rPr>
              </w:ins>
            </m:ctrlPr>
          </m:sSubPr>
          <m:e>
            <m:r>
              <w:ins w:id="7271" w:author="JAVIERA PAZ LEFORT IBANEZ" w:date="2025-09-20T03:09:00Z" w16du:dateUtc="2025-09-20T06:09:00Z">
                <w:rPr>
                  <w:rFonts w:ascii="Cambria Math" w:hAnsi="Cambria Math" w:cs="Arial"/>
                </w:rPr>
                <m:t>T</m:t>
              </w:ins>
            </m:r>
          </m:e>
          <m:sub>
            <m:r>
              <w:ins w:id="7272" w:author="JAVIERA PAZ LEFORT IBANEZ" w:date="2025-09-20T03:09:00Z" w16du:dateUtc="2025-09-20T06:09:00Z">
                <w:rPr>
                  <w:rFonts w:ascii="Cambria Math" w:hAnsi="Cambria Math" w:cs="Arial"/>
                </w:rPr>
                <m:t>f</m:t>
              </w:ins>
            </m:r>
          </m:sub>
        </m:sSub>
        <m:d>
          <m:dPr>
            <m:ctrlPr>
              <w:ins w:id="7273" w:author="JAVIERA PAZ LEFORT IBANEZ" w:date="2025-09-20T03:09:00Z" w16du:dateUtc="2025-09-20T06:09:00Z">
                <w:rPr>
                  <w:rFonts w:ascii="Cambria Math" w:hAnsi="Cambria Math" w:cs="Arial"/>
                  <w:i/>
                </w:rPr>
              </w:ins>
            </m:ctrlPr>
          </m:dPr>
          <m:e>
            <m:r>
              <w:rPr>
                <w:rFonts w:ascii="Cambria Math" w:hAnsi="Cambria Math" w:cs="Arial"/>
              </w:rPr>
              <m:t>z</m:t>
            </m:r>
          </m:e>
        </m:d>
      </m:oMath>
      <w:r w:rsidR="00CC6494" w:rsidRPr="00BB4E0F">
        <w:rPr>
          <w:rFonts w:ascii="Arial" w:eastAsiaTheme="minorEastAsia" w:hAnsi="Arial" w:cs="Arial"/>
        </w:rPr>
        <w:t xml:space="preserve">, </w:t>
      </w:r>
      <m:oMath>
        <m:sSub>
          <m:sSubPr>
            <m:ctrlPr>
              <w:ins w:id="7274" w:author="JAVIERA PAZ LEFORT IBANEZ" w:date="2025-09-20T03:09:00Z" w16du:dateUtc="2025-09-20T06:09:00Z">
                <w:rPr>
                  <w:rFonts w:ascii="Cambria Math" w:hAnsi="Cambria Math" w:cs="Arial"/>
                  <w:i/>
                </w:rPr>
              </w:ins>
            </m:ctrlPr>
          </m:sSubPr>
          <m:e>
            <m:r>
              <w:ins w:id="7275" w:author="JAVIERA PAZ LEFORT IBANEZ" w:date="2025-09-20T03:09:00Z" w16du:dateUtc="2025-09-20T06:09:00Z">
                <w:rPr>
                  <w:rFonts w:ascii="Cambria Math" w:hAnsi="Cambria Math" w:cs="Arial"/>
                </w:rPr>
                <m:t>T</m:t>
              </w:ins>
            </m:r>
          </m:e>
          <m:sub>
            <m:r>
              <w:rPr>
                <w:rFonts w:ascii="Cambria Math" w:hAnsi="Cambria Math" w:cs="Arial"/>
              </w:rPr>
              <m:t>s</m:t>
            </m:r>
          </m:sub>
        </m:sSub>
        <m:d>
          <m:dPr>
            <m:ctrlPr>
              <w:ins w:id="7276" w:author="JAVIERA PAZ LEFORT IBANEZ" w:date="2025-09-20T03:09:00Z" w16du:dateUtc="2025-09-20T06:09:00Z">
                <w:rPr>
                  <w:rFonts w:ascii="Cambria Math" w:hAnsi="Cambria Math" w:cs="Arial"/>
                  <w:i/>
                </w:rPr>
              </w:ins>
            </m:ctrlPr>
          </m:dPr>
          <m:e>
            <m:r>
              <w:rPr>
                <w:rFonts w:ascii="Cambria Math" w:hAnsi="Cambria Math" w:cs="Arial"/>
              </w:rPr>
              <m:t>z</m:t>
            </m:r>
          </m:e>
        </m:d>
      </m:oMath>
      <w:r w:rsidRPr="00BB4E0F">
        <w:rPr>
          <w:rFonts w:ascii="Arial" w:hAnsi="Arial" w:cs="Arial"/>
        </w:rPr>
        <w:t xml:space="preserve"> con </w:t>
      </w:r>
      <m:oMath>
        <m:r>
          <w:rPr>
            <w:rFonts w:ascii="Cambria Math" w:hAnsi="Cambria Math" w:cs="Arial"/>
          </w:rPr>
          <m:t>U(z)</m:t>
        </m:r>
      </m:oMath>
      <w:r w:rsidRPr="00BB4E0F">
        <w:rPr>
          <w:rFonts w:ascii="Arial" w:hAnsi="Arial" w:cs="Arial"/>
        </w:rPr>
        <w:t xml:space="preserve"> por resistencias en serie y </w:t>
      </w:r>
      <m:oMath>
        <m:r>
          <w:rPr>
            <w:rFonts w:ascii="Cambria Math" w:hAnsi="Cambria Math" w:cs="Arial"/>
          </w:rPr>
          <m:t>A'=A/L</m:t>
        </m:r>
      </m:oMath>
      <w:r w:rsidRPr="00BB4E0F">
        <w:rPr>
          <w:rFonts w:ascii="Arial" w:hAnsi="Arial" w:cs="Arial"/>
        </w:rPr>
        <w:t>.</w:t>
      </w:r>
      <w:r w:rsidRPr="00BB4E0F">
        <w:rPr>
          <w:rFonts w:ascii="Arial" w:hAnsi="Arial" w:cs="Arial"/>
        </w:rPr>
        <w:br/>
      </w:r>
      <m:oMath>
        <m:sSub>
          <m:sSubPr>
            <m:ctrlPr>
              <w:ins w:id="7277" w:author="JAVIERA PAZ LEFORT IBANEZ" w:date="2025-09-20T00:52:00Z" w16du:dateUtc="2025-09-20T03:52:00Z">
                <w:rPr>
                  <w:rFonts w:ascii="Cambria Math" w:hAnsi="Cambria Math" w:cs="Arial"/>
                  <w:i/>
                </w:rPr>
              </w:ins>
            </m:ctrlPr>
          </m:sSubPr>
          <m:e>
            <m:r>
              <w:ins w:id="7278" w:author="JAVIERA PAZ LEFORT IBANEZ" w:date="2025-09-20T00:52:00Z" w16du:dateUtc="2025-09-20T03:52:00Z">
                <w:rPr>
                  <w:rFonts w:ascii="Cambria Math" w:hAnsi="Cambria Math" w:cs="Arial"/>
                </w:rPr>
                <m:t>h</m:t>
              </w:ins>
            </m:r>
          </m:e>
          <m:sub>
            <m:r>
              <w:ins w:id="7279" w:author="JAVIERA PAZ LEFORT IBANEZ" w:date="2025-09-20T00:52:00Z" w16du:dateUtc="2025-09-20T03:52:00Z">
                <w:rPr>
                  <w:rFonts w:ascii="Cambria Math" w:hAnsi="Cambria Math" w:cs="Arial"/>
                </w:rPr>
                <m:t>f</m:t>
              </w:ins>
            </m:r>
          </m:sub>
        </m:sSub>
        <m:d>
          <m:dPr>
            <m:ctrlPr>
              <w:ins w:id="7280" w:author="JAVIERA PAZ LEFORT IBANEZ" w:date="2025-09-20T00:52:00Z" w16du:dateUtc="2025-09-20T03:52:00Z">
                <w:rPr>
                  <w:rFonts w:ascii="Cambria Math" w:hAnsi="Cambria Math" w:cs="Arial"/>
                  <w:i/>
                </w:rPr>
              </w:ins>
            </m:ctrlPr>
          </m:dPr>
          <m:e>
            <m:sSub>
              <m:sSubPr>
                <m:ctrlPr>
                  <w:ins w:id="7281" w:author="JAVIERA PAZ LEFORT IBANEZ" w:date="2025-09-20T00:52:00Z" w16du:dateUtc="2025-09-20T03:52:00Z">
                    <w:rPr>
                      <w:rFonts w:ascii="Cambria Math" w:hAnsi="Cambria Math" w:cs="Arial"/>
                      <w:i/>
                    </w:rPr>
                  </w:ins>
                </m:ctrlPr>
              </m:sSubPr>
              <m:e>
                <m:r>
                  <w:ins w:id="7282" w:author="JAVIERA PAZ LEFORT IBANEZ" w:date="2025-09-20T00:52:00Z" w16du:dateUtc="2025-09-20T03:52:00Z">
                    <w:rPr>
                      <w:rFonts w:ascii="Cambria Math" w:hAnsi="Cambria Math" w:cs="Arial"/>
                    </w:rPr>
                    <m:t>T</m:t>
                  </w:ins>
                </m:r>
              </m:e>
              <m:sub>
                <m:r>
                  <w:ins w:id="7283" w:author="JAVIERA PAZ LEFORT IBANEZ" w:date="2025-09-20T00:52:00Z" w16du:dateUtc="2025-09-20T03:52:00Z">
                    <w:rPr>
                      <w:rFonts w:ascii="Cambria Math" w:hAnsi="Cambria Math" w:cs="Arial"/>
                    </w:rPr>
                    <m:t>f</m:t>
                  </w:ins>
                </m:r>
              </m:sub>
            </m:sSub>
          </m:e>
        </m:d>
      </m:oMath>
      <w:r w:rsidRPr="00BB4E0F">
        <w:rPr>
          <w:rFonts w:ascii="Arial" w:hAnsi="Arial" w:cs="Arial"/>
        </w:rPr>
        <w:t xml:space="preserve"> y </w:t>
      </w:r>
      <m:oMath>
        <m:sSub>
          <m:sSubPr>
            <m:ctrlPr>
              <w:ins w:id="7284" w:author="JAVIERA PAZ LEFORT IBANEZ" w:date="2025-09-20T00:52:00Z" w16du:dateUtc="2025-09-20T03:52:00Z">
                <w:rPr>
                  <w:rFonts w:ascii="Cambria Math" w:hAnsi="Cambria Math" w:cs="Arial"/>
                  <w:i/>
                </w:rPr>
              </w:ins>
            </m:ctrlPr>
          </m:sSubPr>
          <m:e>
            <m:r>
              <w:ins w:id="7285" w:author="JAVIERA PAZ LEFORT IBANEZ" w:date="2025-09-20T00:52:00Z" w16du:dateUtc="2025-09-20T03:52:00Z">
                <w:rPr>
                  <w:rFonts w:ascii="Cambria Math" w:hAnsi="Cambria Math" w:cs="Arial"/>
                </w:rPr>
                <m:t>h</m:t>
              </w:ins>
            </m:r>
          </m:e>
          <m:sub>
            <m:r>
              <w:ins w:id="7286" w:author="JAVIERA PAZ LEFORT IBANEZ" w:date="2025-09-20T00:52:00Z" w16du:dateUtc="2025-09-20T03:52:00Z">
                <w:rPr>
                  <w:rFonts w:ascii="Cambria Math" w:hAnsi="Cambria Math" w:cs="Arial"/>
                </w:rPr>
                <m:t>s</m:t>
              </w:ins>
            </m:r>
          </m:sub>
        </m:sSub>
        <m:d>
          <m:dPr>
            <m:ctrlPr>
              <w:ins w:id="7287" w:author="JAVIERA PAZ LEFORT IBANEZ" w:date="2025-09-20T00:52:00Z" w16du:dateUtc="2025-09-20T03:52:00Z">
                <w:rPr>
                  <w:rFonts w:ascii="Cambria Math" w:hAnsi="Cambria Math" w:cs="Arial"/>
                  <w:i/>
                </w:rPr>
              </w:ins>
            </m:ctrlPr>
          </m:dPr>
          <m:e>
            <m:sSub>
              <m:sSubPr>
                <m:ctrlPr>
                  <w:ins w:id="7288" w:author="JAVIERA PAZ LEFORT IBANEZ" w:date="2025-09-20T00:52:00Z" w16du:dateUtc="2025-09-20T03:52:00Z">
                    <w:rPr>
                      <w:rFonts w:ascii="Cambria Math" w:hAnsi="Cambria Math" w:cs="Arial"/>
                      <w:i/>
                    </w:rPr>
                  </w:ins>
                </m:ctrlPr>
              </m:sSubPr>
              <m:e>
                <m:r>
                  <w:ins w:id="7289" w:author="JAVIERA PAZ LEFORT IBANEZ" w:date="2025-09-20T00:52:00Z" w16du:dateUtc="2025-09-20T03:52:00Z">
                    <w:rPr>
                      <w:rFonts w:ascii="Cambria Math" w:hAnsi="Cambria Math" w:cs="Arial"/>
                    </w:rPr>
                    <m:t>T</m:t>
                  </w:ins>
                </m:r>
              </m:e>
              <m:sub>
                <m:r>
                  <w:ins w:id="7290" w:author="JAVIERA PAZ LEFORT IBANEZ" w:date="2025-09-20T00:53:00Z" w16du:dateUtc="2025-09-20T03:53:00Z">
                    <w:rPr>
                      <w:rFonts w:ascii="Cambria Math" w:hAnsi="Cambria Math" w:cs="Arial"/>
                    </w:rPr>
                    <m:t>s</m:t>
                  </w:ins>
                </m:r>
              </m:sub>
            </m:sSub>
          </m:e>
        </m:d>
      </m:oMath>
      <w:r w:rsidR="00791729" w:rsidRPr="00BB4E0F">
        <w:rPr>
          <w:rFonts w:ascii="Arial" w:eastAsiaTheme="minorEastAsia" w:hAnsi="Arial" w:cs="Arial"/>
        </w:rPr>
        <w:t xml:space="preserve"> </w:t>
      </w:r>
      <w:r w:rsidRPr="00BB4E0F">
        <w:rPr>
          <w:rFonts w:ascii="Arial" w:hAnsi="Arial" w:cs="Arial"/>
        </w:rPr>
        <w:t>se escalan con la viscosidad local (ley tipo Andrade) alrededor del valor de referencia.</w:t>
      </w:r>
    </w:p>
    <w:p w14:paraId="7C209F80" w14:textId="77777777" w:rsidR="005C400E" w:rsidRPr="00BB4E0F" w:rsidRDefault="00EC32CB">
      <w:pPr>
        <w:pStyle w:val="codigo"/>
        <w:numPr>
          <w:ilvl w:val="0"/>
          <w:numId w:val="72"/>
        </w:numPr>
        <w:pPrChange w:id="7291" w:author="JAVIERA PAZ LEFORT IBANEZ" w:date="2025-09-22T17:14:00Z" w16du:dateUtc="2025-09-22T20:14:00Z">
          <w:pPr>
            <w:pStyle w:val="Prrafodelista"/>
            <w:numPr>
              <w:numId w:val="72"/>
            </w:numPr>
            <w:ind w:hanging="360"/>
            <w:jc w:val="both"/>
          </w:pPr>
        </w:pPrChange>
      </w:pPr>
      <w:proofErr w:type="spellStart"/>
      <w:r w:rsidRPr="00F954FD">
        <w:rPr>
          <w:highlight w:val="lightGray"/>
        </w:rPr>
        <w:t>Perfil_</w:t>
      </w:r>
      <w:proofErr w:type="gramStart"/>
      <w:r w:rsidRPr="00F954FD">
        <w:rPr>
          <w:highlight w:val="lightGray"/>
        </w:rPr>
        <w:t>temperatura</w:t>
      </w:r>
      <w:proofErr w:type="spellEnd"/>
      <w:r w:rsidRPr="00F954FD">
        <w:rPr>
          <w:highlight w:val="lightGray"/>
        </w:rPr>
        <w:t>(</w:t>
      </w:r>
      <w:proofErr w:type="gramEnd"/>
      <w:r w:rsidRPr="00F954FD">
        <w:rPr>
          <w:highlight w:val="lightGray"/>
        </w:rPr>
        <w:t>)</w:t>
      </w:r>
    </w:p>
    <w:p w14:paraId="26B78032" w14:textId="423EBE8B" w:rsidR="00EC32CB" w:rsidRPr="00BB4E0F" w:rsidRDefault="00EC32CB">
      <w:pPr>
        <w:pStyle w:val="Prrafodelista"/>
        <w:spacing w:line="360" w:lineRule="auto"/>
        <w:ind w:left="1428"/>
        <w:jc w:val="both"/>
        <w:rPr>
          <w:rFonts w:ascii="Arial" w:hAnsi="Arial" w:cs="Arial"/>
        </w:rPr>
        <w:pPrChange w:id="7292" w:author="JAVIERA PAZ LEFORT IBANEZ" w:date="2025-09-22T17:14:00Z" w16du:dateUtc="2025-09-22T20:14:00Z">
          <w:pPr>
            <w:pStyle w:val="Prrafodelista"/>
            <w:jc w:val="both"/>
          </w:pPr>
        </w:pPrChange>
      </w:pPr>
      <w:r w:rsidRPr="00BB4E0F">
        <w:rPr>
          <w:rFonts w:ascii="Arial" w:hAnsi="Arial" w:cs="Arial"/>
        </w:rPr>
        <w:lastRenderedPageBreak/>
        <w:t>Construye el BVP (</w:t>
      </w:r>
      <w:proofErr w:type="spellStart"/>
      <w:r w:rsidRPr="00BB4E0F">
        <w:rPr>
          <w:rFonts w:ascii="Arial" w:hAnsi="Arial" w:cs="Arial"/>
        </w:rPr>
        <w:t>solve_bvp</w:t>
      </w:r>
      <w:proofErr w:type="spellEnd"/>
      <w:r w:rsidRPr="00BB4E0F">
        <w:rPr>
          <w:rFonts w:ascii="Arial" w:hAnsi="Arial" w:cs="Arial"/>
        </w:rPr>
        <w:t xml:space="preserve">) con BC de contracorriente: </w:t>
      </w:r>
      <m:oMath>
        <m:sSub>
          <m:sSubPr>
            <m:ctrlPr>
              <w:ins w:id="7293" w:author="JAVIERA PAZ LEFORT IBANEZ" w:date="2025-09-20T00:50:00Z" w16du:dateUtc="2025-09-20T03:50:00Z">
                <w:rPr>
                  <w:rFonts w:ascii="Cambria Math" w:hAnsi="Cambria Math" w:cs="Arial"/>
                  <w:i/>
                </w:rPr>
              </w:ins>
            </m:ctrlPr>
          </m:sSubPr>
          <m:e>
            <m:r>
              <w:ins w:id="7294" w:author="JAVIERA PAZ LEFORT IBANEZ" w:date="2025-09-20T00:50:00Z" w16du:dateUtc="2025-09-20T03:50:00Z">
                <w:rPr>
                  <w:rFonts w:ascii="Cambria Math" w:hAnsi="Cambria Math" w:cs="Arial"/>
                </w:rPr>
                <m:t>T</m:t>
              </w:ins>
            </m:r>
          </m:e>
          <m:sub>
            <m:r>
              <w:ins w:id="7295" w:author="JAVIERA PAZ LEFORT IBANEZ" w:date="2025-09-20T00:50:00Z" w16du:dateUtc="2025-09-20T03:50:00Z">
                <w:rPr>
                  <w:rFonts w:ascii="Cambria Math" w:hAnsi="Cambria Math" w:cs="Arial"/>
                </w:rPr>
                <m:t>f</m:t>
              </w:ins>
            </m:r>
          </m:sub>
        </m:sSub>
        <m:d>
          <m:dPr>
            <m:ctrlPr>
              <w:ins w:id="7296" w:author="JAVIERA PAZ LEFORT IBANEZ" w:date="2025-09-20T00:50:00Z" w16du:dateUtc="2025-09-20T03:50:00Z">
                <w:rPr>
                  <w:rFonts w:ascii="Cambria Math" w:hAnsi="Cambria Math" w:cs="Arial"/>
                  <w:i/>
                </w:rPr>
              </w:ins>
            </m:ctrlPr>
          </m:dPr>
          <m:e>
            <m:r>
              <w:ins w:id="7297" w:author="JAVIERA PAZ LEFORT IBANEZ" w:date="2025-09-20T00:50:00Z" w16du:dateUtc="2025-09-20T03:50:00Z">
                <w:rPr>
                  <w:rFonts w:ascii="Cambria Math" w:hAnsi="Cambria Math" w:cs="Arial"/>
                </w:rPr>
                <m:t>0</m:t>
              </w:ins>
            </m:r>
          </m:e>
        </m:d>
        <m:r>
          <w:ins w:id="7298" w:author="JAVIERA PAZ LEFORT IBANEZ" w:date="2025-09-20T00:50:00Z" w16du:dateUtc="2025-09-20T03:50:00Z">
            <w:rPr>
              <w:rFonts w:ascii="Cambria Math" w:hAnsi="Cambria Math" w:cs="Arial"/>
            </w:rPr>
            <m:t>=</m:t>
          </w:ins>
        </m:r>
        <m:sSub>
          <m:sSubPr>
            <m:ctrlPr>
              <w:ins w:id="7299" w:author="JAVIERA PAZ LEFORT IBANEZ" w:date="2025-09-20T00:50:00Z" w16du:dateUtc="2025-09-20T03:50:00Z">
                <w:rPr>
                  <w:rFonts w:ascii="Cambria Math" w:hAnsi="Cambria Math" w:cs="Arial"/>
                  <w:i/>
                </w:rPr>
              </w:ins>
            </m:ctrlPr>
          </m:sSubPr>
          <m:e>
            <m:r>
              <w:ins w:id="7300" w:author="JAVIERA PAZ LEFORT IBANEZ" w:date="2025-09-20T00:50:00Z" w16du:dateUtc="2025-09-20T03:50:00Z">
                <w:rPr>
                  <w:rFonts w:ascii="Cambria Math" w:hAnsi="Cambria Math" w:cs="Arial"/>
                </w:rPr>
                <m:t>T</m:t>
              </w:ins>
            </m:r>
          </m:e>
          <m:sub>
            <m:r>
              <w:ins w:id="7301" w:author="JAVIERA PAZ LEFORT IBANEZ" w:date="2025-09-20T00:50:00Z" w16du:dateUtc="2025-09-20T03:50:00Z">
                <w:rPr>
                  <w:rFonts w:ascii="Cambria Math" w:hAnsi="Cambria Math" w:cs="Arial"/>
                </w:rPr>
                <m:t>f,</m:t>
              </w:ins>
            </m:r>
            <m:r>
              <w:ins w:id="7302" w:author="JAVIERA PAZ LEFORT IBANEZ" w:date="2025-09-20T00:51:00Z" w16du:dateUtc="2025-09-20T03:51:00Z">
                <w:rPr>
                  <w:rFonts w:ascii="Cambria Math" w:hAnsi="Cambria Math" w:cs="Arial"/>
                </w:rPr>
                <m:t xml:space="preserve"> in</m:t>
              </w:ins>
            </m:r>
          </m:sub>
        </m:sSub>
      </m:oMath>
      <w:r w:rsidR="005C400E" w:rsidRPr="00BB4E0F">
        <w:rPr>
          <w:rFonts w:ascii="Arial" w:hAnsi="Arial" w:cs="Arial"/>
        </w:rPr>
        <w:t>,</w:t>
      </w:r>
      <w:ins w:id="7303" w:author="JAVIERA PAZ LEFORT IBANEZ" w:date="2025-09-20T00:40:00Z">
        <w:r w:rsidR="005C400E" w:rsidRPr="00BB4E0F">
          <w:rPr>
            <w:rFonts w:ascii="Arial" w:hAnsi="Arial" w:cs="Arial"/>
          </w:rPr>
          <w:t xml:space="preserve"> </w:t>
        </w:r>
      </w:ins>
      <m:oMath>
        <m:sSub>
          <m:sSubPr>
            <m:ctrlPr>
              <w:ins w:id="7304" w:author="JAVIERA PAZ LEFORT IBANEZ" w:date="2025-09-20T00:51:00Z" w16du:dateUtc="2025-09-20T03:51:00Z">
                <w:rPr>
                  <w:rFonts w:ascii="Cambria Math" w:hAnsi="Cambria Math" w:cs="Arial"/>
                  <w:i/>
                </w:rPr>
              </w:ins>
            </m:ctrlPr>
          </m:sSubPr>
          <m:e>
            <m:r>
              <w:ins w:id="7305" w:author="JAVIERA PAZ LEFORT IBANEZ" w:date="2025-09-20T00:51:00Z" w16du:dateUtc="2025-09-20T03:51:00Z">
                <w:rPr>
                  <w:rFonts w:ascii="Cambria Math" w:hAnsi="Cambria Math" w:cs="Arial"/>
                </w:rPr>
                <m:t>T</m:t>
              </w:ins>
            </m:r>
          </m:e>
          <m:sub>
            <m:r>
              <w:ins w:id="7306" w:author="JAVIERA PAZ LEFORT IBANEZ" w:date="2025-09-20T00:51:00Z" w16du:dateUtc="2025-09-20T03:51:00Z">
                <w:rPr>
                  <w:rFonts w:ascii="Cambria Math" w:hAnsi="Cambria Math" w:cs="Arial"/>
                </w:rPr>
                <m:t>s</m:t>
              </w:ins>
            </m:r>
          </m:sub>
        </m:sSub>
        <m:d>
          <m:dPr>
            <m:ctrlPr>
              <w:ins w:id="7307" w:author="JAVIERA PAZ LEFORT IBANEZ" w:date="2025-09-20T00:51:00Z" w16du:dateUtc="2025-09-20T03:51:00Z">
                <w:rPr>
                  <w:rFonts w:ascii="Cambria Math" w:hAnsi="Cambria Math" w:cs="Arial"/>
                  <w:i/>
                </w:rPr>
              </w:ins>
            </m:ctrlPr>
          </m:dPr>
          <m:e>
            <m:r>
              <w:ins w:id="7308" w:author="JAVIERA PAZ LEFORT IBANEZ" w:date="2025-09-20T00:51:00Z" w16du:dateUtc="2025-09-20T03:51:00Z">
                <w:rPr>
                  <w:rFonts w:ascii="Cambria Math" w:hAnsi="Cambria Math" w:cs="Arial"/>
                </w:rPr>
                <m:t>L</m:t>
              </w:ins>
            </m:r>
          </m:e>
        </m:d>
        <m:r>
          <w:ins w:id="7309" w:author="JAVIERA PAZ LEFORT IBANEZ" w:date="2025-09-20T00:51:00Z" w16du:dateUtc="2025-09-20T03:51:00Z">
            <w:rPr>
              <w:rFonts w:ascii="Cambria Math" w:hAnsi="Cambria Math" w:cs="Arial"/>
            </w:rPr>
            <m:t>=</m:t>
          </w:ins>
        </m:r>
        <m:sSub>
          <m:sSubPr>
            <m:ctrlPr>
              <w:ins w:id="7310" w:author="JAVIERA PAZ LEFORT IBANEZ" w:date="2025-09-20T00:51:00Z" w16du:dateUtc="2025-09-20T03:51:00Z">
                <w:rPr>
                  <w:rFonts w:ascii="Cambria Math" w:hAnsi="Cambria Math" w:cs="Arial"/>
                  <w:i/>
                </w:rPr>
              </w:ins>
            </m:ctrlPr>
          </m:sSubPr>
          <m:e>
            <m:r>
              <w:ins w:id="7311" w:author="JAVIERA PAZ LEFORT IBANEZ" w:date="2025-09-20T00:51:00Z" w16du:dateUtc="2025-09-20T03:51:00Z">
                <w:rPr>
                  <w:rFonts w:ascii="Cambria Math" w:hAnsi="Cambria Math" w:cs="Arial"/>
                </w:rPr>
                <m:t>T</m:t>
              </w:ins>
            </m:r>
          </m:e>
          <m:sub>
            <m:r>
              <w:ins w:id="7312" w:author="JAVIERA PAZ LEFORT IBANEZ" w:date="2025-09-20T00:51:00Z" w16du:dateUtc="2025-09-20T03:51:00Z">
                <w:rPr>
                  <w:rFonts w:ascii="Cambria Math" w:hAnsi="Cambria Math" w:cs="Arial"/>
                </w:rPr>
                <m:t>s, in</m:t>
              </w:ins>
            </m:r>
          </m:sub>
        </m:sSub>
        <m:r>
          <w:rPr>
            <w:rFonts w:ascii="Cambria Math" w:hAnsi="Cambria Math" w:cs="Arial"/>
          </w:rPr>
          <m:t>.</m:t>
        </m:r>
      </m:oMath>
    </w:p>
    <w:p w14:paraId="68BDD142" w14:textId="77777777" w:rsidR="00EC32CB" w:rsidRPr="00BB4E0F" w:rsidRDefault="00EC32CB">
      <w:pPr>
        <w:spacing w:line="360" w:lineRule="auto"/>
        <w:ind w:left="708"/>
        <w:jc w:val="both"/>
        <w:rPr>
          <w:rStyle w:val="nfasissutil"/>
          <w:rFonts w:ascii="Arial" w:hAnsi="Arial" w:cs="Arial"/>
        </w:rPr>
        <w:pPrChange w:id="7313" w:author="JAVIERA PAZ LEFORT IBANEZ" w:date="2025-09-22T17:14:00Z" w16du:dateUtc="2025-09-22T20:14:00Z">
          <w:pPr>
            <w:jc w:val="both"/>
          </w:pPr>
        </w:pPrChange>
      </w:pPr>
      <w:r w:rsidRPr="00BB4E0F">
        <w:rPr>
          <w:rStyle w:val="nfasissutil"/>
          <w:rFonts w:ascii="Arial" w:hAnsi="Arial" w:cs="Arial"/>
        </w:rPr>
        <w:t>Propiedades, adimensionales y coeficientes</w:t>
      </w:r>
    </w:p>
    <w:p w14:paraId="5511BBAC" w14:textId="77777777" w:rsidR="00EC32CB" w:rsidRPr="00BB4E0F" w:rsidRDefault="00EC32CB">
      <w:pPr>
        <w:pStyle w:val="Prrafodelista"/>
        <w:numPr>
          <w:ilvl w:val="0"/>
          <w:numId w:val="72"/>
        </w:numPr>
        <w:spacing w:line="360" w:lineRule="auto"/>
        <w:ind w:left="1428"/>
        <w:jc w:val="both"/>
        <w:rPr>
          <w:rFonts w:ascii="Arial" w:hAnsi="Arial" w:cs="Arial"/>
        </w:rPr>
        <w:pPrChange w:id="7314" w:author="JAVIERA PAZ LEFORT IBANEZ" w:date="2025-09-22T17:14:00Z" w16du:dateUtc="2025-09-22T20:14:00Z">
          <w:pPr>
            <w:pStyle w:val="Prrafodelista"/>
            <w:numPr>
              <w:numId w:val="72"/>
            </w:numPr>
            <w:ind w:hanging="360"/>
            <w:jc w:val="both"/>
          </w:pPr>
        </w:pPrChange>
      </w:pPr>
      <w:proofErr w:type="spellStart"/>
      <w:r w:rsidRPr="00F954FD">
        <w:rPr>
          <w:rStyle w:val="codigoCar"/>
          <w:highlight w:val="lightGray"/>
        </w:rPr>
        <w:t>difusividad_chapman</w:t>
      </w:r>
      <w:proofErr w:type="spellEnd"/>
      <w:r w:rsidRPr="00F954FD">
        <w:rPr>
          <w:rStyle w:val="codigoCar"/>
          <w:highlight w:val="lightGray"/>
        </w:rPr>
        <w:t>(</w:t>
      </w:r>
      <w:proofErr w:type="spellStart"/>
      <w:r w:rsidRPr="00F954FD">
        <w:rPr>
          <w:rStyle w:val="codigoCar"/>
          <w:highlight w:val="lightGray"/>
        </w:rPr>
        <w:t>inputs_fixed</w:t>
      </w:r>
      <w:proofErr w:type="spellEnd"/>
      <w:r w:rsidRPr="00F954FD">
        <w:rPr>
          <w:rStyle w:val="codigoCar"/>
          <w:highlight w:val="lightGray"/>
        </w:rPr>
        <w:t>):</w:t>
      </w:r>
      <w:r w:rsidRPr="00BB4E0F">
        <w:rPr>
          <w:rFonts w:ascii="Arial" w:hAnsi="Arial" w:cs="Arial"/>
        </w:rPr>
        <w:t xml:space="preserve"> difusividad en gas (Chapman–</w:t>
      </w:r>
      <w:proofErr w:type="spellStart"/>
      <w:r w:rsidRPr="00BB4E0F">
        <w:rPr>
          <w:rFonts w:ascii="Arial" w:hAnsi="Arial" w:cs="Arial"/>
        </w:rPr>
        <w:t>Enskog</w:t>
      </w:r>
      <w:proofErr w:type="spellEnd"/>
      <w:r w:rsidRPr="00BB4E0F">
        <w:rPr>
          <w:rFonts w:ascii="Arial" w:hAnsi="Arial" w:cs="Arial"/>
        </w:rPr>
        <w:t>).</w:t>
      </w:r>
    </w:p>
    <w:p w14:paraId="2459A880" w14:textId="77777777" w:rsidR="00EC32CB" w:rsidRPr="00BB4E0F" w:rsidRDefault="00EC32CB">
      <w:pPr>
        <w:pStyle w:val="Prrafodelista"/>
        <w:numPr>
          <w:ilvl w:val="0"/>
          <w:numId w:val="72"/>
        </w:numPr>
        <w:spacing w:line="360" w:lineRule="auto"/>
        <w:ind w:left="1428"/>
        <w:jc w:val="both"/>
        <w:rPr>
          <w:rFonts w:ascii="Arial" w:hAnsi="Arial" w:cs="Arial"/>
        </w:rPr>
        <w:pPrChange w:id="7315" w:author="JAVIERA PAZ LEFORT IBANEZ" w:date="2025-09-22T17:14:00Z" w16du:dateUtc="2025-09-22T20:14:00Z">
          <w:pPr>
            <w:pStyle w:val="Prrafodelista"/>
            <w:numPr>
              <w:numId w:val="72"/>
            </w:numPr>
            <w:ind w:hanging="360"/>
            <w:jc w:val="both"/>
          </w:pPr>
        </w:pPrChange>
      </w:pPr>
      <w:proofErr w:type="spellStart"/>
      <w:r w:rsidRPr="00F954FD">
        <w:rPr>
          <w:rStyle w:val="codigoCar"/>
          <w:highlight w:val="lightGray"/>
        </w:rPr>
        <w:t>difusion_efectiva</w:t>
      </w:r>
      <w:proofErr w:type="spellEnd"/>
      <w:r w:rsidRPr="00F954FD">
        <w:rPr>
          <w:rStyle w:val="codigoCar"/>
          <w:highlight w:val="lightGray"/>
        </w:rPr>
        <w:t>(</w:t>
      </w:r>
      <w:proofErr w:type="spellStart"/>
      <w:r w:rsidRPr="00F954FD">
        <w:rPr>
          <w:rStyle w:val="codigoCar"/>
          <w:highlight w:val="lightGray"/>
        </w:rPr>
        <w:t>inputs_fixed</w:t>
      </w:r>
      <w:proofErr w:type="spellEnd"/>
      <w:r w:rsidRPr="00F954FD">
        <w:rPr>
          <w:rStyle w:val="codigoCar"/>
          <w:highlight w:val="lightGray"/>
        </w:rPr>
        <w:t>):</w:t>
      </w:r>
      <w:r w:rsidRPr="00BB4E0F">
        <w:rPr>
          <w:rFonts w:ascii="Arial" w:hAnsi="Arial" w:cs="Arial"/>
        </w:rPr>
        <w:t xml:space="preserve"> difusividad efectiva (líquido y/o poro; combina porosidad/tortuosidad según 4.3.2).</w:t>
      </w:r>
    </w:p>
    <w:p w14:paraId="1EA20960" w14:textId="62CD4A70" w:rsidR="00EC32CB" w:rsidRPr="00BB4E0F" w:rsidRDefault="00EC32CB">
      <w:pPr>
        <w:pStyle w:val="Prrafodelista"/>
        <w:numPr>
          <w:ilvl w:val="0"/>
          <w:numId w:val="72"/>
        </w:numPr>
        <w:spacing w:line="360" w:lineRule="auto"/>
        <w:ind w:left="1428"/>
        <w:jc w:val="both"/>
        <w:rPr>
          <w:rFonts w:ascii="Arial" w:hAnsi="Arial" w:cs="Arial"/>
        </w:rPr>
        <w:pPrChange w:id="7316" w:author="JAVIERA PAZ LEFORT IBANEZ" w:date="2025-09-22T17:14:00Z" w16du:dateUtc="2025-09-22T20:14:00Z">
          <w:pPr>
            <w:pStyle w:val="Prrafodelista"/>
            <w:numPr>
              <w:numId w:val="72"/>
            </w:numPr>
            <w:ind w:hanging="360"/>
            <w:jc w:val="both"/>
          </w:pPr>
        </w:pPrChange>
      </w:pPr>
      <w:proofErr w:type="spellStart"/>
      <w:r w:rsidRPr="00F954FD">
        <w:rPr>
          <w:rStyle w:val="codigoCar"/>
          <w:highlight w:val="lightGray"/>
        </w:rPr>
        <w:t>N_adimensionales_fibra</w:t>
      </w:r>
      <w:proofErr w:type="spellEnd"/>
      <w:r w:rsidRPr="00BB4E0F">
        <w:rPr>
          <w:rFonts w:ascii="Arial" w:hAnsi="Arial" w:cs="Arial"/>
        </w:rPr>
        <w:t xml:space="preserve"> / </w:t>
      </w:r>
      <w:proofErr w:type="spellStart"/>
      <w:r w:rsidRPr="00F954FD">
        <w:rPr>
          <w:rStyle w:val="codigoCar"/>
          <w:highlight w:val="lightGray"/>
        </w:rPr>
        <w:t>N_adimensionales_carcasa</w:t>
      </w:r>
      <w:proofErr w:type="spellEnd"/>
      <w:r w:rsidRPr="00BB4E0F">
        <w:rPr>
          <w:rFonts w:ascii="Arial" w:hAnsi="Arial" w:cs="Arial"/>
        </w:rPr>
        <w:t xml:space="preserve">: </w:t>
      </w:r>
      <m:oMath>
        <m:r>
          <w:rPr>
            <w:rFonts w:ascii="Cambria Math" w:hAnsi="Cambria Math" w:cs="Arial"/>
          </w:rPr>
          <m:t>Re,Sc,Sh</m:t>
        </m:r>
      </m:oMath>
      <w:r w:rsidRPr="00BB4E0F">
        <w:rPr>
          <w:rFonts w:ascii="Arial" w:hAnsi="Arial" w:cs="Arial"/>
        </w:rPr>
        <w:t xml:space="preserve"> (con selector de correlación de Sherwood en carcasa).</w:t>
      </w:r>
    </w:p>
    <w:p w14:paraId="494E574E" w14:textId="682C774D" w:rsidR="00EC32CB" w:rsidRPr="00BB4E0F" w:rsidRDefault="00EC32CB">
      <w:pPr>
        <w:pStyle w:val="Prrafodelista"/>
        <w:numPr>
          <w:ilvl w:val="0"/>
          <w:numId w:val="72"/>
        </w:numPr>
        <w:spacing w:line="360" w:lineRule="auto"/>
        <w:ind w:left="1428"/>
        <w:jc w:val="both"/>
        <w:rPr>
          <w:rFonts w:ascii="Arial" w:hAnsi="Arial" w:cs="Arial"/>
        </w:rPr>
        <w:pPrChange w:id="7317" w:author="JAVIERA PAZ LEFORT IBANEZ" w:date="2025-09-22T17:14:00Z" w16du:dateUtc="2025-09-22T20:14:00Z">
          <w:pPr>
            <w:pStyle w:val="Prrafodelista"/>
            <w:numPr>
              <w:numId w:val="72"/>
            </w:numPr>
            <w:ind w:hanging="360"/>
            <w:jc w:val="both"/>
          </w:pPr>
        </w:pPrChange>
      </w:pPr>
      <w:proofErr w:type="spellStart"/>
      <w:r w:rsidRPr="00F954FD">
        <w:rPr>
          <w:rStyle w:val="codigoCar"/>
          <w:highlight w:val="lightGray"/>
        </w:rPr>
        <w:t>K_transferencia_masa</w:t>
      </w:r>
      <w:proofErr w:type="spellEnd"/>
      <w:r w:rsidRPr="00BB4E0F">
        <w:rPr>
          <w:rFonts w:ascii="Arial" w:hAnsi="Arial" w:cs="Arial"/>
        </w:rPr>
        <w:t xml:space="preserve">: retorna </w:t>
      </w:r>
      <m:oMath>
        <m:sSub>
          <m:sSubPr>
            <m:ctrlPr>
              <w:ins w:id="7318" w:author="JAVIERA PAZ LEFORT IBANEZ" w:date="2025-09-19T23:40:00Z" w16du:dateUtc="2025-09-20T02:40:00Z">
                <w:rPr>
                  <w:rFonts w:ascii="Cambria Math" w:eastAsiaTheme="minorEastAsia" w:hAnsi="Cambria Math" w:cs="Arial"/>
                  <w:i/>
                </w:rPr>
              </w:ins>
            </m:ctrlPr>
          </m:sSubPr>
          <m:e>
            <m:r>
              <w:ins w:id="7319" w:author="JAVIERA PAZ LEFORT IBANEZ" w:date="2025-09-19T23:40:00Z" w16du:dateUtc="2025-09-20T02:40:00Z">
                <w:rPr>
                  <w:rFonts w:ascii="Cambria Math" w:eastAsiaTheme="minorEastAsia" w:hAnsi="Cambria Math" w:cs="Arial"/>
                </w:rPr>
                <m:t>K</m:t>
              </w:ins>
            </m:r>
          </m:e>
          <m:sub>
            <m:r>
              <w:ins w:id="7320" w:author="JAVIERA PAZ LEFORT IBANEZ" w:date="2025-09-19T23:40:00Z" w16du:dateUtc="2025-09-20T02:40:00Z">
                <w:rPr>
                  <w:rFonts w:ascii="Cambria Math" w:eastAsiaTheme="minorEastAsia" w:hAnsi="Cambria Math" w:cs="Arial"/>
                </w:rPr>
                <m:t>L</m:t>
              </w:ins>
            </m:r>
          </m:sub>
        </m:sSub>
      </m:oMath>
      <w:r w:rsidR="009560A2" w:rsidRPr="00BB4E0F">
        <w:rPr>
          <w:rFonts w:ascii="Arial" w:eastAsiaTheme="minorEastAsia" w:hAnsi="Arial" w:cs="Arial"/>
        </w:rPr>
        <w:t xml:space="preserve">, </w:t>
      </w:r>
      <m:oMath>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M</m:t>
            </m:r>
          </m:sub>
        </m:sSub>
      </m:oMath>
      <w:r w:rsidR="009560A2" w:rsidRPr="00BB4E0F">
        <w:rPr>
          <w:rFonts w:ascii="Arial" w:eastAsiaTheme="minorEastAsia" w:hAnsi="Arial" w:cs="Arial"/>
        </w:rPr>
        <w:t xml:space="preserve">, </w:t>
      </w:r>
      <m:oMath>
        <m:sSub>
          <m:sSubPr>
            <m:ctrlPr>
              <w:rPr>
                <w:rFonts w:ascii="Cambria Math" w:hAnsi="Cambria Math" w:cs="Arial"/>
                <w:i/>
              </w:rPr>
            </m:ctrlPr>
          </m:sSubPr>
          <m:e>
            <m:r>
              <w:rPr>
                <w:rFonts w:ascii="Cambria Math" w:hAnsi="Cambria Math" w:cs="Arial"/>
              </w:rPr>
              <m:t>K</m:t>
            </m:r>
          </m:e>
          <m:sub>
            <m:r>
              <w:rPr>
                <w:rFonts w:ascii="Cambria Math" w:hAnsi="Cambria Math" w:cs="Arial"/>
              </w:rPr>
              <m:t>carcasa</m:t>
            </m:r>
          </m:sub>
        </m:sSub>
      </m:oMath>
      <w:r w:rsidR="000111C9" w:rsidRPr="00BB4E0F">
        <w:rPr>
          <w:rFonts w:ascii="Arial" w:hAnsi="Arial" w:cs="Arial"/>
        </w:rPr>
        <w:t xml:space="preserve"> y </w:t>
      </w:r>
      <m:oMath>
        <m:sSub>
          <m:sSubPr>
            <m:ctrlPr>
              <w:rPr>
                <w:rFonts w:ascii="Cambria Math" w:hAnsi="Cambria Math" w:cs="Arial"/>
                <w:i/>
              </w:rPr>
            </m:ctrlPr>
          </m:sSubPr>
          <m:e>
            <m:r>
              <w:rPr>
                <w:rFonts w:ascii="Cambria Math" w:hAnsi="Cambria Math" w:cs="Arial"/>
              </w:rPr>
              <m:t>K</m:t>
            </m:r>
          </m:e>
          <m:sub>
            <m:r>
              <w:rPr>
                <w:rFonts w:ascii="Cambria Math" w:hAnsi="Cambria Math" w:cs="Arial"/>
              </w:rPr>
              <m:t>global</m:t>
            </m:r>
          </m:sub>
        </m:sSub>
      </m:oMath>
      <w:r w:rsidRPr="00BB4E0F">
        <w:rPr>
          <w:rFonts w:ascii="Arial" w:hAnsi="Arial" w:cs="Arial"/>
        </w:rPr>
        <w:t>.</w:t>
      </w:r>
    </w:p>
    <w:p w14:paraId="5D782459" w14:textId="59776F31" w:rsidR="00EC32CB" w:rsidRPr="00BB4E0F" w:rsidRDefault="00EC32CB">
      <w:pPr>
        <w:pStyle w:val="Prrafodelista"/>
        <w:numPr>
          <w:ilvl w:val="0"/>
          <w:numId w:val="72"/>
        </w:numPr>
        <w:spacing w:line="360" w:lineRule="auto"/>
        <w:ind w:left="1428"/>
        <w:jc w:val="both"/>
        <w:rPr>
          <w:rFonts w:ascii="Arial" w:hAnsi="Arial" w:cs="Arial"/>
        </w:rPr>
        <w:pPrChange w:id="7321" w:author="JAVIERA PAZ LEFORT IBANEZ" w:date="2025-09-22T17:14:00Z" w16du:dateUtc="2025-09-22T20:14:00Z">
          <w:pPr>
            <w:pStyle w:val="Prrafodelista"/>
            <w:numPr>
              <w:numId w:val="72"/>
            </w:numPr>
            <w:ind w:hanging="360"/>
            <w:jc w:val="both"/>
          </w:pPr>
        </w:pPrChange>
      </w:pPr>
      <w:proofErr w:type="spellStart"/>
      <w:r w:rsidRPr="00F954FD">
        <w:rPr>
          <w:rStyle w:val="codigoCar"/>
          <w:highlight w:val="lightGray"/>
        </w:rPr>
        <w:t>h_transferencia_calor</w:t>
      </w:r>
      <w:proofErr w:type="spellEnd"/>
      <w:r w:rsidRPr="00BB4E0F">
        <w:rPr>
          <w:rFonts w:ascii="Arial" w:hAnsi="Arial" w:cs="Arial"/>
        </w:rPr>
        <w:t xml:space="preserve">: calcula </w:t>
      </w:r>
      <m:oMath>
        <m:r>
          <w:rPr>
            <w:rFonts w:ascii="Cambria Math" w:hAnsi="Cambria Math" w:cs="Arial"/>
          </w:rPr>
          <m:t>Nu</m:t>
        </m:r>
      </m:oMath>
      <w:r w:rsidR="00953BA5" w:rsidRPr="00BB4E0F">
        <w:rPr>
          <w:rFonts w:ascii="Arial" w:hAnsi="Arial" w:cs="Arial"/>
        </w:rPr>
        <w:t xml:space="preserve">, </w:t>
      </w:r>
      <m:oMath>
        <m:sSub>
          <m:sSubPr>
            <m:ctrlPr>
              <w:ins w:id="7322" w:author="JAVIERA PAZ LEFORT IBANEZ" w:date="2025-09-20T00:52:00Z" w16du:dateUtc="2025-09-20T03:52:00Z">
                <w:rPr>
                  <w:rFonts w:ascii="Cambria Math" w:hAnsi="Cambria Math" w:cs="Arial"/>
                  <w:i/>
                </w:rPr>
              </w:ins>
            </m:ctrlPr>
          </m:sSubPr>
          <m:e>
            <m:r>
              <w:ins w:id="7323" w:author="JAVIERA PAZ LEFORT IBANEZ" w:date="2025-09-20T00:52:00Z" w16du:dateUtc="2025-09-20T03:52:00Z">
                <w:rPr>
                  <w:rFonts w:ascii="Cambria Math" w:hAnsi="Cambria Math" w:cs="Arial"/>
                </w:rPr>
                <m:t>h</m:t>
              </w:ins>
            </m:r>
          </m:e>
          <m:sub>
            <m:r>
              <w:ins w:id="7324" w:author="JAVIERA PAZ LEFORT IBANEZ" w:date="2025-09-20T00:52:00Z" w16du:dateUtc="2025-09-20T03:52:00Z">
                <w:rPr>
                  <w:rFonts w:ascii="Cambria Math" w:hAnsi="Cambria Math" w:cs="Arial"/>
                </w:rPr>
                <m:t>f</m:t>
              </w:ins>
            </m:r>
          </m:sub>
        </m:sSub>
      </m:oMath>
      <w:r w:rsidR="003C3A5C" w:rsidRPr="00BB4E0F">
        <w:rPr>
          <w:rFonts w:ascii="Arial" w:eastAsiaTheme="minorEastAsia" w:hAnsi="Arial" w:cs="Arial"/>
        </w:rPr>
        <w:t xml:space="preserve"> y </w:t>
      </w:r>
      <m:oMath>
        <m:sSub>
          <m:sSubPr>
            <m:ctrlPr>
              <w:ins w:id="7325" w:author="JAVIERA PAZ LEFORT IBANEZ" w:date="2025-09-20T00:52:00Z" w16du:dateUtc="2025-09-20T03:52:00Z">
                <w:rPr>
                  <w:rFonts w:ascii="Cambria Math" w:hAnsi="Cambria Math" w:cs="Arial"/>
                  <w:i/>
                </w:rPr>
              </w:ins>
            </m:ctrlPr>
          </m:sSubPr>
          <m:e>
            <m:r>
              <w:ins w:id="7326" w:author="JAVIERA PAZ LEFORT IBANEZ" w:date="2025-09-20T00:52:00Z" w16du:dateUtc="2025-09-20T03:52:00Z">
                <w:rPr>
                  <w:rFonts w:ascii="Cambria Math" w:hAnsi="Cambria Math" w:cs="Arial"/>
                </w:rPr>
                <m:t>h</m:t>
              </w:ins>
            </m:r>
          </m:e>
          <m:sub>
            <m:r>
              <w:ins w:id="7327" w:author="JAVIERA PAZ LEFORT IBANEZ" w:date="2025-09-20T00:52:00Z" w16du:dateUtc="2025-09-20T03:52:00Z">
                <w:rPr>
                  <w:rFonts w:ascii="Cambria Math" w:hAnsi="Cambria Math" w:cs="Arial"/>
                </w:rPr>
                <m:t>s</m:t>
              </w:ins>
            </m:r>
          </m:sub>
        </m:sSub>
      </m:oMath>
      <w:r w:rsidRPr="00BB4E0F">
        <w:rPr>
          <w:rFonts w:ascii="Arial" w:hAnsi="Arial" w:cs="Arial"/>
        </w:rPr>
        <w:t xml:space="preserve">​ y la </w:t>
      </w:r>
      <m:oMath>
        <m:sSub>
          <m:sSubPr>
            <m:ctrlPr>
              <w:ins w:id="7328" w:author="JAVIERA PAZ LEFORT IBANEZ" w:date="2025-09-19T22:37:00Z" w16du:dateUtc="2025-09-20T01:37:00Z">
                <w:rPr>
                  <w:rFonts w:ascii="Cambria Math" w:eastAsiaTheme="minorEastAsia" w:hAnsi="Cambria Math" w:cs="Arial"/>
                  <w:i/>
                </w:rPr>
              </w:ins>
            </m:ctrlPr>
          </m:sSubPr>
          <m:e>
            <m:r>
              <w:ins w:id="7329" w:author="JAVIERA PAZ LEFORT IBANEZ" w:date="2025-09-19T22:37:00Z" w16du:dateUtc="2025-09-20T01:37:00Z">
                <w:rPr>
                  <w:rFonts w:ascii="Cambria Math" w:eastAsiaTheme="minorEastAsia" w:hAnsi="Cambria Math" w:cs="Arial"/>
                </w:rPr>
                <m:t>k</m:t>
              </w:ins>
            </m:r>
          </m:e>
          <m:sub>
            <m:r>
              <w:ins w:id="7330" w:author="JAVIERA PAZ LEFORT IBANEZ" w:date="2025-09-19T22:37:00Z" w16du:dateUtc="2025-09-20T01:37:00Z">
                <w:rPr>
                  <w:rFonts w:ascii="Cambria Math" w:eastAsiaTheme="minorEastAsia" w:hAnsi="Cambria Math" w:cs="Arial"/>
                </w:rPr>
                <m:t>ef</m:t>
              </w:ins>
            </m:r>
            <m:r>
              <w:rPr>
                <w:rFonts w:ascii="Cambria Math" w:eastAsiaTheme="minorEastAsia" w:hAnsi="Cambria Math" w:cs="Arial"/>
              </w:rPr>
              <m:t>ectiva</m:t>
            </m:r>
          </m:sub>
        </m:sSub>
      </m:oMath>
      <w:r w:rsidRPr="00BB4E0F">
        <w:rPr>
          <w:rFonts w:ascii="Arial" w:hAnsi="Arial" w:cs="Arial"/>
        </w:rPr>
        <w:t xml:space="preserve"> de membrana; </w:t>
      </w:r>
      <m:oMath>
        <m:r>
          <w:rPr>
            <w:rFonts w:ascii="Cambria Math" w:hAnsi="Cambria Math" w:cs="Arial"/>
          </w:rPr>
          <m:t>U</m:t>
        </m:r>
      </m:oMath>
      <w:r w:rsidRPr="00BB4E0F">
        <w:rPr>
          <w:rFonts w:ascii="Arial" w:hAnsi="Arial" w:cs="Arial"/>
        </w:rPr>
        <w:t xml:space="preserve"> se forma en el módulo térmico.</w:t>
      </w:r>
    </w:p>
    <w:p w14:paraId="65176271" w14:textId="77777777" w:rsidR="00EC32CB" w:rsidRPr="00BB4E0F" w:rsidRDefault="00EC32CB">
      <w:pPr>
        <w:spacing w:line="360" w:lineRule="auto"/>
        <w:ind w:left="708"/>
        <w:jc w:val="both"/>
        <w:rPr>
          <w:rStyle w:val="nfasissutil"/>
          <w:rFonts w:ascii="Arial" w:hAnsi="Arial" w:cs="Arial"/>
        </w:rPr>
        <w:pPrChange w:id="7331" w:author="JAVIERA PAZ LEFORT IBANEZ" w:date="2025-09-22T17:14:00Z" w16du:dateUtc="2025-09-22T20:14:00Z">
          <w:pPr>
            <w:jc w:val="both"/>
          </w:pPr>
        </w:pPrChange>
      </w:pPr>
      <w:r w:rsidRPr="00BB4E0F">
        <w:rPr>
          <w:rStyle w:val="nfasissutil"/>
          <w:rFonts w:ascii="Arial" w:hAnsi="Arial" w:cs="Arial"/>
        </w:rPr>
        <w:t>Utilidades y validación</w:t>
      </w:r>
    </w:p>
    <w:p w14:paraId="4D286968" w14:textId="77777777" w:rsidR="00EC32CB" w:rsidRPr="00BB4E0F" w:rsidRDefault="00EC32CB">
      <w:pPr>
        <w:pStyle w:val="Prrafodelista"/>
        <w:numPr>
          <w:ilvl w:val="0"/>
          <w:numId w:val="73"/>
        </w:numPr>
        <w:spacing w:line="360" w:lineRule="auto"/>
        <w:ind w:left="1428"/>
        <w:jc w:val="both"/>
        <w:rPr>
          <w:rFonts w:ascii="Arial" w:hAnsi="Arial" w:cs="Arial"/>
        </w:rPr>
        <w:pPrChange w:id="7332" w:author="JAVIERA PAZ LEFORT IBANEZ" w:date="2025-09-22T17:14:00Z" w16du:dateUtc="2025-09-22T20:14:00Z">
          <w:pPr>
            <w:pStyle w:val="Prrafodelista"/>
            <w:numPr>
              <w:numId w:val="73"/>
            </w:numPr>
            <w:ind w:hanging="360"/>
            <w:jc w:val="both"/>
          </w:pPr>
        </w:pPrChange>
      </w:pPr>
      <w:proofErr w:type="spellStart"/>
      <w:r w:rsidRPr="00F954FD">
        <w:rPr>
          <w:rStyle w:val="codigoCar"/>
          <w:highlight w:val="lightGray"/>
        </w:rPr>
        <w:t>regula_falsi</w:t>
      </w:r>
      <w:proofErr w:type="spellEnd"/>
      <w:r w:rsidRPr="00F954FD">
        <w:rPr>
          <w:rStyle w:val="codigoCar"/>
          <w:highlight w:val="lightGray"/>
        </w:rPr>
        <w:t>(</w:t>
      </w:r>
      <w:proofErr w:type="spellStart"/>
      <w:proofErr w:type="gramStart"/>
      <w:r w:rsidRPr="00F954FD">
        <w:rPr>
          <w:rStyle w:val="codigoCar"/>
          <w:highlight w:val="lightGray"/>
        </w:rPr>
        <w:t>f,a</w:t>
      </w:r>
      <w:proofErr w:type="gramEnd"/>
      <w:r w:rsidRPr="00F954FD">
        <w:rPr>
          <w:rStyle w:val="codigoCar"/>
          <w:highlight w:val="lightGray"/>
        </w:rPr>
        <w:t>,b</w:t>
      </w:r>
      <w:proofErr w:type="spellEnd"/>
      <w:r w:rsidRPr="00F954FD">
        <w:rPr>
          <w:rStyle w:val="codigoCar"/>
          <w:highlight w:val="lightGray"/>
        </w:rPr>
        <w:t>)</w:t>
      </w:r>
      <w:r w:rsidRPr="00BB4E0F">
        <w:rPr>
          <w:rFonts w:ascii="Arial" w:hAnsi="Arial" w:cs="Arial"/>
        </w:rPr>
        <w:t xml:space="preserve"> (genérica).</w:t>
      </w:r>
    </w:p>
    <w:p w14:paraId="2260AB40" w14:textId="77777777" w:rsidR="00EC32CB" w:rsidRPr="00BB4E0F" w:rsidRDefault="00EC32CB">
      <w:pPr>
        <w:pStyle w:val="Prrafodelista"/>
        <w:numPr>
          <w:ilvl w:val="0"/>
          <w:numId w:val="73"/>
        </w:numPr>
        <w:spacing w:line="360" w:lineRule="auto"/>
        <w:ind w:left="1428"/>
        <w:jc w:val="both"/>
        <w:rPr>
          <w:rFonts w:ascii="Arial" w:hAnsi="Arial" w:cs="Arial"/>
          <w:lang w:val="en-US"/>
        </w:rPr>
        <w:pPrChange w:id="7333" w:author="JAVIERA PAZ LEFORT IBANEZ" w:date="2025-09-22T17:14:00Z" w16du:dateUtc="2025-09-22T20:14:00Z">
          <w:pPr>
            <w:pStyle w:val="Prrafodelista"/>
            <w:numPr>
              <w:numId w:val="73"/>
            </w:numPr>
            <w:ind w:hanging="360"/>
            <w:jc w:val="both"/>
          </w:pPr>
        </w:pPrChange>
      </w:pPr>
      <w:proofErr w:type="gramStart"/>
      <w:r w:rsidRPr="00BE0165">
        <w:rPr>
          <w:rStyle w:val="codigoCar"/>
          <w:highlight w:val="lightGray"/>
          <w:lang w:val="en-US"/>
        </w:rPr>
        <w:t>Parameters(</w:t>
      </w:r>
      <w:proofErr w:type="spellStart"/>
      <w:proofErr w:type="gramEnd"/>
      <w:r w:rsidRPr="00BE0165">
        <w:rPr>
          <w:rStyle w:val="codigoCar"/>
          <w:highlight w:val="lightGray"/>
          <w:lang w:val="en-US"/>
        </w:rPr>
        <w:t>inputs_fixed</w:t>
      </w:r>
      <w:proofErr w:type="spellEnd"/>
      <w:r w:rsidRPr="00BE0165">
        <w:rPr>
          <w:rStyle w:val="codigoCar"/>
          <w:highlight w:val="lightGray"/>
          <w:lang w:val="en-US"/>
        </w:rPr>
        <w:t>, keys)</w:t>
      </w:r>
      <w:r w:rsidRPr="00BB4E0F">
        <w:rPr>
          <w:rFonts w:ascii="Arial" w:hAnsi="Arial" w:cs="Arial"/>
          <w:lang w:val="en-US"/>
        </w:rPr>
        <w:t xml:space="preserve"> (helper para </w:t>
      </w:r>
      <w:proofErr w:type="spellStart"/>
      <w:r w:rsidRPr="00BB4E0F">
        <w:rPr>
          <w:rFonts w:ascii="Arial" w:hAnsi="Arial" w:cs="Arial"/>
          <w:lang w:val="en-US"/>
        </w:rPr>
        <w:t>extraer</w:t>
      </w:r>
      <w:proofErr w:type="spellEnd"/>
      <w:r w:rsidRPr="00BB4E0F">
        <w:rPr>
          <w:rFonts w:ascii="Arial" w:hAnsi="Arial" w:cs="Arial"/>
          <w:lang w:val="en-US"/>
        </w:rPr>
        <w:t xml:space="preserve"> </w:t>
      </w:r>
      <w:proofErr w:type="spellStart"/>
      <w:r w:rsidRPr="00BB4E0F">
        <w:rPr>
          <w:rFonts w:ascii="Arial" w:hAnsi="Arial" w:cs="Arial"/>
          <w:lang w:val="en-US"/>
        </w:rPr>
        <w:t>llaves</w:t>
      </w:r>
      <w:proofErr w:type="spellEnd"/>
      <w:r w:rsidRPr="00BB4E0F">
        <w:rPr>
          <w:rFonts w:ascii="Arial" w:hAnsi="Arial" w:cs="Arial"/>
          <w:lang w:val="en-US"/>
        </w:rPr>
        <w:t>).</w:t>
      </w:r>
    </w:p>
    <w:p w14:paraId="71968260" w14:textId="19493D08" w:rsidR="00EC32CB" w:rsidRPr="00BB4E0F" w:rsidRDefault="00EC32CB">
      <w:pPr>
        <w:pStyle w:val="Prrafodelista"/>
        <w:numPr>
          <w:ilvl w:val="0"/>
          <w:numId w:val="73"/>
        </w:numPr>
        <w:spacing w:line="360" w:lineRule="auto"/>
        <w:ind w:left="1428"/>
        <w:jc w:val="both"/>
        <w:rPr>
          <w:rFonts w:ascii="Arial" w:eastAsiaTheme="minorEastAsia" w:hAnsi="Arial" w:cs="Arial"/>
        </w:rPr>
        <w:pPrChange w:id="7334" w:author="JAVIERA PAZ LEFORT IBANEZ" w:date="2025-09-22T17:14:00Z" w16du:dateUtc="2025-09-22T20:14:00Z">
          <w:pPr>
            <w:pStyle w:val="Prrafodelista"/>
            <w:numPr>
              <w:numId w:val="73"/>
            </w:numPr>
            <w:ind w:hanging="360"/>
            <w:jc w:val="both"/>
          </w:pPr>
        </w:pPrChange>
      </w:pPr>
      <w:r w:rsidRPr="00BB4E0F">
        <w:rPr>
          <w:rFonts w:ascii="Arial" w:hAnsi="Arial" w:cs="Arial"/>
        </w:rPr>
        <w:t xml:space="preserve">Chequeo de balance de masa (dentro de </w:t>
      </w:r>
      <w:proofErr w:type="spellStart"/>
      <w:r w:rsidRPr="00BB4E0F">
        <w:rPr>
          <w:rFonts w:ascii="Arial" w:hAnsi="Arial" w:cs="Arial"/>
        </w:rPr>
        <w:t>Run_model</w:t>
      </w:r>
      <w:proofErr w:type="spellEnd"/>
      <w:r w:rsidRPr="00BB4E0F">
        <w:rPr>
          <w:rFonts w:ascii="Arial" w:hAnsi="Arial" w:cs="Arial"/>
        </w:rPr>
        <w:t xml:space="preserve">): integración de </w:t>
      </w:r>
      <m:oMath>
        <m:r>
          <w:rPr>
            <w:rFonts w:ascii="Cambria Math" w:hAnsi="Cambria Math" w:cs="Arial"/>
          </w:rPr>
          <m:t>J(z)</m:t>
        </m:r>
      </m:oMath>
      <w:r w:rsidRPr="00BB4E0F">
        <w:rPr>
          <w:rFonts w:ascii="Arial" w:hAnsi="Arial" w:cs="Arial"/>
        </w:rPr>
        <w:t xml:space="preserve"> por promedio de tramo y cálculo de errores relativos </w:t>
      </w:r>
      <m:oMath>
        <m:sSub>
          <m:sSubPr>
            <m:ctrlPr>
              <w:ins w:id="7335" w:author="JAVIERA PAZ LEFORT IBANEZ" w:date="2025-09-20T03:12:00Z" w16du:dateUtc="2025-09-20T06:12:00Z">
                <w:rPr>
                  <w:rFonts w:ascii="Cambria Math" w:hAnsi="Cambria Math" w:cs="Arial"/>
                  <w:i/>
                </w:rPr>
              </w:ins>
            </m:ctrlPr>
          </m:sSubPr>
          <m:e>
            <m:r>
              <w:ins w:id="7336" w:author="JAVIERA PAZ LEFORT IBANEZ" w:date="2025-09-20T03:12:00Z" w16du:dateUtc="2025-09-20T06:12:00Z">
                <w:rPr>
                  <w:rFonts w:ascii="Cambria Math" w:hAnsi="Cambria Math" w:cs="Arial"/>
                </w:rPr>
                <m:t>E</m:t>
              </w:ins>
            </m:r>
          </m:e>
          <m:sub>
            <m:r>
              <w:ins w:id="7337" w:author="JAVIERA PAZ LEFORT IBANEZ" w:date="2025-09-20T03:12:00Z" w16du:dateUtc="2025-09-20T06:12:00Z">
                <w:rPr>
                  <w:rFonts w:ascii="Cambria Math" w:hAnsi="Cambria Math" w:cs="Arial"/>
                </w:rPr>
                <m:t>bal,</m:t>
              </w:ins>
            </m:r>
            <m:r>
              <w:rPr>
                <w:rFonts w:ascii="Cambria Math" w:hAnsi="Cambria Math" w:cs="Arial"/>
              </w:rPr>
              <m:t>f</m:t>
            </m:r>
          </m:sub>
        </m:sSub>
      </m:oMath>
      <w:r w:rsidR="005C0013" w:rsidRPr="00BB4E0F">
        <w:rPr>
          <w:rFonts w:ascii="Arial" w:eastAsiaTheme="minorEastAsia" w:hAnsi="Arial" w:cs="Arial"/>
        </w:rPr>
        <w:t xml:space="preserve">, </w:t>
      </w:r>
      <m:oMath>
        <m:sSub>
          <m:sSubPr>
            <m:ctrlPr>
              <w:ins w:id="7338" w:author="JAVIERA PAZ LEFORT IBANEZ" w:date="2025-09-20T03:12:00Z" w16du:dateUtc="2025-09-20T06:12:00Z">
                <w:rPr>
                  <w:rFonts w:ascii="Cambria Math" w:hAnsi="Cambria Math" w:cs="Arial"/>
                  <w:i/>
                </w:rPr>
              </w:ins>
            </m:ctrlPr>
          </m:sSubPr>
          <m:e>
            <m:r>
              <w:ins w:id="7339" w:author="JAVIERA PAZ LEFORT IBANEZ" w:date="2025-09-20T03:12:00Z" w16du:dateUtc="2025-09-20T06:12:00Z">
                <w:rPr>
                  <w:rFonts w:ascii="Cambria Math" w:hAnsi="Cambria Math" w:cs="Arial"/>
                </w:rPr>
                <m:t>E</m:t>
              </w:ins>
            </m:r>
          </m:e>
          <m:sub>
            <m:r>
              <w:ins w:id="7340" w:author="JAVIERA PAZ LEFORT IBANEZ" w:date="2025-09-20T03:12:00Z" w16du:dateUtc="2025-09-20T06:12:00Z">
                <w:rPr>
                  <w:rFonts w:ascii="Cambria Math" w:hAnsi="Cambria Math" w:cs="Arial"/>
                </w:rPr>
                <m:t>bal,s</m:t>
              </w:ins>
            </m:r>
          </m:sub>
        </m:sSub>
      </m:oMath>
      <w:r w:rsidRPr="00BB4E0F">
        <w:rPr>
          <w:rFonts w:ascii="Arial" w:hAnsi="Arial" w:cs="Arial"/>
        </w:rPr>
        <w:t xml:space="preserve"> en %</w:t>
      </w:r>
      <w:r w:rsidR="005C0013" w:rsidRPr="00BB4E0F">
        <w:rPr>
          <w:rFonts w:ascii="Arial" w:hAnsi="Arial" w:cs="Arial"/>
        </w:rPr>
        <w:t>.</w:t>
      </w:r>
    </w:p>
    <w:p w14:paraId="36148BB2" w14:textId="7EA94991" w:rsidR="00EC32CB" w:rsidRPr="00BB4E0F" w:rsidRDefault="00EC32CB">
      <w:pPr>
        <w:pStyle w:val="Prrafodelista"/>
        <w:numPr>
          <w:ilvl w:val="0"/>
          <w:numId w:val="73"/>
        </w:numPr>
        <w:spacing w:line="360" w:lineRule="auto"/>
        <w:ind w:left="1428"/>
        <w:rPr>
          <w:rFonts w:ascii="Arial" w:eastAsiaTheme="minorEastAsia" w:hAnsi="Arial" w:cs="Arial"/>
        </w:rPr>
        <w:pPrChange w:id="7341" w:author="JAVIERA PAZ LEFORT IBANEZ" w:date="2025-09-22T17:14:00Z" w16du:dateUtc="2025-09-22T20:14:00Z">
          <w:pPr>
            <w:pStyle w:val="Prrafodelista"/>
            <w:numPr>
              <w:numId w:val="73"/>
            </w:numPr>
            <w:ind w:hanging="360"/>
          </w:pPr>
        </w:pPrChange>
      </w:pPr>
      <w:r w:rsidRPr="00BB4E0F">
        <w:rPr>
          <w:rFonts w:ascii="Arial" w:hAnsi="Arial" w:cs="Arial"/>
        </w:rPr>
        <w:t xml:space="preserve">Funciones de sensibilidad y gráficos (p. ej., </w:t>
      </w:r>
      <w:proofErr w:type="spellStart"/>
      <w:r w:rsidRPr="00F954FD">
        <w:rPr>
          <w:rStyle w:val="codigoCar"/>
          <w:highlight w:val="lightGray"/>
        </w:rPr>
        <w:t>sensitivity_plot</w:t>
      </w:r>
      <w:proofErr w:type="spellEnd"/>
      <w:r w:rsidRPr="00BB4E0F">
        <w:rPr>
          <w:rFonts w:ascii="Arial" w:hAnsi="Arial" w:cs="Arial"/>
        </w:rPr>
        <w:t xml:space="preserve">, </w:t>
      </w:r>
      <w:proofErr w:type="spellStart"/>
      <w:r w:rsidRPr="00F954FD">
        <w:rPr>
          <w:rStyle w:val="codigoCar"/>
          <w:highlight w:val="lightGray"/>
        </w:rPr>
        <w:t>sensitivity_summary_table</w:t>
      </w:r>
      <w:proofErr w:type="spellEnd"/>
      <w:r w:rsidRPr="00BB4E0F">
        <w:rPr>
          <w:rFonts w:ascii="Arial" w:hAnsi="Arial" w:cs="Arial"/>
        </w:rPr>
        <w:t xml:space="preserve">, </w:t>
      </w:r>
      <w:proofErr w:type="spellStart"/>
      <w:r w:rsidRPr="00F954FD">
        <w:rPr>
          <w:rFonts w:ascii="Arial" w:hAnsi="Arial" w:cs="Arial"/>
          <w:highlight w:val="lightGray"/>
        </w:rPr>
        <w:t>plot_KL_vs_Re</w:t>
      </w:r>
      <w:proofErr w:type="spellEnd"/>
      <w:r w:rsidRPr="00BB4E0F">
        <w:rPr>
          <w:rFonts w:ascii="Arial" w:hAnsi="Arial" w:cs="Arial"/>
        </w:rPr>
        <w:t xml:space="preserve">, curvas normalizadas </w:t>
      </w:r>
      <m:oMath>
        <m:acc>
          <m:accPr>
            <m:chr m:val="̃"/>
            <m:ctrlPr>
              <w:rPr>
                <w:rFonts w:ascii="Cambria Math" w:hAnsi="Cambria Math" w:cs="Arial"/>
                <w:i/>
              </w:rPr>
            </m:ctrlPr>
          </m:accPr>
          <m:e>
            <m:r>
              <w:rPr>
                <w:rFonts w:ascii="Cambria Math" w:hAnsi="Cambria Math" w:cs="Arial"/>
              </w:rPr>
              <m:t>J</m:t>
            </m:r>
          </m:e>
        </m:acc>
        <m:d>
          <m:dPr>
            <m:ctrlPr>
              <w:rPr>
                <w:rFonts w:ascii="Cambria Math" w:hAnsi="Cambria Math" w:cs="Arial"/>
                <w:i/>
              </w:rPr>
            </m:ctrlPr>
          </m:dPr>
          <m:e>
            <m:r>
              <w:rPr>
                <w:rFonts w:ascii="Cambria Math" w:hAnsi="Cambria Math" w:cs="Arial"/>
              </w:rPr>
              <m:t>z</m:t>
            </m:r>
          </m:e>
        </m:d>
        <m:r>
          <w:rPr>
            <w:rFonts w:ascii="Cambria Math" w:hAnsi="Cambria Math" w:cs="Arial"/>
          </w:rPr>
          <m:t>=</m:t>
        </m:r>
        <m:f>
          <m:fPr>
            <m:ctrlPr>
              <w:rPr>
                <w:rFonts w:ascii="Cambria Math" w:hAnsi="Cambria Math" w:cs="Arial"/>
                <w:i/>
              </w:rPr>
            </m:ctrlPr>
          </m:fPr>
          <m:num>
            <m:r>
              <w:rPr>
                <w:rFonts w:ascii="Cambria Math" w:hAnsi="Cambria Math" w:cs="Arial"/>
              </w:rPr>
              <m:t>J</m:t>
            </m:r>
            <m:d>
              <m:dPr>
                <m:ctrlPr>
                  <w:rPr>
                    <w:rFonts w:ascii="Cambria Math" w:hAnsi="Cambria Math" w:cs="Arial"/>
                    <w:i/>
                  </w:rPr>
                </m:ctrlPr>
              </m:dPr>
              <m:e>
                <m:r>
                  <w:rPr>
                    <w:rFonts w:ascii="Cambria Math" w:hAnsi="Cambria Math" w:cs="Arial"/>
                  </w:rPr>
                  <m:t>z</m:t>
                </m:r>
              </m:e>
            </m:d>
          </m:num>
          <m:den>
            <m:sSub>
              <m:sSubPr>
                <m:ctrlPr>
                  <w:rPr>
                    <w:rFonts w:ascii="Cambria Math" w:hAnsi="Cambria Math" w:cs="Arial"/>
                    <w:i/>
                  </w:rPr>
                </m:ctrlPr>
              </m:sSubPr>
              <m:e>
                <m:r>
                  <w:rPr>
                    <w:rFonts w:ascii="Cambria Math" w:hAnsi="Cambria Math" w:cs="Arial"/>
                  </w:rPr>
                  <m:t>J</m:t>
                </m:r>
              </m:e>
              <m:sub>
                <m:r>
                  <w:rPr>
                    <w:rFonts w:ascii="Cambria Math" w:hAnsi="Cambria Math" w:cs="Arial"/>
                  </w:rPr>
                  <m:t>in</m:t>
                </m:r>
              </m:sub>
            </m:sSub>
          </m:den>
        </m:f>
      </m:oMath>
      <w:r w:rsidR="00140CD1" w:rsidRPr="00BB4E0F">
        <w:rPr>
          <w:rFonts w:ascii="Arial" w:eastAsiaTheme="minorEastAsia" w:hAnsi="Arial" w:cs="Arial"/>
        </w:rPr>
        <w:t xml:space="preserve"> </w:t>
      </w:r>
      <w:r w:rsidRPr="00BB4E0F">
        <w:rPr>
          <w:rFonts w:ascii="Arial" w:hAnsi="Arial" w:cs="Arial"/>
        </w:rPr>
        <w:t xml:space="preserve">, </w:t>
      </w:r>
      <w:proofErr w:type="spellStart"/>
      <w:r w:rsidRPr="00BB4E0F">
        <w:rPr>
          <w:rFonts w:ascii="Arial" w:hAnsi="Arial" w:cs="Arial"/>
          <w:i/>
          <w:iCs/>
        </w:rPr>
        <w:t>trade</w:t>
      </w:r>
      <w:proofErr w:type="spellEnd"/>
      <w:r w:rsidRPr="00BB4E0F">
        <w:rPr>
          <w:rFonts w:ascii="Arial" w:hAnsi="Arial" w:cs="Arial"/>
          <w:i/>
          <w:iCs/>
        </w:rPr>
        <w:t>-off</w:t>
      </w:r>
      <w:r w:rsidRPr="00BB4E0F">
        <w:rPr>
          <w:rFonts w:ascii="Arial" w:hAnsi="Arial" w:cs="Arial"/>
        </w:rPr>
        <w:t xml:space="preserve"> productividad vs. </w:t>
      </w:r>
      <w:proofErr w:type="spellStart"/>
      <w:r w:rsidRPr="00F954FD">
        <w:rPr>
          <w:rFonts w:ascii="Arial" w:hAnsi="Arial" w:cs="Arial"/>
          <w:i/>
          <w:iCs/>
        </w:rPr>
        <w:t>stage-cut</w:t>
      </w:r>
      <w:proofErr w:type="spellEnd"/>
      <w:r w:rsidRPr="00BB4E0F">
        <w:rPr>
          <w:rFonts w:ascii="Arial" w:hAnsi="Arial" w:cs="Arial"/>
        </w:rPr>
        <w:t>, etc.).</w:t>
      </w:r>
    </w:p>
    <w:p w14:paraId="48281BB5" w14:textId="4773B436" w:rsidR="00A30952" w:rsidRPr="001B7855" w:rsidRDefault="00A30952">
      <w:pPr>
        <w:pStyle w:val="Ttulo3"/>
        <w:numPr>
          <w:ilvl w:val="2"/>
          <w:numId w:val="78"/>
        </w:numPr>
        <w:spacing w:line="360" w:lineRule="auto"/>
        <w:ind w:left="1428"/>
        <w:rPr>
          <w:rFonts w:ascii="Arial" w:hAnsi="Arial" w:cs="Arial"/>
          <w:color w:val="auto"/>
          <w:sz w:val="24"/>
          <w:szCs w:val="24"/>
        </w:rPr>
        <w:pPrChange w:id="7342" w:author="JAVIERA PAZ LEFORT IBANEZ" w:date="2025-09-22T17:14:00Z" w16du:dateUtc="2025-09-22T20:14:00Z">
          <w:pPr>
            <w:pStyle w:val="Ttulo3"/>
            <w:numPr>
              <w:ilvl w:val="2"/>
              <w:numId w:val="78"/>
            </w:numPr>
            <w:ind w:left="720" w:hanging="720"/>
          </w:pPr>
        </w:pPrChange>
      </w:pPr>
      <w:bookmarkStart w:id="7343" w:name="_Toc209475936"/>
      <w:r w:rsidRPr="001B7855">
        <w:rPr>
          <w:rFonts w:ascii="Arial" w:hAnsi="Arial" w:cs="Arial"/>
          <w:color w:val="auto"/>
          <w:sz w:val="24"/>
          <w:szCs w:val="24"/>
        </w:rPr>
        <w:t>Funciones Clave del Código</w:t>
      </w:r>
      <w:bookmarkEnd w:id="7343"/>
    </w:p>
    <w:p w14:paraId="02B17BE9" w14:textId="77777777" w:rsidR="00140CD1" w:rsidRPr="00BB4E0F" w:rsidRDefault="002F57CA">
      <w:pPr>
        <w:numPr>
          <w:ilvl w:val="0"/>
          <w:numId w:val="74"/>
        </w:numPr>
        <w:tabs>
          <w:tab w:val="clear" w:pos="720"/>
          <w:tab w:val="num" w:pos="1428"/>
        </w:tabs>
        <w:spacing w:line="360" w:lineRule="auto"/>
        <w:ind w:left="1428"/>
        <w:jc w:val="both"/>
        <w:rPr>
          <w:rFonts w:ascii="Arial" w:hAnsi="Arial" w:cs="Arial"/>
        </w:rPr>
        <w:pPrChange w:id="7344" w:author="JAVIERA PAZ LEFORT IBANEZ" w:date="2025-09-22T17:14:00Z" w16du:dateUtc="2025-09-22T20:14:00Z">
          <w:pPr>
            <w:numPr>
              <w:numId w:val="74"/>
            </w:numPr>
            <w:tabs>
              <w:tab w:val="num" w:pos="720"/>
            </w:tabs>
            <w:ind w:left="720" w:hanging="360"/>
            <w:jc w:val="both"/>
          </w:pPr>
        </w:pPrChange>
      </w:pPr>
      <w:proofErr w:type="spellStart"/>
      <w:r w:rsidRPr="00F954FD">
        <w:rPr>
          <w:rStyle w:val="codigoCar"/>
          <w:highlight w:val="lightGray"/>
        </w:rPr>
        <w:t>Run_</w:t>
      </w:r>
      <w:proofErr w:type="gramStart"/>
      <w:r w:rsidRPr="00F954FD">
        <w:rPr>
          <w:rStyle w:val="codigoCar"/>
          <w:highlight w:val="lightGray"/>
        </w:rPr>
        <w:t>model</w:t>
      </w:r>
      <w:proofErr w:type="spellEnd"/>
      <w:r w:rsidRPr="00F954FD">
        <w:rPr>
          <w:rStyle w:val="codigoCar"/>
          <w:highlight w:val="lightGray"/>
        </w:rPr>
        <w:t>(</w:t>
      </w:r>
      <w:proofErr w:type="gramEnd"/>
      <w:r w:rsidRPr="00F954FD">
        <w:rPr>
          <w:rStyle w:val="codigoCar"/>
          <w:highlight w:val="lightGray"/>
        </w:rPr>
        <w:t>)</w:t>
      </w:r>
      <w:r w:rsidRPr="00BB4E0F">
        <w:rPr>
          <w:rFonts w:ascii="Arial" w:hAnsi="Arial" w:cs="Arial"/>
        </w:rPr>
        <w:t xml:space="preserve"> → </w:t>
      </w:r>
      <w:r w:rsidRPr="00BB4E0F">
        <w:rPr>
          <w:rFonts w:ascii="Arial" w:hAnsi="Arial" w:cs="Arial"/>
          <w:i/>
          <w:iCs/>
        </w:rPr>
        <w:t>Orquestador.</w:t>
      </w:r>
    </w:p>
    <w:p w14:paraId="35ABA6E4" w14:textId="77777777" w:rsidR="00CD249C" w:rsidRPr="00BB4E0F" w:rsidRDefault="002F57CA">
      <w:pPr>
        <w:spacing w:line="360" w:lineRule="auto"/>
        <w:ind w:left="1428"/>
        <w:jc w:val="both"/>
        <w:rPr>
          <w:rFonts w:ascii="Arial" w:hAnsi="Arial" w:cs="Arial"/>
        </w:rPr>
        <w:pPrChange w:id="7345" w:author="JAVIERA PAZ LEFORT IBANEZ" w:date="2025-09-22T17:14:00Z" w16du:dateUtc="2025-09-22T20:14:00Z">
          <w:pPr>
            <w:ind w:left="720"/>
            <w:jc w:val="both"/>
          </w:pPr>
        </w:pPrChange>
      </w:pPr>
      <w:r w:rsidRPr="00BB4E0F">
        <w:rPr>
          <w:rFonts w:ascii="Arial" w:hAnsi="Arial" w:cs="Arial"/>
          <w:b/>
          <w:bCs/>
        </w:rPr>
        <w:t xml:space="preserve">Entradas (por </w:t>
      </w:r>
      <w:proofErr w:type="spellStart"/>
      <w:r w:rsidRPr="00F954FD">
        <w:rPr>
          <w:rStyle w:val="codigoCar"/>
          <w:highlight w:val="lightGray"/>
        </w:rPr>
        <w:t>inputs_fixed</w:t>
      </w:r>
      <w:proofErr w:type="spellEnd"/>
      <w:r w:rsidRPr="00BB4E0F">
        <w:rPr>
          <w:rFonts w:ascii="Arial" w:hAnsi="Arial" w:cs="Arial"/>
          <w:b/>
          <w:bCs/>
        </w:rPr>
        <w:t>)</w:t>
      </w:r>
      <w:r w:rsidRPr="00BB4E0F">
        <w:rPr>
          <w:rFonts w:ascii="Arial" w:hAnsi="Arial" w:cs="Arial"/>
        </w:rPr>
        <w:t xml:space="preserve">: geometría, </w:t>
      </w:r>
      <m:oMath>
        <m:r>
          <w:rPr>
            <w:rFonts w:ascii="Cambria Math" w:hAnsi="Cambria Math" w:cs="Arial"/>
          </w:rPr>
          <m:t>Q</m:t>
        </m:r>
      </m:oMath>
      <w:r w:rsidRPr="00BB4E0F">
        <w:rPr>
          <w:rFonts w:ascii="Arial" w:hAnsi="Arial" w:cs="Arial"/>
        </w:rPr>
        <w:t xml:space="preserve">, </w:t>
      </w:r>
      <m:oMath>
        <m:sSub>
          <m:sSubPr>
            <m:ctrlPr>
              <w:ins w:id="7346" w:author="JAVIERA PAZ LEFORT IBANEZ" w:date="2025-09-20T00:50:00Z" w16du:dateUtc="2025-09-20T03:50:00Z">
                <w:rPr>
                  <w:rFonts w:ascii="Cambria Math" w:hAnsi="Cambria Math" w:cs="Arial"/>
                  <w:i/>
                </w:rPr>
              </w:ins>
            </m:ctrlPr>
          </m:sSubPr>
          <m:e>
            <m:r>
              <w:ins w:id="7347" w:author="JAVIERA PAZ LEFORT IBANEZ" w:date="2025-09-20T00:50:00Z" w16du:dateUtc="2025-09-20T03:50:00Z">
                <w:rPr>
                  <w:rFonts w:ascii="Cambria Math" w:hAnsi="Cambria Math" w:cs="Arial"/>
                </w:rPr>
                <m:t>T</m:t>
              </w:ins>
            </m:r>
          </m:e>
          <m:sub>
            <m:r>
              <w:ins w:id="7348" w:author="JAVIERA PAZ LEFORT IBANEZ" w:date="2025-09-20T00:50:00Z" w16du:dateUtc="2025-09-20T03:50:00Z">
                <w:rPr>
                  <w:rFonts w:ascii="Cambria Math" w:hAnsi="Cambria Math" w:cs="Arial"/>
                </w:rPr>
                <m:t>f,</m:t>
              </w:ins>
            </m:r>
            <m:r>
              <w:ins w:id="7349" w:author="JAVIERA PAZ LEFORT IBANEZ" w:date="2025-09-20T00:51:00Z" w16du:dateUtc="2025-09-20T03:51:00Z">
                <w:rPr>
                  <w:rFonts w:ascii="Cambria Math" w:hAnsi="Cambria Math" w:cs="Arial"/>
                </w:rPr>
                <m:t xml:space="preserve"> in</m:t>
              </w:ins>
            </m:r>
          </m:sub>
        </m:sSub>
      </m:oMath>
      <w:r w:rsidRPr="00BB4E0F">
        <w:rPr>
          <w:rFonts w:ascii="Arial" w:hAnsi="Arial" w:cs="Arial"/>
        </w:rPr>
        <w:t xml:space="preserve">​, </w:t>
      </w:r>
      <m:oMath>
        <m:sSub>
          <m:sSubPr>
            <m:ctrlPr>
              <w:ins w:id="7350" w:author="JAVIERA PAZ LEFORT IBANEZ" w:date="2025-09-20T00:50:00Z" w16du:dateUtc="2025-09-20T03:50:00Z">
                <w:rPr>
                  <w:rFonts w:ascii="Cambria Math" w:hAnsi="Cambria Math" w:cs="Arial"/>
                  <w:i/>
                </w:rPr>
              </w:ins>
            </m:ctrlPr>
          </m:sSubPr>
          <m:e>
            <m:r>
              <w:ins w:id="7351" w:author="JAVIERA PAZ LEFORT IBANEZ" w:date="2025-09-20T00:50:00Z" w16du:dateUtc="2025-09-20T03:50:00Z">
                <w:rPr>
                  <w:rFonts w:ascii="Cambria Math" w:hAnsi="Cambria Math" w:cs="Arial"/>
                </w:rPr>
                <m:t>T</m:t>
              </w:ins>
            </m:r>
          </m:e>
          <m:sub>
            <m:r>
              <w:rPr>
                <w:rFonts w:ascii="Cambria Math" w:hAnsi="Cambria Math" w:cs="Arial"/>
              </w:rPr>
              <m:t>s</m:t>
            </m:r>
            <m:r>
              <w:ins w:id="7352" w:author="JAVIERA PAZ LEFORT IBANEZ" w:date="2025-09-20T00:50:00Z" w16du:dateUtc="2025-09-20T03:50:00Z">
                <w:rPr>
                  <w:rFonts w:ascii="Cambria Math" w:hAnsi="Cambria Math" w:cs="Arial"/>
                </w:rPr>
                <m:t>,</m:t>
              </w:ins>
            </m:r>
            <m:r>
              <w:ins w:id="7353" w:author="JAVIERA PAZ LEFORT IBANEZ" w:date="2025-09-20T00:51:00Z" w16du:dateUtc="2025-09-20T03:51:00Z">
                <w:rPr>
                  <w:rFonts w:ascii="Cambria Math" w:hAnsi="Cambria Math" w:cs="Arial"/>
                </w:rPr>
                <m:t xml:space="preserve"> in</m:t>
              </w:ins>
            </m:r>
          </m:sub>
        </m:sSub>
      </m:oMath>
      <w:r w:rsidRPr="00BB4E0F">
        <w:rPr>
          <w:rFonts w:ascii="Arial" w:hAnsi="Arial" w:cs="Arial"/>
        </w:rPr>
        <w:t>​, propiedades base, opciones de correlación.</w:t>
      </w:r>
    </w:p>
    <w:p w14:paraId="7E44BFE0" w14:textId="3F4496E5" w:rsidR="002F57CA" w:rsidRPr="00BB4E0F" w:rsidRDefault="002F57CA">
      <w:pPr>
        <w:spacing w:line="360" w:lineRule="auto"/>
        <w:ind w:left="1428"/>
        <w:jc w:val="both"/>
        <w:rPr>
          <w:rFonts w:ascii="Arial" w:hAnsi="Arial" w:cs="Arial"/>
        </w:rPr>
        <w:pPrChange w:id="7354" w:author="JAVIERA PAZ LEFORT IBANEZ" w:date="2025-09-22T17:14:00Z" w16du:dateUtc="2025-09-22T20:14:00Z">
          <w:pPr>
            <w:ind w:left="720"/>
            <w:jc w:val="both"/>
          </w:pPr>
        </w:pPrChange>
      </w:pPr>
      <w:r w:rsidRPr="00BB4E0F">
        <w:rPr>
          <w:rFonts w:ascii="Arial" w:hAnsi="Arial" w:cs="Arial"/>
          <w:b/>
          <w:bCs/>
        </w:rPr>
        <w:t>Salidas</w:t>
      </w:r>
      <w:r w:rsidRPr="00BB4E0F">
        <w:rPr>
          <w:rFonts w:ascii="Arial" w:hAnsi="Arial" w:cs="Arial"/>
        </w:rPr>
        <w:t xml:space="preserve">: </w:t>
      </w:r>
      <w:r w:rsidRPr="00F954FD">
        <w:rPr>
          <w:rStyle w:val="codigoCar"/>
          <w:highlight w:val="lightGray"/>
        </w:rPr>
        <w:t>res</w:t>
      </w:r>
      <w:r w:rsidRPr="00BB4E0F">
        <w:rPr>
          <w:rFonts w:ascii="Arial" w:hAnsi="Arial" w:cs="Arial"/>
        </w:rPr>
        <w:t xml:space="preserve"> con perfiles y métricas (ver 4.5.4).</w:t>
      </w:r>
    </w:p>
    <w:p w14:paraId="3A17D35A" w14:textId="77777777" w:rsidR="001B55D2" w:rsidRPr="00BB4E0F" w:rsidRDefault="002F57CA">
      <w:pPr>
        <w:numPr>
          <w:ilvl w:val="0"/>
          <w:numId w:val="74"/>
        </w:numPr>
        <w:tabs>
          <w:tab w:val="clear" w:pos="720"/>
          <w:tab w:val="num" w:pos="1428"/>
        </w:tabs>
        <w:spacing w:line="360" w:lineRule="auto"/>
        <w:ind w:left="1428"/>
        <w:jc w:val="both"/>
        <w:rPr>
          <w:rFonts w:ascii="Arial" w:hAnsi="Arial" w:cs="Arial"/>
        </w:rPr>
        <w:pPrChange w:id="7355" w:author="JAVIERA PAZ LEFORT IBANEZ" w:date="2025-09-22T17:14:00Z" w16du:dateUtc="2025-09-22T20:14:00Z">
          <w:pPr>
            <w:numPr>
              <w:numId w:val="74"/>
            </w:numPr>
            <w:tabs>
              <w:tab w:val="num" w:pos="720"/>
            </w:tabs>
            <w:ind w:left="720" w:hanging="360"/>
            <w:jc w:val="both"/>
          </w:pPr>
        </w:pPrChange>
      </w:pPr>
      <w:proofErr w:type="spellStart"/>
      <w:r w:rsidRPr="00F954FD">
        <w:rPr>
          <w:rStyle w:val="codigoCar"/>
          <w:highlight w:val="lightGray"/>
        </w:rPr>
        <w:lastRenderedPageBreak/>
        <w:t>Perfil_fracciones_agua</w:t>
      </w:r>
      <w:proofErr w:type="spellEnd"/>
      <w:r w:rsidRPr="00F954FD">
        <w:rPr>
          <w:rStyle w:val="codigoCar"/>
          <w:highlight w:val="lightGray"/>
        </w:rPr>
        <w:t>(...)</w:t>
      </w:r>
      <w:r w:rsidRPr="00BB4E0F">
        <w:rPr>
          <w:rFonts w:ascii="Arial" w:hAnsi="Arial" w:cs="Arial"/>
        </w:rPr>
        <w:t xml:space="preserve"> → </w:t>
      </w:r>
      <w:proofErr w:type="spellStart"/>
      <w:r w:rsidRPr="00BB4E0F">
        <w:rPr>
          <w:rFonts w:ascii="Arial" w:hAnsi="Arial" w:cs="Arial"/>
          <w:i/>
          <w:iCs/>
        </w:rPr>
        <w:t>Loop</w:t>
      </w:r>
      <w:proofErr w:type="spellEnd"/>
      <w:r w:rsidRPr="00BB4E0F">
        <w:rPr>
          <w:rFonts w:ascii="Arial" w:hAnsi="Arial" w:cs="Arial"/>
          <w:i/>
          <w:iCs/>
        </w:rPr>
        <w:t xml:space="preserve"> axial + Regula </w:t>
      </w:r>
      <w:proofErr w:type="spellStart"/>
      <w:r w:rsidRPr="00BB4E0F">
        <w:rPr>
          <w:rFonts w:ascii="Arial" w:hAnsi="Arial" w:cs="Arial"/>
          <w:i/>
          <w:iCs/>
        </w:rPr>
        <w:t>Falsi</w:t>
      </w:r>
      <w:proofErr w:type="spellEnd"/>
      <w:r w:rsidRPr="00BB4E0F">
        <w:rPr>
          <w:rFonts w:ascii="Arial" w:hAnsi="Arial" w:cs="Arial"/>
          <w:i/>
          <w:iCs/>
        </w:rPr>
        <w:t>.</w:t>
      </w:r>
    </w:p>
    <w:p w14:paraId="1060D8E5" w14:textId="77777777" w:rsidR="0010329A" w:rsidRPr="00BB4E0F" w:rsidRDefault="002F57CA">
      <w:pPr>
        <w:spacing w:line="360" w:lineRule="auto"/>
        <w:ind w:left="1428"/>
        <w:jc w:val="both"/>
        <w:rPr>
          <w:rFonts w:ascii="Arial" w:eastAsiaTheme="minorEastAsia" w:hAnsi="Arial" w:cs="Arial"/>
          <w:lang w:val="de-DE"/>
        </w:rPr>
        <w:pPrChange w:id="7356" w:author="JAVIERA PAZ LEFORT IBANEZ" w:date="2025-09-22T17:14:00Z" w16du:dateUtc="2025-09-22T20:14:00Z">
          <w:pPr>
            <w:ind w:left="720"/>
            <w:jc w:val="both"/>
          </w:pPr>
        </w:pPrChange>
      </w:pPr>
      <w:r w:rsidRPr="00BB4E0F">
        <w:rPr>
          <w:rFonts w:ascii="Arial" w:hAnsi="Arial" w:cs="Arial"/>
          <w:b/>
          <w:bCs/>
          <w:lang w:val="de-DE"/>
        </w:rPr>
        <w:t>Usa</w:t>
      </w:r>
      <w:r w:rsidRPr="00BB4E0F">
        <w:rPr>
          <w:rFonts w:ascii="Arial" w:hAnsi="Arial" w:cs="Arial"/>
          <w:lang w:val="de-DE"/>
        </w:rPr>
        <w:t xml:space="preserve">: </w:t>
      </w:r>
      <m:oMath>
        <m:sSub>
          <m:sSubPr>
            <m:ctrlPr>
              <w:ins w:id="7357" w:author="JAVIERA PAZ LEFORT IBANEZ" w:date="2025-09-19T23:40:00Z" w16du:dateUtc="2025-09-20T02:40:00Z">
                <w:rPr>
                  <w:rFonts w:ascii="Cambria Math" w:eastAsiaTheme="minorEastAsia" w:hAnsi="Cambria Math" w:cs="Arial"/>
                  <w:i/>
                </w:rPr>
              </w:ins>
            </m:ctrlPr>
          </m:sSubPr>
          <m:e>
            <m:r>
              <w:ins w:id="7358" w:author="JAVIERA PAZ LEFORT IBANEZ" w:date="2025-09-19T23:40:00Z" w16du:dateUtc="2025-09-20T02:40:00Z">
                <w:rPr>
                  <w:rFonts w:ascii="Cambria Math" w:eastAsiaTheme="minorEastAsia" w:hAnsi="Cambria Math" w:cs="Arial"/>
                </w:rPr>
                <m:t>K</m:t>
              </w:ins>
            </m:r>
          </m:e>
          <m:sub>
            <m:r>
              <w:ins w:id="7359" w:author="JAVIERA PAZ LEFORT IBANEZ" w:date="2025-09-19T23:40:00Z" w16du:dateUtc="2025-09-20T02:40:00Z">
                <w:rPr>
                  <w:rFonts w:ascii="Cambria Math" w:eastAsiaTheme="minorEastAsia" w:hAnsi="Cambria Math" w:cs="Arial"/>
                </w:rPr>
                <m:t>L</m:t>
              </w:ins>
            </m:r>
          </m:sub>
        </m:sSub>
      </m:oMath>
      <w:r w:rsidR="00CD249C" w:rsidRPr="00BB4E0F">
        <w:rPr>
          <w:rFonts w:ascii="Arial" w:eastAsiaTheme="minorEastAsia" w:hAnsi="Arial" w:cs="Arial"/>
          <w:lang w:val="de-DE"/>
        </w:rPr>
        <w:t xml:space="preserve">, </w:t>
      </w:r>
      <m:oMath>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M</m:t>
            </m:r>
          </m:sub>
        </m:sSub>
      </m:oMath>
      <w:r w:rsidR="00CD249C" w:rsidRPr="00BB4E0F">
        <w:rPr>
          <w:rFonts w:ascii="Arial" w:eastAsiaTheme="minorEastAsia" w:hAnsi="Arial" w:cs="Arial"/>
          <w:lang w:val="de-DE"/>
        </w:rPr>
        <w:t xml:space="preserve">, </w:t>
      </w:r>
      <m:oMath>
        <m:sSub>
          <m:sSubPr>
            <m:ctrlPr>
              <w:rPr>
                <w:rFonts w:ascii="Cambria Math" w:hAnsi="Cambria Math" w:cs="Arial"/>
                <w:i/>
              </w:rPr>
            </m:ctrlPr>
          </m:sSubPr>
          <m:e>
            <m:r>
              <w:rPr>
                <w:rFonts w:ascii="Cambria Math" w:hAnsi="Cambria Math" w:cs="Arial"/>
              </w:rPr>
              <m:t>K</m:t>
            </m:r>
          </m:e>
          <m:sub>
            <m:r>
              <w:rPr>
                <w:rFonts w:ascii="Cambria Math" w:hAnsi="Cambria Math" w:cs="Arial"/>
              </w:rPr>
              <m:t>carcasa</m:t>
            </m:r>
          </m:sub>
        </m:sSub>
      </m:oMath>
      <w:r w:rsidRPr="00BB4E0F">
        <w:rPr>
          <w:rFonts w:ascii="Arial" w:hAnsi="Arial" w:cs="Arial"/>
          <w:lang w:val="de-DE"/>
        </w:rPr>
        <w:t>,</w:t>
      </w:r>
      <w:r w:rsidR="00CD249C" w:rsidRPr="00BB4E0F">
        <w:rPr>
          <w:rFonts w:ascii="Arial" w:hAnsi="Arial" w:cs="Arial"/>
          <w:i/>
          <w:lang w:val="de-DE"/>
        </w:rPr>
        <w:t xml:space="preserve"> </w:t>
      </w:r>
      <m:oMath>
        <m:sSub>
          <m:sSubPr>
            <m:ctrlPr>
              <w:rPr>
                <w:rFonts w:ascii="Cambria Math" w:hAnsi="Cambria Math" w:cs="Arial"/>
                <w:i/>
              </w:rPr>
            </m:ctrlPr>
          </m:sSubPr>
          <m:e>
            <m:r>
              <w:rPr>
                <w:rFonts w:ascii="Cambria Math" w:hAnsi="Cambria Math" w:cs="Arial"/>
              </w:rPr>
              <m:t>K</m:t>
            </m:r>
          </m:e>
          <m:sub>
            <m:r>
              <w:rPr>
                <w:rFonts w:ascii="Cambria Math" w:hAnsi="Cambria Math" w:cs="Arial"/>
              </w:rPr>
              <m:t>global</m:t>
            </m:r>
          </m:sub>
        </m:sSub>
      </m:oMath>
      <w:r w:rsidRPr="00BB4E0F">
        <w:rPr>
          <w:rFonts w:ascii="Arial" w:hAnsi="Arial" w:cs="Arial"/>
          <w:lang w:val="de-DE"/>
        </w:rPr>
        <w:t xml:space="preserve">​, </w:t>
      </w:r>
      <m:oMath>
        <m:r>
          <w:rPr>
            <w:rFonts w:ascii="Cambria Math" w:hAnsi="Cambria Math" w:cs="Arial"/>
          </w:rPr>
          <m:t>A</m:t>
        </m:r>
      </m:oMath>
      <w:r w:rsidRPr="00BB4E0F">
        <w:rPr>
          <w:rFonts w:ascii="Arial" w:hAnsi="Arial" w:cs="Arial"/>
          <w:lang w:val="de-DE"/>
        </w:rPr>
        <w:t xml:space="preserve">, </w:t>
      </w:r>
      <m:oMath>
        <m:sSub>
          <m:sSubPr>
            <m:ctrlPr>
              <w:ins w:id="7360" w:author="JAVIERA PAZ LEFORT IBANEZ" w:date="2025-09-20T00:04:00Z" w16du:dateUtc="2025-09-20T03:04:00Z">
                <w:rPr>
                  <w:rFonts w:ascii="Cambria Math" w:eastAsiaTheme="minorEastAsia" w:hAnsi="Cambria Math" w:cs="Arial"/>
                  <w:i/>
                </w:rPr>
              </w:ins>
            </m:ctrlPr>
          </m:sSubPr>
          <m:e>
            <m:r>
              <w:ins w:id="7361" w:author="JAVIERA PAZ LEFORT IBANEZ" w:date="2025-09-20T00:04:00Z" w16du:dateUtc="2025-09-20T03:04:00Z">
                <w:rPr>
                  <w:rFonts w:ascii="Cambria Math" w:eastAsiaTheme="minorEastAsia" w:hAnsi="Cambria Math" w:cs="Arial"/>
                </w:rPr>
                <m:t>Q</m:t>
              </w:ins>
            </m:r>
          </m:e>
          <m:sub>
            <m:r>
              <w:ins w:id="7362" w:author="JAVIERA PAZ LEFORT IBANEZ" w:date="2025-09-20T00:04:00Z" w16du:dateUtc="2025-09-20T03:04:00Z">
                <w:rPr>
                  <w:rFonts w:ascii="Cambria Math" w:eastAsiaTheme="minorEastAsia" w:hAnsi="Cambria Math" w:cs="Arial"/>
                </w:rPr>
                <m:t>f</m:t>
              </w:ins>
            </m:r>
          </m:sub>
        </m:sSub>
      </m:oMath>
      <w:r w:rsidRPr="00BB4E0F">
        <w:rPr>
          <w:rFonts w:ascii="Arial" w:hAnsi="Arial" w:cs="Arial"/>
          <w:lang w:val="de-DE"/>
        </w:rPr>
        <w:t>​</w:t>
      </w:r>
      <w:r w:rsidR="00694B3A" w:rsidRPr="00BB4E0F">
        <w:rPr>
          <w:rFonts w:ascii="Arial" w:hAnsi="Arial" w:cs="Arial"/>
          <w:lang w:val="de-DE"/>
        </w:rPr>
        <w:t xml:space="preserve">, </w:t>
      </w:r>
      <m:oMath>
        <m:sSub>
          <m:sSubPr>
            <m:ctrlPr>
              <w:ins w:id="7363" w:author="JAVIERA PAZ LEFORT IBANEZ" w:date="2025-09-20T00:04:00Z" w16du:dateUtc="2025-09-20T03:04:00Z">
                <w:rPr>
                  <w:rFonts w:ascii="Cambria Math" w:eastAsiaTheme="minorEastAsia" w:hAnsi="Cambria Math" w:cs="Arial"/>
                  <w:i/>
                </w:rPr>
              </w:ins>
            </m:ctrlPr>
          </m:sSubPr>
          <m:e>
            <m:r>
              <w:ins w:id="7364" w:author="JAVIERA PAZ LEFORT IBANEZ" w:date="2025-09-20T00:04:00Z" w16du:dateUtc="2025-09-20T03:04:00Z">
                <w:rPr>
                  <w:rFonts w:ascii="Cambria Math" w:eastAsiaTheme="minorEastAsia" w:hAnsi="Cambria Math" w:cs="Arial"/>
                </w:rPr>
                <m:t>Q</m:t>
              </w:ins>
            </m:r>
          </m:e>
          <m:sub>
            <m:r>
              <w:rPr>
                <w:rFonts w:ascii="Cambria Math" w:eastAsiaTheme="minorEastAsia" w:hAnsi="Cambria Math" w:cs="Arial"/>
              </w:rPr>
              <m:t>s</m:t>
            </m:r>
          </m:sub>
        </m:sSub>
      </m:oMath>
      <w:r w:rsidR="00694B3A" w:rsidRPr="00BB4E0F">
        <w:rPr>
          <w:rFonts w:ascii="Arial" w:eastAsiaTheme="minorEastAsia" w:hAnsi="Arial" w:cs="Arial"/>
          <w:lang w:val="de-DE"/>
        </w:rPr>
        <w:t xml:space="preserve">, </w:t>
      </w:r>
      <m:oMath>
        <m:sSub>
          <m:sSubPr>
            <m:ctrlPr>
              <w:ins w:id="7365" w:author="JAVIERA PAZ LEFORT IBANEZ" w:date="2025-09-20T00:04:00Z" w16du:dateUtc="2025-09-20T03:04:00Z">
                <w:rPr>
                  <w:rFonts w:ascii="Cambria Math" w:eastAsiaTheme="minorEastAsia" w:hAnsi="Cambria Math" w:cs="Arial"/>
                  <w:i/>
                </w:rPr>
              </w:ins>
            </m:ctrlPr>
          </m:sSubPr>
          <m:e>
            <m:r>
              <w:ins w:id="7366" w:author="JAVIERA PAZ LEFORT IBANEZ" w:date="2025-09-20T00:04:00Z" w16du:dateUtc="2025-09-20T03:04:00Z">
                <w:rPr>
                  <w:rFonts w:ascii="Cambria Math" w:eastAsiaTheme="minorEastAsia" w:hAnsi="Cambria Math" w:cs="Arial"/>
                </w:rPr>
                <m:t>ρ</m:t>
              </w:ins>
            </m:r>
          </m:e>
          <m:sub>
            <m:r>
              <w:ins w:id="7367" w:author="JAVIERA PAZ LEFORT IBANEZ" w:date="2025-09-20T00:04:00Z" w16du:dateUtc="2025-09-20T03:04:00Z">
                <w:rPr>
                  <w:rFonts w:ascii="Cambria Math" w:eastAsiaTheme="minorEastAsia" w:hAnsi="Cambria Math" w:cs="Arial"/>
                </w:rPr>
                <m:t>f</m:t>
              </w:ins>
            </m:r>
          </m:sub>
        </m:sSub>
      </m:oMath>
      <w:r w:rsidR="0010329A" w:rsidRPr="00BB4E0F">
        <w:rPr>
          <w:rFonts w:ascii="Arial" w:eastAsiaTheme="minorEastAsia" w:hAnsi="Arial" w:cs="Arial"/>
          <w:lang w:val="de-DE"/>
        </w:rPr>
        <w:t xml:space="preserve">, </w:t>
      </w:r>
      <m:oMath>
        <m:sSub>
          <m:sSubPr>
            <m:ctrlPr>
              <w:ins w:id="7368" w:author="JAVIERA PAZ LEFORT IBANEZ" w:date="2025-09-20T00:04:00Z" w16du:dateUtc="2025-09-20T03:04:00Z">
                <w:rPr>
                  <w:rFonts w:ascii="Cambria Math" w:eastAsiaTheme="minorEastAsia" w:hAnsi="Cambria Math" w:cs="Arial"/>
                  <w:i/>
                </w:rPr>
              </w:ins>
            </m:ctrlPr>
          </m:sSubPr>
          <m:e>
            <m:r>
              <w:ins w:id="7369" w:author="JAVIERA PAZ LEFORT IBANEZ" w:date="2025-09-20T00:04:00Z" w16du:dateUtc="2025-09-20T03:04:00Z">
                <w:rPr>
                  <w:rFonts w:ascii="Cambria Math" w:eastAsiaTheme="minorEastAsia" w:hAnsi="Cambria Math" w:cs="Arial"/>
                </w:rPr>
                <m:t>ρ</m:t>
              </w:ins>
            </m:r>
          </m:e>
          <m:sub>
            <m:r>
              <w:rPr>
                <w:rFonts w:ascii="Cambria Math" w:eastAsiaTheme="minorEastAsia" w:hAnsi="Cambria Math" w:cs="Arial"/>
              </w:rPr>
              <m:t>s</m:t>
            </m:r>
          </m:sub>
        </m:sSub>
      </m:oMath>
      <w:r w:rsidR="0010329A" w:rsidRPr="00BB4E0F">
        <w:rPr>
          <w:rFonts w:ascii="Arial" w:eastAsiaTheme="minorEastAsia" w:hAnsi="Arial" w:cs="Arial"/>
          <w:lang w:val="de-DE"/>
        </w:rPr>
        <w:t>.</w:t>
      </w:r>
    </w:p>
    <w:p w14:paraId="2E81E97D" w14:textId="64376853" w:rsidR="002F57CA" w:rsidRPr="00BB4E0F" w:rsidRDefault="002F57CA">
      <w:pPr>
        <w:spacing w:line="360" w:lineRule="auto"/>
        <w:ind w:left="1428"/>
        <w:jc w:val="both"/>
        <w:rPr>
          <w:rFonts w:ascii="Arial" w:hAnsi="Arial" w:cs="Arial"/>
        </w:rPr>
        <w:pPrChange w:id="7370" w:author="JAVIERA PAZ LEFORT IBANEZ" w:date="2025-09-22T17:14:00Z" w16du:dateUtc="2025-09-22T20:14:00Z">
          <w:pPr>
            <w:ind w:left="720"/>
            <w:jc w:val="both"/>
          </w:pPr>
        </w:pPrChange>
      </w:pPr>
      <w:r w:rsidRPr="00BB4E0F">
        <w:rPr>
          <w:rFonts w:ascii="Arial" w:hAnsi="Arial" w:cs="Arial"/>
          <w:b/>
          <w:bCs/>
        </w:rPr>
        <w:t>Devuelve</w:t>
      </w:r>
      <w:r w:rsidRPr="00BB4E0F">
        <w:rPr>
          <w:rFonts w:ascii="Arial" w:hAnsi="Arial" w:cs="Arial"/>
        </w:rPr>
        <w:t xml:space="preserve">: </w:t>
      </w:r>
      <m:oMath>
        <m:sSub>
          <m:sSubPr>
            <m:ctrlPr>
              <w:ins w:id="7371" w:author="JAVIERA PAZ LEFORT IBANEZ" w:date="2025-09-19T23:47:00Z" w16du:dateUtc="2025-09-20T02:47:00Z">
                <w:rPr>
                  <w:rFonts w:ascii="Cambria Math" w:hAnsi="Cambria Math" w:cs="Arial"/>
                  <w:i/>
                </w:rPr>
              </w:ins>
            </m:ctrlPr>
          </m:sSubPr>
          <m:e>
            <m:r>
              <w:ins w:id="7372" w:author="JAVIERA PAZ LEFORT IBANEZ" w:date="2025-09-19T23:47:00Z" w16du:dateUtc="2025-09-20T02:47:00Z">
                <w:rPr>
                  <w:rFonts w:ascii="Cambria Math" w:hAnsi="Cambria Math" w:cs="Arial"/>
                </w:rPr>
                <m:t>f</m:t>
              </w:ins>
            </m:r>
          </m:e>
          <m:sub>
            <m:r>
              <w:ins w:id="7373" w:author="JAVIERA PAZ LEFORT IBANEZ" w:date="2025-09-19T23:47:00Z" w16du:dateUtc="2025-09-20T02:47:00Z">
                <w:rPr>
                  <w:rFonts w:ascii="Cambria Math" w:hAnsi="Cambria Math" w:cs="Arial"/>
                </w:rPr>
                <m:t>fibra</m:t>
              </w:ins>
            </m:r>
          </m:sub>
        </m:sSub>
        <m:d>
          <m:dPr>
            <m:ctrlPr>
              <w:ins w:id="7374" w:author="JAVIERA PAZ LEFORT IBANEZ" w:date="2025-09-19T23:47:00Z" w16du:dateUtc="2025-09-20T02:47:00Z">
                <w:rPr>
                  <w:rFonts w:ascii="Cambria Math" w:hAnsi="Cambria Math" w:cs="Arial"/>
                  <w:i/>
                </w:rPr>
              </w:ins>
            </m:ctrlPr>
          </m:dPr>
          <m:e>
            <m:r>
              <w:ins w:id="7375" w:author="JAVIERA PAZ LEFORT IBANEZ" w:date="2025-09-19T23:47:00Z" w16du:dateUtc="2025-09-20T02:47:00Z">
                <w:rPr>
                  <w:rFonts w:ascii="Cambria Math" w:hAnsi="Cambria Math" w:cs="Arial"/>
                </w:rPr>
                <m:t>z</m:t>
              </w:ins>
            </m:r>
          </m:e>
        </m:d>
      </m:oMath>
      <w:r w:rsidRPr="00BB4E0F">
        <w:rPr>
          <w:rFonts w:ascii="Arial" w:hAnsi="Arial" w:cs="Arial"/>
        </w:rPr>
        <w:t xml:space="preserve">, </w:t>
      </w:r>
      <m:oMath>
        <m:sSub>
          <m:sSubPr>
            <m:ctrlPr>
              <w:ins w:id="7376" w:author="JAVIERA PAZ LEFORT IBANEZ" w:date="2025-09-19T23:47:00Z" w16du:dateUtc="2025-09-20T02:47:00Z">
                <w:rPr>
                  <w:rFonts w:ascii="Cambria Math" w:hAnsi="Cambria Math" w:cs="Arial"/>
                  <w:i/>
                </w:rPr>
              </w:ins>
            </m:ctrlPr>
          </m:sSubPr>
          <m:e>
            <m:r>
              <w:ins w:id="7377" w:author="JAVIERA PAZ LEFORT IBANEZ" w:date="2025-09-19T23:47:00Z" w16du:dateUtc="2025-09-20T02:47:00Z">
                <w:rPr>
                  <w:rFonts w:ascii="Cambria Math" w:hAnsi="Cambria Math" w:cs="Arial"/>
                </w:rPr>
                <m:t>f</m:t>
              </w:ins>
            </m:r>
          </m:e>
          <m:sub>
            <m:r>
              <w:rPr>
                <w:rFonts w:ascii="Cambria Math" w:hAnsi="Cambria Math" w:cs="Arial"/>
              </w:rPr>
              <m:t>carcasa</m:t>
            </m:r>
          </m:sub>
        </m:sSub>
        <m:d>
          <m:dPr>
            <m:ctrlPr>
              <w:ins w:id="7378" w:author="JAVIERA PAZ LEFORT IBANEZ" w:date="2025-09-19T23:47:00Z" w16du:dateUtc="2025-09-20T02:47:00Z">
                <w:rPr>
                  <w:rFonts w:ascii="Cambria Math" w:hAnsi="Cambria Math" w:cs="Arial"/>
                  <w:i/>
                </w:rPr>
              </w:ins>
            </m:ctrlPr>
          </m:dPr>
          <m:e>
            <m:r>
              <w:ins w:id="7379" w:author="JAVIERA PAZ LEFORT IBANEZ" w:date="2025-09-19T23:47:00Z" w16du:dateUtc="2025-09-20T02:47:00Z">
                <w:rPr>
                  <w:rFonts w:ascii="Cambria Math" w:hAnsi="Cambria Math" w:cs="Arial"/>
                </w:rPr>
                <m:t>z</m:t>
              </w:ins>
            </m:r>
          </m:e>
        </m:d>
      </m:oMath>
      <w:r w:rsidRPr="00BB4E0F">
        <w:rPr>
          <w:rFonts w:ascii="Arial" w:hAnsi="Arial" w:cs="Arial"/>
        </w:rPr>
        <w:t xml:space="preserve">, </w:t>
      </w:r>
      <m:oMath>
        <m:r>
          <w:rPr>
            <w:rFonts w:ascii="Cambria Math" w:hAnsi="Cambria Math" w:cs="Arial"/>
            <w:lang w:val="de-DE"/>
          </w:rPr>
          <m:t>J</m:t>
        </m:r>
        <m:r>
          <w:rPr>
            <w:rFonts w:ascii="Cambria Math" w:hAnsi="Cambria Math" w:cs="Arial"/>
          </w:rPr>
          <m:t>(</m:t>
        </m:r>
        <m:r>
          <w:rPr>
            <w:rFonts w:ascii="Cambria Math" w:hAnsi="Cambria Math" w:cs="Arial"/>
            <w:lang w:val="de-DE"/>
          </w:rPr>
          <m:t>z</m:t>
        </m:r>
        <m:r>
          <w:rPr>
            <w:rFonts w:ascii="Cambria Math" w:hAnsi="Cambria Math" w:cs="Arial"/>
          </w:rPr>
          <m:t>)</m:t>
        </m:r>
      </m:oMath>
      <w:r w:rsidRPr="00BB4E0F">
        <w:rPr>
          <w:rFonts w:ascii="Arial" w:hAnsi="Arial" w:cs="Arial"/>
        </w:rPr>
        <w:t xml:space="preserve"> (mol·m</w:t>
      </w:r>
      <w:r w:rsidRPr="00BB4E0F">
        <w:rPr>
          <w:rFonts w:ascii="Cambria Math" w:hAnsi="Cambria Math" w:cs="Cambria Math"/>
        </w:rPr>
        <w:t>⁻</w:t>
      </w:r>
      <w:r w:rsidRPr="00BB4E0F">
        <w:rPr>
          <w:rFonts w:ascii="Arial" w:hAnsi="Arial" w:cs="Arial"/>
        </w:rPr>
        <w:t>²·s</w:t>
      </w:r>
      <w:r w:rsidRPr="00BB4E0F">
        <w:rPr>
          <w:rFonts w:ascii="Cambria Math" w:hAnsi="Cambria Math" w:cs="Cambria Math"/>
        </w:rPr>
        <w:t>⁻</w:t>
      </w:r>
      <w:r w:rsidRPr="00BB4E0F">
        <w:rPr>
          <w:rFonts w:ascii="Arial" w:hAnsi="Arial" w:cs="Arial"/>
        </w:rPr>
        <w:t>¹ y kg·m</w:t>
      </w:r>
      <w:r w:rsidRPr="00BB4E0F">
        <w:rPr>
          <w:rFonts w:ascii="Cambria Math" w:hAnsi="Cambria Math" w:cs="Cambria Math"/>
        </w:rPr>
        <w:t>⁻</w:t>
      </w:r>
      <w:r w:rsidRPr="00BB4E0F">
        <w:rPr>
          <w:rFonts w:ascii="Arial" w:hAnsi="Arial" w:cs="Arial"/>
        </w:rPr>
        <w:t>²·h</w:t>
      </w:r>
      <w:r w:rsidRPr="00BB4E0F">
        <w:rPr>
          <w:rFonts w:ascii="Cambria Math" w:hAnsi="Cambria Math" w:cs="Cambria Math"/>
        </w:rPr>
        <w:t>⁻</w:t>
      </w:r>
      <w:r w:rsidRPr="00BB4E0F">
        <w:rPr>
          <w:rFonts w:ascii="Arial" w:hAnsi="Arial" w:cs="Arial"/>
        </w:rPr>
        <w:t>¹).</w:t>
      </w:r>
    </w:p>
    <w:p w14:paraId="5371C487" w14:textId="77777777" w:rsidR="001B55D2" w:rsidRPr="00BB4E0F" w:rsidRDefault="002F57CA">
      <w:pPr>
        <w:numPr>
          <w:ilvl w:val="0"/>
          <w:numId w:val="74"/>
        </w:numPr>
        <w:tabs>
          <w:tab w:val="clear" w:pos="720"/>
          <w:tab w:val="num" w:pos="1428"/>
        </w:tabs>
        <w:spacing w:line="360" w:lineRule="auto"/>
        <w:ind w:left="1428"/>
        <w:jc w:val="both"/>
        <w:rPr>
          <w:rFonts w:ascii="Arial" w:hAnsi="Arial" w:cs="Arial"/>
        </w:rPr>
        <w:pPrChange w:id="7380" w:author="JAVIERA PAZ LEFORT IBANEZ" w:date="2025-09-22T17:14:00Z" w16du:dateUtc="2025-09-22T20:14:00Z">
          <w:pPr>
            <w:numPr>
              <w:numId w:val="74"/>
            </w:numPr>
            <w:tabs>
              <w:tab w:val="num" w:pos="720"/>
            </w:tabs>
            <w:ind w:left="720" w:hanging="360"/>
            <w:jc w:val="both"/>
          </w:pPr>
        </w:pPrChange>
      </w:pPr>
      <w:proofErr w:type="spellStart"/>
      <w:r w:rsidRPr="00F954FD">
        <w:rPr>
          <w:rStyle w:val="codigoCar"/>
          <w:highlight w:val="lightGray"/>
        </w:rPr>
        <w:t>X_</w:t>
      </w:r>
      <w:proofErr w:type="gramStart"/>
      <w:r w:rsidRPr="00F954FD">
        <w:rPr>
          <w:rStyle w:val="codigoCar"/>
          <w:highlight w:val="lightGray"/>
        </w:rPr>
        <w:t>polifenoles</w:t>
      </w:r>
      <w:proofErr w:type="spellEnd"/>
      <w:r w:rsidRPr="00F954FD">
        <w:rPr>
          <w:rStyle w:val="codigoCar"/>
          <w:highlight w:val="lightGray"/>
        </w:rPr>
        <w:t>(</w:t>
      </w:r>
      <w:proofErr w:type="gramEnd"/>
      <w:r w:rsidRPr="00F954FD">
        <w:rPr>
          <w:rStyle w:val="codigoCar"/>
          <w:highlight w:val="lightGray"/>
        </w:rPr>
        <w:t>J, C0, rho)</w:t>
      </w:r>
      <w:r w:rsidRPr="00BB4E0F">
        <w:rPr>
          <w:rFonts w:ascii="Arial" w:hAnsi="Arial" w:cs="Arial"/>
        </w:rPr>
        <w:t xml:space="preserve"> → </w:t>
      </w:r>
      <w:r w:rsidRPr="00BB4E0F">
        <w:rPr>
          <w:rFonts w:ascii="Arial" w:hAnsi="Arial" w:cs="Arial"/>
          <w:i/>
          <w:iCs/>
        </w:rPr>
        <w:t>Conservación de soluto.</w:t>
      </w:r>
    </w:p>
    <w:p w14:paraId="4E9BACD7" w14:textId="77777777" w:rsidR="007C289F" w:rsidRPr="00BB4E0F" w:rsidRDefault="002F57CA">
      <w:pPr>
        <w:spacing w:line="360" w:lineRule="auto"/>
        <w:ind w:left="1428"/>
        <w:jc w:val="both"/>
        <w:rPr>
          <w:rFonts w:ascii="Arial" w:hAnsi="Arial" w:cs="Arial"/>
        </w:rPr>
        <w:pPrChange w:id="7381" w:author="JAVIERA PAZ LEFORT IBANEZ" w:date="2025-09-22T17:14:00Z" w16du:dateUtc="2025-09-22T20:14:00Z">
          <w:pPr>
            <w:ind w:left="720"/>
            <w:jc w:val="both"/>
          </w:pPr>
        </w:pPrChange>
      </w:pPr>
      <w:r w:rsidRPr="00BB4E0F">
        <w:rPr>
          <w:rFonts w:ascii="Arial" w:hAnsi="Arial" w:cs="Arial"/>
          <w:b/>
          <w:bCs/>
        </w:rPr>
        <w:t>Usa</w:t>
      </w:r>
      <w:r w:rsidRPr="00BB4E0F">
        <w:rPr>
          <w:rFonts w:ascii="Arial" w:hAnsi="Arial" w:cs="Arial"/>
        </w:rPr>
        <w:t xml:space="preserve">: </w:t>
      </w:r>
      <m:oMath>
        <m:sSub>
          <m:sSubPr>
            <m:ctrlPr>
              <w:ins w:id="7382" w:author="JAVIERA PAZ LEFORT IBANEZ" w:date="2025-09-19T23:47:00Z" w16du:dateUtc="2025-09-20T02:47:00Z">
                <w:rPr>
                  <w:rFonts w:ascii="Cambria Math" w:hAnsi="Cambria Math" w:cs="Arial"/>
                  <w:i/>
                </w:rPr>
              </w:ins>
            </m:ctrlPr>
          </m:sSubPr>
          <m:e>
            <m:r>
              <w:ins w:id="7383" w:author="JAVIERA PAZ LEFORT IBANEZ" w:date="2025-09-19T23:47:00Z" w16du:dateUtc="2025-09-20T02:47:00Z">
                <w:rPr>
                  <w:rFonts w:ascii="Cambria Math" w:hAnsi="Cambria Math" w:cs="Arial"/>
                </w:rPr>
                <m:t>f</m:t>
              </w:ins>
            </m:r>
          </m:e>
          <m:sub>
            <m:r>
              <w:ins w:id="7384" w:author="JAVIERA PAZ LEFORT IBANEZ" w:date="2025-09-19T23:47:00Z" w16du:dateUtc="2025-09-20T02:47:00Z">
                <w:rPr>
                  <w:rFonts w:ascii="Cambria Math" w:hAnsi="Cambria Math" w:cs="Arial"/>
                </w:rPr>
                <m:t>fibra</m:t>
              </w:ins>
            </m:r>
          </m:sub>
        </m:sSub>
        <m:d>
          <m:dPr>
            <m:ctrlPr>
              <w:ins w:id="7385" w:author="JAVIERA PAZ LEFORT IBANEZ" w:date="2025-09-19T23:47:00Z" w16du:dateUtc="2025-09-20T02:47:00Z">
                <w:rPr>
                  <w:rFonts w:ascii="Cambria Math" w:hAnsi="Cambria Math" w:cs="Arial"/>
                  <w:i/>
                </w:rPr>
              </w:ins>
            </m:ctrlPr>
          </m:dPr>
          <m:e>
            <m:r>
              <w:ins w:id="7386" w:author="JAVIERA PAZ LEFORT IBANEZ" w:date="2025-09-19T23:47:00Z" w16du:dateUtc="2025-09-20T02:47:00Z">
                <w:rPr>
                  <w:rFonts w:ascii="Cambria Math" w:hAnsi="Cambria Math" w:cs="Arial"/>
                </w:rPr>
                <m:t>z</m:t>
              </w:ins>
            </m:r>
          </m:e>
        </m:d>
      </m:oMath>
      <w:r w:rsidRPr="00BB4E0F">
        <w:rPr>
          <w:rFonts w:ascii="Arial" w:hAnsi="Arial" w:cs="Arial"/>
        </w:rPr>
        <w:t>.</w:t>
      </w:r>
    </w:p>
    <w:p w14:paraId="48E736A7" w14:textId="6A682913" w:rsidR="002F57CA" w:rsidRPr="00BB4E0F" w:rsidRDefault="002F57CA">
      <w:pPr>
        <w:spacing w:line="360" w:lineRule="auto"/>
        <w:ind w:left="1428"/>
        <w:jc w:val="both"/>
        <w:rPr>
          <w:rFonts w:ascii="Arial" w:hAnsi="Arial" w:cs="Arial"/>
        </w:rPr>
        <w:pPrChange w:id="7387" w:author="JAVIERA PAZ LEFORT IBANEZ" w:date="2025-09-22T17:14:00Z" w16du:dateUtc="2025-09-22T20:14:00Z">
          <w:pPr>
            <w:ind w:left="720"/>
            <w:jc w:val="both"/>
          </w:pPr>
        </w:pPrChange>
      </w:pPr>
      <w:r w:rsidRPr="00BB4E0F">
        <w:rPr>
          <w:rFonts w:ascii="Arial" w:hAnsi="Arial" w:cs="Arial"/>
          <w:b/>
          <w:bCs/>
        </w:rPr>
        <w:t>Devuelve</w:t>
      </w:r>
      <w:r w:rsidRPr="00BB4E0F">
        <w:rPr>
          <w:rFonts w:ascii="Arial" w:hAnsi="Arial" w:cs="Arial"/>
        </w:rPr>
        <w:t xml:space="preserve">: </w:t>
      </w:r>
      <m:oMath>
        <m:sSub>
          <m:sSubPr>
            <m:ctrlPr>
              <w:ins w:id="7388" w:author="JAVIERA PAZ LEFORT IBANEZ" w:date="2025-09-20T03:14:00Z" w16du:dateUtc="2025-09-20T06:14:00Z">
                <w:rPr>
                  <w:rFonts w:ascii="Cambria Math" w:hAnsi="Cambria Math" w:cs="Arial"/>
                </w:rPr>
              </w:ins>
            </m:ctrlPr>
          </m:sSubPr>
          <m:e>
            <m:r>
              <w:ins w:id="7389" w:author="JAVIERA PAZ LEFORT IBANEZ" w:date="2025-09-20T03:14:00Z" w16du:dateUtc="2025-09-20T06:14:00Z">
                <w:rPr>
                  <w:rFonts w:ascii="Cambria Math" w:hAnsi="Cambria Math" w:cs="Arial"/>
                </w:rPr>
                <m:t>C</m:t>
              </w:ins>
            </m:r>
          </m:e>
          <m:sub>
            <m:r>
              <w:ins w:id="7390" w:author="JAVIERA PAZ LEFORT IBANEZ" w:date="2025-09-20T03:14:00Z" w16du:dateUtc="2025-09-20T06:14:00Z">
                <w:rPr>
                  <w:rFonts w:ascii="Cambria Math" w:hAnsi="Cambria Math" w:cs="Arial"/>
                </w:rPr>
                <m:t>poly</m:t>
              </w:ins>
            </m:r>
          </m:sub>
        </m:sSub>
        <m:d>
          <m:dPr>
            <m:ctrlPr>
              <w:ins w:id="7391" w:author="JAVIERA PAZ LEFORT IBANEZ" w:date="2025-09-20T03:14:00Z" w16du:dateUtc="2025-09-20T06:14:00Z">
                <w:rPr>
                  <w:rFonts w:ascii="Cambria Math" w:hAnsi="Cambria Math" w:cs="Arial"/>
                  <w:i/>
                </w:rPr>
              </w:ins>
            </m:ctrlPr>
          </m:dPr>
          <m:e>
            <m:r>
              <w:ins w:id="7392" w:author="JAVIERA PAZ LEFORT IBANEZ" w:date="2025-09-20T03:14:00Z" w16du:dateUtc="2025-09-20T06:14:00Z">
                <w:rPr>
                  <w:rFonts w:ascii="Cambria Math" w:hAnsi="Cambria Math" w:cs="Arial"/>
                </w:rPr>
                <m:t>z</m:t>
              </w:ins>
            </m:r>
          </m:e>
        </m:d>
      </m:oMath>
      <w:r w:rsidR="007C289F" w:rsidRPr="00BB4E0F">
        <w:rPr>
          <w:rFonts w:ascii="Arial" w:eastAsiaTheme="minorEastAsia" w:hAnsi="Arial" w:cs="Arial"/>
        </w:rPr>
        <w:t xml:space="preserve"> </w:t>
      </w:r>
      <w:r w:rsidRPr="00BB4E0F">
        <w:rPr>
          <w:rFonts w:ascii="Arial" w:hAnsi="Arial" w:cs="Arial"/>
        </w:rPr>
        <w:t>y métricas auxiliares.</w:t>
      </w:r>
    </w:p>
    <w:p w14:paraId="01A79CC1" w14:textId="77777777" w:rsidR="001B55D2" w:rsidRPr="00BB4E0F" w:rsidRDefault="002F57CA">
      <w:pPr>
        <w:numPr>
          <w:ilvl w:val="0"/>
          <w:numId w:val="74"/>
        </w:numPr>
        <w:tabs>
          <w:tab w:val="clear" w:pos="720"/>
          <w:tab w:val="num" w:pos="1428"/>
        </w:tabs>
        <w:spacing w:line="360" w:lineRule="auto"/>
        <w:ind w:left="1428"/>
        <w:jc w:val="both"/>
        <w:rPr>
          <w:rFonts w:ascii="Arial" w:hAnsi="Arial" w:cs="Arial"/>
        </w:rPr>
        <w:pPrChange w:id="7393" w:author="JAVIERA PAZ LEFORT IBANEZ" w:date="2025-09-22T17:14:00Z" w16du:dateUtc="2025-09-22T20:14:00Z">
          <w:pPr>
            <w:numPr>
              <w:numId w:val="74"/>
            </w:numPr>
            <w:tabs>
              <w:tab w:val="num" w:pos="720"/>
            </w:tabs>
            <w:ind w:left="720" w:hanging="360"/>
            <w:jc w:val="both"/>
          </w:pPr>
        </w:pPrChange>
      </w:pPr>
      <w:proofErr w:type="spellStart"/>
      <w:r w:rsidRPr="00F954FD">
        <w:rPr>
          <w:rStyle w:val="codigoCar"/>
          <w:highlight w:val="lightGray"/>
        </w:rPr>
        <w:t>Perfil_</w:t>
      </w:r>
      <w:proofErr w:type="gramStart"/>
      <w:r w:rsidRPr="00F954FD">
        <w:rPr>
          <w:rStyle w:val="codigoCar"/>
          <w:highlight w:val="lightGray"/>
        </w:rPr>
        <w:t>temperatura</w:t>
      </w:r>
      <w:proofErr w:type="spellEnd"/>
      <w:r w:rsidRPr="00F954FD">
        <w:rPr>
          <w:rStyle w:val="codigoCar"/>
          <w:highlight w:val="lightGray"/>
        </w:rPr>
        <w:t>(</w:t>
      </w:r>
      <w:proofErr w:type="gramEnd"/>
      <w:r w:rsidRPr="00F954FD">
        <w:rPr>
          <w:rStyle w:val="codigoCar"/>
          <w:highlight w:val="lightGray"/>
        </w:rPr>
        <w:t>)</w:t>
      </w:r>
      <w:r w:rsidRPr="00BB4E0F">
        <w:rPr>
          <w:rFonts w:ascii="Arial" w:hAnsi="Arial" w:cs="Arial"/>
        </w:rPr>
        <w:t xml:space="preserve"> → </w:t>
      </w:r>
      <w:r w:rsidRPr="00BB4E0F">
        <w:rPr>
          <w:rFonts w:ascii="Arial" w:hAnsi="Arial" w:cs="Arial"/>
          <w:i/>
          <w:iCs/>
        </w:rPr>
        <w:t xml:space="preserve">BVP con </w:t>
      </w:r>
      <w:proofErr w:type="spellStart"/>
      <w:r w:rsidRPr="00BB4E0F">
        <w:rPr>
          <w:rFonts w:ascii="Arial" w:hAnsi="Arial" w:cs="Arial"/>
          <w:i/>
          <w:iCs/>
        </w:rPr>
        <w:t>solve_bvp</w:t>
      </w:r>
      <w:proofErr w:type="spellEnd"/>
      <w:r w:rsidRPr="00BB4E0F">
        <w:rPr>
          <w:rFonts w:ascii="Arial" w:hAnsi="Arial" w:cs="Arial"/>
          <w:i/>
          <w:iCs/>
        </w:rPr>
        <w:t>.</w:t>
      </w:r>
    </w:p>
    <w:p w14:paraId="13B09D69" w14:textId="77777777" w:rsidR="004F0778" w:rsidRPr="00BB4E0F" w:rsidRDefault="002F57CA">
      <w:pPr>
        <w:spacing w:line="360" w:lineRule="auto"/>
        <w:ind w:left="1428"/>
        <w:jc w:val="both"/>
        <w:rPr>
          <w:rFonts w:ascii="Arial" w:hAnsi="Arial" w:cs="Arial"/>
        </w:rPr>
        <w:pPrChange w:id="7394" w:author="JAVIERA PAZ LEFORT IBANEZ" w:date="2025-09-22T17:14:00Z" w16du:dateUtc="2025-09-22T20:14:00Z">
          <w:pPr>
            <w:ind w:left="720"/>
            <w:jc w:val="both"/>
          </w:pPr>
        </w:pPrChange>
      </w:pPr>
      <w:r w:rsidRPr="00BB4E0F">
        <w:rPr>
          <w:rFonts w:ascii="Arial" w:hAnsi="Arial" w:cs="Arial"/>
          <w:b/>
          <w:bCs/>
        </w:rPr>
        <w:t>Usa</w:t>
      </w:r>
      <w:r w:rsidRPr="00BB4E0F">
        <w:rPr>
          <w:rFonts w:ascii="Arial" w:hAnsi="Arial" w:cs="Arial"/>
        </w:rPr>
        <w:t xml:space="preserve">: </w:t>
      </w:r>
      <m:oMath>
        <m:r>
          <w:rPr>
            <w:rFonts w:ascii="Cambria Math" w:hAnsi="Cambria Math" w:cs="Arial"/>
          </w:rPr>
          <m:t>U(z)</m:t>
        </m:r>
      </m:oMath>
      <w:r w:rsidRPr="00BB4E0F">
        <w:rPr>
          <w:rFonts w:ascii="Arial" w:hAnsi="Arial" w:cs="Arial"/>
        </w:rPr>
        <w:t xml:space="preserve"> por series, </w:t>
      </w:r>
      <m:oMath>
        <m:r>
          <w:rPr>
            <w:rFonts w:ascii="Cambria Math" w:hAnsi="Cambria Math" w:cs="Arial"/>
          </w:rPr>
          <m:t>A'</m:t>
        </m:r>
      </m:oMath>
      <w:r w:rsidRPr="00BB4E0F">
        <w:rPr>
          <w:rFonts w:ascii="Arial" w:hAnsi="Arial" w:cs="Arial"/>
        </w:rPr>
        <w:t xml:space="preserve">, </w:t>
      </w:r>
      <m:oMath>
        <m:acc>
          <m:accPr>
            <m:chr m:val="̇"/>
            <m:ctrlPr>
              <w:rPr>
                <w:rFonts w:ascii="Cambria Math" w:hAnsi="Cambria Math" w:cs="Arial"/>
                <w:i/>
              </w:rPr>
            </m:ctrlPr>
          </m:accPr>
          <m:e>
            <m:r>
              <w:ins w:id="7395" w:author="JAVIERA PAZ LEFORT IBANEZ" w:date="2025-09-20T03:16:00Z" w16du:dateUtc="2025-09-20T06:16:00Z">
                <w:rPr>
                  <w:rFonts w:ascii="Cambria Math" w:hAnsi="Cambria Math" w:cs="Arial"/>
                </w:rPr>
                <m:t>m</m:t>
              </w:ins>
            </m:r>
          </m:e>
        </m:acc>
      </m:oMath>
      <w:r w:rsidRPr="00BB4E0F">
        <w:rPr>
          <w:rFonts w:ascii="Arial" w:hAnsi="Arial" w:cs="Arial"/>
        </w:rPr>
        <w:t xml:space="preserve">, </w:t>
      </w:r>
      <m:oMath>
        <m:sSub>
          <m:sSubPr>
            <m:ctrlPr>
              <w:rPr>
                <w:rFonts w:ascii="Cambria Math" w:hAnsi="Cambria Math" w:cs="Arial"/>
                <w:i/>
              </w:rPr>
            </m:ctrlPr>
          </m:sSubPr>
          <m:e>
            <m:r>
              <w:rPr>
                <w:rFonts w:ascii="Cambria Math" w:hAnsi="Cambria Math" w:cs="Arial"/>
              </w:rPr>
              <m:t>c</m:t>
            </m:r>
          </m:e>
          <m:sub>
            <m:r>
              <w:rPr>
                <w:rFonts w:ascii="Cambria Math" w:hAnsi="Cambria Math" w:cs="Arial"/>
              </w:rPr>
              <m:t>p</m:t>
            </m:r>
          </m:sub>
        </m:sSub>
      </m:oMath>
      <w:r w:rsidR="004F0778" w:rsidRPr="00BB4E0F">
        <w:rPr>
          <w:rFonts w:ascii="Arial" w:hAnsi="Arial" w:cs="Arial"/>
        </w:rPr>
        <w:t>,</w:t>
      </w:r>
      <w:r w:rsidRPr="00BB4E0F">
        <w:rPr>
          <w:rFonts w:ascii="Arial" w:hAnsi="Arial" w:cs="Arial"/>
        </w:rPr>
        <w:t xml:space="preserve"> BC de contracorriente.</w:t>
      </w:r>
    </w:p>
    <w:p w14:paraId="69288121" w14:textId="5E84706F" w:rsidR="002F57CA" w:rsidRPr="00BB4E0F" w:rsidRDefault="002F57CA">
      <w:pPr>
        <w:spacing w:line="360" w:lineRule="auto"/>
        <w:ind w:left="1428"/>
        <w:jc w:val="both"/>
        <w:rPr>
          <w:rFonts w:ascii="Arial" w:hAnsi="Arial" w:cs="Arial"/>
        </w:rPr>
        <w:pPrChange w:id="7396" w:author="JAVIERA PAZ LEFORT IBANEZ" w:date="2025-09-22T17:14:00Z" w16du:dateUtc="2025-09-22T20:14:00Z">
          <w:pPr>
            <w:ind w:left="720"/>
            <w:jc w:val="both"/>
          </w:pPr>
        </w:pPrChange>
      </w:pPr>
      <w:r w:rsidRPr="00BB4E0F">
        <w:rPr>
          <w:rFonts w:ascii="Arial" w:hAnsi="Arial" w:cs="Arial"/>
          <w:b/>
          <w:bCs/>
        </w:rPr>
        <w:t>Devuelve</w:t>
      </w:r>
      <w:r w:rsidRPr="00BB4E0F">
        <w:rPr>
          <w:rFonts w:ascii="Arial" w:hAnsi="Arial" w:cs="Arial"/>
        </w:rPr>
        <w:t xml:space="preserve">: </w:t>
      </w:r>
      <m:oMath>
        <m:sSub>
          <m:sSubPr>
            <m:ctrlPr>
              <w:ins w:id="7397" w:author="JAVIERA PAZ LEFORT IBANEZ" w:date="2025-09-20T03:09:00Z" w16du:dateUtc="2025-09-20T06:09:00Z">
                <w:rPr>
                  <w:rFonts w:ascii="Cambria Math" w:hAnsi="Cambria Math" w:cs="Arial"/>
                  <w:i/>
                </w:rPr>
              </w:ins>
            </m:ctrlPr>
          </m:sSubPr>
          <m:e>
            <m:r>
              <w:ins w:id="7398" w:author="JAVIERA PAZ LEFORT IBANEZ" w:date="2025-09-20T03:09:00Z" w16du:dateUtc="2025-09-20T06:09:00Z">
                <w:rPr>
                  <w:rFonts w:ascii="Cambria Math" w:hAnsi="Cambria Math" w:cs="Arial"/>
                </w:rPr>
                <m:t>T</m:t>
              </w:ins>
            </m:r>
          </m:e>
          <m:sub>
            <m:r>
              <w:ins w:id="7399" w:author="JAVIERA PAZ LEFORT IBANEZ" w:date="2025-09-20T03:09:00Z" w16du:dateUtc="2025-09-20T06:09:00Z">
                <w:rPr>
                  <w:rFonts w:ascii="Cambria Math" w:hAnsi="Cambria Math" w:cs="Arial"/>
                </w:rPr>
                <m:t>f</m:t>
              </w:ins>
            </m:r>
          </m:sub>
        </m:sSub>
        <m:d>
          <m:dPr>
            <m:ctrlPr>
              <w:ins w:id="7400" w:author="JAVIERA PAZ LEFORT IBANEZ" w:date="2025-09-20T03:09:00Z" w16du:dateUtc="2025-09-20T06:09:00Z">
                <w:rPr>
                  <w:rFonts w:ascii="Cambria Math" w:hAnsi="Cambria Math" w:cs="Arial"/>
                  <w:i/>
                </w:rPr>
              </w:ins>
            </m:ctrlPr>
          </m:dPr>
          <m:e>
            <m:r>
              <w:rPr>
                <w:rFonts w:ascii="Cambria Math" w:hAnsi="Cambria Math" w:cs="Arial"/>
              </w:rPr>
              <m:t>z</m:t>
            </m:r>
          </m:e>
        </m:d>
      </m:oMath>
      <w:r w:rsidR="00B93DF6" w:rsidRPr="00BB4E0F">
        <w:rPr>
          <w:rFonts w:ascii="Arial" w:eastAsiaTheme="minorEastAsia" w:hAnsi="Arial" w:cs="Arial"/>
        </w:rPr>
        <w:t xml:space="preserve">, </w:t>
      </w:r>
      <m:oMath>
        <m:sSub>
          <m:sSubPr>
            <m:ctrlPr>
              <w:ins w:id="7401" w:author="JAVIERA PAZ LEFORT IBANEZ" w:date="2025-09-20T03:09:00Z" w16du:dateUtc="2025-09-20T06:09:00Z">
                <w:rPr>
                  <w:rFonts w:ascii="Cambria Math" w:hAnsi="Cambria Math" w:cs="Arial"/>
                  <w:i/>
                </w:rPr>
              </w:ins>
            </m:ctrlPr>
          </m:sSubPr>
          <m:e>
            <m:r>
              <w:ins w:id="7402" w:author="JAVIERA PAZ LEFORT IBANEZ" w:date="2025-09-20T03:09:00Z" w16du:dateUtc="2025-09-20T06:09:00Z">
                <w:rPr>
                  <w:rFonts w:ascii="Cambria Math" w:hAnsi="Cambria Math" w:cs="Arial"/>
                </w:rPr>
                <m:t>T</m:t>
              </w:ins>
            </m:r>
          </m:e>
          <m:sub>
            <m:r>
              <w:rPr>
                <w:rFonts w:ascii="Cambria Math" w:hAnsi="Cambria Math" w:cs="Arial"/>
              </w:rPr>
              <m:t>s</m:t>
            </m:r>
          </m:sub>
        </m:sSub>
        <m:d>
          <m:dPr>
            <m:ctrlPr>
              <w:ins w:id="7403" w:author="JAVIERA PAZ LEFORT IBANEZ" w:date="2025-09-20T03:09:00Z" w16du:dateUtc="2025-09-20T06:09:00Z">
                <w:rPr>
                  <w:rFonts w:ascii="Cambria Math" w:hAnsi="Cambria Math" w:cs="Arial"/>
                  <w:i/>
                </w:rPr>
              </w:ins>
            </m:ctrlPr>
          </m:dPr>
          <m:e>
            <m:r>
              <w:rPr>
                <w:rFonts w:ascii="Cambria Math" w:hAnsi="Cambria Math" w:cs="Arial"/>
              </w:rPr>
              <m:t>z</m:t>
            </m:r>
          </m:e>
        </m:d>
      </m:oMath>
      <w:r w:rsidRPr="00BB4E0F">
        <w:rPr>
          <w:rFonts w:ascii="Arial" w:hAnsi="Arial" w:cs="Arial"/>
        </w:rPr>
        <w:t xml:space="preserve"> y objeto solución.</w:t>
      </w:r>
    </w:p>
    <w:p w14:paraId="51EEAE5F" w14:textId="77777777" w:rsidR="002F57CA" w:rsidRPr="00BB4E0F" w:rsidRDefault="002F57CA">
      <w:pPr>
        <w:numPr>
          <w:ilvl w:val="0"/>
          <w:numId w:val="74"/>
        </w:numPr>
        <w:tabs>
          <w:tab w:val="clear" w:pos="720"/>
          <w:tab w:val="num" w:pos="1428"/>
        </w:tabs>
        <w:spacing w:line="360" w:lineRule="auto"/>
        <w:ind w:left="1428"/>
        <w:jc w:val="both"/>
        <w:rPr>
          <w:rFonts w:ascii="Arial" w:hAnsi="Arial" w:cs="Arial"/>
        </w:rPr>
        <w:pPrChange w:id="7404" w:author="JAVIERA PAZ LEFORT IBANEZ" w:date="2025-09-22T17:14:00Z" w16du:dateUtc="2025-09-22T20:14:00Z">
          <w:pPr>
            <w:numPr>
              <w:numId w:val="74"/>
            </w:numPr>
            <w:tabs>
              <w:tab w:val="num" w:pos="720"/>
            </w:tabs>
            <w:ind w:left="720" w:hanging="360"/>
            <w:jc w:val="both"/>
          </w:pPr>
        </w:pPrChange>
      </w:pPr>
      <w:proofErr w:type="spellStart"/>
      <w:r w:rsidRPr="00F954FD">
        <w:rPr>
          <w:rStyle w:val="codigoCar"/>
          <w:highlight w:val="lightGray"/>
        </w:rPr>
        <w:t>K_transferencia_masa</w:t>
      </w:r>
      <w:proofErr w:type="spellEnd"/>
      <w:r w:rsidRPr="00F954FD">
        <w:rPr>
          <w:rStyle w:val="codigoCar"/>
          <w:highlight w:val="lightGray"/>
        </w:rPr>
        <w:t xml:space="preserve">, </w:t>
      </w:r>
      <w:proofErr w:type="spellStart"/>
      <w:r w:rsidRPr="00F954FD">
        <w:rPr>
          <w:rStyle w:val="codigoCar"/>
          <w:highlight w:val="lightGray"/>
        </w:rPr>
        <w:t>h_transferencia_calor</w:t>
      </w:r>
      <w:proofErr w:type="spellEnd"/>
      <w:r w:rsidRPr="00F954FD">
        <w:rPr>
          <w:rStyle w:val="codigoCar"/>
          <w:highlight w:val="lightGray"/>
        </w:rPr>
        <w:t xml:space="preserve">, </w:t>
      </w:r>
      <w:proofErr w:type="spellStart"/>
      <w:r w:rsidRPr="00F954FD">
        <w:rPr>
          <w:rStyle w:val="codigoCar"/>
          <w:highlight w:val="lightGray"/>
        </w:rPr>
        <w:t>N_adimensionales</w:t>
      </w:r>
      <w:proofErr w:type="spellEnd"/>
      <w:r w:rsidRPr="00F954FD">
        <w:rPr>
          <w:rStyle w:val="codigoCar"/>
          <w:highlight w:val="lightGray"/>
        </w:rPr>
        <w:t>_*, difusividad_*</w:t>
      </w:r>
      <w:r w:rsidRPr="00BB4E0F">
        <w:rPr>
          <w:rFonts w:ascii="Arial" w:hAnsi="Arial" w:cs="Arial"/>
        </w:rPr>
        <w:t xml:space="preserve"> → </w:t>
      </w:r>
      <w:r w:rsidRPr="00BB4E0F">
        <w:rPr>
          <w:rFonts w:ascii="Arial" w:hAnsi="Arial" w:cs="Arial"/>
          <w:i/>
          <w:iCs/>
        </w:rPr>
        <w:t>Propiedades y coeficientes</w:t>
      </w:r>
      <w:r w:rsidRPr="00BB4E0F">
        <w:rPr>
          <w:rFonts w:ascii="Arial" w:hAnsi="Arial" w:cs="Arial"/>
        </w:rPr>
        <w:t xml:space="preserve"> (alimentan a las funciones anteriores).</w:t>
      </w:r>
    </w:p>
    <w:p w14:paraId="1C1BED92" w14:textId="6EDD7BDB" w:rsidR="002F57CA" w:rsidRPr="00BB4E0F" w:rsidRDefault="002F57CA">
      <w:pPr>
        <w:spacing w:line="360" w:lineRule="auto"/>
        <w:ind w:left="708"/>
        <w:jc w:val="both"/>
        <w:rPr>
          <w:rFonts w:ascii="Arial" w:hAnsi="Arial" w:cs="Arial"/>
        </w:rPr>
        <w:pPrChange w:id="7405" w:author="JAVIERA PAZ LEFORT IBANEZ" w:date="2025-09-22T17:14:00Z" w16du:dateUtc="2025-09-22T20:14:00Z">
          <w:pPr>
            <w:jc w:val="both"/>
          </w:pPr>
        </w:pPrChange>
      </w:pPr>
      <w:r w:rsidRPr="00BB4E0F">
        <w:rPr>
          <w:rFonts w:ascii="Arial" w:hAnsi="Arial" w:cs="Arial"/>
        </w:rPr>
        <w:t>Todos los argumentos explícitos adicionales se documentan en el propio código; las unidades están estandarizadas en SI.</w:t>
      </w:r>
    </w:p>
    <w:p w14:paraId="526F8558" w14:textId="050D9622" w:rsidR="00A30952" w:rsidRPr="001B7855" w:rsidRDefault="00A30952">
      <w:pPr>
        <w:pStyle w:val="Ttulo3"/>
        <w:spacing w:line="360" w:lineRule="auto"/>
        <w:ind w:left="708"/>
        <w:rPr>
          <w:rFonts w:ascii="Arial" w:hAnsi="Arial" w:cs="Arial"/>
          <w:color w:val="auto"/>
          <w:sz w:val="24"/>
          <w:szCs w:val="24"/>
        </w:rPr>
        <w:pPrChange w:id="7406" w:author="JAVIERA PAZ LEFORT IBANEZ" w:date="2025-09-22T17:14:00Z" w16du:dateUtc="2025-09-22T20:14:00Z">
          <w:pPr>
            <w:pStyle w:val="Ttulo3"/>
          </w:pPr>
        </w:pPrChange>
      </w:pPr>
      <w:bookmarkStart w:id="7407" w:name="_Toc209475937"/>
      <w:r w:rsidRPr="001B7855">
        <w:rPr>
          <w:rFonts w:ascii="Arial" w:hAnsi="Arial" w:cs="Arial"/>
          <w:color w:val="auto"/>
          <w:sz w:val="24"/>
          <w:szCs w:val="24"/>
        </w:rPr>
        <w:t>4.5.3 Parámetros de Entrada</w:t>
      </w:r>
      <w:bookmarkEnd w:id="7407"/>
    </w:p>
    <w:p w14:paraId="32876579" w14:textId="77777777" w:rsidR="00D71A88" w:rsidRPr="00BB4E0F" w:rsidRDefault="00D71A88">
      <w:pPr>
        <w:spacing w:line="360" w:lineRule="auto"/>
        <w:ind w:left="708"/>
        <w:rPr>
          <w:rFonts w:ascii="Arial" w:hAnsi="Arial" w:cs="Arial"/>
        </w:rPr>
        <w:pPrChange w:id="7408" w:author="JAVIERA PAZ LEFORT IBANEZ" w:date="2025-09-22T17:14:00Z" w16du:dateUtc="2025-09-22T20:14:00Z">
          <w:pPr/>
        </w:pPrChange>
      </w:pPr>
      <w:r w:rsidRPr="00BB4E0F">
        <w:rPr>
          <w:rFonts w:ascii="Arial" w:hAnsi="Arial" w:cs="Arial"/>
        </w:rPr>
        <w:t xml:space="preserve">El diccionario </w:t>
      </w:r>
      <w:proofErr w:type="spellStart"/>
      <w:r w:rsidRPr="00F954FD">
        <w:rPr>
          <w:rStyle w:val="codigoCar"/>
          <w:highlight w:val="lightGray"/>
        </w:rPr>
        <w:t>inputs_fixed</w:t>
      </w:r>
      <w:proofErr w:type="spellEnd"/>
      <w:r w:rsidRPr="00BB4E0F">
        <w:rPr>
          <w:rFonts w:ascii="Arial" w:hAnsi="Arial" w:cs="Arial"/>
        </w:rPr>
        <w:t xml:space="preserve"> centraliza los parámetros. Claves típicas:</w:t>
      </w:r>
    </w:p>
    <w:p w14:paraId="0F4CAD2D" w14:textId="77777777" w:rsidR="00D71A88" w:rsidRPr="00BB4E0F" w:rsidRDefault="00D71A88">
      <w:pPr>
        <w:pStyle w:val="Prrafodelista"/>
        <w:numPr>
          <w:ilvl w:val="0"/>
          <w:numId w:val="76"/>
        </w:numPr>
        <w:spacing w:line="360" w:lineRule="auto"/>
        <w:ind w:left="1428"/>
        <w:jc w:val="both"/>
        <w:rPr>
          <w:rFonts w:ascii="Arial" w:hAnsi="Arial" w:cs="Arial"/>
        </w:rPr>
        <w:pPrChange w:id="7409" w:author="JAVIERA PAZ LEFORT IBANEZ" w:date="2025-09-22T17:14:00Z" w16du:dateUtc="2025-09-22T20:14:00Z">
          <w:pPr>
            <w:pStyle w:val="Prrafodelista"/>
            <w:numPr>
              <w:numId w:val="76"/>
            </w:numPr>
            <w:ind w:hanging="360"/>
            <w:jc w:val="both"/>
          </w:pPr>
        </w:pPrChange>
      </w:pPr>
      <w:r w:rsidRPr="00BB4E0F">
        <w:rPr>
          <w:rFonts w:ascii="Arial" w:hAnsi="Arial" w:cs="Arial"/>
          <w:b/>
          <w:bCs/>
        </w:rPr>
        <w:t>Geometría y módulo</w:t>
      </w:r>
      <w:r w:rsidRPr="00BB4E0F">
        <w:rPr>
          <w:rFonts w:ascii="Arial" w:hAnsi="Arial" w:cs="Arial"/>
        </w:rPr>
        <w:t xml:space="preserve">: </w:t>
      </w:r>
      <w:proofErr w:type="spellStart"/>
      <w:r w:rsidRPr="00BB4E0F">
        <w:rPr>
          <w:rFonts w:ascii="Arial" w:hAnsi="Arial" w:cs="Arial"/>
        </w:rPr>
        <w:t>N_fibras</w:t>
      </w:r>
      <w:proofErr w:type="spellEnd"/>
      <w:r w:rsidRPr="00BB4E0F">
        <w:rPr>
          <w:rFonts w:ascii="Arial" w:hAnsi="Arial" w:cs="Arial"/>
        </w:rPr>
        <w:t xml:space="preserve">, L, </w:t>
      </w:r>
      <w:proofErr w:type="spellStart"/>
      <w:r w:rsidRPr="00BB4E0F">
        <w:rPr>
          <w:rFonts w:ascii="Arial" w:hAnsi="Arial" w:cs="Arial"/>
        </w:rPr>
        <w:t>d_int_fibra</w:t>
      </w:r>
      <w:proofErr w:type="spellEnd"/>
      <w:r w:rsidRPr="00BB4E0F">
        <w:rPr>
          <w:rFonts w:ascii="Arial" w:hAnsi="Arial" w:cs="Arial"/>
        </w:rPr>
        <w:t xml:space="preserve">, </w:t>
      </w:r>
      <w:proofErr w:type="spellStart"/>
      <w:r w:rsidRPr="00BB4E0F">
        <w:rPr>
          <w:rFonts w:ascii="Arial" w:hAnsi="Arial" w:cs="Arial"/>
        </w:rPr>
        <w:t>d_ext_fibra</w:t>
      </w:r>
      <w:proofErr w:type="spellEnd"/>
      <w:r w:rsidRPr="00BB4E0F">
        <w:rPr>
          <w:rFonts w:ascii="Arial" w:hAnsi="Arial" w:cs="Arial"/>
        </w:rPr>
        <w:t xml:space="preserve">, </w:t>
      </w:r>
      <w:proofErr w:type="spellStart"/>
      <w:r w:rsidRPr="00BB4E0F">
        <w:rPr>
          <w:rFonts w:ascii="Arial" w:hAnsi="Arial" w:cs="Arial"/>
        </w:rPr>
        <w:t>Esp_mem</w:t>
      </w:r>
      <w:proofErr w:type="spellEnd"/>
      <w:r w:rsidRPr="00BB4E0F">
        <w:rPr>
          <w:rFonts w:ascii="Arial" w:hAnsi="Arial" w:cs="Arial"/>
        </w:rPr>
        <w:t xml:space="preserve">, </w:t>
      </w:r>
      <w:proofErr w:type="spellStart"/>
      <w:r w:rsidRPr="00BB4E0F">
        <w:rPr>
          <w:rFonts w:ascii="Arial" w:hAnsi="Arial" w:cs="Arial"/>
        </w:rPr>
        <w:t>A_contacto_efectiva</w:t>
      </w:r>
      <w:proofErr w:type="spellEnd"/>
      <w:r w:rsidRPr="00BB4E0F">
        <w:rPr>
          <w:rFonts w:ascii="Arial" w:hAnsi="Arial" w:cs="Arial"/>
        </w:rPr>
        <w:t xml:space="preserve">, porosidad </w:t>
      </w:r>
      <w:proofErr w:type="spellStart"/>
      <w:r w:rsidRPr="00BB4E0F">
        <w:rPr>
          <w:rFonts w:ascii="Arial" w:hAnsi="Arial" w:cs="Arial"/>
        </w:rPr>
        <w:t>epsilon</w:t>
      </w:r>
      <w:proofErr w:type="spellEnd"/>
      <w:r w:rsidRPr="00BB4E0F">
        <w:rPr>
          <w:rFonts w:ascii="Arial" w:hAnsi="Arial" w:cs="Arial"/>
        </w:rPr>
        <w:t>, tortuosidad tau.</w:t>
      </w:r>
    </w:p>
    <w:p w14:paraId="0B9C3F23" w14:textId="77777777" w:rsidR="00D71A88" w:rsidRPr="00BB4E0F" w:rsidRDefault="00D71A88">
      <w:pPr>
        <w:pStyle w:val="Prrafodelista"/>
        <w:numPr>
          <w:ilvl w:val="0"/>
          <w:numId w:val="76"/>
        </w:numPr>
        <w:spacing w:line="360" w:lineRule="auto"/>
        <w:ind w:left="1428"/>
        <w:jc w:val="both"/>
        <w:rPr>
          <w:rFonts w:ascii="Arial" w:hAnsi="Arial" w:cs="Arial"/>
        </w:rPr>
        <w:pPrChange w:id="7410" w:author="JAVIERA PAZ LEFORT IBANEZ" w:date="2025-09-22T17:14:00Z" w16du:dateUtc="2025-09-22T20:14:00Z">
          <w:pPr>
            <w:pStyle w:val="Prrafodelista"/>
            <w:numPr>
              <w:numId w:val="76"/>
            </w:numPr>
            <w:ind w:hanging="360"/>
            <w:jc w:val="both"/>
          </w:pPr>
        </w:pPrChange>
      </w:pPr>
      <w:r w:rsidRPr="00BB4E0F">
        <w:rPr>
          <w:rFonts w:ascii="Arial" w:hAnsi="Arial" w:cs="Arial"/>
          <w:b/>
          <w:bCs/>
        </w:rPr>
        <w:t>Operación</w:t>
      </w:r>
      <w:r w:rsidRPr="00BB4E0F">
        <w:rPr>
          <w:rFonts w:ascii="Arial" w:hAnsi="Arial" w:cs="Arial"/>
        </w:rPr>
        <w:t xml:space="preserve">: </w:t>
      </w:r>
      <w:proofErr w:type="spellStart"/>
      <w:r w:rsidRPr="00BB4E0F">
        <w:rPr>
          <w:rFonts w:ascii="Arial" w:hAnsi="Arial" w:cs="Arial"/>
        </w:rPr>
        <w:t>Q_medio</w:t>
      </w:r>
      <w:proofErr w:type="spellEnd"/>
      <w:r w:rsidRPr="00BB4E0F">
        <w:rPr>
          <w:rFonts w:ascii="Arial" w:hAnsi="Arial" w:cs="Arial"/>
        </w:rPr>
        <w:t xml:space="preserve"> (o </w:t>
      </w:r>
      <w:proofErr w:type="spellStart"/>
      <w:r w:rsidRPr="00BB4E0F">
        <w:rPr>
          <w:rFonts w:ascii="Arial" w:hAnsi="Arial" w:cs="Arial"/>
        </w:rPr>
        <w:t>Q_fibra</w:t>
      </w:r>
      <w:proofErr w:type="spellEnd"/>
      <w:r w:rsidRPr="00BB4E0F">
        <w:rPr>
          <w:rFonts w:ascii="Arial" w:hAnsi="Arial" w:cs="Arial"/>
        </w:rPr>
        <w:t xml:space="preserve">, </w:t>
      </w:r>
      <w:proofErr w:type="spellStart"/>
      <w:r w:rsidRPr="00BB4E0F">
        <w:rPr>
          <w:rFonts w:ascii="Arial" w:hAnsi="Arial" w:cs="Arial"/>
        </w:rPr>
        <w:t>Q_carcasa</w:t>
      </w:r>
      <w:proofErr w:type="spellEnd"/>
      <w:r w:rsidRPr="00BB4E0F">
        <w:rPr>
          <w:rFonts w:ascii="Arial" w:hAnsi="Arial" w:cs="Arial"/>
        </w:rPr>
        <w:t xml:space="preserve">), </w:t>
      </w:r>
      <w:proofErr w:type="spellStart"/>
      <w:r w:rsidRPr="00BB4E0F">
        <w:rPr>
          <w:rFonts w:ascii="Arial" w:hAnsi="Arial" w:cs="Arial"/>
        </w:rPr>
        <w:t>T_fibra</w:t>
      </w:r>
      <w:proofErr w:type="spellEnd"/>
      <w:r w:rsidRPr="00BB4E0F">
        <w:rPr>
          <w:rFonts w:ascii="Arial" w:hAnsi="Arial" w:cs="Arial"/>
        </w:rPr>
        <w:t xml:space="preserve"> y </w:t>
      </w:r>
      <w:proofErr w:type="spellStart"/>
      <w:r w:rsidRPr="00BB4E0F">
        <w:rPr>
          <w:rFonts w:ascii="Arial" w:hAnsi="Arial" w:cs="Arial"/>
        </w:rPr>
        <w:t>T_carcasa</w:t>
      </w:r>
      <w:proofErr w:type="spellEnd"/>
      <w:r w:rsidRPr="00BB4E0F">
        <w:rPr>
          <w:rFonts w:ascii="Arial" w:hAnsi="Arial" w:cs="Arial"/>
        </w:rPr>
        <w:t xml:space="preserve"> (en </w:t>
      </w:r>
      <w:r w:rsidRPr="00BB4E0F">
        <w:rPr>
          <w:rFonts w:ascii="Arial" w:hAnsi="Arial" w:cs="Arial"/>
          <w:b/>
          <w:bCs/>
        </w:rPr>
        <w:t>K</w:t>
      </w:r>
      <w:r w:rsidRPr="00BB4E0F">
        <w:rPr>
          <w:rFonts w:ascii="Arial" w:hAnsi="Arial" w:cs="Arial"/>
        </w:rPr>
        <w:t>), densidades rho (vino) y densidad_CaCl2 (carcasa).</w:t>
      </w:r>
    </w:p>
    <w:p w14:paraId="042EE681" w14:textId="77777777" w:rsidR="00D71A88" w:rsidRPr="00BB4E0F" w:rsidRDefault="00D71A88">
      <w:pPr>
        <w:pStyle w:val="Prrafodelista"/>
        <w:numPr>
          <w:ilvl w:val="0"/>
          <w:numId w:val="76"/>
        </w:numPr>
        <w:spacing w:line="360" w:lineRule="auto"/>
        <w:ind w:left="1428"/>
        <w:jc w:val="both"/>
        <w:rPr>
          <w:rFonts w:ascii="Arial" w:hAnsi="Arial" w:cs="Arial"/>
        </w:rPr>
        <w:pPrChange w:id="7411" w:author="JAVIERA PAZ LEFORT IBANEZ" w:date="2025-09-22T17:14:00Z" w16du:dateUtc="2025-09-22T20:14:00Z">
          <w:pPr>
            <w:pStyle w:val="Prrafodelista"/>
            <w:numPr>
              <w:numId w:val="76"/>
            </w:numPr>
            <w:ind w:hanging="360"/>
            <w:jc w:val="both"/>
          </w:pPr>
        </w:pPrChange>
      </w:pPr>
      <w:r w:rsidRPr="00BB4E0F">
        <w:rPr>
          <w:rFonts w:ascii="Arial" w:hAnsi="Arial" w:cs="Arial"/>
          <w:b/>
          <w:bCs/>
        </w:rPr>
        <w:t>Propiedades/constantes</w:t>
      </w:r>
      <w:r w:rsidRPr="00BB4E0F">
        <w:rPr>
          <w:rFonts w:ascii="Arial" w:hAnsi="Arial" w:cs="Arial"/>
        </w:rPr>
        <w:t xml:space="preserve">: M (agua), </w:t>
      </w:r>
      <w:proofErr w:type="spellStart"/>
      <w:r w:rsidRPr="00BB4E0F">
        <w:rPr>
          <w:rFonts w:ascii="Arial" w:hAnsi="Arial" w:cs="Arial"/>
        </w:rPr>
        <w:t>Cp</w:t>
      </w:r>
      <w:proofErr w:type="spellEnd"/>
      <w:r w:rsidRPr="00BB4E0F">
        <w:rPr>
          <w:rFonts w:ascii="Arial" w:hAnsi="Arial" w:cs="Arial"/>
        </w:rPr>
        <w:t xml:space="preserve">, calor_especifico_CaCl2, </w:t>
      </w:r>
      <w:proofErr w:type="spellStart"/>
      <w:r w:rsidRPr="00BB4E0F">
        <w:rPr>
          <w:rFonts w:ascii="Arial" w:hAnsi="Arial" w:cs="Arial"/>
        </w:rPr>
        <w:t>k_gas</w:t>
      </w:r>
      <w:proofErr w:type="spellEnd"/>
      <w:r w:rsidRPr="00BB4E0F">
        <w:rPr>
          <w:rFonts w:ascii="Arial" w:hAnsi="Arial" w:cs="Arial"/>
        </w:rPr>
        <w:t>, etc.</w:t>
      </w:r>
    </w:p>
    <w:p w14:paraId="164D8C9A" w14:textId="4DB54992" w:rsidR="00D71A88" w:rsidRPr="00BB4E0F" w:rsidRDefault="00D71A88">
      <w:pPr>
        <w:pStyle w:val="Prrafodelista"/>
        <w:numPr>
          <w:ilvl w:val="0"/>
          <w:numId w:val="76"/>
        </w:numPr>
        <w:spacing w:line="360" w:lineRule="auto"/>
        <w:ind w:left="1428"/>
        <w:jc w:val="both"/>
        <w:rPr>
          <w:rFonts w:ascii="Arial" w:hAnsi="Arial" w:cs="Arial"/>
        </w:rPr>
        <w:pPrChange w:id="7412" w:author="JAVIERA PAZ LEFORT IBANEZ" w:date="2025-09-22T17:14:00Z" w16du:dateUtc="2025-09-22T20:14:00Z">
          <w:pPr>
            <w:pStyle w:val="Prrafodelista"/>
            <w:numPr>
              <w:numId w:val="76"/>
            </w:numPr>
            <w:ind w:hanging="360"/>
            <w:jc w:val="both"/>
          </w:pPr>
        </w:pPrChange>
      </w:pPr>
      <w:r w:rsidRPr="00BB4E0F">
        <w:rPr>
          <w:rFonts w:ascii="Arial" w:hAnsi="Arial" w:cs="Arial"/>
          <w:b/>
          <w:bCs/>
        </w:rPr>
        <w:t>Adimensionales/correlaciones</w:t>
      </w:r>
      <w:r w:rsidRPr="00BB4E0F">
        <w:rPr>
          <w:rFonts w:ascii="Arial" w:hAnsi="Arial" w:cs="Arial"/>
        </w:rPr>
        <w:t xml:space="preserve">: constantes </w:t>
      </w:r>
      <m:oMath>
        <m:r>
          <w:rPr>
            <w:rFonts w:ascii="Cambria Math" w:hAnsi="Cambria Math" w:cs="Arial"/>
          </w:rPr>
          <m:t>a,b</m:t>
        </m:r>
      </m:oMath>
      <w:r w:rsidRPr="00BB4E0F">
        <w:rPr>
          <w:rFonts w:ascii="Arial" w:hAnsi="Arial" w:cs="Arial"/>
        </w:rPr>
        <w:t xml:space="preserve"> de Nusselt (a_fibra, b_fibra, a_carcasa, b_carcasa), selector de Sherwood en carcasa.</w:t>
      </w:r>
    </w:p>
    <w:p w14:paraId="3817AA17" w14:textId="0C407297" w:rsidR="00D71A88" w:rsidRPr="00BB4E0F" w:rsidDel="009829B2" w:rsidRDefault="00D71A88">
      <w:pPr>
        <w:pStyle w:val="Prrafodelista"/>
        <w:numPr>
          <w:ilvl w:val="0"/>
          <w:numId w:val="76"/>
        </w:numPr>
        <w:spacing w:line="360" w:lineRule="auto"/>
        <w:ind w:left="1428"/>
        <w:jc w:val="both"/>
        <w:rPr>
          <w:del w:id="7413" w:author="JAVIERA PAZ LEFORT IBANEZ" w:date="2025-09-22T04:53:00Z" w16du:dateUtc="2025-09-22T07:53:00Z"/>
          <w:rFonts w:ascii="Arial" w:hAnsi="Arial" w:cs="Arial"/>
          <w:rPrChange w:id="7414" w:author="JAVIERA PAZ LEFORT IBANEZ" w:date="2025-09-22T17:14:00Z" w16du:dateUtc="2025-09-22T20:14:00Z">
            <w:rPr>
              <w:del w:id="7415" w:author="JAVIERA PAZ LEFORT IBANEZ" w:date="2025-09-22T04:53:00Z" w16du:dateUtc="2025-09-22T07:53:00Z"/>
              <w:rFonts w:ascii="Arial" w:hAnsi="Arial" w:cs="Arial"/>
              <w:b/>
              <w:bCs/>
            </w:rPr>
          </w:rPrChange>
        </w:rPr>
        <w:pPrChange w:id="7416" w:author="JAVIERA PAZ LEFORT IBANEZ" w:date="2025-09-22T17:14:00Z" w16du:dateUtc="2025-09-22T20:14:00Z">
          <w:pPr>
            <w:pStyle w:val="Prrafodelista"/>
            <w:numPr>
              <w:numId w:val="76"/>
            </w:numPr>
            <w:ind w:hanging="360"/>
            <w:jc w:val="both"/>
          </w:pPr>
        </w:pPrChange>
      </w:pPr>
      <w:r w:rsidRPr="00BB4E0F">
        <w:rPr>
          <w:rFonts w:ascii="Arial" w:hAnsi="Arial" w:cs="Arial"/>
          <w:b/>
          <w:bCs/>
        </w:rPr>
        <w:t>Polifenoles</w:t>
      </w:r>
      <w:r w:rsidRPr="00BB4E0F">
        <w:rPr>
          <w:rFonts w:ascii="Arial" w:hAnsi="Arial" w:cs="Arial"/>
        </w:rPr>
        <w:t xml:space="preserve">: </w:t>
      </w:r>
      <w:proofErr w:type="spellStart"/>
      <w:r w:rsidRPr="00BB4E0F">
        <w:rPr>
          <w:rFonts w:ascii="Arial" w:hAnsi="Arial" w:cs="Arial"/>
        </w:rPr>
        <w:t>C_inicial</w:t>
      </w:r>
      <w:proofErr w:type="spellEnd"/>
      <w:r w:rsidRPr="00BB4E0F">
        <w:rPr>
          <w:rFonts w:ascii="Arial" w:hAnsi="Arial" w:cs="Arial"/>
        </w:rPr>
        <w:t xml:space="preserve"> = 12.8 g·L</w:t>
      </w:r>
      <w:r w:rsidRPr="00BB4E0F">
        <w:rPr>
          <w:rFonts w:ascii="Cambria Math" w:hAnsi="Cambria Math" w:cs="Cambria Math"/>
        </w:rPr>
        <w:t>⁻</w:t>
      </w:r>
      <w:r w:rsidRPr="00BB4E0F">
        <w:rPr>
          <w:rFonts w:ascii="Arial" w:hAnsi="Arial" w:cs="Arial"/>
        </w:rPr>
        <w:t xml:space="preserve">¹ </w:t>
      </w:r>
      <w:ins w:id="7417" w:author="JAVIERA PAZ LEFORT IBANEZ" w:date="2025-09-22T04:53:00Z">
        <w:r w:rsidR="009829B2" w:rsidRPr="00BB4E0F">
          <w:rPr>
            <w:rFonts w:ascii="Arial" w:hAnsi="Arial" w:cs="Arial"/>
          </w:rPr>
          <w:t>(</w:t>
        </w:r>
        <w:proofErr w:type="spellStart"/>
        <w:r w:rsidR="009829B2" w:rsidRPr="00BB4E0F">
          <w:rPr>
            <w:rFonts w:ascii="Arial" w:hAnsi="Arial" w:cs="Arial"/>
            <w:b/>
            <w:bCs/>
            <w:rPrChange w:id="7418" w:author="JAVIERA PAZ LEFORT IBANEZ" w:date="2025-09-22T17:14:00Z" w16du:dateUtc="2025-09-22T20:14:00Z">
              <w:rPr>
                <w:rFonts w:ascii="Arial" w:hAnsi="Arial" w:cs="Arial"/>
              </w:rPr>
            </w:rPrChange>
          </w:rPr>
          <w:t>Shulgau</w:t>
        </w:r>
        <w:proofErr w:type="spellEnd"/>
        <w:r w:rsidR="009829B2" w:rsidRPr="00BB4E0F">
          <w:rPr>
            <w:rFonts w:ascii="Arial" w:hAnsi="Arial" w:cs="Arial"/>
            <w:b/>
            <w:bCs/>
            <w:rPrChange w:id="7419" w:author="JAVIERA PAZ LEFORT IBANEZ" w:date="2025-09-22T17:14:00Z" w16du:dateUtc="2025-09-22T20:14:00Z">
              <w:rPr>
                <w:rFonts w:ascii="Arial" w:hAnsi="Arial" w:cs="Arial"/>
              </w:rPr>
            </w:rPrChange>
          </w:rPr>
          <w:t xml:space="preserve"> et al., 2014</w:t>
        </w:r>
        <w:r w:rsidR="009829B2" w:rsidRPr="00BB4E0F">
          <w:rPr>
            <w:rFonts w:ascii="Arial" w:hAnsi="Arial" w:cs="Arial"/>
          </w:rPr>
          <w:t>)</w:t>
        </w:r>
      </w:ins>
      <w:del w:id="7420" w:author="JAVIERA PAZ LEFORT IBANEZ" w:date="2025-09-22T04:53:00Z" w16du:dateUtc="2025-09-22T07:53:00Z">
        <w:r w:rsidRPr="00BB4E0F" w:rsidDel="009829B2">
          <w:rPr>
            <w:rFonts w:ascii="Arial" w:hAnsi="Arial" w:cs="Arial"/>
            <w:b/>
            <w:bCs/>
          </w:rPr>
          <w:delText>[añadir cita Cabernet Sauvignon]</w:delText>
        </w:r>
        <w:r w:rsidRPr="00BB4E0F" w:rsidDel="009829B2">
          <w:rPr>
            <w:rFonts w:ascii="Arial" w:hAnsi="Arial" w:cs="Arial"/>
          </w:rPr>
          <w:delText>.</w:delText>
        </w:r>
      </w:del>
    </w:p>
    <w:p w14:paraId="465D217F" w14:textId="5383880C" w:rsidR="009829B2" w:rsidRPr="00BB4E0F" w:rsidRDefault="009829B2">
      <w:pPr>
        <w:pStyle w:val="Prrafodelista"/>
        <w:spacing w:line="360" w:lineRule="auto"/>
        <w:ind w:left="1428"/>
        <w:jc w:val="both"/>
        <w:rPr>
          <w:ins w:id="7421" w:author="JAVIERA PAZ LEFORT IBANEZ" w:date="2025-09-22T04:53:00Z" w16du:dateUtc="2025-09-22T07:53:00Z"/>
          <w:rFonts w:ascii="Arial" w:hAnsi="Arial" w:cs="Arial"/>
        </w:rPr>
        <w:pPrChange w:id="7422" w:author="JAVIERA PAZ LEFORT IBANEZ" w:date="2025-09-22T17:14:00Z" w16du:dateUtc="2025-09-22T20:14:00Z">
          <w:pPr>
            <w:pStyle w:val="Prrafodelista"/>
            <w:numPr>
              <w:numId w:val="76"/>
            </w:numPr>
            <w:ind w:hanging="360"/>
            <w:jc w:val="both"/>
          </w:pPr>
        </w:pPrChange>
      </w:pPr>
      <w:ins w:id="7423" w:author="JAVIERA PAZ LEFORT IBANEZ" w:date="2025-09-22T04:53:00Z" w16du:dateUtc="2025-09-22T07:53:00Z">
        <w:r w:rsidRPr="00BB4E0F">
          <w:rPr>
            <w:rFonts w:ascii="Arial" w:hAnsi="Arial" w:cs="Arial"/>
          </w:rPr>
          <w:t>.</w:t>
        </w:r>
      </w:ins>
    </w:p>
    <w:p w14:paraId="7EE50C65" w14:textId="765DD446" w:rsidR="00D71A88" w:rsidRPr="00BB4E0F" w:rsidRDefault="00D71A88">
      <w:pPr>
        <w:pStyle w:val="Prrafodelista"/>
        <w:numPr>
          <w:ilvl w:val="0"/>
          <w:numId w:val="76"/>
        </w:numPr>
        <w:spacing w:line="360" w:lineRule="auto"/>
        <w:ind w:left="1428"/>
        <w:jc w:val="both"/>
        <w:rPr>
          <w:rFonts w:ascii="Arial" w:hAnsi="Arial" w:cs="Arial"/>
        </w:rPr>
        <w:pPrChange w:id="7424" w:author="JAVIERA PAZ LEFORT IBANEZ" w:date="2025-09-22T17:14:00Z" w16du:dateUtc="2025-09-22T20:14:00Z">
          <w:pPr>
            <w:pStyle w:val="Prrafodelista"/>
            <w:numPr>
              <w:numId w:val="76"/>
            </w:numPr>
            <w:ind w:hanging="360"/>
            <w:jc w:val="both"/>
          </w:pPr>
        </w:pPrChange>
      </w:pPr>
      <w:r w:rsidRPr="00BB4E0F">
        <w:rPr>
          <w:rFonts w:ascii="Arial" w:hAnsi="Arial" w:cs="Arial"/>
          <w:b/>
          <w:bCs/>
        </w:rPr>
        <w:lastRenderedPageBreak/>
        <w:t>Unidades</w:t>
      </w:r>
      <w:r w:rsidRPr="00BB4E0F">
        <w:rPr>
          <w:rFonts w:ascii="Arial" w:hAnsi="Arial" w:cs="Arial"/>
        </w:rPr>
        <w:t xml:space="preserve">: </w:t>
      </w:r>
      <m:oMath>
        <m:r>
          <w:rPr>
            <w:rFonts w:ascii="Cambria Math" w:hAnsi="Cambria Math" w:cs="Arial"/>
          </w:rPr>
          <m:t>Q</m:t>
        </m:r>
      </m:oMath>
      <w:r w:rsidRPr="00BB4E0F">
        <w:rPr>
          <w:rFonts w:ascii="Arial" w:hAnsi="Arial" w:cs="Arial"/>
        </w:rPr>
        <w:t xml:space="preserve"> en m³·s</w:t>
      </w:r>
      <w:r w:rsidRPr="00BB4E0F">
        <w:rPr>
          <w:rFonts w:ascii="Cambria Math" w:hAnsi="Cambria Math" w:cs="Cambria Math"/>
        </w:rPr>
        <w:t>⁻</w:t>
      </w:r>
      <w:r w:rsidRPr="00BB4E0F">
        <w:rPr>
          <w:rFonts w:ascii="Arial" w:hAnsi="Arial" w:cs="Arial"/>
        </w:rPr>
        <w:t>¹ (si se ingresan en mL·min</w:t>
      </w:r>
      <w:r w:rsidRPr="00BB4E0F">
        <w:rPr>
          <w:rFonts w:ascii="Cambria Math" w:hAnsi="Cambria Math" w:cs="Cambria Math"/>
        </w:rPr>
        <w:t>⁻</w:t>
      </w:r>
      <w:r w:rsidRPr="00BB4E0F">
        <w:rPr>
          <w:rFonts w:ascii="Arial" w:hAnsi="Arial" w:cs="Arial"/>
        </w:rPr>
        <w:t xml:space="preserve">¹, convertir); </w:t>
      </w:r>
      <m:oMath>
        <m:r>
          <w:rPr>
            <w:rFonts w:ascii="Cambria Math" w:hAnsi="Cambria Math" w:cs="Arial"/>
          </w:rPr>
          <m:t>T</m:t>
        </m:r>
      </m:oMath>
      <w:r w:rsidRPr="00BB4E0F">
        <w:rPr>
          <w:rFonts w:ascii="Arial" w:hAnsi="Arial" w:cs="Arial"/>
        </w:rPr>
        <w:t xml:space="preserve"> en K; </w:t>
      </w:r>
      <m:oMath>
        <m:r>
          <w:rPr>
            <w:rFonts w:ascii="Cambria Math" w:hAnsi="Cambria Math" w:cs="Arial"/>
          </w:rPr>
          <m:t>K</m:t>
        </m:r>
      </m:oMath>
      <w:r w:rsidRPr="00BB4E0F">
        <w:rPr>
          <w:rFonts w:ascii="Arial" w:hAnsi="Arial" w:cs="Arial"/>
        </w:rPr>
        <w:t xml:space="preserve"> en m·s</w:t>
      </w:r>
      <w:r w:rsidRPr="00BB4E0F">
        <w:rPr>
          <w:rFonts w:ascii="Cambria Math" w:hAnsi="Cambria Math" w:cs="Cambria Math"/>
        </w:rPr>
        <w:t>⁻</w:t>
      </w:r>
      <w:r w:rsidRPr="00BB4E0F">
        <w:rPr>
          <w:rFonts w:ascii="Arial" w:hAnsi="Arial" w:cs="Arial"/>
        </w:rPr>
        <w:t xml:space="preserve">¹; </w:t>
      </w:r>
      <m:oMath>
        <m:r>
          <w:rPr>
            <w:rFonts w:ascii="Cambria Math" w:hAnsi="Cambria Math" w:cs="Arial"/>
          </w:rPr>
          <m:t>h</m:t>
        </m:r>
      </m:oMath>
      <w:r w:rsidR="00D555A3" w:rsidRPr="00BB4E0F">
        <w:rPr>
          <w:rFonts w:ascii="Arial" w:hAnsi="Arial" w:cs="Arial"/>
        </w:rPr>
        <w:t xml:space="preserve"> y </w:t>
      </w:r>
      <m:oMath>
        <m:r>
          <w:rPr>
            <w:rFonts w:ascii="Cambria Math" w:hAnsi="Cambria Math" w:cs="Arial"/>
          </w:rPr>
          <m:t>U</m:t>
        </m:r>
      </m:oMath>
      <w:r w:rsidRPr="00BB4E0F">
        <w:rPr>
          <w:rFonts w:ascii="Arial" w:hAnsi="Arial" w:cs="Arial"/>
        </w:rPr>
        <w:t xml:space="preserve"> en W·m</w:t>
      </w:r>
      <w:r w:rsidRPr="00BB4E0F">
        <w:rPr>
          <w:rFonts w:ascii="Cambria Math" w:hAnsi="Cambria Math" w:cs="Cambria Math"/>
        </w:rPr>
        <w:t>⁻</w:t>
      </w:r>
      <w:r w:rsidRPr="00BB4E0F">
        <w:rPr>
          <w:rFonts w:ascii="Arial" w:hAnsi="Arial" w:cs="Arial"/>
        </w:rPr>
        <w:t>²·K</w:t>
      </w:r>
      <w:r w:rsidRPr="00BB4E0F">
        <w:rPr>
          <w:rFonts w:ascii="Cambria Math" w:hAnsi="Cambria Math" w:cs="Cambria Math"/>
        </w:rPr>
        <w:t>⁻</w:t>
      </w:r>
      <w:r w:rsidRPr="00BB4E0F">
        <w:rPr>
          <w:rFonts w:ascii="Arial" w:hAnsi="Arial" w:cs="Arial"/>
        </w:rPr>
        <w:t xml:space="preserve">¹; </w:t>
      </w:r>
      <m:oMath>
        <m:r>
          <w:rPr>
            <w:rFonts w:ascii="Cambria Math" w:hAnsi="Cambria Math" w:cs="Arial"/>
          </w:rPr>
          <m:t>J</m:t>
        </m:r>
      </m:oMath>
      <w:r w:rsidRPr="00BB4E0F">
        <w:rPr>
          <w:rFonts w:ascii="Arial" w:hAnsi="Arial" w:cs="Arial"/>
        </w:rPr>
        <w:t xml:space="preserve"> en mol·m</w:t>
      </w:r>
      <w:r w:rsidRPr="00BB4E0F">
        <w:rPr>
          <w:rFonts w:ascii="Cambria Math" w:hAnsi="Cambria Math" w:cs="Cambria Math"/>
        </w:rPr>
        <w:t>⁻</w:t>
      </w:r>
      <w:r w:rsidRPr="00BB4E0F">
        <w:rPr>
          <w:rFonts w:ascii="Arial" w:hAnsi="Arial" w:cs="Arial"/>
        </w:rPr>
        <w:t>²·s</w:t>
      </w:r>
      <w:r w:rsidRPr="00BB4E0F">
        <w:rPr>
          <w:rFonts w:ascii="Cambria Math" w:hAnsi="Cambria Math" w:cs="Cambria Math"/>
        </w:rPr>
        <w:t>⁻</w:t>
      </w:r>
      <w:r w:rsidRPr="00BB4E0F">
        <w:rPr>
          <w:rFonts w:ascii="Arial" w:hAnsi="Arial" w:cs="Arial"/>
        </w:rPr>
        <w:t>¹ (conversión a kg·m</w:t>
      </w:r>
      <w:r w:rsidRPr="00BB4E0F">
        <w:rPr>
          <w:rFonts w:ascii="Cambria Math" w:hAnsi="Cambria Math" w:cs="Cambria Math"/>
        </w:rPr>
        <w:t>⁻</w:t>
      </w:r>
      <w:r w:rsidRPr="00BB4E0F">
        <w:rPr>
          <w:rFonts w:ascii="Arial" w:hAnsi="Arial" w:cs="Arial"/>
        </w:rPr>
        <w:t>²·h</w:t>
      </w:r>
      <w:r w:rsidRPr="00BB4E0F">
        <w:rPr>
          <w:rFonts w:ascii="Cambria Math" w:hAnsi="Cambria Math" w:cs="Cambria Math"/>
        </w:rPr>
        <w:t>⁻</w:t>
      </w:r>
      <w:r w:rsidRPr="00BB4E0F">
        <w:rPr>
          <w:rFonts w:ascii="Arial" w:hAnsi="Arial" w:cs="Arial"/>
        </w:rPr>
        <w:t xml:space="preserve">¹ en </w:t>
      </w:r>
      <w:proofErr w:type="spellStart"/>
      <w:r w:rsidRPr="00BB4E0F">
        <w:rPr>
          <w:rFonts w:ascii="Arial" w:hAnsi="Arial" w:cs="Arial"/>
        </w:rPr>
        <w:t>posproceso</w:t>
      </w:r>
      <w:proofErr w:type="spellEnd"/>
      <w:r w:rsidRPr="00BB4E0F">
        <w:rPr>
          <w:rFonts w:ascii="Arial" w:hAnsi="Arial" w:cs="Arial"/>
        </w:rPr>
        <w:t>).</w:t>
      </w:r>
    </w:p>
    <w:p w14:paraId="44B4C3E8" w14:textId="0F769607" w:rsidR="00A30952" w:rsidRPr="001B7855" w:rsidRDefault="00A30952">
      <w:pPr>
        <w:pStyle w:val="Ttulo3"/>
        <w:spacing w:line="360" w:lineRule="auto"/>
        <w:ind w:left="708"/>
        <w:rPr>
          <w:rFonts w:ascii="Arial" w:hAnsi="Arial" w:cs="Arial"/>
          <w:color w:val="auto"/>
          <w:sz w:val="24"/>
          <w:szCs w:val="24"/>
        </w:rPr>
        <w:pPrChange w:id="7425" w:author="JAVIERA PAZ LEFORT IBANEZ" w:date="2025-09-22T17:14:00Z" w16du:dateUtc="2025-09-22T20:14:00Z">
          <w:pPr>
            <w:pStyle w:val="Ttulo3"/>
          </w:pPr>
        </w:pPrChange>
      </w:pPr>
      <w:bookmarkStart w:id="7426" w:name="_Toc209475938"/>
      <w:r w:rsidRPr="001B7855">
        <w:rPr>
          <w:rFonts w:ascii="Arial" w:hAnsi="Arial" w:cs="Arial"/>
          <w:color w:val="auto"/>
          <w:sz w:val="24"/>
          <w:szCs w:val="24"/>
        </w:rPr>
        <w:t>4.5.4 Salidas del Código</w:t>
      </w:r>
      <w:bookmarkEnd w:id="7426"/>
    </w:p>
    <w:p w14:paraId="06DB3024" w14:textId="77777777" w:rsidR="003B79F0" w:rsidRPr="00BB4E0F" w:rsidRDefault="003B79F0">
      <w:pPr>
        <w:spacing w:line="360" w:lineRule="auto"/>
        <w:ind w:left="708"/>
        <w:jc w:val="both"/>
        <w:rPr>
          <w:rFonts w:ascii="Arial" w:hAnsi="Arial" w:cs="Arial"/>
        </w:rPr>
        <w:pPrChange w:id="7427" w:author="JAVIERA PAZ LEFORT IBANEZ" w:date="2025-09-22T17:14:00Z" w16du:dateUtc="2025-09-22T20:14:00Z">
          <w:pPr>
            <w:jc w:val="both"/>
          </w:pPr>
        </w:pPrChange>
      </w:pPr>
      <w:r w:rsidRPr="00BB4E0F">
        <w:rPr>
          <w:rFonts w:ascii="Arial" w:hAnsi="Arial" w:cs="Arial"/>
        </w:rPr>
        <w:t xml:space="preserve">El diccionario </w:t>
      </w:r>
      <w:r w:rsidRPr="00F954FD">
        <w:rPr>
          <w:rStyle w:val="codigoCar"/>
          <w:highlight w:val="lightGray"/>
        </w:rPr>
        <w:t>res</w:t>
      </w:r>
      <w:r w:rsidRPr="00BB4E0F">
        <w:rPr>
          <w:rFonts w:ascii="Arial" w:hAnsi="Arial" w:cs="Arial"/>
        </w:rPr>
        <w:t xml:space="preserve"> incluye, entre otras:</w:t>
      </w:r>
    </w:p>
    <w:p w14:paraId="21D29020" w14:textId="485DD71E" w:rsidR="003B79F0" w:rsidRPr="00BB4E0F" w:rsidRDefault="003B79F0">
      <w:pPr>
        <w:numPr>
          <w:ilvl w:val="0"/>
          <w:numId w:val="77"/>
        </w:numPr>
        <w:tabs>
          <w:tab w:val="clear" w:pos="720"/>
          <w:tab w:val="num" w:pos="1428"/>
        </w:tabs>
        <w:spacing w:line="360" w:lineRule="auto"/>
        <w:ind w:left="1428"/>
        <w:jc w:val="both"/>
        <w:rPr>
          <w:rFonts w:ascii="Arial" w:hAnsi="Arial" w:cs="Arial"/>
        </w:rPr>
        <w:pPrChange w:id="7428" w:author="JAVIERA PAZ LEFORT IBANEZ" w:date="2025-09-22T17:14:00Z" w16du:dateUtc="2025-09-22T20:14:00Z">
          <w:pPr>
            <w:numPr>
              <w:numId w:val="77"/>
            </w:numPr>
            <w:tabs>
              <w:tab w:val="num" w:pos="720"/>
            </w:tabs>
            <w:ind w:left="720" w:hanging="360"/>
            <w:jc w:val="both"/>
          </w:pPr>
        </w:pPrChange>
      </w:pPr>
      <w:r w:rsidRPr="00BB4E0F">
        <w:rPr>
          <w:rFonts w:ascii="Arial" w:hAnsi="Arial" w:cs="Arial"/>
          <w:b/>
          <w:bCs/>
        </w:rPr>
        <w:t>Perfiles</w:t>
      </w:r>
      <w:r w:rsidRPr="00BB4E0F">
        <w:rPr>
          <w:rFonts w:ascii="Arial" w:hAnsi="Arial" w:cs="Arial"/>
        </w:rPr>
        <w:t>:</w:t>
      </w:r>
      <w:r w:rsidRPr="00BB4E0F">
        <w:rPr>
          <w:rFonts w:ascii="Arial" w:hAnsi="Arial" w:cs="Arial"/>
        </w:rPr>
        <w:br/>
      </w:r>
      <m:oMath>
        <m:sSub>
          <m:sSubPr>
            <m:ctrlPr>
              <w:ins w:id="7429" w:author="JAVIERA PAZ LEFORT IBANEZ" w:date="2025-09-20T03:13:00Z" w16du:dateUtc="2025-09-20T06:13:00Z">
                <w:rPr>
                  <w:rFonts w:ascii="Cambria Math" w:hAnsi="Cambria Math" w:cs="Arial"/>
                  <w:i/>
                </w:rPr>
              </w:ins>
            </m:ctrlPr>
          </m:sSubPr>
          <m:e>
            <m:r>
              <w:ins w:id="7430" w:author="JAVIERA PAZ LEFORT IBANEZ" w:date="2025-09-20T03:13:00Z" w16du:dateUtc="2025-09-20T06:13:00Z">
                <w:rPr>
                  <w:rFonts w:ascii="Cambria Math" w:hAnsi="Cambria Math" w:cs="Arial"/>
                </w:rPr>
                <m:t>f</m:t>
              </w:ins>
            </m:r>
          </m:e>
          <m:sub>
            <m:r>
              <w:ins w:id="7431" w:author="JAVIERA PAZ LEFORT IBANEZ" w:date="2025-09-20T03:13:00Z" w16du:dateUtc="2025-09-20T06:13:00Z">
                <w:rPr>
                  <w:rFonts w:ascii="Cambria Math" w:hAnsi="Cambria Math" w:cs="Arial"/>
                </w:rPr>
                <m:t>fibra</m:t>
              </w:ins>
            </m:r>
          </m:sub>
        </m:sSub>
        <m:d>
          <m:dPr>
            <m:ctrlPr>
              <w:ins w:id="7432" w:author="JAVIERA PAZ LEFORT IBANEZ" w:date="2025-09-20T03:13:00Z" w16du:dateUtc="2025-09-20T06:13:00Z">
                <w:rPr>
                  <w:rFonts w:ascii="Cambria Math" w:hAnsi="Cambria Math" w:cs="Arial"/>
                  <w:i/>
                </w:rPr>
              </w:ins>
            </m:ctrlPr>
          </m:dPr>
          <m:e>
            <m:r>
              <w:ins w:id="7433" w:author="JAVIERA PAZ LEFORT IBANEZ" w:date="2025-09-20T03:13:00Z" w16du:dateUtc="2025-09-20T06:13:00Z">
                <w:rPr>
                  <w:rFonts w:ascii="Cambria Math" w:hAnsi="Cambria Math" w:cs="Arial"/>
                </w:rPr>
                <m:t>z</m:t>
              </w:ins>
            </m:r>
          </m:e>
        </m:d>
      </m:oMath>
      <w:ins w:id="7434" w:author="JAVIERA PAZ LEFORT IBANEZ" w:date="2025-09-20T03:13:00Z" w16du:dateUtc="2025-09-20T06:13:00Z">
        <w:r w:rsidR="00EB6FE4" w:rsidRPr="00BB4E0F">
          <w:rPr>
            <w:rFonts w:ascii="Arial" w:eastAsiaTheme="minorEastAsia" w:hAnsi="Arial" w:cs="Arial"/>
          </w:rPr>
          <w:t xml:space="preserve">, </w:t>
        </w:r>
      </w:ins>
      <m:oMath>
        <m:sSub>
          <m:sSubPr>
            <m:ctrlPr>
              <w:ins w:id="7435" w:author="JAVIERA PAZ LEFORT IBANEZ" w:date="2025-09-20T03:13:00Z" w16du:dateUtc="2025-09-20T06:13:00Z">
                <w:rPr>
                  <w:rFonts w:ascii="Cambria Math" w:hAnsi="Cambria Math" w:cs="Arial"/>
                  <w:i/>
                </w:rPr>
              </w:ins>
            </m:ctrlPr>
          </m:sSubPr>
          <m:e>
            <m:r>
              <w:ins w:id="7436" w:author="JAVIERA PAZ LEFORT IBANEZ" w:date="2025-09-20T03:13:00Z" w16du:dateUtc="2025-09-20T06:13:00Z">
                <w:rPr>
                  <w:rFonts w:ascii="Cambria Math" w:hAnsi="Cambria Math" w:cs="Arial"/>
                </w:rPr>
                <m:t>f</m:t>
              </w:ins>
            </m:r>
          </m:e>
          <m:sub>
            <m:r>
              <w:ins w:id="7437" w:author="JAVIERA PAZ LEFORT IBANEZ" w:date="2025-09-20T03:13:00Z" w16du:dateUtc="2025-09-20T06:13:00Z">
                <w:rPr>
                  <w:rFonts w:ascii="Cambria Math" w:hAnsi="Cambria Math" w:cs="Arial"/>
                </w:rPr>
                <m:t>carcasa</m:t>
              </w:ins>
            </m:r>
          </m:sub>
        </m:sSub>
        <m:d>
          <m:dPr>
            <m:ctrlPr>
              <w:ins w:id="7438" w:author="JAVIERA PAZ LEFORT IBANEZ" w:date="2025-09-20T03:13:00Z" w16du:dateUtc="2025-09-20T06:13:00Z">
                <w:rPr>
                  <w:rFonts w:ascii="Cambria Math" w:hAnsi="Cambria Math" w:cs="Arial"/>
                  <w:i/>
                </w:rPr>
              </w:ins>
            </m:ctrlPr>
          </m:dPr>
          <m:e>
            <m:r>
              <w:ins w:id="7439" w:author="JAVIERA PAZ LEFORT IBANEZ" w:date="2025-09-20T03:13:00Z" w16du:dateUtc="2025-09-20T06:13:00Z">
                <w:rPr>
                  <w:rFonts w:ascii="Cambria Math" w:hAnsi="Cambria Math" w:cs="Arial"/>
                </w:rPr>
                <m:t>z</m:t>
              </w:ins>
            </m:r>
          </m:e>
        </m:d>
      </m:oMath>
      <w:ins w:id="7440" w:author="JAVIERA PAZ LEFORT IBANEZ" w:date="2025-09-20T03:13:00Z" w16du:dateUtc="2025-09-20T06:13:00Z">
        <w:r w:rsidR="00EB6FE4" w:rsidRPr="00BB4E0F">
          <w:rPr>
            <w:rFonts w:ascii="Arial" w:eastAsiaTheme="minorEastAsia" w:hAnsi="Arial" w:cs="Arial"/>
          </w:rPr>
          <w:t xml:space="preserve">, </w:t>
        </w:r>
      </w:ins>
      <m:oMath>
        <m:r>
          <w:ins w:id="7441" w:author="JAVIERA PAZ LEFORT IBANEZ" w:date="2025-09-20T03:13:00Z" w16du:dateUtc="2025-09-20T06:13:00Z">
            <w:rPr>
              <w:rFonts w:ascii="Cambria Math" w:hAnsi="Cambria Math" w:cs="Arial"/>
            </w:rPr>
            <m:t>J</m:t>
          </w:ins>
        </m:r>
        <m:d>
          <m:dPr>
            <m:ctrlPr>
              <w:ins w:id="7442" w:author="JAVIERA PAZ LEFORT IBANEZ" w:date="2025-09-20T03:13:00Z" w16du:dateUtc="2025-09-20T06:13:00Z">
                <w:rPr>
                  <w:rFonts w:ascii="Cambria Math" w:hAnsi="Cambria Math" w:cs="Arial"/>
                  <w:i/>
                </w:rPr>
              </w:ins>
            </m:ctrlPr>
          </m:dPr>
          <m:e>
            <m:r>
              <w:ins w:id="7443" w:author="JAVIERA PAZ LEFORT IBANEZ" w:date="2025-09-20T03:13:00Z" w16du:dateUtc="2025-09-20T06:13:00Z">
                <w:rPr>
                  <w:rFonts w:ascii="Cambria Math" w:hAnsi="Cambria Math" w:cs="Arial"/>
                </w:rPr>
                <m:t>z</m:t>
              </w:ins>
            </m:r>
          </m:e>
        </m:d>
      </m:oMath>
      <w:r w:rsidRPr="00BB4E0F">
        <w:rPr>
          <w:rFonts w:ascii="Arial" w:hAnsi="Arial" w:cs="Arial"/>
        </w:rPr>
        <w:t xml:space="preserve"> (mol·m</w:t>
      </w:r>
      <w:r w:rsidRPr="00BB4E0F">
        <w:rPr>
          <w:rFonts w:ascii="Cambria Math" w:hAnsi="Cambria Math" w:cs="Cambria Math"/>
        </w:rPr>
        <w:t>⁻</w:t>
      </w:r>
      <w:r w:rsidRPr="00BB4E0F">
        <w:rPr>
          <w:rFonts w:ascii="Arial" w:hAnsi="Arial" w:cs="Arial"/>
        </w:rPr>
        <w:t>²·s</w:t>
      </w:r>
      <w:r w:rsidRPr="00BB4E0F">
        <w:rPr>
          <w:rFonts w:ascii="Cambria Math" w:hAnsi="Cambria Math" w:cs="Cambria Math"/>
        </w:rPr>
        <w:t>⁻</w:t>
      </w:r>
      <w:r w:rsidRPr="00BB4E0F">
        <w:rPr>
          <w:rFonts w:ascii="Arial" w:hAnsi="Arial" w:cs="Arial"/>
        </w:rPr>
        <w:t xml:space="preserve">¹) y </w:t>
      </w:r>
      <m:oMath>
        <m:sSub>
          <m:sSubPr>
            <m:ctrlPr>
              <w:ins w:id="7444" w:author="JAVIERA PAZ LEFORT IBANEZ" w:date="2025-09-19T23:50:00Z" w16du:dateUtc="2025-09-20T02:50:00Z">
                <w:rPr>
                  <w:rFonts w:ascii="Cambria Math" w:hAnsi="Cambria Math" w:cs="Arial"/>
                  <w:i/>
                </w:rPr>
              </w:ins>
            </m:ctrlPr>
          </m:sSubPr>
          <m:e>
            <m:r>
              <w:ins w:id="7445" w:author="JAVIERA PAZ LEFORT IBANEZ" w:date="2025-09-19T23:50:00Z" w16du:dateUtc="2025-09-20T02:50:00Z">
                <w:rPr>
                  <w:rFonts w:ascii="Cambria Math" w:hAnsi="Cambria Math" w:cs="Arial"/>
                </w:rPr>
                <m:t>J</m:t>
              </w:ins>
            </m:r>
          </m:e>
          <m:sub>
            <m:r>
              <w:ins w:id="7446" w:author="JAVIERA PAZ LEFORT IBANEZ" w:date="2025-09-19T23:50:00Z" w16du:dateUtc="2025-09-20T02:50:00Z">
                <w:rPr>
                  <w:rFonts w:ascii="Cambria Math" w:hAnsi="Cambria Math" w:cs="Arial"/>
                </w:rPr>
                <m:t>kg/(</m:t>
              </w:ins>
            </m:r>
            <m:sSup>
              <m:sSupPr>
                <m:ctrlPr>
                  <w:ins w:id="7447" w:author="JAVIERA PAZ LEFORT IBANEZ" w:date="2025-09-19T23:50:00Z" w16du:dateUtc="2025-09-20T02:50:00Z">
                    <w:rPr>
                      <w:rFonts w:ascii="Cambria Math" w:hAnsi="Cambria Math" w:cs="Arial"/>
                      <w:i/>
                    </w:rPr>
                  </w:ins>
                </m:ctrlPr>
              </m:sSupPr>
              <m:e>
                <m:r>
                  <w:ins w:id="7448" w:author="JAVIERA PAZ LEFORT IBANEZ" w:date="2025-09-19T23:50:00Z" w16du:dateUtc="2025-09-20T02:50:00Z">
                    <w:rPr>
                      <w:rFonts w:ascii="Cambria Math" w:hAnsi="Cambria Math" w:cs="Arial"/>
                    </w:rPr>
                    <m:t>m</m:t>
                  </w:ins>
                </m:r>
              </m:e>
              <m:sup>
                <m:r>
                  <w:ins w:id="7449" w:author="JAVIERA PAZ LEFORT IBANEZ" w:date="2025-09-19T23:51:00Z" w16du:dateUtc="2025-09-20T02:51:00Z">
                    <w:rPr>
                      <w:rFonts w:ascii="Cambria Math" w:hAnsi="Cambria Math" w:cs="Arial"/>
                    </w:rPr>
                    <m:t>2</m:t>
                  </w:ins>
                </m:r>
              </m:sup>
            </m:sSup>
            <m:r>
              <w:ins w:id="7450" w:author="JAVIERA PAZ LEFORT IBANEZ" w:date="2025-09-19T23:51:00Z" w16du:dateUtc="2025-09-20T02:51:00Z">
                <w:rPr>
                  <w:rFonts w:ascii="Cambria Math" w:hAnsi="Cambria Math" w:cs="Arial"/>
                </w:rPr>
                <m:t>∙h)</m:t>
              </w:ins>
            </m:r>
          </m:sub>
        </m:sSub>
      </m:oMath>
      <w:r w:rsidRPr="00BB4E0F">
        <w:rPr>
          <w:rFonts w:ascii="Arial" w:hAnsi="Arial" w:cs="Arial"/>
        </w:rPr>
        <w:t xml:space="preserve">; </w:t>
      </w:r>
      <m:oMath>
        <m:sSub>
          <m:sSubPr>
            <m:ctrlPr>
              <w:ins w:id="7451" w:author="JAVIERA PAZ LEFORT IBANEZ" w:date="2025-09-20T03:14:00Z" w16du:dateUtc="2025-09-20T06:14:00Z">
                <w:rPr>
                  <w:rFonts w:ascii="Cambria Math" w:hAnsi="Cambria Math" w:cs="Arial"/>
                </w:rPr>
              </w:ins>
            </m:ctrlPr>
          </m:sSubPr>
          <m:e>
            <m:r>
              <w:ins w:id="7452" w:author="JAVIERA PAZ LEFORT IBANEZ" w:date="2025-09-20T03:14:00Z" w16du:dateUtc="2025-09-20T06:14:00Z">
                <w:rPr>
                  <w:rFonts w:ascii="Cambria Math" w:hAnsi="Cambria Math" w:cs="Arial"/>
                </w:rPr>
                <m:t>C</m:t>
              </w:ins>
            </m:r>
          </m:e>
          <m:sub>
            <m:r>
              <w:ins w:id="7453" w:author="JAVIERA PAZ LEFORT IBANEZ" w:date="2025-09-20T03:14:00Z" w16du:dateUtc="2025-09-20T06:14:00Z">
                <w:rPr>
                  <w:rFonts w:ascii="Cambria Math" w:hAnsi="Cambria Math" w:cs="Arial"/>
                </w:rPr>
                <m:t>poly</m:t>
              </w:ins>
            </m:r>
          </m:sub>
        </m:sSub>
        <m:d>
          <m:dPr>
            <m:ctrlPr>
              <w:ins w:id="7454" w:author="JAVIERA PAZ LEFORT IBANEZ" w:date="2025-09-20T03:14:00Z" w16du:dateUtc="2025-09-20T06:14:00Z">
                <w:rPr>
                  <w:rFonts w:ascii="Cambria Math" w:hAnsi="Cambria Math" w:cs="Arial"/>
                  <w:i/>
                </w:rPr>
              </w:ins>
            </m:ctrlPr>
          </m:dPr>
          <m:e>
            <m:r>
              <w:ins w:id="7455" w:author="JAVIERA PAZ LEFORT IBANEZ" w:date="2025-09-20T03:14:00Z" w16du:dateUtc="2025-09-20T06:14:00Z">
                <w:rPr>
                  <w:rFonts w:ascii="Cambria Math" w:hAnsi="Cambria Math" w:cs="Arial"/>
                </w:rPr>
                <m:t>z</m:t>
              </w:ins>
            </m:r>
          </m:e>
        </m:d>
      </m:oMath>
      <w:r w:rsidRPr="00BB4E0F">
        <w:rPr>
          <w:rFonts w:ascii="Arial" w:hAnsi="Arial" w:cs="Arial"/>
        </w:rPr>
        <w:t xml:space="preserve">; </w:t>
      </w:r>
      <m:oMath>
        <m:sSub>
          <m:sSubPr>
            <m:ctrlPr>
              <w:ins w:id="7456" w:author="JAVIERA PAZ LEFORT IBANEZ" w:date="2025-09-20T00:44:00Z" w16du:dateUtc="2025-09-20T03:44:00Z">
                <w:rPr>
                  <w:rFonts w:ascii="Cambria Math" w:hAnsi="Cambria Math" w:cs="Arial"/>
                  <w:i/>
                </w:rPr>
              </w:ins>
            </m:ctrlPr>
          </m:sSubPr>
          <m:e>
            <m:r>
              <w:ins w:id="7457" w:author="JAVIERA PAZ LEFORT IBANEZ" w:date="2025-09-20T00:44:00Z" w16du:dateUtc="2025-09-20T03:44:00Z">
                <w:rPr>
                  <w:rFonts w:ascii="Cambria Math" w:hAnsi="Cambria Math" w:cs="Arial"/>
                </w:rPr>
                <m:t>T</m:t>
              </w:ins>
            </m:r>
          </m:e>
          <m:sub>
            <m:r>
              <w:ins w:id="7458" w:author="JAVIERA PAZ LEFORT IBANEZ" w:date="2025-09-20T00:44:00Z" w16du:dateUtc="2025-09-20T03:44:00Z">
                <w:rPr>
                  <w:rFonts w:ascii="Cambria Math" w:hAnsi="Cambria Math" w:cs="Arial"/>
                </w:rPr>
                <m:t>f</m:t>
              </w:ins>
            </m:r>
          </m:sub>
        </m:sSub>
        <m:d>
          <m:dPr>
            <m:ctrlPr>
              <w:ins w:id="7459" w:author="JAVIERA PAZ LEFORT IBANEZ" w:date="2025-09-20T00:44:00Z" w16du:dateUtc="2025-09-20T03:44:00Z">
                <w:rPr>
                  <w:rFonts w:ascii="Cambria Math" w:hAnsi="Cambria Math" w:cs="Arial"/>
                  <w:i/>
                </w:rPr>
              </w:ins>
            </m:ctrlPr>
          </m:dPr>
          <m:e>
            <m:r>
              <w:ins w:id="7460" w:author="JAVIERA PAZ LEFORT IBANEZ" w:date="2025-09-20T00:44:00Z" w16du:dateUtc="2025-09-20T03:44:00Z">
                <w:rPr>
                  <w:rFonts w:ascii="Cambria Math" w:hAnsi="Cambria Math" w:cs="Arial"/>
                </w:rPr>
                <m:t>z</m:t>
              </w:ins>
            </m:r>
          </m:e>
        </m:d>
      </m:oMath>
      <w:r w:rsidRPr="00BB4E0F">
        <w:rPr>
          <w:rFonts w:ascii="Arial" w:hAnsi="Arial" w:cs="Arial"/>
        </w:rPr>
        <w:t xml:space="preserve">, </w:t>
      </w:r>
      <m:oMath>
        <m:sSub>
          <m:sSubPr>
            <m:ctrlPr>
              <w:ins w:id="7461" w:author="JAVIERA PAZ LEFORT IBANEZ" w:date="2025-09-20T00:45:00Z" w16du:dateUtc="2025-09-20T03:45:00Z">
                <w:rPr>
                  <w:rFonts w:ascii="Cambria Math" w:hAnsi="Cambria Math" w:cs="Arial"/>
                  <w:i/>
                </w:rPr>
              </w:ins>
            </m:ctrlPr>
          </m:sSubPr>
          <m:e>
            <m:r>
              <w:ins w:id="7462" w:author="JAVIERA PAZ LEFORT IBANEZ" w:date="2025-09-20T00:45:00Z" w16du:dateUtc="2025-09-20T03:45:00Z">
                <w:rPr>
                  <w:rFonts w:ascii="Cambria Math" w:hAnsi="Cambria Math" w:cs="Arial"/>
                </w:rPr>
                <m:t>T</m:t>
              </w:ins>
            </m:r>
          </m:e>
          <m:sub>
            <m:r>
              <w:ins w:id="7463" w:author="JAVIERA PAZ LEFORT IBANEZ" w:date="2025-09-20T00:45:00Z" w16du:dateUtc="2025-09-20T03:45:00Z">
                <w:rPr>
                  <w:rFonts w:ascii="Cambria Math" w:hAnsi="Cambria Math" w:cs="Arial"/>
                </w:rPr>
                <m:t>s</m:t>
              </w:ins>
            </m:r>
          </m:sub>
        </m:sSub>
        <m:d>
          <m:dPr>
            <m:ctrlPr>
              <w:ins w:id="7464" w:author="JAVIERA PAZ LEFORT IBANEZ" w:date="2025-09-20T00:45:00Z" w16du:dateUtc="2025-09-20T03:45:00Z">
                <w:rPr>
                  <w:rFonts w:ascii="Cambria Math" w:hAnsi="Cambria Math" w:cs="Arial"/>
                  <w:i/>
                </w:rPr>
              </w:ins>
            </m:ctrlPr>
          </m:dPr>
          <m:e>
            <m:r>
              <w:ins w:id="7465" w:author="JAVIERA PAZ LEFORT IBANEZ" w:date="2025-09-20T00:45:00Z" w16du:dateUtc="2025-09-20T03:45:00Z">
                <w:rPr>
                  <w:rFonts w:ascii="Cambria Math" w:hAnsi="Cambria Math" w:cs="Arial"/>
                </w:rPr>
                <m:t>z</m:t>
              </w:ins>
            </m:r>
          </m:e>
        </m:d>
      </m:oMath>
      <w:r w:rsidRPr="00BB4E0F">
        <w:rPr>
          <w:rFonts w:ascii="Arial" w:hAnsi="Arial" w:cs="Arial"/>
        </w:rPr>
        <w:t>.</w:t>
      </w:r>
    </w:p>
    <w:p w14:paraId="25EFD433" w14:textId="74E92A64" w:rsidR="003B79F0" w:rsidRPr="00BB4E0F" w:rsidRDefault="003B79F0">
      <w:pPr>
        <w:pStyle w:val="Prrafodelista"/>
        <w:numPr>
          <w:ilvl w:val="0"/>
          <w:numId w:val="77"/>
        </w:numPr>
        <w:spacing w:line="360" w:lineRule="auto"/>
        <w:ind w:left="1428"/>
        <w:jc w:val="both"/>
        <w:rPr>
          <w:rFonts w:ascii="Arial" w:eastAsiaTheme="minorEastAsia" w:hAnsi="Arial" w:cs="Arial"/>
        </w:rPr>
        <w:pPrChange w:id="7466" w:author="JAVIERA PAZ LEFORT IBANEZ" w:date="2025-09-22T17:14:00Z" w16du:dateUtc="2025-09-22T20:14:00Z">
          <w:pPr>
            <w:pStyle w:val="Prrafodelista"/>
            <w:numPr>
              <w:numId w:val="77"/>
            </w:numPr>
            <w:tabs>
              <w:tab w:val="num" w:pos="720"/>
            </w:tabs>
            <w:ind w:hanging="360"/>
            <w:jc w:val="both"/>
          </w:pPr>
        </w:pPrChange>
      </w:pPr>
      <w:r w:rsidRPr="00BB4E0F">
        <w:rPr>
          <w:rFonts w:ascii="Arial" w:hAnsi="Arial" w:cs="Arial"/>
          <w:b/>
          <w:bCs/>
        </w:rPr>
        <w:t>Métricas</w:t>
      </w:r>
      <w:r w:rsidRPr="00BB4E0F">
        <w:rPr>
          <w:rFonts w:ascii="Arial" w:hAnsi="Arial" w:cs="Arial"/>
        </w:rPr>
        <w:t>:</w:t>
      </w:r>
      <w:r w:rsidRPr="00BB4E0F">
        <w:rPr>
          <w:rFonts w:ascii="Arial" w:hAnsi="Arial" w:cs="Arial"/>
        </w:rPr>
        <w:br/>
      </w:r>
      <m:oMath>
        <m:d>
          <m:dPr>
            <m:begChr m:val="〈"/>
            <m:endChr m:val="〉"/>
            <m:ctrlPr>
              <w:ins w:id="7467" w:author="JAVIERA PAZ LEFORT IBANEZ" w:date="2025-09-19T23:59:00Z" w16du:dateUtc="2025-09-20T02:59:00Z">
                <w:rPr>
                  <w:rFonts w:ascii="Cambria Math" w:hAnsi="Cambria Math" w:cs="Arial"/>
                  <w:i/>
                </w:rPr>
              </w:ins>
            </m:ctrlPr>
          </m:dPr>
          <m:e>
            <m:r>
              <w:ins w:id="7468" w:author="JAVIERA PAZ LEFORT IBANEZ" w:date="2025-09-19T23:59:00Z" w16du:dateUtc="2025-09-20T02:59:00Z">
                <w:rPr>
                  <w:rFonts w:ascii="Cambria Math" w:hAnsi="Cambria Math" w:cs="Arial"/>
                </w:rPr>
                <m:t>J</m:t>
              </w:ins>
            </m:r>
          </m:e>
        </m:d>
      </m:oMath>
      <w:r w:rsidRPr="00BB4E0F">
        <w:rPr>
          <w:rFonts w:ascii="Arial" w:hAnsi="Arial" w:cs="Arial"/>
        </w:rPr>
        <w:t xml:space="preserve">, </w:t>
      </w:r>
      <m:oMath>
        <m:sSub>
          <m:sSubPr>
            <m:ctrlPr>
              <w:ins w:id="7469" w:author="JAVIERA PAZ LEFORT IBANEZ" w:date="2025-09-20T00:00:00Z" w16du:dateUtc="2025-09-20T03:00:00Z">
                <w:rPr>
                  <w:rFonts w:ascii="Cambria Math" w:hAnsi="Cambria Math" w:cs="Arial"/>
                  <w:i/>
                </w:rPr>
              </w:ins>
            </m:ctrlPr>
          </m:sSubPr>
          <m:e>
            <m:acc>
              <m:accPr>
                <m:chr m:val="̇"/>
                <m:ctrlPr>
                  <w:ins w:id="7470" w:author="JAVIERA PAZ LEFORT IBANEZ" w:date="2025-09-20T00:00:00Z" w16du:dateUtc="2025-09-20T03:00:00Z">
                    <w:rPr>
                      <w:rFonts w:ascii="Cambria Math" w:hAnsi="Cambria Math" w:cs="Arial"/>
                      <w:i/>
                    </w:rPr>
                  </w:ins>
                </m:ctrlPr>
              </m:accPr>
              <m:e>
                <m:r>
                  <w:ins w:id="7471" w:author="JAVIERA PAZ LEFORT IBANEZ" w:date="2025-09-20T00:00:00Z" w16du:dateUtc="2025-09-20T03:00:00Z">
                    <w:rPr>
                      <w:rFonts w:ascii="Cambria Math" w:hAnsi="Cambria Math" w:cs="Arial"/>
                    </w:rPr>
                    <m:t>m</m:t>
                  </w:ins>
                </m:r>
              </m:e>
            </m:acc>
          </m:e>
          <m:sub>
            <m:r>
              <w:ins w:id="7472" w:author="JAVIERA PAZ LEFORT IBANEZ" w:date="2025-09-20T00:00:00Z" w16du:dateUtc="2025-09-20T03:00:00Z">
                <w:rPr>
                  <w:rFonts w:ascii="Cambria Math" w:hAnsi="Cambria Math" w:cs="Arial"/>
                </w:rPr>
                <m:t>int</m:t>
              </w:ins>
            </m:r>
          </m:sub>
        </m:sSub>
      </m:oMath>
      <w:r w:rsidRPr="00BB4E0F">
        <w:rPr>
          <w:rFonts w:ascii="Arial" w:hAnsi="Arial" w:cs="Arial"/>
        </w:rPr>
        <w:t xml:space="preserve">​, </w:t>
      </w:r>
      <w:proofErr w:type="spellStart"/>
      <w:r w:rsidRPr="00BB4E0F">
        <w:rPr>
          <w:rFonts w:ascii="Arial" w:hAnsi="Arial" w:cs="Arial"/>
        </w:rPr>
        <w:t>stage-cut</w:t>
      </w:r>
      <w:proofErr w:type="spellEnd"/>
      <w:r w:rsidRPr="00BB4E0F">
        <w:rPr>
          <w:rFonts w:ascii="Arial" w:hAnsi="Arial" w:cs="Arial"/>
        </w:rPr>
        <w:t xml:space="preserve"> (fibra), productividad (kg·h</w:t>
      </w:r>
      <w:r w:rsidRPr="00BB4E0F">
        <w:rPr>
          <w:rFonts w:ascii="Cambria Math" w:hAnsi="Cambria Math" w:cs="Cambria Math"/>
        </w:rPr>
        <w:t>⁻</w:t>
      </w:r>
      <w:r w:rsidRPr="00BB4E0F">
        <w:rPr>
          <w:rFonts w:ascii="Arial" w:hAnsi="Arial" w:cs="Arial"/>
        </w:rPr>
        <w:t xml:space="preserve">¹), </w:t>
      </w:r>
      <m:oMath>
        <m:r>
          <w:rPr>
            <w:rFonts w:ascii="Cambria Math" w:hAnsi="Cambria Math" w:cs="Arial"/>
          </w:rPr>
          <m:t>Re</m:t>
        </m:r>
      </m:oMath>
      <w:r w:rsidRPr="00BB4E0F">
        <w:rPr>
          <w:rFonts w:ascii="Arial" w:hAnsi="Arial" w:cs="Arial"/>
        </w:rPr>
        <w:t>,</w:t>
      </w:r>
      <w:r w:rsidR="003B00D9" w:rsidRPr="00BB4E0F">
        <w:rPr>
          <w:rFonts w:ascii="Arial" w:hAnsi="Arial" w:cs="Arial"/>
        </w:rPr>
        <w:t xml:space="preserve"> </w:t>
      </w:r>
      <m:oMath>
        <m:sSub>
          <m:sSubPr>
            <m:ctrlPr>
              <w:ins w:id="7473" w:author="JAVIERA PAZ LEFORT IBANEZ" w:date="2025-09-19T23:40:00Z" w16du:dateUtc="2025-09-20T02:40:00Z">
                <w:rPr>
                  <w:rFonts w:ascii="Cambria Math" w:eastAsiaTheme="minorEastAsia" w:hAnsi="Cambria Math" w:cs="Arial"/>
                  <w:i/>
                </w:rPr>
              </w:ins>
            </m:ctrlPr>
          </m:sSubPr>
          <m:e>
            <m:r>
              <w:ins w:id="7474" w:author="JAVIERA PAZ LEFORT IBANEZ" w:date="2025-09-19T23:40:00Z" w16du:dateUtc="2025-09-20T02:40:00Z">
                <w:rPr>
                  <w:rFonts w:ascii="Cambria Math" w:eastAsiaTheme="minorEastAsia" w:hAnsi="Cambria Math" w:cs="Arial"/>
                </w:rPr>
                <m:t>K</m:t>
              </w:ins>
            </m:r>
          </m:e>
          <m:sub>
            <m:r>
              <w:ins w:id="7475" w:author="JAVIERA PAZ LEFORT IBANEZ" w:date="2025-09-19T23:40:00Z" w16du:dateUtc="2025-09-20T02:40:00Z">
                <w:rPr>
                  <w:rFonts w:ascii="Cambria Math" w:eastAsiaTheme="minorEastAsia" w:hAnsi="Cambria Math" w:cs="Arial"/>
                </w:rPr>
                <m:t>L</m:t>
              </w:ins>
            </m:r>
          </m:sub>
        </m:sSub>
      </m:oMath>
      <w:r w:rsidR="003B00D9" w:rsidRPr="00BB4E0F">
        <w:rPr>
          <w:rFonts w:ascii="Arial" w:eastAsiaTheme="minorEastAsia" w:hAnsi="Arial" w:cs="Arial"/>
        </w:rPr>
        <w:t xml:space="preserve">, </w:t>
      </w:r>
      <m:oMath>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M</m:t>
            </m:r>
          </m:sub>
        </m:sSub>
      </m:oMath>
      <w:r w:rsidR="003B00D9" w:rsidRPr="00BB4E0F">
        <w:rPr>
          <w:rFonts w:ascii="Arial" w:eastAsiaTheme="minorEastAsia" w:hAnsi="Arial" w:cs="Arial"/>
        </w:rPr>
        <w:t xml:space="preserve">, </w:t>
      </w:r>
      <m:oMath>
        <m:sSub>
          <m:sSubPr>
            <m:ctrlPr>
              <w:rPr>
                <w:rFonts w:ascii="Cambria Math" w:hAnsi="Cambria Math" w:cs="Arial"/>
                <w:i/>
              </w:rPr>
            </m:ctrlPr>
          </m:sSubPr>
          <m:e>
            <m:r>
              <w:rPr>
                <w:rFonts w:ascii="Cambria Math" w:hAnsi="Cambria Math" w:cs="Arial"/>
              </w:rPr>
              <m:t>K</m:t>
            </m:r>
          </m:e>
          <m:sub>
            <m:r>
              <w:rPr>
                <w:rFonts w:ascii="Cambria Math" w:hAnsi="Cambria Math" w:cs="Arial"/>
              </w:rPr>
              <m:t>carcasa</m:t>
            </m:r>
          </m:sub>
        </m:sSub>
      </m:oMath>
      <w:r w:rsidR="003B00D9" w:rsidRPr="00BB4E0F">
        <w:rPr>
          <w:rFonts w:ascii="Arial" w:hAnsi="Arial" w:cs="Arial"/>
        </w:rPr>
        <w:t>,</w:t>
      </w:r>
      <w:r w:rsidR="003B00D9" w:rsidRPr="00BB4E0F">
        <w:rPr>
          <w:rFonts w:ascii="Arial" w:hAnsi="Arial" w:cs="Arial"/>
          <w:i/>
        </w:rPr>
        <w:t xml:space="preserve"> </w:t>
      </w:r>
      <m:oMath>
        <m:sSub>
          <m:sSubPr>
            <m:ctrlPr>
              <w:rPr>
                <w:rFonts w:ascii="Cambria Math" w:hAnsi="Cambria Math" w:cs="Arial"/>
                <w:i/>
              </w:rPr>
            </m:ctrlPr>
          </m:sSubPr>
          <m:e>
            <m:r>
              <w:rPr>
                <w:rFonts w:ascii="Cambria Math" w:hAnsi="Cambria Math" w:cs="Arial"/>
              </w:rPr>
              <m:t>K</m:t>
            </m:r>
          </m:e>
          <m:sub>
            <m:r>
              <w:rPr>
                <w:rFonts w:ascii="Cambria Math" w:hAnsi="Cambria Math" w:cs="Arial"/>
              </w:rPr>
              <m:t>global</m:t>
            </m:r>
          </m:sub>
        </m:sSub>
      </m:oMath>
      <w:r w:rsidRPr="00BB4E0F">
        <w:rPr>
          <w:rFonts w:ascii="Arial" w:hAnsi="Arial" w:cs="Arial"/>
        </w:rPr>
        <w:t>.</w:t>
      </w:r>
      <w:r w:rsidRPr="00BB4E0F">
        <w:rPr>
          <w:rFonts w:ascii="Arial" w:hAnsi="Arial" w:cs="Arial"/>
        </w:rPr>
        <w:br/>
      </w:r>
      <w:r w:rsidRPr="00BB4E0F">
        <w:rPr>
          <w:rFonts w:ascii="Arial" w:hAnsi="Arial" w:cs="Arial"/>
          <w:i/>
          <w:iCs/>
        </w:rPr>
        <w:t>Balance de masa</w:t>
      </w:r>
      <w:r w:rsidRPr="00BB4E0F">
        <w:rPr>
          <w:rFonts w:ascii="Arial" w:hAnsi="Arial" w:cs="Arial"/>
        </w:rPr>
        <w:t xml:space="preserve">: </w:t>
      </w:r>
      <w:proofErr w:type="spellStart"/>
      <w:r w:rsidRPr="00BB4E0F">
        <w:rPr>
          <w:rFonts w:ascii="Arial" w:hAnsi="Arial" w:cs="Arial"/>
        </w:rPr>
        <w:t>balance_fibra_error_pct</w:t>
      </w:r>
      <w:proofErr w:type="spellEnd"/>
      <w:r w:rsidRPr="00BB4E0F">
        <w:rPr>
          <w:rFonts w:ascii="Arial" w:hAnsi="Arial" w:cs="Arial"/>
        </w:rPr>
        <w:t xml:space="preserve">, </w:t>
      </w:r>
      <w:proofErr w:type="spellStart"/>
      <w:r w:rsidRPr="00BB4E0F">
        <w:rPr>
          <w:rFonts w:ascii="Arial" w:hAnsi="Arial" w:cs="Arial"/>
        </w:rPr>
        <w:t>balance_carcasa_error_pct</w:t>
      </w:r>
      <w:proofErr w:type="spellEnd"/>
      <w:r w:rsidRPr="00BB4E0F">
        <w:rPr>
          <w:rFonts w:ascii="Arial" w:hAnsi="Arial" w:cs="Arial"/>
        </w:rPr>
        <w:t xml:space="preserve"> (=</w:t>
      </w:r>
      <w:r w:rsidR="001F66C7" w:rsidRPr="00BB4E0F">
        <w:rPr>
          <w:rFonts w:ascii="Arial" w:hAnsi="Arial" w:cs="Arial"/>
        </w:rPr>
        <w:t xml:space="preserve"> </w:t>
      </w:r>
      <w:r w:rsidRPr="00BB4E0F">
        <w:rPr>
          <w:rFonts w:ascii="Arial" w:hAnsi="Arial" w:cs="Arial"/>
        </w:rPr>
        <w:t>100 </w:t>
      </w:r>
      <m:oMath>
        <m:sSub>
          <m:sSubPr>
            <m:ctrlPr>
              <w:ins w:id="7476" w:author="JAVIERA PAZ LEFORT IBANEZ" w:date="2025-09-20T03:12:00Z" w16du:dateUtc="2025-09-20T06:12:00Z">
                <w:rPr>
                  <w:rFonts w:ascii="Cambria Math" w:hAnsi="Cambria Math" w:cs="Arial"/>
                  <w:i/>
                </w:rPr>
              </w:ins>
            </m:ctrlPr>
          </m:sSubPr>
          <m:e>
            <m:r>
              <w:ins w:id="7477" w:author="JAVIERA PAZ LEFORT IBANEZ" w:date="2025-09-20T03:12:00Z" w16du:dateUtc="2025-09-20T06:12:00Z">
                <w:rPr>
                  <w:rFonts w:ascii="Cambria Math" w:hAnsi="Cambria Math" w:cs="Arial"/>
                </w:rPr>
                <m:t>E</m:t>
              </w:ins>
            </m:r>
          </m:e>
          <m:sub>
            <m:r>
              <w:ins w:id="7478" w:author="JAVIERA PAZ LEFORT IBANEZ" w:date="2025-09-20T03:12:00Z" w16du:dateUtc="2025-09-20T06:12:00Z">
                <w:rPr>
                  <w:rFonts w:ascii="Cambria Math" w:hAnsi="Cambria Math" w:cs="Arial"/>
                </w:rPr>
                <m:t>bal</m:t>
              </w:ins>
            </m:r>
          </m:sub>
        </m:sSub>
      </m:oMath>
      <w:r w:rsidR="001F66C7" w:rsidRPr="00BB4E0F">
        <w:rPr>
          <w:rFonts w:ascii="Arial" w:eastAsiaTheme="minorEastAsia" w:hAnsi="Arial" w:cs="Arial"/>
        </w:rPr>
        <w:t>).</w:t>
      </w:r>
    </w:p>
    <w:p w14:paraId="7CAC6152" w14:textId="7F0A121B" w:rsidR="003B79F0" w:rsidRPr="00BB4E0F" w:rsidRDefault="003B79F0">
      <w:pPr>
        <w:numPr>
          <w:ilvl w:val="0"/>
          <w:numId w:val="77"/>
        </w:numPr>
        <w:spacing w:line="360" w:lineRule="auto"/>
        <w:ind w:left="1428"/>
        <w:jc w:val="both"/>
        <w:rPr>
          <w:rFonts w:ascii="Arial" w:hAnsi="Arial" w:cs="Arial"/>
        </w:rPr>
        <w:pPrChange w:id="7479" w:author="JAVIERA PAZ LEFORT IBANEZ" w:date="2025-09-22T17:14:00Z" w16du:dateUtc="2025-09-22T20:14:00Z">
          <w:pPr>
            <w:numPr>
              <w:numId w:val="77"/>
            </w:numPr>
            <w:tabs>
              <w:tab w:val="num" w:pos="720"/>
            </w:tabs>
            <w:ind w:left="720" w:hanging="360"/>
            <w:jc w:val="both"/>
          </w:pPr>
        </w:pPrChange>
      </w:pPr>
      <w:r w:rsidRPr="00BB4E0F">
        <w:rPr>
          <w:rFonts w:ascii="Arial" w:hAnsi="Arial" w:cs="Arial"/>
          <w:b/>
          <w:bCs/>
        </w:rPr>
        <w:t>Sensibilidad/diagnóstico</w:t>
      </w:r>
      <w:r w:rsidRPr="00BB4E0F">
        <w:rPr>
          <w:rFonts w:ascii="Arial" w:hAnsi="Arial" w:cs="Arial"/>
        </w:rPr>
        <w:t xml:space="preserve"> (cuando se llaman): tablas resumen, </w:t>
      </w:r>
      <m:oMath>
        <m:sSub>
          <m:sSubPr>
            <m:ctrlPr>
              <w:ins w:id="7480" w:author="JAVIERA PAZ LEFORT IBANEZ" w:date="2025-09-19T23:40:00Z" w16du:dateUtc="2025-09-20T02:40:00Z">
                <w:rPr>
                  <w:rFonts w:ascii="Cambria Math" w:eastAsiaTheme="minorEastAsia" w:hAnsi="Cambria Math" w:cs="Arial"/>
                  <w:i/>
                </w:rPr>
              </w:ins>
            </m:ctrlPr>
          </m:sSubPr>
          <m:e>
            <m:r>
              <w:ins w:id="7481" w:author="JAVIERA PAZ LEFORT IBANEZ" w:date="2025-09-19T23:40:00Z" w16du:dateUtc="2025-09-20T02:40:00Z">
                <w:rPr>
                  <w:rFonts w:ascii="Cambria Math" w:eastAsiaTheme="minorEastAsia" w:hAnsi="Cambria Math" w:cs="Arial"/>
                </w:rPr>
                <m:t>K</m:t>
              </w:ins>
            </m:r>
          </m:e>
          <m:sub>
            <m:r>
              <w:ins w:id="7482" w:author="JAVIERA PAZ LEFORT IBANEZ" w:date="2025-09-19T23:40:00Z" w16du:dateUtc="2025-09-20T02:40:00Z">
                <w:rPr>
                  <w:rFonts w:ascii="Cambria Math" w:eastAsiaTheme="minorEastAsia" w:hAnsi="Cambria Math" w:cs="Arial"/>
                </w:rPr>
                <m:t>L</m:t>
              </w:ins>
            </m:r>
          </m:sub>
        </m:sSub>
      </m:oMath>
      <w:r w:rsidR="00906F2F" w:rsidRPr="00BB4E0F">
        <w:rPr>
          <w:rFonts w:ascii="Arial" w:eastAsiaTheme="minorEastAsia" w:hAnsi="Arial" w:cs="Arial"/>
        </w:rPr>
        <w:t xml:space="preserve"> </w:t>
      </w:r>
      <w:r w:rsidRPr="00BB4E0F">
        <w:rPr>
          <w:rFonts w:ascii="Arial" w:hAnsi="Arial" w:cs="Arial"/>
        </w:rPr>
        <w:t>​–</w:t>
      </w:r>
      <w:r w:rsidR="00906F2F" w:rsidRPr="00BB4E0F">
        <w:rPr>
          <w:rFonts w:ascii="Arial" w:hAnsi="Arial" w:cs="Arial"/>
        </w:rPr>
        <w:t xml:space="preserve"> </w:t>
      </w:r>
      <m:oMath>
        <m:r>
          <w:rPr>
            <w:rFonts w:ascii="Cambria Math" w:hAnsi="Cambria Math" w:cs="Arial"/>
          </w:rPr>
          <m:t>Re</m:t>
        </m:r>
      </m:oMath>
      <w:r w:rsidRPr="00BB4E0F">
        <w:rPr>
          <w:rFonts w:ascii="Arial" w:hAnsi="Arial" w:cs="Arial"/>
        </w:rPr>
        <w:t xml:space="preserve">, </w:t>
      </w:r>
      <m:oMath>
        <m:acc>
          <m:accPr>
            <m:chr m:val="̃"/>
            <m:ctrlPr>
              <w:rPr>
                <w:rFonts w:ascii="Cambria Math" w:hAnsi="Cambria Math" w:cs="Arial"/>
                <w:i/>
              </w:rPr>
            </m:ctrlPr>
          </m:accPr>
          <m:e>
            <m:r>
              <w:rPr>
                <w:rFonts w:ascii="Cambria Math" w:hAnsi="Cambria Math" w:cs="Arial"/>
              </w:rPr>
              <m:t>J</m:t>
            </m:r>
          </m:e>
        </m:acc>
        <m:d>
          <m:dPr>
            <m:ctrlPr>
              <w:rPr>
                <w:rFonts w:ascii="Cambria Math" w:hAnsi="Cambria Math" w:cs="Arial"/>
                <w:i/>
              </w:rPr>
            </m:ctrlPr>
          </m:dPr>
          <m:e>
            <m:r>
              <w:rPr>
                <w:rFonts w:ascii="Cambria Math" w:hAnsi="Cambria Math" w:cs="Arial"/>
              </w:rPr>
              <m:t>z</m:t>
            </m:r>
          </m:e>
        </m:d>
      </m:oMath>
      <w:r w:rsidRPr="00BB4E0F">
        <w:rPr>
          <w:rFonts w:ascii="Arial" w:hAnsi="Arial" w:cs="Arial"/>
        </w:rPr>
        <w:t xml:space="preserve">, </w:t>
      </w:r>
      <w:proofErr w:type="spellStart"/>
      <w:r w:rsidRPr="00BB4E0F">
        <w:rPr>
          <w:rFonts w:ascii="Arial" w:hAnsi="Arial" w:cs="Arial"/>
          <w:i/>
          <w:iCs/>
        </w:rPr>
        <w:t>trade</w:t>
      </w:r>
      <w:proofErr w:type="spellEnd"/>
      <w:r w:rsidRPr="00BB4E0F">
        <w:rPr>
          <w:rFonts w:ascii="Arial" w:hAnsi="Arial" w:cs="Arial"/>
          <w:i/>
          <w:iCs/>
        </w:rPr>
        <w:t>-off</w:t>
      </w:r>
      <w:r w:rsidRPr="00BB4E0F">
        <w:rPr>
          <w:rFonts w:ascii="Arial" w:hAnsi="Arial" w:cs="Arial"/>
        </w:rPr>
        <w:t xml:space="preserve"> productividad vs. </w:t>
      </w:r>
      <w:proofErr w:type="spellStart"/>
      <w:r w:rsidRPr="00BB4E0F">
        <w:rPr>
          <w:rFonts w:ascii="Arial" w:hAnsi="Arial" w:cs="Arial"/>
        </w:rPr>
        <w:t>stage-cut</w:t>
      </w:r>
      <w:proofErr w:type="spellEnd"/>
      <w:r w:rsidRPr="00BB4E0F">
        <w:rPr>
          <w:rFonts w:ascii="Arial" w:hAnsi="Arial" w:cs="Arial"/>
        </w:rPr>
        <w:t>, independencia de malla.</w:t>
      </w:r>
    </w:p>
    <w:p w14:paraId="779BC4E0" w14:textId="77777777" w:rsidR="00EC0F80" w:rsidRPr="00BB4E0F" w:rsidRDefault="00EC0F80">
      <w:pPr>
        <w:spacing w:line="360" w:lineRule="auto"/>
        <w:ind w:left="720"/>
        <w:jc w:val="both"/>
        <w:rPr>
          <w:rFonts w:ascii="Arial" w:hAnsi="Arial" w:cs="Arial"/>
        </w:rPr>
        <w:pPrChange w:id="7483" w:author="JAVIERA PAZ LEFORT IBANEZ" w:date="2025-09-22T17:14:00Z" w16du:dateUtc="2025-09-22T20:14:00Z">
          <w:pPr>
            <w:ind w:left="720"/>
            <w:jc w:val="both"/>
          </w:pPr>
        </w:pPrChange>
      </w:pPr>
    </w:p>
    <w:p w14:paraId="7FA021A5" w14:textId="2C93AF6A" w:rsidR="00A7036C" w:rsidRPr="001B7855" w:rsidRDefault="00A30952">
      <w:pPr>
        <w:pStyle w:val="Ttulo1"/>
        <w:spacing w:line="360" w:lineRule="auto"/>
        <w:rPr>
          <w:rFonts w:ascii="Arial" w:hAnsi="Arial" w:cs="Arial"/>
          <w:b/>
          <w:bCs/>
          <w:color w:val="auto"/>
          <w:sz w:val="24"/>
          <w:szCs w:val="24"/>
        </w:rPr>
        <w:pPrChange w:id="7484" w:author="JAVIERA PAZ LEFORT IBANEZ" w:date="2025-09-22T17:14:00Z" w16du:dateUtc="2025-09-22T20:14:00Z">
          <w:pPr>
            <w:pStyle w:val="Ttulo1"/>
          </w:pPr>
        </w:pPrChange>
      </w:pPr>
      <w:bookmarkStart w:id="7485" w:name="_Toc209475939"/>
      <w:r w:rsidRPr="001B7855">
        <w:rPr>
          <w:rFonts w:ascii="Arial" w:hAnsi="Arial" w:cs="Arial"/>
          <w:b/>
          <w:bCs/>
          <w:color w:val="auto"/>
          <w:sz w:val="24"/>
          <w:szCs w:val="24"/>
        </w:rPr>
        <w:t>5</w:t>
      </w:r>
      <w:r w:rsidR="005D4C84" w:rsidRPr="001B7855">
        <w:rPr>
          <w:rFonts w:ascii="Arial" w:hAnsi="Arial" w:cs="Arial"/>
          <w:b/>
          <w:bCs/>
          <w:color w:val="auto"/>
          <w:sz w:val="24"/>
          <w:szCs w:val="24"/>
        </w:rPr>
        <w:t>.</w:t>
      </w:r>
      <w:r w:rsidRPr="001B7855">
        <w:rPr>
          <w:rFonts w:ascii="Arial" w:hAnsi="Arial" w:cs="Arial"/>
          <w:b/>
          <w:bCs/>
          <w:color w:val="auto"/>
          <w:sz w:val="24"/>
          <w:szCs w:val="24"/>
        </w:rPr>
        <w:t xml:space="preserve"> Resultados y Discusión</w:t>
      </w:r>
      <w:bookmarkEnd w:id="7485"/>
    </w:p>
    <w:p w14:paraId="46D80354" w14:textId="55A20289" w:rsidR="00B05EDE" w:rsidRPr="001B7855" w:rsidRDefault="00B05EDE">
      <w:pPr>
        <w:pStyle w:val="Ttulo2"/>
        <w:spacing w:line="360" w:lineRule="auto"/>
        <w:ind w:left="708"/>
        <w:jc w:val="both"/>
        <w:rPr>
          <w:rFonts w:ascii="Arial" w:hAnsi="Arial" w:cs="Arial"/>
          <w:color w:val="auto"/>
          <w:sz w:val="24"/>
          <w:szCs w:val="24"/>
        </w:rPr>
        <w:pPrChange w:id="7486" w:author="JAVIERA PAZ LEFORT IBANEZ" w:date="2025-09-22T17:14:00Z" w16du:dateUtc="2025-09-22T20:14:00Z">
          <w:pPr>
            <w:pStyle w:val="Ttulo2"/>
            <w:jc w:val="both"/>
          </w:pPr>
        </w:pPrChange>
      </w:pPr>
      <w:bookmarkStart w:id="7487" w:name="_Toc209475940"/>
      <w:r w:rsidRPr="001B7855">
        <w:rPr>
          <w:rFonts w:ascii="Arial" w:hAnsi="Arial" w:cs="Arial"/>
          <w:color w:val="auto"/>
          <w:sz w:val="24"/>
          <w:szCs w:val="24"/>
        </w:rPr>
        <w:t>5.1 Perfil</w:t>
      </w:r>
      <w:r w:rsidR="00722B7C" w:rsidRPr="001B7855">
        <w:rPr>
          <w:rFonts w:ascii="Arial" w:hAnsi="Arial" w:cs="Arial"/>
          <w:color w:val="auto"/>
          <w:sz w:val="24"/>
          <w:szCs w:val="24"/>
        </w:rPr>
        <w:t xml:space="preserve">es </w:t>
      </w:r>
      <w:r w:rsidR="00570944" w:rsidRPr="001B7855">
        <w:rPr>
          <w:rFonts w:ascii="Arial" w:hAnsi="Arial" w:cs="Arial"/>
          <w:color w:val="auto"/>
          <w:sz w:val="24"/>
          <w:szCs w:val="24"/>
        </w:rPr>
        <w:t>a</w:t>
      </w:r>
      <w:r w:rsidR="00722B7C" w:rsidRPr="001B7855">
        <w:rPr>
          <w:rFonts w:ascii="Arial" w:hAnsi="Arial" w:cs="Arial"/>
          <w:color w:val="auto"/>
          <w:sz w:val="24"/>
          <w:szCs w:val="24"/>
        </w:rPr>
        <w:t>x</w:t>
      </w:r>
      <w:r w:rsidR="008648B1" w:rsidRPr="001B7855">
        <w:rPr>
          <w:rFonts w:ascii="Arial" w:hAnsi="Arial" w:cs="Arial"/>
          <w:color w:val="auto"/>
          <w:sz w:val="24"/>
          <w:szCs w:val="24"/>
        </w:rPr>
        <w:t xml:space="preserve">iales de </w:t>
      </w:r>
      <w:r w:rsidR="00570944" w:rsidRPr="001B7855">
        <w:rPr>
          <w:rFonts w:ascii="Arial" w:hAnsi="Arial" w:cs="Arial"/>
          <w:color w:val="auto"/>
          <w:sz w:val="24"/>
          <w:szCs w:val="24"/>
        </w:rPr>
        <w:t>f</w:t>
      </w:r>
      <w:r w:rsidR="008648B1" w:rsidRPr="001B7855">
        <w:rPr>
          <w:rFonts w:ascii="Arial" w:hAnsi="Arial" w:cs="Arial"/>
          <w:color w:val="auto"/>
          <w:sz w:val="24"/>
          <w:szCs w:val="24"/>
        </w:rPr>
        <w:t xml:space="preserve">lujo de </w:t>
      </w:r>
      <w:r w:rsidR="00570944" w:rsidRPr="001B7855">
        <w:rPr>
          <w:rFonts w:ascii="Arial" w:hAnsi="Arial" w:cs="Arial"/>
          <w:color w:val="auto"/>
          <w:sz w:val="24"/>
          <w:szCs w:val="24"/>
        </w:rPr>
        <w:t>a</w:t>
      </w:r>
      <w:r w:rsidR="008648B1" w:rsidRPr="001B7855">
        <w:rPr>
          <w:rFonts w:ascii="Arial" w:hAnsi="Arial" w:cs="Arial"/>
          <w:color w:val="auto"/>
          <w:sz w:val="24"/>
          <w:szCs w:val="24"/>
        </w:rPr>
        <w:t>gua</w:t>
      </w:r>
      <w:bookmarkEnd w:id="7487"/>
    </w:p>
    <w:p w14:paraId="4BCAEF30" w14:textId="22BDE960" w:rsidR="00A2447B" w:rsidRPr="00BB4E0F" w:rsidRDefault="00A2447B">
      <w:pPr>
        <w:spacing w:line="360" w:lineRule="auto"/>
        <w:ind w:left="708"/>
        <w:jc w:val="both"/>
        <w:rPr>
          <w:rStyle w:val="nfasissutil"/>
          <w:rFonts w:ascii="Arial" w:eastAsiaTheme="majorEastAsia" w:hAnsi="Arial" w:cs="Arial"/>
          <w:szCs w:val="32"/>
        </w:rPr>
        <w:pPrChange w:id="7488" w:author="JAVIERA PAZ LEFORT IBANEZ" w:date="2025-09-22T17:14:00Z" w16du:dateUtc="2025-09-22T20:14:00Z">
          <w:pPr/>
        </w:pPrChange>
      </w:pPr>
      <w:r w:rsidRPr="00BB4E0F">
        <w:rPr>
          <w:rStyle w:val="nfasissutil"/>
          <w:rFonts w:ascii="Arial" w:hAnsi="Arial" w:cs="Arial"/>
        </w:rPr>
        <w:t>Fracción de agua por lado a lo largo del módulo (caso base, contracorriente).</w:t>
      </w:r>
    </w:p>
    <w:p w14:paraId="7D618B94" w14:textId="0A50E36C" w:rsidR="003A015C" w:rsidRPr="00BB4E0F" w:rsidRDefault="003A015C">
      <w:pPr>
        <w:spacing w:line="360" w:lineRule="auto"/>
        <w:ind w:left="708"/>
        <w:jc w:val="both"/>
        <w:rPr>
          <w:rFonts w:ascii="Arial" w:hAnsi="Arial" w:cs="Arial"/>
        </w:rPr>
        <w:pPrChange w:id="7489" w:author="JAVIERA PAZ LEFORT IBANEZ" w:date="2025-09-22T17:14:00Z" w16du:dateUtc="2025-09-22T20:14:00Z">
          <w:pPr>
            <w:jc w:val="both"/>
          </w:pPr>
        </w:pPrChange>
      </w:pPr>
      <w:r w:rsidRPr="00BB4E0F">
        <w:rPr>
          <w:rFonts w:ascii="Arial" w:hAnsi="Arial" w:cs="Arial"/>
        </w:rPr>
        <w:t>La fracción de agua en la fibra (vino) disminuye monótonamente desde su valor de entrada, mientras que la de la carcasa (</w:t>
      </w:r>
      <w:proofErr w:type="spellStart"/>
      <w:r w:rsidRPr="00BB4E0F">
        <w:rPr>
          <w:rFonts w:ascii="Arial" w:hAnsi="Arial" w:cs="Arial"/>
        </w:rPr>
        <w:t>CaCl</w:t>
      </w:r>
      <w:proofErr w:type="spellEnd"/>
      <w:r w:rsidRPr="00BB4E0F">
        <w:rPr>
          <w:rFonts w:ascii="Cambria Math" w:hAnsi="Cambria Math" w:cs="Cambria Math"/>
        </w:rPr>
        <w:t>₂</w:t>
      </w:r>
      <w:r w:rsidRPr="00BB4E0F">
        <w:rPr>
          <w:rFonts w:ascii="Arial" w:hAnsi="Arial" w:cs="Arial"/>
        </w:rPr>
        <w:t xml:space="preserve">) aumenta; ambas curvas se aproximan sin cruzarse, coherente con un contacto a través de membrana hidrofóbica y con el balance de masa local. La mayor variación ocurre cerca de la entrada de la fibra, donde el gradiente de fracciones es máximo; hacia la salida, el gradiente se atenúa y las curvas tienden a un valor común. Este comportamiento es el esperado para un contactor en </w:t>
      </w:r>
      <w:r w:rsidRPr="00BB4E0F">
        <w:rPr>
          <w:rFonts w:ascii="Arial" w:hAnsi="Arial" w:cs="Arial"/>
        </w:rPr>
        <w:lastRenderedPageBreak/>
        <w:t xml:space="preserve">contracorriente, que mantiene un gradiente de conducción elevado a lo largo de </w:t>
      </w:r>
      <m:oMath>
        <m:r>
          <w:rPr>
            <w:rFonts w:ascii="Cambria Math" w:hAnsi="Cambria Math" w:cs="Arial"/>
          </w:rPr>
          <m:t>z</m:t>
        </m:r>
      </m:oMath>
      <w:r w:rsidRPr="00BB4E0F">
        <w:rPr>
          <w:rFonts w:ascii="Arial" w:hAnsi="Arial" w:cs="Arial"/>
        </w:rPr>
        <w:t xml:space="preserve"> frente a una configuración en paralelo </w:t>
      </w:r>
      <w:ins w:id="7490" w:author="JAVIERA PAZ LEFORT IBANEZ" w:date="2025-09-22T04:54:00Z">
        <w:r w:rsidR="002F23E1" w:rsidRPr="00BB4E0F">
          <w:rPr>
            <w:rFonts w:ascii="Arial" w:hAnsi="Arial" w:cs="Arial"/>
          </w:rPr>
          <w:t>(</w:t>
        </w:r>
        <w:r w:rsidR="002F23E1" w:rsidRPr="00BB4E0F">
          <w:rPr>
            <w:rFonts w:ascii="Arial" w:hAnsi="Arial" w:cs="Arial"/>
            <w:b/>
            <w:bCs/>
            <w:rPrChange w:id="7491" w:author="JAVIERA PAZ LEFORT IBANEZ" w:date="2025-09-22T17:14:00Z" w16du:dateUtc="2025-09-22T20:14:00Z">
              <w:rPr>
                <w:rFonts w:ascii="Arial" w:hAnsi="Arial" w:cs="Arial"/>
              </w:rPr>
            </w:rPrChange>
          </w:rPr>
          <w:t>Lee et al., 2023</w:t>
        </w:r>
        <w:r w:rsidR="002F23E1" w:rsidRPr="00BB4E0F">
          <w:rPr>
            <w:rFonts w:ascii="Arial" w:hAnsi="Arial" w:cs="Arial"/>
          </w:rPr>
          <w:t>)</w:t>
        </w:r>
      </w:ins>
      <w:ins w:id="7492" w:author="JAVIERA PAZ LEFORT IBANEZ" w:date="2025-09-22T04:54:00Z" w16du:dateUtc="2025-09-22T07:54:00Z">
        <w:r w:rsidR="002F23E1" w:rsidRPr="00BB4E0F">
          <w:rPr>
            <w:rFonts w:ascii="Arial" w:hAnsi="Arial" w:cs="Arial"/>
          </w:rPr>
          <w:t>.</w:t>
        </w:r>
      </w:ins>
      <w:del w:id="7493" w:author="JAVIERA PAZ LEFORT IBANEZ" w:date="2025-09-22T04:54:00Z" w16du:dateUtc="2025-09-22T07:54:00Z">
        <w:r w:rsidRPr="00BB4E0F" w:rsidDel="002F23E1">
          <w:rPr>
            <w:rFonts w:ascii="Arial" w:hAnsi="Arial" w:cs="Arial"/>
          </w:rPr>
          <w:delText>[cita: revisión de contactores de membrana / analogía con intercambiadores de calor].</w:delText>
        </w:r>
      </w:del>
    </w:p>
    <w:p w14:paraId="5064BB7E" w14:textId="3928CA65" w:rsidR="003A015C" w:rsidRPr="00F10585" w:rsidRDefault="00822894">
      <w:pPr>
        <w:spacing w:line="360" w:lineRule="auto"/>
        <w:ind w:left="708"/>
        <w:jc w:val="both"/>
        <w:rPr>
          <w:rFonts w:ascii="Arial" w:hAnsi="Arial" w:cs="Arial"/>
          <w:sz w:val="22"/>
          <w:szCs w:val="22"/>
        </w:rPr>
        <w:pPrChange w:id="7494" w:author="JAVIERA PAZ LEFORT IBANEZ" w:date="2025-09-22T17:14:00Z" w16du:dateUtc="2025-09-22T20:14:00Z">
          <w:pPr>
            <w:jc w:val="both"/>
          </w:pPr>
        </w:pPrChange>
      </w:pPr>
      <w:bookmarkStart w:id="7495" w:name="_Hlk209474180"/>
      <w:r w:rsidRPr="00F10585">
        <w:rPr>
          <w:rFonts w:ascii="Arial" w:hAnsi="Arial" w:cs="Arial"/>
          <w:b/>
          <w:bCs/>
          <w:sz w:val="22"/>
          <w:szCs w:val="22"/>
        </w:rPr>
        <w:t xml:space="preserve">Figura </w:t>
      </w:r>
      <w:r w:rsidR="00C05D36" w:rsidRPr="00F10585">
        <w:rPr>
          <w:rFonts w:ascii="Arial" w:hAnsi="Arial" w:cs="Arial"/>
          <w:b/>
          <w:bCs/>
          <w:sz w:val="22"/>
          <w:szCs w:val="22"/>
        </w:rPr>
        <w:t>5.</w:t>
      </w:r>
      <w:r w:rsidRPr="00F10585">
        <w:rPr>
          <w:rFonts w:ascii="Arial" w:hAnsi="Arial" w:cs="Arial"/>
          <w:b/>
          <w:bCs/>
          <w:sz w:val="22"/>
          <w:szCs w:val="22"/>
        </w:rPr>
        <w:t>1</w:t>
      </w:r>
      <w:r w:rsidRPr="00F10585">
        <w:rPr>
          <w:rFonts w:ascii="Arial" w:hAnsi="Arial" w:cs="Arial"/>
          <w:sz w:val="22"/>
          <w:szCs w:val="22"/>
        </w:rPr>
        <w:t xml:space="preserve"> Fracciones másicas de agua en fibra y carcasa a lo largo de </w:t>
      </w:r>
      <m:oMath>
        <m:r>
          <w:rPr>
            <w:rFonts w:ascii="Cambria Math" w:hAnsi="Cambria Math" w:cs="Arial"/>
            <w:sz w:val="22"/>
            <w:szCs w:val="22"/>
          </w:rPr>
          <m:t>z</m:t>
        </m:r>
      </m:oMath>
      <w:r w:rsidRPr="00F10585">
        <w:rPr>
          <w:rFonts w:ascii="Arial" w:hAnsi="Arial" w:cs="Arial"/>
          <w:sz w:val="22"/>
          <w:szCs w:val="22"/>
        </w:rPr>
        <w:t xml:space="preserve"> (contracorriente)</w:t>
      </w:r>
      <w:r w:rsidR="0036758C" w:rsidRPr="00F10585">
        <w:rPr>
          <w:rFonts w:ascii="Arial" w:hAnsi="Arial" w:cs="Arial"/>
          <w:sz w:val="22"/>
          <w:szCs w:val="22"/>
        </w:rPr>
        <w:t>.</w:t>
      </w:r>
    </w:p>
    <w:bookmarkEnd w:id="7495"/>
    <w:p w14:paraId="4F83C0DE" w14:textId="55979F6C" w:rsidR="00822894" w:rsidRPr="00BB4E0F" w:rsidRDefault="00915829">
      <w:pPr>
        <w:spacing w:line="360" w:lineRule="auto"/>
        <w:ind w:left="708"/>
        <w:jc w:val="center"/>
        <w:rPr>
          <w:rFonts w:ascii="Arial" w:hAnsi="Arial" w:cs="Arial"/>
        </w:rPr>
        <w:pPrChange w:id="7496" w:author="JAVIERA PAZ LEFORT IBANEZ" w:date="2025-09-22T17:14:00Z" w16du:dateUtc="2025-09-22T20:14:00Z">
          <w:pPr>
            <w:jc w:val="both"/>
          </w:pPr>
        </w:pPrChange>
      </w:pPr>
      <w:r w:rsidRPr="006B4CDA">
        <w:rPr>
          <w:rFonts w:ascii="Arial" w:hAnsi="Arial" w:cs="Arial"/>
          <w:noProof/>
        </w:rPr>
        <w:drawing>
          <wp:inline distT="0" distB="0" distL="0" distR="0" wp14:anchorId="34CBD5AA" wp14:editId="46D24BBB">
            <wp:extent cx="3799147" cy="2540000"/>
            <wp:effectExtent l="0" t="0" r="0" b="0"/>
            <wp:docPr id="1025281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81721" name="Imagen 1"/>
                    <pic:cNvPicPr/>
                  </pic:nvPicPr>
                  <pic:blipFill>
                    <a:blip r:embed="rId21">
                      <a:extLst>
                        <a:ext uri="{28A0092B-C50C-407E-A947-70E740481C1C}">
                          <a14:useLocalDpi xmlns:a14="http://schemas.microsoft.com/office/drawing/2010/main" val="0"/>
                        </a:ext>
                      </a:extLst>
                    </a:blip>
                    <a:stretch>
                      <a:fillRect/>
                    </a:stretch>
                  </pic:blipFill>
                  <pic:spPr>
                    <a:xfrm>
                      <a:off x="0" y="0"/>
                      <a:ext cx="3801853" cy="2541809"/>
                    </a:xfrm>
                    <a:prstGeom prst="rect">
                      <a:avLst/>
                    </a:prstGeom>
                  </pic:spPr>
                </pic:pic>
              </a:graphicData>
            </a:graphic>
          </wp:inline>
        </w:drawing>
      </w:r>
    </w:p>
    <w:p w14:paraId="397E2081" w14:textId="3442BCAC" w:rsidR="0044688A" w:rsidRPr="00BB4E0F" w:rsidRDefault="0044688A">
      <w:pPr>
        <w:spacing w:line="360" w:lineRule="auto"/>
        <w:ind w:left="708"/>
        <w:jc w:val="both"/>
        <w:rPr>
          <w:rStyle w:val="nfasissutil"/>
          <w:rFonts w:ascii="Arial" w:hAnsi="Arial" w:cs="Arial"/>
        </w:rPr>
        <w:pPrChange w:id="7497" w:author="JAVIERA PAZ LEFORT IBANEZ" w:date="2025-09-22T17:14:00Z" w16du:dateUtc="2025-09-22T20:14:00Z">
          <w:pPr>
            <w:jc w:val="both"/>
          </w:pPr>
        </w:pPrChange>
      </w:pPr>
      <w:r w:rsidRPr="00BB4E0F">
        <w:rPr>
          <w:rStyle w:val="nfasissutil"/>
          <w:rFonts w:ascii="Arial" w:hAnsi="Arial" w:cs="Arial"/>
        </w:rPr>
        <w:t xml:space="preserve">Flux local de agua </w:t>
      </w:r>
      <m:oMath>
        <m:r>
          <w:rPr>
            <w:rStyle w:val="nfasissutil"/>
            <w:rFonts w:ascii="Cambria Math" w:hAnsi="Cambria Math" w:cs="Arial"/>
          </w:rPr>
          <m:t>J</m:t>
        </m:r>
        <m:r>
          <m:rPr>
            <m:sty m:val="p"/>
          </m:rPr>
          <w:rPr>
            <w:rStyle w:val="nfasissutil"/>
            <w:rFonts w:ascii="Cambria Math" w:hAnsi="Cambria Math" w:cs="Arial"/>
          </w:rPr>
          <m:t>(</m:t>
        </m:r>
        <m:r>
          <w:rPr>
            <w:rStyle w:val="nfasissutil"/>
            <w:rFonts w:ascii="Cambria Math" w:hAnsi="Cambria Math" w:cs="Arial"/>
          </w:rPr>
          <m:t>z</m:t>
        </m:r>
        <m:r>
          <m:rPr>
            <m:sty m:val="p"/>
          </m:rPr>
          <w:rPr>
            <w:rStyle w:val="nfasissutil"/>
            <w:rFonts w:ascii="Cambria Math" w:hAnsi="Cambria Math" w:cs="Arial"/>
          </w:rPr>
          <m:t>)</m:t>
        </m:r>
      </m:oMath>
      <w:r w:rsidRPr="00BB4E0F">
        <w:rPr>
          <w:rStyle w:val="nfasissutil"/>
          <w:rFonts w:ascii="Arial" w:hAnsi="Arial" w:cs="Arial"/>
        </w:rPr>
        <w:t xml:space="preserve"> a lo largo del módulo</w:t>
      </w:r>
    </w:p>
    <w:p w14:paraId="3A507802" w14:textId="7932433B" w:rsidR="007B00C1" w:rsidRDefault="00ED61E4" w:rsidP="001B7855">
      <w:pPr>
        <w:spacing w:line="360" w:lineRule="auto"/>
        <w:ind w:left="708"/>
        <w:jc w:val="both"/>
        <w:rPr>
          <w:rFonts w:ascii="Arial" w:hAnsi="Arial" w:cs="Arial"/>
        </w:rPr>
      </w:pPr>
      <w:r w:rsidRPr="00BB4E0F">
        <w:rPr>
          <w:rFonts w:ascii="Arial" w:hAnsi="Arial" w:cs="Arial"/>
        </w:rPr>
        <w:t xml:space="preserve">El flujo másico por área disminuye de forma continua desde la entrada de la fibra hasta el extremo opuesto. Dado que en el modelo </w:t>
      </w:r>
      <m:oMath>
        <m:r>
          <w:rPr>
            <w:rFonts w:ascii="Cambria Math" w:hAnsi="Cambria Math" w:cs="Arial"/>
          </w:rPr>
          <m:t>J(z)=</m:t>
        </m:r>
        <m:sSub>
          <m:sSubPr>
            <m:ctrlPr>
              <w:rPr>
                <w:rFonts w:ascii="Cambria Math" w:hAnsi="Cambria Math" w:cs="Arial"/>
                <w:i/>
              </w:rPr>
            </m:ctrlPr>
          </m:sSubPr>
          <m:e>
            <m:r>
              <w:rPr>
                <w:rFonts w:ascii="Cambria Math" w:hAnsi="Cambria Math" w:cs="Arial"/>
              </w:rPr>
              <m:t>K</m:t>
            </m:r>
          </m:e>
          <m:sub>
            <m:r>
              <w:rPr>
                <w:rFonts w:ascii="Cambria Math" w:hAnsi="Cambria Math" w:cs="Arial"/>
              </w:rPr>
              <m:t>global</m:t>
            </m:r>
          </m:sub>
        </m:sSub>
        <m:r>
          <w:rPr>
            <w:rFonts w:ascii="Cambria Math" w:hAnsi="Cambria Math" w:cs="Arial"/>
          </w:rPr>
          <m:t>(z)∆f(z)</m:t>
        </m:r>
      </m:oMath>
      <w:r w:rsidR="007E692C" w:rsidRPr="00BB4E0F">
        <w:rPr>
          <w:rFonts w:ascii="Arial" w:eastAsiaTheme="minorEastAsia" w:hAnsi="Arial" w:cs="Arial"/>
        </w:rPr>
        <w:t xml:space="preserve"> y </w:t>
      </w:r>
      <m:oMath>
        <m:sSub>
          <m:sSubPr>
            <m:ctrlPr>
              <w:rPr>
                <w:rFonts w:ascii="Cambria Math" w:hAnsi="Cambria Math" w:cs="Arial"/>
                <w:i/>
              </w:rPr>
            </m:ctrlPr>
          </m:sSubPr>
          <m:e>
            <m:r>
              <w:rPr>
                <w:rFonts w:ascii="Cambria Math" w:hAnsi="Cambria Math" w:cs="Arial"/>
              </w:rPr>
              <m:t>K</m:t>
            </m:r>
          </m:e>
          <m:sub>
            <m:r>
              <w:rPr>
                <w:rFonts w:ascii="Cambria Math" w:hAnsi="Cambria Math" w:cs="Arial"/>
              </w:rPr>
              <m:t>global</m:t>
            </m:r>
          </m:sub>
        </m:sSub>
      </m:oMath>
      <w:r w:rsidRPr="00BB4E0F">
        <w:rPr>
          <w:rFonts w:ascii="Arial" w:hAnsi="Arial" w:cs="Arial"/>
        </w:rPr>
        <w:t xml:space="preserve"> varía suavemente, la disminución de </w:t>
      </w:r>
      <m:oMath>
        <m:r>
          <w:rPr>
            <w:rFonts w:ascii="Cambria Math" w:hAnsi="Cambria Math" w:cs="Arial"/>
          </w:rPr>
          <m:t>J</m:t>
        </m:r>
      </m:oMath>
      <w:r w:rsidRPr="00BB4E0F">
        <w:rPr>
          <w:rFonts w:ascii="Arial" w:hAnsi="Arial" w:cs="Arial"/>
        </w:rPr>
        <w:t xml:space="preserve"> responde principalmente a la caída de la fuerza impulsora </w:t>
      </w:r>
      <m:oMath>
        <m:r>
          <w:rPr>
            <w:rFonts w:ascii="Cambria Math" w:hAnsi="Cambria Math" w:cs="Arial"/>
          </w:rPr>
          <m:t>∆f</m:t>
        </m:r>
        <m:d>
          <m:dPr>
            <m:ctrlPr>
              <w:rPr>
                <w:rFonts w:ascii="Cambria Math" w:hAnsi="Cambria Math" w:cs="Arial"/>
                <w:i/>
              </w:rPr>
            </m:ctrlPr>
          </m:dPr>
          <m:e>
            <m:r>
              <w:rPr>
                <w:rFonts w:ascii="Cambria Math" w:hAnsi="Cambria Math" w:cs="Arial"/>
              </w:rPr>
              <m:t>z</m:t>
            </m:r>
          </m:e>
        </m:d>
        <m:r>
          <w:rPr>
            <w:rFonts w:ascii="Cambria Math" w:hAnsi="Cambria Math" w:cs="Arial"/>
          </w:rPr>
          <m:t>=</m:t>
        </m:r>
        <m:sSub>
          <m:sSubPr>
            <m:ctrlPr>
              <w:ins w:id="7498" w:author="JAVIERA PAZ LEFORT IBANEZ" w:date="2025-09-20T03:13:00Z" w16du:dateUtc="2025-09-20T06:13:00Z">
                <w:rPr>
                  <w:rFonts w:ascii="Cambria Math" w:hAnsi="Cambria Math" w:cs="Arial"/>
                  <w:i/>
                </w:rPr>
              </w:ins>
            </m:ctrlPr>
          </m:sSubPr>
          <m:e>
            <m:r>
              <w:ins w:id="7499" w:author="JAVIERA PAZ LEFORT IBANEZ" w:date="2025-09-20T03:13:00Z" w16du:dateUtc="2025-09-20T06:13:00Z">
                <w:rPr>
                  <w:rFonts w:ascii="Cambria Math" w:hAnsi="Cambria Math" w:cs="Arial"/>
                </w:rPr>
                <m:t>f</m:t>
              </w:ins>
            </m:r>
          </m:e>
          <m:sub>
            <m:r>
              <w:ins w:id="7500" w:author="JAVIERA PAZ LEFORT IBANEZ" w:date="2025-09-20T03:13:00Z" w16du:dateUtc="2025-09-20T06:13:00Z">
                <w:rPr>
                  <w:rFonts w:ascii="Cambria Math" w:hAnsi="Cambria Math" w:cs="Arial"/>
                </w:rPr>
                <m:t>fibra</m:t>
              </w:ins>
            </m:r>
          </m:sub>
        </m:sSub>
        <m:d>
          <m:dPr>
            <m:ctrlPr>
              <w:ins w:id="7501" w:author="JAVIERA PAZ LEFORT IBANEZ" w:date="2025-09-20T03:13:00Z" w16du:dateUtc="2025-09-20T06:13:00Z">
                <w:rPr>
                  <w:rFonts w:ascii="Cambria Math" w:hAnsi="Cambria Math" w:cs="Arial"/>
                  <w:i/>
                </w:rPr>
              </w:ins>
            </m:ctrlPr>
          </m:dPr>
          <m:e>
            <m:r>
              <w:ins w:id="7502" w:author="JAVIERA PAZ LEFORT IBANEZ" w:date="2025-09-20T03:13:00Z" w16du:dateUtc="2025-09-20T06:13:00Z">
                <w:rPr>
                  <w:rFonts w:ascii="Cambria Math" w:hAnsi="Cambria Math" w:cs="Arial"/>
                </w:rPr>
                <m:t>z</m:t>
              </w:ins>
            </m:r>
          </m:e>
        </m:d>
        <m:r>
          <w:rPr>
            <w:rFonts w:ascii="Cambria Math" w:eastAsiaTheme="minorEastAsia" w:hAnsi="Cambria Math" w:cs="Arial"/>
          </w:rPr>
          <m:t>-</m:t>
        </m:r>
        <m:sSub>
          <m:sSubPr>
            <m:ctrlPr>
              <w:ins w:id="7503" w:author="JAVIERA PAZ LEFORT IBANEZ" w:date="2025-09-20T03:13:00Z" w16du:dateUtc="2025-09-20T06:13:00Z">
                <w:rPr>
                  <w:rFonts w:ascii="Cambria Math" w:hAnsi="Cambria Math" w:cs="Arial"/>
                  <w:i/>
                </w:rPr>
              </w:ins>
            </m:ctrlPr>
          </m:sSubPr>
          <m:e>
            <m:r>
              <w:ins w:id="7504" w:author="JAVIERA PAZ LEFORT IBANEZ" w:date="2025-09-20T03:13:00Z" w16du:dateUtc="2025-09-20T06:13:00Z">
                <w:rPr>
                  <w:rFonts w:ascii="Cambria Math" w:hAnsi="Cambria Math" w:cs="Arial"/>
                </w:rPr>
                <m:t>f</m:t>
              </w:ins>
            </m:r>
          </m:e>
          <m:sub>
            <m:r>
              <w:ins w:id="7505" w:author="JAVIERA PAZ LEFORT IBANEZ" w:date="2025-09-20T03:13:00Z" w16du:dateUtc="2025-09-20T06:13:00Z">
                <w:rPr>
                  <w:rFonts w:ascii="Cambria Math" w:hAnsi="Cambria Math" w:cs="Arial"/>
                </w:rPr>
                <m:t>carcasa</m:t>
              </w:ins>
            </m:r>
          </m:sub>
        </m:sSub>
        <m:d>
          <m:dPr>
            <m:ctrlPr>
              <w:ins w:id="7506" w:author="JAVIERA PAZ LEFORT IBANEZ" w:date="2025-09-20T03:13:00Z" w16du:dateUtc="2025-09-20T06:13:00Z">
                <w:rPr>
                  <w:rFonts w:ascii="Cambria Math" w:hAnsi="Cambria Math" w:cs="Arial"/>
                  <w:i/>
                </w:rPr>
              </w:ins>
            </m:ctrlPr>
          </m:dPr>
          <m:e>
            <m:r>
              <w:ins w:id="7507" w:author="JAVIERA PAZ LEFORT IBANEZ" w:date="2025-09-20T03:13:00Z" w16du:dateUtc="2025-09-20T06:13:00Z">
                <w:rPr>
                  <w:rFonts w:ascii="Cambria Math" w:hAnsi="Cambria Math" w:cs="Arial"/>
                </w:rPr>
                <m:t>z</m:t>
              </w:ins>
            </m:r>
          </m:e>
        </m:d>
      </m:oMath>
      <w:ins w:id="7508" w:author="JAVIERA PAZ LEFORT IBANEZ" w:date="2025-09-20T03:13:00Z" w16du:dateUtc="2025-09-20T06:13:00Z">
        <w:r w:rsidR="002A3AE0" w:rsidRPr="00BB4E0F">
          <w:rPr>
            <w:rFonts w:ascii="Arial" w:eastAsiaTheme="minorEastAsia" w:hAnsi="Arial" w:cs="Arial"/>
          </w:rPr>
          <w:t xml:space="preserve">, </w:t>
        </w:r>
      </w:ins>
      <w:r w:rsidRPr="00BB4E0F">
        <w:rPr>
          <w:rFonts w:ascii="Arial" w:hAnsi="Arial" w:cs="Arial"/>
        </w:rPr>
        <w:t xml:space="preserve">mostrada en la Figura </w:t>
      </w:r>
      <w:r w:rsidR="00C05D36" w:rsidRPr="00BB4E0F">
        <w:rPr>
          <w:rFonts w:ascii="Arial" w:hAnsi="Arial" w:cs="Arial"/>
        </w:rPr>
        <w:t>5.</w:t>
      </w:r>
      <w:r w:rsidR="00DA6140" w:rsidRPr="00BB4E0F">
        <w:rPr>
          <w:rFonts w:ascii="Arial" w:hAnsi="Arial" w:cs="Arial"/>
        </w:rPr>
        <w:t>2</w:t>
      </w:r>
      <w:r w:rsidRPr="00BB4E0F">
        <w:rPr>
          <w:rFonts w:ascii="Arial" w:hAnsi="Arial" w:cs="Arial"/>
        </w:rPr>
        <w:t xml:space="preserve">. La concavidad descendente (mayor pendiente al inicio) es típica en sistemas regidos por resistencias en serie con gradiente que se agota en el desarrollo axial </w:t>
      </w:r>
      <w:del w:id="7509" w:author="JAVIERA PAZ LEFORT IBANEZ" w:date="2025-09-22T04:56:00Z" w16du:dateUtc="2025-09-22T07:56:00Z">
        <w:r w:rsidRPr="00BB4E0F" w:rsidDel="00A0722A">
          <w:rPr>
            <w:rFonts w:ascii="Arial" w:hAnsi="Arial" w:cs="Arial"/>
          </w:rPr>
          <w:delText>[cita: textos de transferencia de masa / uso de resistencias en serie en membranas].</w:delText>
        </w:r>
      </w:del>
      <w:ins w:id="7510" w:author="JAVIERA PAZ LEFORT IBANEZ" w:date="2025-09-22T04:56:00Z" w16du:dateUtc="2025-09-22T07:56:00Z">
        <w:r w:rsidR="00A0722A" w:rsidRPr="00BB4E0F">
          <w:rPr>
            <w:rFonts w:ascii="Arial" w:hAnsi="Arial" w:cs="Arial"/>
            <w:color w:val="000000"/>
            <w:rPrChange w:id="7511" w:author="JAVIERA PAZ LEFORT IBANEZ" w:date="2025-09-22T17:14:00Z" w16du:dateUtc="2025-09-22T20:14:00Z">
              <w:rPr>
                <w:rFonts w:ascii="Helvetica" w:hAnsi="Helvetica" w:cs="Helvetica"/>
                <w:color w:val="000000"/>
              </w:rPr>
            </w:rPrChange>
          </w:rPr>
          <w:t xml:space="preserve"> </w:t>
        </w:r>
      </w:ins>
      <w:ins w:id="7512" w:author="JAVIERA PAZ LEFORT IBANEZ" w:date="2025-09-22T04:56:00Z">
        <w:r w:rsidR="00A0722A" w:rsidRPr="00BB4E0F">
          <w:rPr>
            <w:rFonts w:ascii="Arial" w:hAnsi="Arial" w:cs="Arial"/>
          </w:rPr>
          <w:t>(</w:t>
        </w:r>
        <w:proofErr w:type="spellStart"/>
        <w:r w:rsidR="00A0722A" w:rsidRPr="00BB4E0F">
          <w:rPr>
            <w:rFonts w:ascii="Arial" w:hAnsi="Arial" w:cs="Arial"/>
            <w:b/>
            <w:bCs/>
            <w:rPrChange w:id="7513" w:author="JAVIERA PAZ LEFORT IBANEZ" w:date="2025-09-22T17:14:00Z" w16du:dateUtc="2025-09-22T20:14:00Z">
              <w:rPr>
                <w:rFonts w:ascii="Arial" w:hAnsi="Arial" w:cs="Arial"/>
              </w:rPr>
            </w:rPrChange>
          </w:rPr>
          <w:t>Cussler</w:t>
        </w:r>
        <w:proofErr w:type="spellEnd"/>
        <w:r w:rsidR="00A0722A" w:rsidRPr="00BB4E0F">
          <w:rPr>
            <w:rFonts w:ascii="Arial" w:hAnsi="Arial" w:cs="Arial"/>
            <w:b/>
            <w:bCs/>
            <w:rPrChange w:id="7514" w:author="JAVIERA PAZ LEFORT IBANEZ" w:date="2025-09-22T17:14:00Z" w16du:dateUtc="2025-09-22T20:14:00Z">
              <w:rPr>
                <w:rFonts w:ascii="Arial" w:hAnsi="Arial" w:cs="Arial"/>
              </w:rPr>
            </w:rPrChange>
          </w:rPr>
          <w:t>, 1985</w:t>
        </w:r>
        <w:r w:rsidR="00A0722A" w:rsidRPr="00BB4E0F">
          <w:rPr>
            <w:rFonts w:ascii="Arial" w:hAnsi="Arial" w:cs="Arial"/>
          </w:rPr>
          <w:t>)</w:t>
        </w:r>
      </w:ins>
      <w:ins w:id="7515" w:author="JAVIERA PAZ LEFORT IBANEZ" w:date="2025-09-22T04:56:00Z" w16du:dateUtc="2025-09-22T07:56:00Z">
        <w:r w:rsidR="00A0722A" w:rsidRPr="00BB4E0F">
          <w:rPr>
            <w:rFonts w:ascii="Arial" w:hAnsi="Arial" w:cs="Arial"/>
          </w:rPr>
          <w:t>.</w:t>
        </w:r>
      </w:ins>
    </w:p>
    <w:p w14:paraId="184A250C" w14:textId="77777777" w:rsidR="007B00C1" w:rsidRDefault="007B00C1">
      <w:pPr>
        <w:rPr>
          <w:rFonts w:ascii="Arial" w:hAnsi="Arial" w:cs="Arial"/>
        </w:rPr>
      </w:pPr>
      <w:r>
        <w:rPr>
          <w:rFonts w:ascii="Arial" w:hAnsi="Arial" w:cs="Arial"/>
        </w:rPr>
        <w:br w:type="page"/>
      </w:r>
    </w:p>
    <w:p w14:paraId="4D0FCA26" w14:textId="1EF56D49" w:rsidR="00DA6140" w:rsidRPr="00BE66B1" w:rsidRDefault="00DA6140">
      <w:pPr>
        <w:spacing w:line="360" w:lineRule="auto"/>
        <w:ind w:left="709"/>
        <w:rPr>
          <w:rFonts w:ascii="Arial" w:hAnsi="Arial" w:cs="Arial"/>
          <w:sz w:val="22"/>
          <w:szCs w:val="22"/>
        </w:rPr>
        <w:pPrChange w:id="7516" w:author="JAVIERA PAZ LEFORT IBANEZ" w:date="2025-09-22T17:14:00Z" w16du:dateUtc="2025-09-22T20:14:00Z">
          <w:pPr/>
        </w:pPrChange>
      </w:pPr>
      <w:bookmarkStart w:id="7517" w:name="_Hlk209474190"/>
      <w:r w:rsidRPr="00BE66B1">
        <w:rPr>
          <w:rFonts w:ascii="Arial" w:hAnsi="Arial" w:cs="Arial"/>
          <w:b/>
          <w:bCs/>
          <w:sz w:val="22"/>
          <w:szCs w:val="22"/>
        </w:rPr>
        <w:lastRenderedPageBreak/>
        <w:t xml:space="preserve">Figura </w:t>
      </w:r>
      <w:r w:rsidR="00C05D36" w:rsidRPr="00BE66B1">
        <w:rPr>
          <w:rFonts w:ascii="Arial" w:hAnsi="Arial" w:cs="Arial"/>
          <w:b/>
          <w:bCs/>
          <w:sz w:val="22"/>
          <w:szCs w:val="22"/>
        </w:rPr>
        <w:t>5.</w:t>
      </w:r>
      <w:r w:rsidRPr="00BE66B1">
        <w:rPr>
          <w:rFonts w:ascii="Arial" w:hAnsi="Arial" w:cs="Arial"/>
          <w:b/>
          <w:bCs/>
          <w:sz w:val="22"/>
          <w:szCs w:val="22"/>
        </w:rPr>
        <w:t>2</w:t>
      </w:r>
      <w:r w:rsidRPr="00BE66B1">
        <w:rPr>
          <w:rFonts w:ascii="Arial" w:hAnsi="Arial" w:cs="Arial"/>
          <w:sz w:val="22"/>
          <w:szCs w:val="22"/>
        </w:rPr>
        <w:t xml:space="preserve"> </w:t>
      </w:r>
      <w:r w:rsidR="008807C0" w:rsidRPr="00BE66B1">
        <w:rPr>
          <w:rFonts w:ascii="Arial" w:hAnsi="Arial" w:cs="Arial"/>
          <w:sz w:val="22"/>
          <w:szCs w:val="22"/>
        </w:rPr>
        <w:t xml:space="preserve">Flux local de agua </w:t>
      </w:r>
      <m:oMath>
        <m:r>
          <w:rPr>
            <w:rFonts w:ascii="Cambria Math" w:hAnsi="Cambria Math" w:cs="Arial"/>
            <w:sz w:val="22"/>
            <w:szCs w:val="22"/>
          </w:rPr>
          <m:t>J(z)</m:t>
        </m:r>
      </m:oMath>
      <w:r w:rsidR="008807C0" w:rsidRPr="00BE66B1">
        <w:rPr>
          <w:rFonts w:ascii="Arial" w:hAnsi="Arial" w:cs="Arial"/>
          <w:sz w:val="22"/>
          <w:szCs w:val="22"/>
        </w:rPr>
        <w:t xml:space="preserve"> [kg m</w:t>
      </w:r>
      <w:r w:rsidR="008807C0" w:rsidRPr="00BE66B1">
        <w:rPr>
          <w:rFonts w:ascii="Arial" w:hAnsi="Arial" w:cs="Arial"/>
          <w:sz w:val="22"/>
          <w:szCs w:val="22"/>
          <w:vertAlign w:val="superscript"/>
        </w:rPr>
        <w:t>−2</w:t>
      </w:r>
      <w:r w:rsidR="008807C0" w:rsidRPr="00BE66B1">
        <w:rPr>
          <w:rFonts w:ascii="Arial" w:hAnsi="Arial" w:cs="Arial"/>
          <w:sz w:val="22"/>
          <w:szCs w:val="22"/>
        </w:rPr>
        <w:t>h</w:t>
      </w:r>
      <w:r w:rsidR="008807C0" w:rsidRPr="00BE66B1">
        <w:rPr>
          <w:rFonts w:ascii="Arial" w:hAnsi="Arial" w:cs="Arial"/>
          <w:sz w:val="22"/>
          <w:szCs w:val="22"/>
          <w:vertAlign w:val="superscript"/>
        </w:rPr>
        <w:t>−1</w:t>
      </w:r>
      <w:r w:rsidR="008807C0" w:rsidRPr="00BE66B1">
        <w:rPr>
          <w:rFonts w:ascii="Arial" w:hAnsi="Arial" w:cs="Arial"/>
          <w:sz w:val="22"/>
          <w:szCs w:val="22"/>
        </w:rPr>
        <w:t xml:space="preserve">] vs posición axial </w:t>
      </w:r>
      <m:oMath>
        <m:r>
          <w:rPr>
            <w:rFonts w:ascii="Cambria Math" w:hAnsi="Cambria Math" w:cs="Arial"/>
            <w:sz w:val="22"/>
            <w:szCs w:val="22"/>
          </w:rPr>
          <m:t>z</m:t>
        </m:r>
      </m:oMath>
      <w:r w:rsidR="008807C0" w:rsidRPr="00BE66B1">
        <w:rPr>
          <w:rFonts w:ascii="Arial" w:eastAsiaTheme="minorEastAsia" w:hAnsi="Arial" w:cs="Arial"/>
          <w:sz w:val="22"/>
          <w:szCs w:val="22"/>
        </w:rPr>
        <w:t xml:space="preserve"> [m]</w:t>
      </w:r>
      <w:r w:rsidR="008807C0" w:rsidRPr="00BE66B1">
        <w:rPr>
          <w:rFonts w:ascii="Arial" w:hAnsi="Arial" w:cs="Arial"/>
          <w:sz w:val="22"/>
          <w:szCs w:val="22"/>
        </w:rPr>
        <w:t>.</w:t>
      </w:r>
    </w:p>
    <w:bookmarkEnd w:id="7517"/>
    <w:p w14:paraId="6D10ECEC" w14:textId="70D4D8C4" w:rsidR="00373C4A" w:rsidRPr="00BB4E0F" w:rsidRDefault="00373C4A">
      <w:pPr>
        <w:spacing w:line="360" w:lineRule="auto"/>
        <w:ind w:left="708"/>
        <w:jc w:val="center"/>
        <w:rPr>
          <w:rStyle w:val="nfasissutil"/>
          <w:rFonts w:ascii="Arial" w:hAnsi="Arial" w:cs="Arial"/>
          <w:i w:val="0"/>
          <w:iCs w:val="0"/>
        </w:rPr>
        <w:pPrChange w:id="7518" w:author="JAVIERA PAZ LEFORT IBANEZ" w:date="2025-09-22T17:14:00Z" w16du:dateUtc="2025-09-22T20:14:00Z">
          <w:pPr>
            <w:jc w:val="both"/>
          </w:pPr>
        </w:pPrChange>
      </w:pPr>
      <w:r w:rsidRPr="00BB4E0F">
        <w:rPr>
          <w:rStyle w:val="nfasissutil"/>
          <w:rFonts w:ascii="Arial" w:hAnsi="Arial" w:cs="Arial"/>
          <w:i w:val="0"/>
          <w:iCs w:val="0"/>
          <w:noProof/>
        </w:rPr>
        <w:drawing>
          <wp:inline distT="0" distB="0" distL="0" distR="0" wp14:anchorId="308CB83D" wp14:editId="3F1CF221">
            <wp:extent cx="3879135" cy="3099203"/>
            <wp:effectExtent l="0" t="0" r="7620" b="6350"/>
            <wp:docPr id="205663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37551" name="Imagen 1"/>
                    <pic:cNvPicPr/>
                  </pic:nvPicPr>
                  <pic:blipFill>
                    <a:blip r:embed="rId22">
                      <a:extLst>
                        <a:ext uri="{28A0092B-C50C-407E-A947-70E740481C1C}">
                          <a14:useLocalDpi xmlns:a14="http://schemas.microsoft.com/office/drawing/2010/main" val="0"/>
                        </a:ext>
                      </a:extLst>
                    </a:blip>
                    <a:stretch>
                      <a:fillRect/>
                    </a:stretch>
                  </pic:blipFill>
                  <pic:spPr>
                    <a:xfrm>
                      <a:off x="0" y="0"/>
                      <a:ext cx="3879135" cy="3099203"/>
                    </a:xfrm>
                    <a:prstGeom prst="rect">
                      <a:avLst/>
                    </a:prstGeom>
                  </pic:spPr>
                </pic:pic>
              </a:graphicData>
            </a:graphic>
          </wp:inline>
        </w:drawing>
      </w:r>
    </w:p>
    <w:p w14:paraId="0B092CF0" w14:textId="6B30E343" w:rsidR="00714F15" w:rsidRPr="001B7855" w:rsidRDefault="00714F15">
      <w:pPr>
        <w:pStyle w:val="Ttulo2"/>
        <w:spacing w:line="360" w:lineRule="auto"/>
        <w:jc w:val="both"/>
        <w:rPr>
          <w:rFonts w:ascii="Arial" w:hAnsi="Arial" w:cs="Arial"/>
          <w:color w:val="auto"/>
          <w:sz w:val="24"/>
          <w:szCs w:val="24"/>
        </w:rPr>
        <w:pPrChange w:id="7519" w:author="JAVIERA PAZ LEFORT IBANEZ" w:date="2025-09-22T17:14:00Z" w16du:dateUtc="2025-09-22T20:14:00Z">
          <w:pPr>
            <w:pStyle w:val="Ttulo2"/>
            <w:jc w:val="both"/>
          </w:pPr>
        </w:pPrChange>
      </w:pPr>
      <w:bookmarkStart w:id="7520" w:name="_Toc209475941"/>
      <w:r w:rsidRPr="001B7855">
        <w:rPr>
          <w:rFonts w:ascii="Arial" w:hAnsi="Arial" w:cs="Arial"/>
          <w:color w:val="auto"/>
          <w:sz w:val="24"/>
          <w:szCs w:val="24"/>
        </w:rPr>
        <w:t>5.</w:t>
      </w:r>
      <w:r w:rsidR="00722B7C" w:rsidRPr="001B7855">
        <w:rPr>
          <w:rFonts w:ascii="Arial" w:hAnsi="Arial" w:cs="Arial"/>
          <w:color w:val="auto"/>
          <w:sz w:val="24"/>
          <w:szCs w:val="24"/>
        </w:rPr>
        <w:t>2</w:t>
      </w:r>
      <w:r w:rsidRPr="001B7855">
        <w:rPr>
          <w:rFonts w:ascii="Arial" w:hAnsi="Arial" w:cs="Arial"/>
          <w:color w:val="auto"/>
          <w:sz w:val="24"/>
          <w:szCs w:val="24"/>
        </w:rPr>
        <w:t xml:space="preserve"> P</w:t>
      </w:r>
      <w:r w:rsidR="008648B1" w:rsidRPr="001B7855">
        <w:rPr>
          <w:rFonts w:ascii="Arial" w:hAnsi="Arial" w:cs="Arial"/>
          <w:color w:val="auto"/>
          <w:sz w:val="24"/>
          <w:szCs w:val="24"/>
        </w:rPr>
        <w:t>olifenoles</w:t>
      </w:r>
      <w:bookmarkEnd w:id="7520"/>
    </w:p>
    <w:p w14:paraId="3B0D5E64" w14:textId="42698907" w:rsidR="00D433CC" w:rsidRPr="001B7855" w:rsidRDefault="00D433CC">
      <w:pPr>
        <w:pStyle w:val="Ttulo3"/>
        <w:spacing w:line="360" w:lineRule="auto"/>
        <w:ind w:left="708"/>
        <w:rPr>
          <w:rFonts w:ascii="Arial" w:hAnsi="Arial" w:cs="Arial"/>
          <w:color w:val="auto"/>
          <w:sz w:val="24"/>
          <w:szCs w:val="24"/>
        </w:rPr>
        <w:pPrChange w:id="7521" w:author="JAVIERA PAZ LEFORT IBANEZ" w:date="2025-09-22T17:14:00Z" w16du:dateUtc="2025-09-22T20:14:00Z">
          <w:pPr>
            <w:pStyle w:val="Ttulo3"/>
          </w:pPr>
        </w:pPrChange>
      </w:pPr>
      <w:bookmarkStart w:id="7522" w:name="_Toc209475942"/>
      <w:r w:rsidRPr="001B7855">
        <w:rPr>
          <w:rFonts w:ascii="Arial" w:hAnsi="Arial" w:cs="Arial"/>
          <w:color w:val="auto"/>
          <w:sz w:val="24"/>
          <w:szCs w:val="24"/>
        </w:rPr>
        <w:t xml:space="preserve">5.2.1 Perfil axial de concentración </w:t>
      </w:r>
      <m:oMath>
        <m:sSub>
          <m:sSubPr>
            <m:ctrlPr>
              <w:ins w:id="7523" w:author="JAVIERA PAZ LEFORT IBANEZ" w:date="2025-09-20T03:14:00Z" w16du:dateUtc="2025-09-20T06:14:00Z">
                <w:rPr>
                  <w:rFonts w:ascii="Cambria Math" w:hAnsi="Cambria Math" w:cs="Arial"/>
                  <w:color w:val="auto"/>
                  <w:sz w:val="24"/>
                  <w:szCs w:val="24"/>
                </w:rPr>
              </w:ins>
            </m:ctrlPr>
          </m:sSubPr>
          <m:e>
            <m:r>
              <w:ins w:id="7524" w:author="JAVIERA PAZ LEFORT IBANEZ" w:date="2025-09-20T03:14:00Z" w16du:dateUtc="2025-09-20T06:14:00Z">
                <w:rPr>
                  <w:rFonts w:ascii="Cambria Math" w:hAnsi="Cambria Math" w:cs="Arial"/>
                  <w:color w:val="auto"/>
                  <w:sz w:val="24"/>
                  <w:szCs w:val="24"/>
                </w:rPr>
                <m:t>C</m:t>
              </w:ins>
            </m:r>
          </m:e>
          <m:sub>
            <m:r>
              <w:ins w:id="7525" w:author="JAVIERA PAZ LEFORT IBANEZ" w:date="2025-09-20T03:14:00Z" w16du:dateUtc="2025-09-20T06:14:00Z">
                <w:rPr>
                  <w:rFonts w:ascii="Cambria Math" w:hAnsi="Cambria Math" w:cs="Arial"/>
                  <w:color w:val="auto"/>
                  <w:sz w:val="24"/>
                  <w:szCs w:val="24"/>
                </w:rPr>
                <m:t>poly</m:t>
              </w:ins>
            </m:r>
          </m:sub>
        </m:sSub>
        <m:d>
          <m:dPr>
            <m:ctrlPr>
              <w:ins w:id="7526" w:author="JAVIERA PAZ LEFORT IBANEZ" w:date="2025-09-20T03:14:00Z" w16du:dateUtc="2025-09-20T06:14:00Z">
                <w:rPr>
                  <w:rFonts w:ascii="Cambria Math" w:hAnsi="Cambria Math" w:cs="Arial"/>
                  <w:i/>
                  <w:color w:val="auto"/>
                  <w:sz w:val="24"/>
                  <w:szCs w:val="24"/>
                </w:rPr>
              </w:ins>
            </m:ctrlPr>
          </m:dPr>
          <m:e>
            <m:r>
              <w:ins w:id="7527" w:author="JAVIERA PAZ LEFORT IBANEZ" w:date="2025-09-20T03:14:00Z" w16du:dateUtc="2025-09-20T06:14:00Z">
                <w:rPr>
                  <w:rFonts w:ascii="Cambria Math" w:hAnsi="Cambria Math" w:cs="Arial"/>
                  <w:color w:val="auto"/>
                  <w:sz w:val="24"/>
                  <w:szCs w:val="24"/>
                </w:rPr>
                <m:t>z</m:t>
              </w:ins>
            </m:r>
          </m:e>
        </m:d>
      </m:oMath>
      <w:bookmarkEnd w:id="7522"/>
    </w:p>
    <w:p w14:paraId="7C164DA8" w14:textId="6056F7EA" w:rsidR="007B00C1" w:rsidRDefault="001479A2" w:rsidP="001B7855">
      <w:pPr>
        <w:spacing w:line="360" w:lineRule="auto"/>
        <w:ind w:left="708"/>
        <w:jc w:val="both"/>
        <w:rPr>
          <w:rFonts w:ascii="Arial" w:hAnsi="Arial" w:cs="Arial"/>
        </w:rPr>
      </w:pPr>
      <w:r w:rsidRPr="00BB4E0F">
        <w:rPr>
          <w:rFonts w:ascii="Arial" w:hAnsi="Arial" w:cs="Arial"/>
        </w:rPr>
        <w:t>Como se observa en la Figura 5.</w:t>
      </w:r>
      <w:r w:rsidR="000E292A" w:rsidRPr="00BB4E0F">
        <w:rPr>
          <w:rFonts w:ascii="Arial" w:hAnsi="Arial" w:cs="Arial"/>
        </w:rPr>
        <w:t>3</w:t>
      </w:r>
      <w:r w:rsidRPr="00BB4E0F">
        <w:rPr>
          <w:rFonts w:ascii="Arial" w:hAnsi="Arial" w:cs="Arial"/>
        </w:rPr>
        <w:t xml:space="preserve">, la concentración de polifenoles en el vino aumenta de forma monótona a lo largo del módulo. Este incremento responde al mecanismo del proceso: solo se transfiere agua a través de la membrana hidrofóbica; por conservación de masa del soluto, la concentración de polifenoles crece aproximadamente con </w:t>
      </w:r>
      <m:oMath>
        <m:r>
          <w:rPr>
            <w:rFonts w:ascii="Cambria Math" w:hAnsi="Cambria Math" w:cs="Arial"/>
          </w:rPr>
          <m:t>1/</m:t>
        </m:r>
        <m:sSub>
          <m:sSubPr>
            <m:ctrlPr>
              <w:rPr>
                <w:rFonts w:ascii="Cambria Math" w:hAnsi="Cambria Math" w:cs="Arial"/>
                <w:i/>
              </w:rPr>
            </m:ctrlPr>
          </m:sSubPr>
          <m:e>
            <m:r>
              <w:rPr>
                <w:rFonts w:ascii="Cambria Math" w:hAnsi="Cambria Math" w:cs="Arial"/>
              </w:rPr>
              <m:t>f</m:t>
            </m:r>
          </m:e>
          <m:sub>
            <m:r>
              <w:rPr>
                <w:rFonts w:ascii="Cambria Math" w:hAnsi="Cambria Math" w:cs="Arial"/>
              </w:rPr>
              <m:t>fibra</m:t>
            </m:r>
          </m:sub>
        </m:sSub>
        <m:r>
          <w:rPr>
            <w:rFonts w:ascii="Cambria Math" w:hAnsi="Cambria Math" w:cs="Arial"/>
          </w:rPr>
          <m:t>(z)</m:t>
        </m:r>
      </m:oMath>
      <w:r w:rsidRPr="00BB4E0F">
        <w:rPr>
          <w:rFonts w:ascii="Arial" w:hAnsi="Arial" w:cs="Arial"/>
        </w:rPr>
        <w:t xml:space="preserve"> (véase el perfil de fracciones en la Fig. 5.1). La pendiente decreciente de </w:t>
      </w:r>
      <m:oMath>
        <m:sSub>
          <m:sSubPr>
            <m:ctrlPr>
              <w:ins w:id="7528" w:author="JAVIERA PAZ LEFORT IBANEZ" w:date="2025-09-20T03:14:00Z" w16du:dateUtc="2025-09-20T06:14:00Z">
                <w:rPr>
                  <w:rFonts w:ascii="Cambria Math" w:hAnsi="Cambria Math" w:cs="Arial"/>
                </w:rPr>
              </w:ins>
            </m:ctrlPr>
          </m:sSubPr>
          <m:e>
            <m:r>
              <w:ins w:id="7529" w:author="JAVIERA PAZ LEFORT IBANEZ" w:date="2025-09-20T03:14:00Z" w16du:dateUtc="2025-09-20T06:14:00Z">
                <w:rPr>
                  <w:rFonts w:ascii="Cambria Math" w:hAnsi="Cambria Math" w:cs="Arial"/>
                </w:rPr>
                <m:t>C</m:t>
              </w:ins>
            </m:r>
          </m:e>
          <m:sub>
            <m:r>
              <w:ins w:id="7530" w:author="JAVIERA PAZ LEFORT IBANEZ" w:date="2025-09-20T03:14:00Z" w16du:dateUtc="2025-09-20T06:14:00Z">
                <w:rPr>
                  <w:rFonts w:ascii="Cambria Math" w:hAnsi="Cambria Math" w:cs="Arial"/>
                </w:rPr>
                <m:t>poly</m:t>
              </w:ins>
            </m:r>
          </m:sub>
        </m:sSub>
        <m:d>
          <m:dPr>
            <m:ctrlPr>
              <w:ins w:id="7531" w:author="JAVIERA PAZ LEFORT IBANEZ" w:date="2025-09-20T03:14:00Z" w16du:dateUtc="2025-09-20T06:14:00Z">
                <w:rPr>
                  <w:rFonts w:ascii="Cambria Math" w:hAnsi="Cambria Math" w:cs="Arial"/>
                  <w:i/>
                </w:rPr>
              </w:ins>
            </m:ctrlPr>
          </m:dPr>
          <m:e>
            <m:r>
              <w:ins w:id="7532" w:author="JAVIERA PAZ LEFORT IBANEZ" w:date="2025-09-20T03:14:00Z" w16du:dateUtc="2025-09-20T06:14:00Z">
                <w:rPr>
                  <w:rFonts w:ascii="Cambria Math" w:hAnsi="Cambria Math" w:cs="Arial"/>
                </w:rPr>
                <m:t>z</m:t>
              </w:ins>
            </m:r>
          </m:e>
        </m:d>
      </m:oMath>
      <w:r w:rsidRPr="00BB4E0F">
        <w:rPr>
          <w:rFonts w:ascii="Arial" w:hAnsi="Arial" w:cs="Arial"/>
        </w:rPr>
        <w:t xml:space="preserve"> hacia la salida es coherente con la caída de la fuerza impulsora </w:t>
      </w:r>
      <m:oMath>
        <m:r>
          <w:rPr>
            <w:rFonts w:ascii="Cambria Math" w:hAnsi="Cambria Math" w:cs="Arial"/>
          </w:rPr>
          <m:t>Δf(z)</m:t>
        </m:r>
      </m:oMath>
      <w:r w:rsidRPr="00BB4E0F">
        <w:rPr>
          <w:rFonts w:ascii="Arial" w:hAnsi="Arial" w:cs="Arial"/>
        </w:rPr>
        <w:t xml:space="preserve"> y del flux </w:t>
      </w:r>
      <m:oMath>
        <m:r>
          <w:rPr>
            <w:rFonts w:ascii="Cambria Math" w:hAnsi="Cambria Math" w:cs="Arial"/>
          </w:rPr>
          <m:t>J(z)</m:t>
        </m:r>
      </m:oMath>
      <w:r w:rsidRPr="00BB4E0F">
        <w:rPr>
          <w:rFonts w:ascii="Arial" w:hAnsi="Arial" w:cs="Arial"/>
        </w:rPr>
        <w:t xml:space="preserve"> mostrada en la Fig. 5.2; a medida que disminuye el gradiente de agua entre las fases, el ritmo de concentración se atenúa. Este comportamiento es típico de contactores de fibra hueca operados en contracorriente</w:t>
      </w:r>
      <w:del w:id="7533" w:author="JAVIERA PAZ LEFORT IBANEZ" w:date="2025-09-22T04:57:00Z" w16du:dateUtc="2025-09-22T07:57:00Z">
        <w:r w:rsidRPr="00BB4E0F" w:rsidDel="00A0722A">
          <w:rPr>
            <w:rFonts w:ascii="Arial" w:hAnsi="Arial" w:cs="Arial"/>
          </w:rPr>
          <w:delText xml:space="preserve"> [citar revisión de contactores de membrana y/o textos de transferencia de masa</w:delText>
        </w:r>
      </w:del>
      <w:ins w:id="7534" w:author="JAVIERA PAZ LEFORT IBANEZ" w:date="2025-09-22T04:57:00Z" w16du:dateUtc="2025-09-22T07:57:00Z">
        <w:r w:rsidR="00A0722A" w:rsidRPr="00BB4E0F">
          <w:rPr>
            <w:rFonts w:ascii="Arial" w:hAnsi="Arial" w:cs="Arial"/>
          </w:rPr>
          <w:t xml:space="preserve"> </w:t>
        </w:r>
      </w:ins>
      <w:ins w:id="7535" w:author="JAVIERA PAZ LEFORT IBANEZ" w:date="2025-09-22T04:57:00Z">
        <w:r w:rsidR="00A0722A" w:rsidRPr="00BB4E0F">
          <w:rPr>
            <w:rFonts w:ascii="Arial" w:hAnsi="Arial" w:cs="Arial"/>
          </w:rPr>
          <w:t>(</w:t>
        </w:r>
        <w:proofErr w:type="spellStart"/>
        <w:r w:rsidR="00A0722A" w:rsidRPr="00BB4E0F">
          <w:rPr>
            <w:rFonts w:ascii="Arial" w:hAnsi="Arial" w:cs="Arial"/>
            <w:b/>
            <w:bCs/>
            <w:rPrChange w:id="7536" w:author="JAVIERA PAZ LEFORT IBANEZ" w:date="2025-09-22T17:14:00Z" w16du:dateUtc="2025-09-22T20:14:00Z">
              <w:rPr>
                <w:rFonts w:ascii="Arial" w:hAnsi="Arial" w:cs="Arial"/>
              </w:rPr>
            </w:rPrChange>
          </w:rPr>
          <w:t>Cussler</w:t>
        </w:r>
        <w:proofErr w:type="spellEnd"/>
        <w:r w:rsidR="00A0722A" w:rsidRPr="00BB4E0F">
          <w:rPr>
            <w:rFonts w:ascii="Arial" w:hAnsi="Arial" w:cs="Arial"/>
            <w:b/>
            <w:bCs/>
            <w:rPrChange w:id="7537" w:author="JAVIERA PAZ LEFORT IBANEZ" w:date="2025-09-22T17:14:00Z" w16du:dateUtc="2025-09-22T20:14:00Z">
              <w:rPr>
                <w:rFonts w:ascii="Arial" w:hAnsi="Arial" w:cs="Arial"/>
              </w:rPr>
            </w:rPrChange>
          </w:rPr>
          <w:t>, 1985</w:t>
        </w:r>
        <w:r w:rsidR="00A0722A" w:rsidRPr="00BB4E0F">
          <w:rPr>
            <w:rFonts w:ascii="Arial" w:hAnsi="Arial" w:cs="Arial"/>
          </w:rPr>
          <w:t>)</w:t>
        </w:r>
      </w:ins>
      <w:del w:id="7538" w:author="JAVIERA PAZ LEFORT IBANEZ" w:date="2025-09-22T04:57:00Z" w16du:dateUtc="2025-09-22T07:57:00Z">
        <w:r w:rsidRPr="00BB4E0F" w:rsidDel="00A0722A">
          <w:rPr>
            <w:rFonts w:ascii="Arial" w:hAnsi="Arial" w:cs="Arial"/>
          </w:rPr>
          <w:delText>]</w:delText>
        </w:r>
      </w:del>
      <w:r w:rsidRPr="00BB4E0F">
        <w:rPr>
          <w:rFonts w:ascii="Arial" w:hAnsi="Arial" w:cs="Arial"/>
        </w:rPr>
        <w:t>.</w:t>
      </w:r>
    </w:p>
    <w:p w14:paraId="0371AC4B" w14:textId="77777777" w:rsidR="007B00C1" w:rsidRDefault="007B00C1">
      <w:pPr>
        <w:rPr>
          <w:rFonts w:ascii="Arial" w:hAnsi="Arial" w:cs="Arial"/>
        </w:rPr>
      </w:pPr>
      <w:r>
        <w:rPr>
          <w:rFonts w:ascii="Arial" w:hAnsi="Arial" w:cs="Arial"/>
        </w:rPr>
        <w:br w:type="page"/>
      </w:r>
    </w:p>
    <w:p w14:paraId="76B6761C" w14:textId="708D38CA" w:rsidR="00B97B7D" w:rsidRPr="00BE66B1" w:rsidRDefault="00B97B7D">
      <w:pPr>
        <w:spacing w:line="360" w:lineRule="auto"/>
        <w:ind w:left="709"/>
        <w:jc w:val="both"/>
        <w:rPr>
          <w:rFonts w:ascii="Arial" w:hAnsi="Arial" w:cs="Arial"/>
          <w:sz w:val="22"/>
          <w:szCs w:val="22"/>
        </w:rPr>
        <w:pPrChange w:id="7539" w:author="JAVIERA PAZ LEFORT IBANEZ" w:date="2025-09-22T17:14:00Z" w16du:dateUtc="2025-09-22T20:14:00Z">
          <w:pPr>
            <w:jc w:val="both"/>
          </w:pPr>
        </w:pPrChange>
      </w:pPr>
      <w:bookmarkStart w:id="7540" w:name="_Hlk209474220"/>
      <w:r w:rsidRPr="00BE66B1">
        <w:rPr>
          <w:rFonts w:ascii="Arial" w:hAnsi="Arial" w:cs="Arial"/>
          <w:b/>
          <w:bCs/>
          <w:sz w:val="22"/>
          <w:szCs w:val="22"/>
        </w:rPr>
        <w:lastRenderedPageBreak/>
        <w:t>Figura 5.</w:t>
      </w:r>
      <w:r w:rsidR="000E292A" w:rsidRPr="00BE66B1">
        <w:rPr>
          <w:rFonts w:ascii="Arial" w:hAnsi="Arial" w:cs="Arial"/>
          <w:b/>
          <w:bCs/>
          <w:sz w:val="22"/>
          <w:szCs w:val="22"/>
        </w:rPr>
        <w:t>3</w:t>
      </w:r>
      <w:r w:rsidR="006D2E63" w:rsidRPr="00BE66B1">
        <w:rPr>
          <w:rFonts w:ascii="Arial" w:hAnsi="Arial" w:cs="Arial"/>
          <w:sz w:val="22"/>
          <w:szCs w:val="22"/>
        </w:rPr>
        <w:t xml:space="preserve"> Concentración de polifenoles </w:t>
      </w:r>
      <m:oMath>
        <m:sSub>
          <m:sSubPr>
            <m:ctrlPr>
              <w:ins w:id="7541" w:author="JAVIERA PAZ LEFORT IBANEZ" w:date="2025-09-20T03:14:00Z" w16du:dateUtc="2025-09-20T06:14:00Z">
                <w:rPr>
                  <w:rFonts w:ascii="Cambria Math" w:hAnsi="Cambria Math" w:cs="Arial"/>
                  <w:sz w:val="22"/>
                  <w:szCs w:val="22"/>
                </w:rPr>
              </w:ins>
            </m:ctrlPr>
          </m:sSubPr>
          <m:e>
            <m:r>
              <w:ins w:id="7542" w:author="JAVIERA PAZ LEFORT IBANEZ" w:date="2025-09-20T03:14:00Z" w16du:dateUtc="2025-09-20T06:14:00Z">
                <w:rPr>
                  <w:rFonts w:ascii="Cambria Math" w:hAnsi="Cambria Math" w:cs="Arial"/>
                  <w:sz w:val="22"/>
                  <w:szCs w:val="22"/>
                </w:rPr>
                <m:t>C</m:t>
              </w:ins>
            </m:r>
          </m:e>
          <m:sub>
            <m:r>
              <w:ins w:id="7543" w:author="JAVIERA PAZ LEFORT IBANEZ" w:date="2025-09-20T03:14:00Z" w16du:dateUtc="2025-09-20T06:14:00Z">
                <w:rPr>
                  <w:rFonts w:ascii="Cambria Math" w:hAnsi="Cambria Math" w:cs="Arial"/>
                  <w:sz w:val="22"/>
                  <w:szCs w:val="22"/>
                </w:rPr>
                <m:t>poly</m:t>
              </w:ins>
            </m:r>
          </m:sub>
        </m:sSub>
      </m:oMath>
      <w:r w:rsidR="006D2E63" w:rsidRPr="00BE66B1">
        <w:rPr>
          <w:rFonts w:ascii="Arial" w:hAnsi="Arial" w:cs="Arial"/>
          <w:sz w:val="22"/>
          <w:szCs w:val="22"/>
        </w:rPr>
        <w:t xml:space="preserve"> a lo largo del módulo (caso base)</w:t>
      </w:r>
    </w:p>
    <w:bookmarkEnd w:id="7540"/>
    <w:p w14:paraId="1EF2FA2B" w14:textId="4AC9A473" w:rsidR="00B97B7D" w:rsidRPr="00BB4E0F" w:rsidRDefault="00B97B7D">
      <w:pPr>
        <w:spacing w:line="360" w:lineRule="auto"/>
        <w:ind w:left="708"/>
        <w:jc w:val="center"/>
        <w:rPr>
          <w:rFonts w:ascii="Arial" w:hAnsi="Arial" w:cs="Arial"/>
        </w:rPr>
        <w:pPrChange w:id="7544" w:author="JAVIERA PAZ LEFORT IBANEZ" w:date="2025-09-22T17:14:00Z" w16du:dateUtc="2025-09-22T20:14:00Z">
          <w:pPr>
            <w:jc w:val="both"/>
          </w:pPr>
        </w:pPrChange>
      </w:pPr>
      <w:r w:rsidRPr="00BB4E0F">
        <w:rPr>
          <w:rFonts w:ascii="Arial" w:hAnsi="Arial" w:cs="Arial"/>
          <w:noProof/>
        </w:rPr>
        <w:drawing>
          <wp:inline distT="0" distB="0" distL="0" distR="0" wp14:anchorId="34B6B83A" wp14:editId="5CA41858">
            <wp:extent cx="4011669" cy="2992833"/>
            <wp:effectExtent l="0" t="0" r="8255" b="0"/>
            <wp:docPr id="161511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4909" name="Imagen 1"/>
                    <pic:cNvPicPr/>
                  </pic:nvPicPr>
                  <pic:blipFill>
                    <a:blip r:embed="rId23">
                      <a:extLst>
                        <a:ext uri="{28A0092B-C50C-407E-A947-70E740481C1C}">
                          <a14:useLocalDpi xmlns:a14="http://schemas.microsoft.com/office/drawing/2010/main" val="0"/>
                        </a:ext>
                      </a:extLst>
                    </a:blip>
                    <a:stretch>
                      <a:fillRect/>
                    </a:stretch>
                  </pic:blipFill>
                  <pic:spPr>
                    <a:xfrm>
                      <a:off x="0" y="0"/>
                      <a:ext cx="4011669" cy="2992833"/>
                    </a:xfrm>
                    <a:prstGeom prst="rect">
                      <a:avLst/>
                    </a:prstGeom>
                  </pic:spPr>
                </pic:pic>
              </a:graphicData>
            </a:graphic>
          </wp:inline>
        </w:drawing>
      </w:r>
    </w:p>
    <w:p w14:paraId="447F6BC2" w14:textId="1C202024" w:rsidR="00D433CC" w:rsidRPr="001B7855" w:rsidRDefault="00D433CC">
      <w:pPr>
        <w:pStyle w:val="Ttulo3"/>
        <w:spacing w:line="360" w:lineRule="auto"/>
        <w:ind w:left="708"/>
        <w:rPr>
          <w:rFonts w:ascii="Arial" w:hAnsi="Arial" w:cs="Arial"/>
          <w:color w:val="auto"/>
          <w:sz w:val="24"/>
          <w:szCs w:val="24"/>
        </w:rPr>
        <w:pPrChange w:id="7545" w:author="JAVIERA PAZ LEFORT IBANEZ" w:date="2025-09-22T17:14:00Z" w16du:dateUtc="2025-09-22T20:14:00Z">
          <w:pPr>
            <w:pStyle w:val="Ttulo3"/>
          </w:pPr>
        </w:pPrChange>
      </w:pPr>
      <w:bookmarkStart w:id="7546" w:name="_Toc209475943"/>
      <w:r w:rsidRPr="001B7855">
        <w:rPr>
          <w:rFonts w:ascii="Arial" w:hAnsi="Arial" w:cs="Arial"/>
          <w:color w:val="auto"/>
          <w:sz w:val="24"/>
          <w:szCs w:val="24"/>
        </w:rPr>
        <w:t xml:space="preserve">5.2.2 Proyección temporal fenomenológica </w:t>
      </w:r>
      <m:oMath>
        <m:sSub>
          <m:sSubPr>
            <m:ctrlPr>
              <w:ins w:id="7547" w:author="JAVIERA PAZ LEFORT IBANEZ" w:date="2025-09-20T03:14:00Z" w16du:dateUtc="2025-09-20T06:14:00Z">
                <w:rPr>
                  <w:rFonts w:ascii="Cambria Math" w:hAnsi="Cambria Math" w:cs="Arial"/>
                  <w:color w:val="auto"/>
                  <w:sz w:val="24"/>
                  <w:szCs w:val="24"/>
                </w:rPr>
              </w:ins>
            </m:ctrlPr>
          </m:sSubPr>
          <m:e>
            <m:r>
              <w:ins w:id="7548" w:author="JAVIERA PAZ LEFORT IBANEZ" w:date="2025-09-20T03:14:00Z" w16du:dateUtc="2025-09-20T06:14:00Z">
                <w:rPr>
                  <w:rFonts w:ascii="Cambria Math" w:hAnsi="Cambria Math" w:cs="Arial"/>
                  <w:color w:val="auto"/>
                  <w:sz w:val="24"/>
                  <w:szCs w:val="24"/>
                </w:rPr>
                <m:t>C</m:t>
              </w:ins>
            </m:r>
          </m:e>
          <m:sub>
            <m:r>
              <w:rPr>
                <w:rFonts w:ascii="Cambria Math" w:hAnsi="Cambria Math" w:cs="Arial"/>
                <w:color w:val="auto"/>
                <w:sz w:val="24"/>
                <w:szCs w:val="24"/>
              </w:rPr>
              <m:t>sim</m:t>
            </m:r>
          </m:sub>
        </m:sSub>
        <m:d>
          <m:dPr>
            <m:ctrlPr>
              <w:ins w:id="7549" w:author="JAVIERA PAZ LEFORT IBANEZ" w:date="2025-09-20T03:14:00Z" w16du:dateUtc="2025-09-20T06:14:00Z">
                <w:rPr>
                  <w:rFonts w:ascii="Cambria Math" w:hAnsi="Cambria Math" w:cs="Arial"/>
                  <w:i/>
                  <w:color w:val="auto"/>
                  <w:sz w:val="24"/>
                  <w:szCs w:val="24"/>
                </w:rPr>
              </w:ins>
            </m:ctrlPr>
          </m:dPr>
          <m:e>
            <m:r>
              <w:rPr>
                <w:rFonts w:ascii="Cambria Math" w:hAnsi="Cambria Math" w:cs="Arial"/>
                <w:color w:val="auto"/>
                <w:sz w:val="24"/>
                <w:szCs w:val="24"/>
              </w:rPr>
              <m:t>t</m:t>
            </m:r>
          </m:e>
        </m:d>
      </m:oMath>
      <w:bookmarkEnd w:id="7546"/>
    </w:p>
    <w:p w14:paraId="523A14F3" w14:textId="493EE703" w:rsidR="007B00C1" w:rsidRDefault="00906999" w:rsidP="001B7855">
      <w:pPr>
        <w:spacing w:line="360" w:lineRule="auto"/>
        <w:ind w:left="708"/>
        <w:jc w:val="both"/>
        <w:rPr>
          <w:rFonts w:ascii="Arial" w:hAnsi="Arial" w:cs="Arial"/>
        </w:rPr>
      </w:pPr>
      <w:r w:rsidRPr="00BB4E0F">
        <w:rPr>
          <w:rFonts w:ascii="Arial" w:hAnsi="Arial" w:cs="Arial"/>
        </w:rPr>
        <w:t xml:space="preserve">Para estimar tiempos de operación, se construyó una </w:t>
      </w:r>
      <w:r w:rsidR="00111670" w:rsidRPr="00BB4E0F">
        <w:rPr>
          <w:rFonts w:ascii="Arial" w:hAnsi="Arial" w:cs="Arial"/>
        </w:rPr>
        <w:t>proyección temporal global</w:t>
      </w:r>
      <w:r w:rsidRPr="00BB4E0F">
        <w:rPr>
          <w:rFonts w:ascii="Arial" w:hAnsi="Arial" w:cs="Arial"/>
        </w:rPr>
        <w:t xml:space="preserve"> de la concentración temporal a partir del perfil axial y de la productividad del módulo. El enfoque consiste en ajustar una cinética de primer orden que respete el balance global y el valor inicial </w:t>
      </w:r>
      <m:oMath>
        <m:sSub>
          <m:sSubPr>
            <m:ctrlPr>
              <w:ins w:id="7550" w:author="JAVIERA PAZ LEFORT IBANEZ" w:date="2025-09-20T03:14:00Z" w16du:dateUtc="2025-09-20T06:14:00Z">
                <w:rPr>
                  <w:rFonts w:ascii="Cambria Math" w:hAnsi="Cambria Math" w:cs="Arial"/>
                </w:rPr>
              </w:ins>
            </m:ctrlPr>
          </m:sSubPr>
          <m:e>
            <m:r>
              <w:ins w:id="7551" w:author="JAVIERA PAZ LEFORT IBANEZ" w:date="2025-09-20T03:14:00Z" w16du:dateUtc="2025-09-20T06:14:00Z">
                <w:rPr>
                  <w:rFonts w:ascii="Cambria Math" w:hAnsi="Cambria Math" w:cs="Arial"/>
                </w:rPr>
                <m:t>C</m:t>
              </w:ins>
            </m:r>
          </m:e>
          <m:sub>
            <m:r>
              <w:rPr>
                <w:rFonts w:ascii="Cambria Math" w:hAnsi="Cambria Math" w:cs="Arial"/>
              </w:rPr>
              <m:t>poly,0</m:t>
            </m:r>
          </m:sub>
        </m:sSub>
      </m:oMath>
      <w:r w:rsidRPr="00BB4E0F">
        <w:rPr>
          <w:rFonts w:ascii="Arial" w:hAnsi="Arial" w:cs="Arial"/>
        </w:rPr>
        <w:t>​ (</w:t>
      </w:r>
      <w:proofErr w:type="spellStart"/>
      <w:del w:id="7552" w:author="JAVIERA PAZ LEFORT IBANEZ" w:date="2025-09-22T04:58:00Z" w16du:dateUtc="2025-09-22T07:58:00Z">
        <w:r w:rsidRPr="00BB4E0F" w:rsidDel="00591C2F">
          <w:rPr>
            <w:rFonts w:ascii="Arial" w:hAnsi="Arial" w:cs="Arial"/>
            <w:i/>
            <w:iCs/>
            <w:rPrChange w:id="7553" w:author="JAVIERA PAZ LEFORT IBANEZ" w:date="2025-09-22T17:14:00Z" w16du:dateUtc="2025-09-22T20:14:00Z">
              <w:rPr>
                <w:rFonts w:ascii="Arial" w:hAnsi="Arial" w:cs="Arial"/>
              </w:rPr>
            </w:rPrChange>
          </w:rPr>
          <w:delText>Cabernet Sauvignon</w:delText>
        </w:r>
        <w:r w:rsidRPr="00BB4E0F" w:rsidDel="00591C2F">
          <w:rPr>
            <w:rFonts w:ascii="Arial" w:hAnsi="Arial" w:cs="Arial"/>
          </w:rPr>
          <w:delText xml:space="preserve">; </w:delText>
        </w:r>
      </w:del>
      <w:ins w:id="7554" w:author="JAVIERA PAZ LEFORT IBANEZ" w:date="2025-09-22T04:58:00Z">
        <w:r w:rsidR="00591C2F" w:rsidRPr="00BB4E0F">
          <w:rPr>
            <w:rFonts w:ascii="Arial" w:hAnsi="Arial" w:cs="Arial"/>
            <w:b/>
            <w:bCs/>
            <w:rPrChange w:id="7555" w:author="JAVIERA PAZ LEFORT IBANEZ" w:date="2025-09-22T17:14:00Z" w16du:dateUtc="2025-09-22T20:14:00Z">
              <w:rPr>
                <w:rFonts w:ascii="Arial" w:hAnsi="Arial" w:cs="Arial"/>
              </w:rPr>
            </w:rPrChange>
          </w:rPr>
          <w:t>Shulgau</w:t>
        </w:r>
        <w:proofErr w:type="spellEnd"/>
        <w:r w:rsidR="00591C2F" w:rsidRPr="00BB4E0F">
          <w:rPr>
            <w:rFonts w:ascii="Arial" w:hAnsi="Arial" w:cs="Arial"/>
            <w:b/>
            <w:bCs/>
            <w:rPrChange w:id="7556" w:author="JAVIERA PAZ LEFORT IBANEZ" w:date="2025-09-22T17:14:00Z" w16du:dateUtc="2025-09-22T20:14:00Z">
              <w:rPr>
                <w:rFonts w:ascii="Arial" w:hAnsi="Arial" w:cs="Arial"/>
              </w:rPr>
            </w:rPrChange>
          </w:rPr>
          <w:t xml:space="preserve"> et al., 2014</w:t>
        </w:r>
      </w:ins>
      <w:del w:id="7557" w:author="JAVIERA PAZ LEFORT IBANEZ" w:date="2025-09-22T04:58:00Z" w16du:dateUtc="2025-09-22T07:58:00Z">
        <w:r w:rsidRPr="00BB4E0F" w:rsidDel="00591C2F">
          <w:rPr>
            <w:rFonts w:ascii="Arial" w:hAnsi="Arial" w:cs="Arial"/>
            <w:b/>
            <w:bCs/>
          </w:rPr>
          <w:delText>citar fuente</w:delText>
        </w:r>
      </w:del>
      <w:r w:rsidRPr="00BB4E0F">
        <w:rPr>
          <w:rFonts w:ascii="Arial" w:hAnsi="Arial" w:cs="Arial"/>
        </w:rPr>
        <w:t xml:space="preserve">), sin resolver un modelo transitorio completo en el eje </w:t>
      </w:r>
      <m:oMath>
        <m:r>
          <w:rPr>
            <w:rFonts w:ascii="Cambria Math" w:hAnsi="Cambria Math" w:cs="Arial"/>
          </w:rPr>
          <m:t>z</m:t>
        </m:r>
      </m:oMath>
      <w:r w:rsidRPr="00BB4E0F">
        <w:rPr>
          <w:rFonts w:ascii="Arial" w:hAnsi="Arial" w:cs="Arial"/>
        </w:rPr>
        <w:t>. Como se aprecia en la Figura 5.</w:t>
      </w:r>
      <w:r w:rsidR="000E292A" w:rsidRPr="00BB4E0F">
        <w:rPr>
          <w:rFonts w:ascii="Arial" w:hAnsi="Arial" w:cs="Arial"/>
        </w:rPr>
        <w:t>4</w:t>
      </w:r>
      <w:r w:rsidRPr="00BB4E0F">
        <w:rPr>
          <w:rFonts w:ascii="Arial" w:hAnsi="Arial" w:cs="Arial"/>
        </w:rPr>
        <w:t xml:space="preserve">, </w:t>
      </w:r>
      <m:oMath>
        <m:sSub>
          <m:sSubPr>
            <m:ctrlPr>
              <w:ins w:id="7558" w:author="JAVIERA PAZ LEFORT IBANEZ" w:date="2025-09-20T03:14:00Z" w16du:dateUtc="2025-09-20T06:14:00Z">
                <w:rPr>
                  <w:rFonts w:ascii="Cambria Math" w:hAnsi="Cambria Math" w:cs="Arial"/>
                </w:rPr>
              </w:ins>
            </m:ctrlPr>
          </m:sSubPr>
          <m:e>
            <m:r>
              <w:ins w:id="7559" w:author="JAVIERA PAZ LEFORT IBANEZ" w:date="2025-09-20T03:14:00Z" w16du:dateUtc="2025-09-20T06:14:00Z">
                <w:rPr>
                  <w:rFonts w:ascii="Cambria Math" w:hAnsi="Cambria Math" w:cs="Arial"/>
                </w:rPr>
                <m:t>C</m:t>
              </w:ins>
            </m:r>
          </m:e>
          <m:sub>
            <m:r>
              <w:rPr>
                <w:rFonts w:ascii="Cambria Math" w:hAnsi="Cambria Math" w:cs="Arial"/>
              </w:rPr>
              <m:t>sim</m:t>
            </m:r>
          </m:sub>
        </m:sSub>
        <m:d>
          <m:dPr>
            <m:ctrlPr>
              <w:ins w:id="7560" w:author="JAVIERA PAZ LEFORT IBANEZ" w:date="2025-09-20T03:14:00Z" w16du:dateUtc="2025-09-20T06:14:00Z">
                <w:rPr>
                  <w:rFonts w:ascii="Cambria Math" w:hAnsi="Cambria Math" w:cs="Arial"/>
                  <w:i/>
                </w:rPr>
              </w:ins>
            </m:ctrlPr>
          </m:dPr>
          <m:e>
            <m:r>
              <w:rPr>
                <w:rFonts w:ascii="Cambria Math" w:hAnsi="Cambria Math" w:cs="Arial"/>
              </w:rPr>
              <m:t>t</m:t>
            </m:r>
          </m:e>
        </m:d>
      </m:oMath>
      <w:r w:rsidRPr="00BB4E0F">
        <w:rPr>
          <w:rFonts w:ascii="Arial" w:hAnsi="Arial" w:cs="Arial"/>
        </w:rPr>
        <w:t xml:space="preserve"> sigue una curva de acercamiento asintótico hacia el valor de equilibrio impuesto por el balance de masa (</w:t>
      </w:r>
      <w:proofErr w:type="spellStart"/>
      <w:r w:rsidRPr="00BB4E0F">
        <w:rPr>
          <w:rFonts w:ascii="Arial" w:hAnsi="Arial" w:cs="Arial"/>
          <w:i/>
          <w:iCs/>
        </w:rPr>
        <w:t>plateau</w:t>
      </w:r>
      <w:proofErr w:type="spellEnd"/>
      <w:r w:rsidRPr="00BB4E0F">
        <w:rPr>
          <w:rFonts w:ascii="Arial" w:hAnsi="Arial" w:cs="Arial"/>
        </w:rPr>
        <w:t>), con una pendiente inicial alta que decrece en el tiempo. Esta representación es útil para planificar la duración de campaña y comparar escenarios, con la salvedad de que no captura transitorios espaciales internos; su interpretación debe, por tanto, circunscribirse a escalas de tiempo de operación y no a dinámica local dentro del módulo.</w:t>
      </w:r>
    </w:p>
    <w:p w14:paraId="4167E166" w14:textId="7B0689F7" w:rsidR="0036758C" w:rsidRPr="00BB4E0F" w:rsidRDefault="007B00C1">
      <w:pPr>
        <w:rPr>
          <w:rFonts w:ascii="Arial" w:hAnsi="Arial" w:cs="Arial"/>
        </w:rPr>
        <w:pPrChange w:id="7561" w:author="JAVIERA PAZ LEFORT IBANEZ" w:date="2025-09-22T17:14:00Z" w16du:dateUtc="2025-09-22T20:14:00Z">
          <w:pPr>
            <w:jc w:val="both"/>
          </w:pPr>
        </w:pPrChange>
      </w:pPr>
      <w:r>
        <w:rPr>
          <w:rFonts w:ascii="Arial" w:hAnsi="Arial" w:cs="Arial"/>
        </w:rPr>
        <w:br w:type="page"/>
      </w:r>
    </w:p>
    <w:p w14:paraId="1AFDF75C" w14:textId="3C0590BF" w:rsidR="006D2E63" w:rsidRPr="00BE66B1" w:rsidRDefault="006D2E63">
      <w:pPr>
        <w:spacing w:line="360" w:lineRule="auto"/>
        <w:ind w:left="708"/>
        <w:jc w:val="both"/>
        <w:rPr>
          <w:rFonts w:ascii="Arial" w:hAnsi="Arial" w:cs="Arial"/>
          <w:sz w:val="22"/>
          <w:szCs w:val="22"/>
        </w:rPr>
        <w:pPrChange w:id="7562" w:author="JAVIERA PAZ LEFORT IBANEZ" w:date="2025-09-22T17:14:00Z" w16du:dateUtc="2025-09-22T20:14:00Z">
          <w:pPr>
            <w:jc w:val="both"/>
          </w:pPr>
        </w:pPrChange>
      </w:pPr>
      <w:bookmarkStart w:id="7563" w:name="_Hlk209474262"/>
      <w:r w:rsidRPr="00BE66B1">
        <w:rPr>
          <w:rFonts w:ascii="Arial" w:hAnsi="Arial" w:cs="Arial"/>
          <w:b/>
          <w:bCs/>
          <w:sz w:val="22"/>
          <w:szCs w:val="22"/>
        </w:rPr>
        <w:lastRenderedPageBreak/>
        <w:t>Figura 5.</w:t>
      </w:r>
      <w:r w:rsidR="000E292A" w:rsidRPr="00BE66B1">
        <w:rPr>
          <w:rFonts w:ascii="Arial" w:hAnsi="Arial" w:cs="Arial"/>
          <w:b/>
          <w:bCs/>
          <w:sz w:val="22"/>
          <w:szCs w:val="22"/>
        </w:rPr>
        <w:t>4</w:t>
      </w:r>
      <w:r w:rsidR="00BA3951" w:rsidRPr="00BE66B1">
        <w:rPr>
          <w:rFonts w:ascii="Arial" w:hAnsi="Arial" w:cs="Arial"/>
          <w:sz w:val="22"/>
          <w:szCs w:val="22"/>
        </w:rPr>
        <w:t xml:space="preserve"> </w:t>
      </w:r>
      <w:r w:rsidR="00540EC3" w:rsidRPr="00BE66B1">
        <w:rPr>
          <w:rFonts w:ascii="Arial" w:hAnsi="Arial" w:cs="Arial"/>
          <w:sz w:val="22"/>
          <w:szCs w:val="22"/>
        </w:rPr>
        <w:t xml:space="preserve">Proyección temporal global </w:t>
      </w:r>
      <m:oMath>
        <m:sSub>
          <m:sSubPr>
            <m:ctrlPr>
              <w:ins w:id="7564" w:author="JAVIERA PAZ LEFORT IBANEZ" w:date="2025-09-20T03:14:00Z" w16du:dateUtc="2025-09-20T06:14:00Z">
                <w:rPr>
                  <w:rFonts w:ascii="Cambria Math" w:hAnsi="Cambria Math" w:cs="Arial"/>
                  <w:sz w:val="22"/>
                  <w:szCs w:val="22"/>
                </w:rPr>
              </w:ins>
            </m:ctrlPr>
          </m:sSubPr>
          <m:e>
            <m:r>
              <w:ins w:id="7565" w:author="JAVIERA PAZ LEFORT IBANEZ" w:date="2025-09-20T03:14:00Z" w16du:dateUtc="2025-09-20T06:14:00Z">
                <w:rPr>
                  <w:rFonts w:ascii="Cambria Math" w:hAnsi="Cambria Math" w:cs="Arial"/>
                  <w:sz w:val="22"/>
                  <w:szCs w:val="22"/>
                </w:rPr>
                <m:t>C</m:t>
              </w:ins>
            </m:r>
          </m:e>
          <m:sub>
            <m:r>
              <w:rPr>
                <w:rFonts w:ascii="Cambria Math" w:hAnsi="Cambria Math" w:cs="Arial"/>
                <w:sz w:val="22"/>
                <w:szCs w:val="22"/>
              </w:rPr>
              <m:t>sim</m:t>
            </m:r>
          </m:sub>
        </m:sSub>
        <m:d>
          <m:dPr>
            <m:ctrlPr>
              <w:ins w:id="7566" w:author="JAVIERA PAZ LEFORT IBANEZ" w:date="2025-09-20T03:14:00Z" w16du:dateUtc="2025-09-20T06:14:00Z">
                <w:rPr>
                  <w:rFonts w:ascii="Cambria Math" w:hAnsi="Cambria Math" w:cs="Arial"/>
                  <w:i/>
                  <w:sz w:val="22"/>
                  <w:szCs w:val="22"/>
                </w:rPr>
              </w:ins>
            </m:ctrlPr>
          </m:dPr>
          <m:e>
            <m:r>
              <w:rPr>
                <w:rFonts w:ascii="Cambria Math" w:hAnsi="Cambria Math" w:cs="Arial"/>
                <w:sz w:val="22"/>
                <w:szCs w:val="22"/>
              </w:rPr>
              <m:t>t</m:t>
            </m:r>
          </m:e>
        </m:d>
      </m:oMath>
      <w:r w:rsidR="00540EC3" w:rsidRPr="00BE66B1">
        <w:rPr>
          <w:rFonts w:ascii="Arial" w:hAnsi="Arial" w:cs="Arial"/>
          <w:sz w:val="22"/>
          <w:szCs w:val="22"/>
        </w:rPr>
        <w:t xml:space="preserve"> derivada del perfil axial; puntos: datos simulados, línea: ajuste</w:t>
      </w:r>
    </w:p>
    <w:bookmarkEnd w:id="7563"/>
    <w:p w14:paraId="471FAFF6" w14:textId="09F4026B" w:rsidR="00DD21C1" w:rsidRPr="00BB4E0F" w:rsidRDefault="006D2E63">
      <w:pPr>
        <w:spacing w:line="360" w:lineRule="auto"/>
        <w:ind w:left="708"/>
        <w:jc w:val="center"/>
        <w:rPr>
          <w:rFonts w:ascii="Arial" w:hAnsi="Arial" w:cs="Arial"/>
        </w:rPr>
        <w:pPrChange w:id="7567" w:author="JAVIERA PAZ LEFORT IBANEZ" w:date="2025-09-22T17:14:00Z" w16du:dateUtc="2025-09-22T20:14:00Z">
          <w:pPr>
            <w:jc w:val="both"/>
          </w:pPr>
        </w:pPrChange>
      </w:pPr>
      <w:r w:rsidRPr="00BB4E0F">
        <w:rPr>
          <w:rFonts w:ascii="Arial" w:hAnsi="Arial" w:cs="Arial"/>
          <w:noProof/>
        </w:rPr>
        <w:drawing>
          <wp:inline distT="0" distB="0" distL="0" distR="0" wp14:anchorId="710D731F" wp14:editId="04539817">
            <wp:extent cx="4030980" cy="2404730"/>
            <wp:effectExtent l="0" t="0" r="7620" b="0"/>
            <wp:docPr id="860132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32039" name="Imagen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40318" cy="2410300"/>
                    </a:xfrm>
                    <a:prstGeom prst="rect">
                      <a:avLst/>
                    </a:prstGeom>
                  </pic:spPr>
                </pic:pic>
              </a:graphicData>
            </a:graphic>
          </wp:inline>
        </w:drawing>
      </w:r>
    </w:p>
    <w:p w14:paraId="545D951E" w14:textId="2ADC116F" w:rsidR="00DD21C1" w:rsidRPr="00BB4E0F" w:rsidRDefault="00DD21C1">
      <w:pPr>
        <w:spacing w:line="360" w:lineRule="auto"/>
        <w:ind w:left="708"/>
        <w:jc w:val="both"/>
        <w:rPr>
          <w:rFonts w:ascii="Arial" w:hAnsi="Arial" w:cs="Arial"/>
        </w:rPr>
        <w:pPrChange w:id="7568" w:author="JAVIERA PAZ LEFORT IBANEZ" w:date="2025-09-22T17:14:00Z" w16du:dateUtc="2025-09-22T20:14:00Z">
          <w:pPr>
            <w:jc w:val="both"/>
          </w:pPr>
        </w:pPrChange>
      </w:pPr>
      <w:r w:rsidRPr="00BB4E0F">
        <w:rPr>
          <w:rFonts w:ascii="Arial" w:hAnsi="Arial" w:cs="Arial"/>
        </w:rPr>
        <w:t xml:space="preserve">La forma de </w:t>
      </w:r>
      <m:oMath>
        <m:sSub>
          <m:sSubPr>
            <m:ctrlPr>
              <w:ins w:id="7569" w:author="JAVIERA PAZ LEFORT IBANEZ" w:date="2025-09-20T03:14:00Z" w16du:dateUtc="2025-09-20T06:14:00Z">
                <w:rPr>
                  <w:rFonts w:ascii="Cambria Math" w:hAnsi="Cambria Math" w:cs="Arial"/>
                </w:rPr>
              </w:ins>
            </m:ctrlPr>
          </m:sSubPr>
          <m:e>
            <m:r>
              <w:ins w:id="7570" w:author="JAVIERA PAZ LEFORT IBANEZ" w:date="2025-09-20T03:14:00Z" w16du:dateUtc="2025-09-20T06:14:00Z">
                <w:rPr>
                  <w:rFonts w:ascii="Cambria Math" w:hAnsi="Cambria Math" w:cs="Arial"/>
                </w:rPr>
                <m:t>C</m:t>
              </w:ins>
            </m:r>
          </m:e>
          <m:sub>
            <m:r>
              <w:rPr>
                <w:rFonts w:ascii="Cambria Math" w:hAnsi="Cambria Math" w:cs="Arial"/>
              </w:rPr>
              <m:t>sim</m:t>
            </m:r>
          </m:sub>
        </m:sSub>
        <m:d>
          <m:dPr>
            <m:ctrlPr>
              <w:ins w:id="7571" w:author="JAVIERA PAZ LEFORT IBANEZ" w:date="2025-09-20T03:14:00Z" w16du:dateUtc="2025-09-20T06:14:00Z">
                <w:rPr>
                  <w:rFonts w:ascii="Cambria Math" w:hAnsi="Cambria Math" w:cs="Arial"/>
                  <w:i/>
                </w:rPr>
              </w:ins>
            </m:ctrlPr>
          </m:dPr>
          <m:e>
            <m:r>
              <w:rPr>
                <w:rFonts w:ascii="Cambria Math" w:hAnsi="Cambria Math" w:cs="Arial"/>
              </w:rPr>
              <m:t>t</m:t>
            </m:r>
          </m:e>
        </m:d>
      </m:oMath>
      <w:r w:rsidRPr="00BB4E0F">
        <w:rPr>
          <w:rFonts w:ascii="Arial" w:hAnsi="Arial" w:cs="Arial"/>
        </w:rPr>
        <w:t xml:space="preserve"> está alineada con lo discutido para </w:t>
      </w:r>
      <m:oMath>
        <m:r>
          <w:rPr>
            <w:rFonts w:ascii="Cambria Math" w:hAnsi="Cambria Math" w:cs="Arial"/>
          </w:rPr>
          <m:t>J(z)</m:t>
        </m:r>
      </m:oMath>
      <w:r w:rsidRPr="00BB4E0F">
        <w:rPr>
          <w:rFonts w:ascii="Arial" w:hAnsi="Arial" w:cs="Arial"/>
        </w:rPr>
        <w:t xml:space="preserve">: cuando el sistema parte con un gran gradiente de agua, el incremento de </w:t>
      </w:r>
      <m:oMath>
        <m:sSub>
          <m:sSubPr>
            <m:ctrlPr>
              <w:ins w:id="7572" w:author="JAVIERA PAZ LEFORT IBANEZ" w:date="2025-09-20T03:14:00Z" w16du:dateUtc="2025-09-20T06:14:00Z">
                <w:rPr>
                  <w:rFonts w:ascii="Cambria Math" w:hAnsi="Cambria Math" w:cs="Arial"/>
                </w:rPr>
              </w:ins>
            </m:ctrlPr>
          </m:sSubPr>
          <m:e>
            <m:r>
              <w:ins w:id="7573" w:author="JAVIERA PAZ LEFORT IBANEZ" w:date="2025-09-20T03:14:00Z" w16du:dateUtc="2025-09-20T06:14:00Z">
                <w:rPr>
                  <w:rFonts w:ascii="Cambria Math" w:hAnsi="Cambria Math" w:cs="Arial"/>
                </w:rPr>
                <m:t>C</m:t>
              </w:ins>
            </m:r>
          </m:e>
          <m:sub>
            <m:r>
              <w:rPr>
                <w:rFonts w:ascii="Cambria Math" w:hAnsi="Cambria Math" w:cs="Arial"/>
              </w:rPr>
              <m:t>poly</m:t>
            </m:r>
          </m:sub>
        </m:sSub>
      </m:oMath>
      <w:r w:rsidRPr="00BB4E0F">
        <w:rPr>
          <w:rFonts w:ascii="Arial" w:hAnsi="Arial" w:cs="Arial"/>
        </w:rPr>
        <w:t xml:space="preserve">​ es rápido y luego se desacelera conforme se reduce </w:t>
      </w:r>
      <m:oMath>
        <m:r>
          <w:rPr>
            <w:rFonts w:ascii="Cambria Math" w:hAnsi="Cambria Math" w:cs="Arial"/>
          </w:rPr>
          <m:t>Δf</m:t>
        </m:r>
      </m:oMath>
      <w:r w:rsidRPr="00BB4E0F">
        <w:rPr>
          <w:rFonts w:ascii="Arial" w:hAnsi="Arial" w:cs="Arial"/>
        </w:rPr>
        <w:t xml:space="preserve">. La relación entre </w:t>
      </w:r>
      <w:r w:rsidRPr="00BB4E0F">
        <w:rPr>
          <w:rFonts w:ascii="Arial" w:hAnsi="Arial" w:cs="Arial"/>
          <w:b/>
          <w:bCs/>
        </w:rPr>
        <w:t>capacidad</w:t>
      </w:r>
      <w:r w:rsidRPr="00BB4E0F">
        <w:rPr>
          <w:rFonts w:ascii="Arial" w:hAnsi="Arial" w:cs="Arial"/>
        </w:rPr>
        <w:t xml:space="preserve"> (productividad) y grado de</w:t>
      </w:r>
      <w:r w:rsidRPr="00BB4E0F">
        <w:rPr>
          <w:rFonts w:ascii="Arial" w:hAnsi="Arial" w:cs="Arial"/>
          <w:b/>
          <w:bCs/>
        </w:rPr>
        <w:t xml:space="preserve"> concentración por pasada</w:t>
      </w:r>
      <w:r w:rsidRPr="00BB4E0F">
        <w:rPr>
          <w:rFonts w:ascii="Arial" w:hAnsi="Arial" w:cs="Arial"/>
        </w:rPr>
        <w:t xml:space="preserve"> (</w:t>
      </w:r>
      <w:proofErr w:type="spellStart"/>
      <w:r w:rsidRPr="008F7610">
        <w:rPr>
          <w:rFonts w:ascii="Arial" w:hAnsi="Arial" w:cs="Arial"/>
          <w:i/>
          <w:iCs/>
        </w:rPr>
        <w:t>stage-cut</w:t>
      </w:r>
      <w:proofErr w:type="spellEnd"/>
      <w:r w:rsidRPr="00BB4E0F">
        <w:rPr>
          <w:rFonts w:ascii="Arial" w:hAnsi="Arial" w:cs="Arial"/>
        </w:rPr>
        <w:t xml:space="preserve">) discutida </w:t>
      </w:r>
      <w:r w:rsidR="00575931" w:rsidRPr="00BB4E0F">
        <w:rPr>
          <w:rFonts w:ascii="Arial" w:hAnsi="Arial" w:cs="Arial"/>
        </w:rPr>
        <w:t xml:space="preserve">posteriormente </w:t>
      </w:r>
      <w:r w:rsidRPr="00BB4E0F">
        <w:rPr>
          <w:rFonts w:ascii="Arial" w:hAnsi="Arial" w:cs="Arial"/>
        </w:rPr>
        <w:t>en 5.</w:t>
      </w:r>
      <w:r w:rsidR="00AD6F0B" w:rsidRPr="00BB4E0F">
        <w:rPr>
          <w:rFonts w:ascii="Arial" w:hAnsi="Arial" w:cs="Arial"/>
        </w:rPr>
        <w:t>3.1</w:t>
      </w:r>
      <w:r w:rsidRPr="00BB4E0F">
        <w:rPr>
          <w:rFonts w:ascii="Arial" w:hAnsi="Arial" w:cs="Arial"/>
        </w:rPr>
        <w:t xml:space="preserve"> (Fig. 5.</w:t>
      </w:r>
      <w:r w:rsidR="00AD6F0B" w:rsidRPr="00BB4E0F">
        <w:rPr>
          <w:rFonts w:ascii="Arial" w:hAnsi="Arial" w:cs="Arial"/>
        </w:rPr>
        <w:t>6</w:t>
      </w:r>
      <w:r w:rsidRPr="00BB4E0F">
        <w:rPr>
          <w:rFonts w:ascii="Arial" w:hAnsi="Arial" w:cs="Arial"/>
        </w:rPr>
        <w:t xml:space="preserve">) ayuda a interpretar los tiempos requeridos para alcanzar una meta de </w:t>
      </w:r>
      <m:oMath>
        <m:sSub>
          <m:sSubPr>
            <m:ctrlPr>
              <w:ins w:id="7574" w:author="JAVIERA PAZ LEFORT IBANEZ" w:date="2025-09-20T03:14:00Z" w16du:dateUtc="2025-09-20T06:14:00Z">
                <w:rPr>
                  <w:rFonts w:ascii="Cambria Math" w:hAnsi="Cambria Math" w:cs="Arial"/>
                </w:rPr>
              </w:ins>
            </m:ctrlPr>
          </m:sSubPr>
          <m:e>
            <m:r>
              <w:ins w:id="7575" w:author="JAVIERA PAZ LEFORT IBANEZ" w:date="2025-09-20T03:14:00Z" w16du:dateUtc="2025-09-20T06:14:00Z">
                <w:rPr>
                  <w:rFonts w:ascii="Cambria Math" w:hAnsi="Cambria Math" w:cs="Arial"/>
                </w:rPr>
                <m:t>C</m:t>
              </w:ins>
            </m:r>
          </m:e>
          <m:sub>
            <m:r>
              <w:rPr>
                <w:rFonts w:ascii="Cambria Math" w:hAnsi="Cambria Math" w:cs="Arial"/>
              </w:rPr>
              <m:t>poly</m:t>
            </m:r>
          </m:sub>
        </m:sSub>
      </m:oMath>
      <w:r w:rsidRPr="00BB4E0F">
        <w:rPr>
          <w:rFonts w:ascii="Arial" w:hAnsi="Arial" w:cs="Arial"/>
        </w:rPr>
        <w:t>.</w:t>
      </w:r>
    </w:p>
    <w:p w14:paraId="46BD8F54" w14:textId="7A1A7136" w:rsidR="00E16BEA" w:rsidRPr="001B7855" w:rsidRDefault="00E16BEA">
      <w:pPr>
        <w:pStyle w:val="Ttulo2"/>
        <w:spacing w:line="360" w:lineRule="auto"/>
        <w:jc w:val="both"/>
        <w:rPr>
          <w:rFonts w:ascii="Arial" w:hAnsi="Arial" w:cs="Arial"/>
          <w:color w:val="auto"/>
          <w:sz w:val="24"/>
          <w:szCs w:val="24"/>
        </w:rPr>
        <w:pPrChange w:id="7576" w:author="JAVIERA PAZ LEFORT IBANEZ" w:date="2025-09-22T17:14:00Z" w16du:dateUtc="2025-09-22T20:14:00Z">
          <w:pPr>
            <w:pStyle w:val="Ttulo2"/>
            <w:jc w:val="both"/>
          </w:pPr>
        </w:pPrChange>
      </w:pPr>
      <w:bookmarkStart w:id="7577" w:name="_Toc209475944"/>
      <w:r w:rsidRPr="001B7855">
        <w:rPr>
          <w:rFonts w:ascii="Arial" w:hAnsi="Arial" w:cs="Arial"/>
          <w:color w:val="auto"/>
          <w:sz w:val="24"/>
          <w:szCs w:val="24"/>
        </w:rPr>
        <w:t>5.</w:t>
      </w:r>
      <w:r w:rsidR="00570944" w:rsidRPr="001B7855">
        <w:rPr>
          <w:rFonts w:ascii="Arial" w:hAnsi="Arial" w:cs="Arial"/>
          <w:color w:val="auto"/>
          <w:sz w:val="24"/>
          <w:szCs w:val="24"/>
        </w:rPr>
        <w:t>3</w:t>
      </w:r>
      <w:r w:rsidRPr="001B7855">
        <w:rPr>
          <w:rFonts w:ascii="Arial" w:hAnsi="Arial" w:cs="Arial"/>
          <w:color w:val="auto"/>
          <w:sz w:val="24"/>
          <w:szCs w:val="24"/>
        </w:rPr>
        <w:t xml:space="preserve"> </w:t>
      </w:r>
      <w:r w:rsidR="00406787" w:rsidRPr="001B7855">
        <w:rPr>
          <w:rFonts w:ascii="Arial" w:hAnsi="Arial" w:cs="Arial"/>
          <w:color w:val="auto"/>
          <w:sz w:val="24"/>
          <w:szCs w:val="24"/>
        </w:rPr>
        <w:t>Sensibilidad a caudal/Reynolds</w:t>
      </w:r>
      <w:bookmarkEnd w:id="7577"/>
    </w:p>
    <w:p w14:paraId="654A9664" w14:textId="59A04D32" w:rsidR="008369C3" w:rsidRPr="00BB4E0F" w:rsidRDefault="00891E25">
      <w:pPr>
        <w:spacing w:line="360" w:lineRule="auto"/>
        <w:jc w:val="both"/>
        <w:rPr>
          <w:rFonts w:ascii="Arial" w:hAnsi="Arial" w:cs="Arial"/>
        </w:rPr>
        <w:pPrChange w:id="7578" w:author="JAVIERA PAZ LEFORT IBANEZ" w:date="2025-09-22T17:14:00Z" w16du:dateUtc="2025-09-22T20:14:00Z">
          <w:pPr>
            <w:jc w:val="both"/>
          </w:pPr>
        </w:pPrChange>
      </w:pPr>
      <w:r w:rsidRPr="00BB4E0F">
        <w:rPr>
          <w:rFonts w:ascii="Arial" w:hAnsi="Arial" w:cs="Arial"/>
        </w:rPr>
        <w:t>Esta sección evalúa cómo el caudal (Q) —equivalente al número de Reynolds</w:t>
      </w:r>
      <w:r w:rsidRPr="00BB4E0F">
        <w:rPr>
          <w:rFonts w:ascii="Arial" w:hAnsi="Arial" w:cs="Arial"/>
          <w:b/>
          <w:bCs/>
        </w:rPr>
        <w:t xml:space="preserve"> (</w:t>
      </w:r>
      <m:oMath>
        <m:r>
          <m:rPr>
            <m:sty m:val="bi"/>
          </m:rPr>
          <w:rPr>
            <w:rFonts w:ascii="Cambria Math" w:hAnsi="Cambria Math" w:cs="Arial"/>
          </w:rPr>
          <m:t>Re</m:t>
        </m:r>
      </m:oMath>
      <w:r w:rsidRPr="00BB4E0F">
        <w:rPr>
          <w:rFonts w:ascii="Arial" w:hAnsi="Arial" w:cs="Arial"/>
          <w:b/>
          <w:bCs/>
        </w:rPr>
        <w:t>)</w:t>
      </w:r>
      <w:r w:rsidRPr="00BB4E0F">
        <w:rPr>
          <w:rFonts w:ascii="Arial" w:hAnsi="Arial" w:cs="Arial"/>
        </w:rPr>
        <w:t xml:space="preserve"> en el lumen— modifica la transferencia de agua y los indicadores de desempeño del módulo. Se consideraron Q = 100–2000 </w:t>
      </w:r>
      <w:proofErr w:type="spellStart"/>
      <w:r w:rsidRPr="00BB4E0F">
        <w:rPr>
          <w:rFonts w:ascii="Arial" w:hAnsi="Arial" w:cs="Arial"/>
        </w:rPr>
        <w:t>mL</w:t>
      </w:r>
      <w:proofErr w:type="spellEnd"/>
      <w:r w:rsidRPr="00BB4E0F">
        <w:rPr>
          <w:rFonts w:ascii="Arial" w:hAnsi="Arial" w:cs="Arial"/>
        </w:rPr>
        <w:t xml:space="preserve"> min</w:t>
      </w:r>
      <w:r w:rsidRPr="00BB4E0F">
        <w:rPr>
          <w:rFonts w:ascii="Cambria Math" w:hAnsi="Cambria Math" w:cs="Cambria Math"/>
        </w:rPr>
        <w:t>⁻</w:t>
      </w:r>
      <w:r w:rsidRPr="00BB4E0F">
        <w:rPr>
          <w:rFonts w:ascii="Arial" w:hAnsi="Arial" w:cs="Arial"/>
        </w:rPr>
        <w:t>¹ por lado (</w:t>
      </w:r>
      <m:oMath>
        <m:r>
          <w:rPr>
            <w:rFonts w:ascii="Cambria Math" w:hAnsi="Cambria Math" w:cs="Arial"/>
          </w:rPr>
          <m:t>Re</m:t>
        </m:r>
      </m:oMath>
      <w:r w:rsidRPr="00BB4E0F">
        <w:rPr>
          <w:rFonts w:ascii="Arial" w:hAnsi="Arial" w:cs="Arial"/>
        </w:rPr>
        <w:t xml:space="preserve"> ≈ 0,5–10,6; régimen laminar), manteniendo el resto de las variables en el caso base.</w:t>
      </w:r>
      <w:r w:rsidR="00563D14" w:rsidRPr="00BB4E0F">
        <w:rPr>
          <w:rFonts w:ascii="Arial" w:hAnsi="Arial" w:cs="Arial"/>
        </w:rPr>
        <w:t xml:space="preserve"> Se analizan: </w:t>
      </w:r>
      <w:r w:rsidR="00463704" w:rsidRPr="00BB4E0F">
        <w:rPr>
          <w:rFonts w:ascii="Arial" w:hAnsi="Arial" w:cs="Arial"/>
        </w:rPr>
        <w:t xml:space="preserve">(i) la forma del perfil local </w:t>
      </w:r>
      <m:oMath>
        <m:r>
          <w:rPr>
            <w:rFonts w:ascii="Cambria Math" w:hAnsi="Cambria Math" w:cs="Arial"/>
          </w:rPr>
          <m:t>J(z)</m:t>
        </m:r>
      </m:oMath>
      <w:r w:rsidR="00463704" w:rsidRPr="00BB4E0F">
        <w:rPr>
          <w:rFonts w:ascii="Arial" w:eastAsiaTheme="minorEastAsia" w:hAnsi="Arial" w:cs="Arial"/>
        </w:rPr>
        <w:t>, (ii) métricas de entrada e integrales de operación y (iii) el grado de extracción por pasada.</w:t>
      </w:r>
    </w:p>
    <w:p w14:paraId="0F171C09" w14:textId="2FA1E9FF" w:rsidR="00141CC4" w:rsidRPr="001B7855" w:rsidRDefault="00141CC4">
      <w:pPr>
        <w:pStyle w:val="Ttulo3"/>
        <w:spacing w:line="360" w:lineRule="auto"/>
        <w:ind w:left="708"/>
        <w:rPr>
          <w:rFonts w:ascii="Arial" w:hAnsi="Arial" w:cs="Arial"/>
          <w:color w:val="auto"/>
          <w:sz w:val="24"/>
          <w:szCs w:val="24"/>
        </w:rPr>
        <w:pPrChange w:id="7579" w:author="JAVIERA PAZ LEFORT IBANEZ" w:date="2025-09-22T17:14:00Z" w16du:dateUtc="2025-09-22T20:14:00Z">
          <w:pPr>
            <w:pStyle w:val="Ttulo3"/>
          </w:pPr>
        </w:pPrChange>
      </w:pPr>
      <w:bookmarkStart w:id="7580" w:name="_Toc209475945"/>
      <w:r w:rsidRPr="001B7855">
        <w:rPr>
          <w:rFonts w:ascii="Arial" w:hAnsi="Arial" w:cs="Arial"/>
          <w:color w:val="auto"/>
          <w:sz w:val="24"/>
          <w:szCs w:val="24"/>
        </w:rPr>
        <w:t>5.3.1 Perfiles locales de flujo de agua</w:t>
      </w:r>
      <w:bookmarkEnd w:id="7580"/>
    </w:p>
    <w:p w14:paraId="14FC8BA7" w14:textId="353A0F93" w:rsidR="00962F8B" w:rsidRPr="00BB4E0F" w:rsidRDefault="00962F8B">
      <w:pPr>
        <w:spacing w:line="360" w:lineRule="auto"/>
        <w:ind w:left="708"/>
        <w:jc w:val="both"/>
        <w:rPr>
          <w:rFonts w:ascii="Arial" w:hAnsi="Arial" w:cs="Arial"/>
          <w:rPrChange w:id="7581" w:author="JAVIERA PAZ LEFORT IBANEZ" w:date="2025-09-22T17:14:00Z" w16du:dateUtc="2025-09-22T20:14:00Z">
            <w:rPr/>
          </w:rPrChange>
        </w:rPr>
        <w:pPrChange w:id="7582" w:author="JAVIERA PAZ LEFORT IBANEZ" w:date="2025-09-22T17:14:00Z" w16du:dateUtc="2025-09-22T20:14:00Z">
          <w:pPr/>
        </w:pPrChange>
      </w:pPr>
      <w:r w:rsidRPr="00BB4E0F">
        <w:rPr>
          <w:rFonts w:ascii="Arial" w:hAnsi="Arial" w:cs="Arial"/>
          <w:rPrChange w:id="7583" w:author="JAVIERA PAZ LEFORT IBANEZ" w:date="2025-09-22T17:14:00Z" w16du:dateUtc="2025-09-22T20:14:00Z">
            <w:rPr/>
          </w:rPrChange>
        </w:rPr>
        <w:t xml:space="preserve">El flux local de agua </w:t>
      </w:r>
      <m:oMath>
        <m:r>
          <w:rPr>
            <w:rFonts w:ascii="Cambria Math" w:hAnsi="Cambria Math" w:cs="Arial"/>
          </w:rPr>
          <m:t>J(z)</m:t>
        </m:r>
      </m:oMath>
      <w:r w:rsidRPr="00BB4E0F">
        <w:rPr>
          <w:rFonts w:ascii="Arial" w:hAnsi="Arial" w:cs="Arial"/>
          <w:rPrChange w:id="7584" w:author="JAVIERA PAZ LEFORT IBANEZ" w:date="2025-09-22T17:14:00Z" w16du:dateUtc="2025-09-22T20:14:00Z">
            <w:rPr/>
          </w:rPrChange>
        </w:rPr>
        <w:t xml:space="preserve"> </w:t>
      </w:r>
      <w:r w:rsidR="00A45710" w:rsidRPr="00BB4E0F">
        <w:rPr>
          <w:rFonts w:ascii="Arial" w:hAnsi="Arial" w:cs="Arial"/>
          <w:rPrChange w:id="7585" w:author="JAVIERA PAZ LEFORT IBANEZ" w:date="2025-09-22T17:14:00Z" w16du:dateUtc="2025-09-22T20:14:00Z">
            <w:rPr/>
          </w:rPrChange>
        </w:rPr>
        <w:t>[</w:t>
      </w:r>
      <w:r w:rsidRPr="00BB4E0F">
        <w:rPr>
          <w:rFonts w:ascii="Arial" w:hAnsi="Arial" w:cs="Arial"/>
          <w:rPrChange w:id="7586" w:author="JAVIERA PAZ LEFORT IBANEZ" w:date="2025-09-22T17:14:00Z" w16du:dateUtc="2025-09-22T20:14:00Z">
            <w:rPr/>
          </w:rPrChange>
        </w:rPr>
        <w:t>kg m</w:t>
      </w:r>
      <w:r w:rsidRPr="00BB4E0F">
        <w:rPr>
          <w:rFonts w:ascii="Cambria Math" w:hAnsi="Cambria Math" w:cs="Cambria Math"/>
        </w:rPr>
        <w:t>⁻</w:t>
      </w:r>
      <w:r w:rsidRPr="00BB4E0F">
        <w:rPr>
          <w:rFonts w:ascii="Arial" w:hAnsi="Arial" w:cs="Arial"/>
          <w:rPrChange w:id="7587" w:author="JAVIERA PAZ LEFORT IBANEZ" w:date="2025-09-22T17:14:00Z" w16du:dateUtc="2025-09-22T20:14:00Z">
            <w:rPr>
              <w:rFonts w:ascii="Aptos" w:hAnsi="Aptos" w:cs="Aptos"/>
            </w:rPr>
          </w:rPrChange>
        </w:rPr>
        <w:t>²</w:t>
      </w:r>
      <w:r w:rsidRPr="00BB4E0F">
        <w:rPr>
          <w:rFonts w:ascii="Arial" w:hAnsi="Arial" w:cs="Arial"/>
          <w:rPrChange w:id="7588" w:author="JAVIERA PAZ LEFORT IBANEZ" w:date="2025-09-22T17:14:00Z" w16du:dateUtc="2025-09-22T20:14:00Z">
            <w:rPr/>
          </w:rPrChange>
        </w:rPr>
        <w:t xml:space="preserve"> h</w:t>
      </w:r>
      <w:r w:rsidRPr="00BB4E0F">
        <w:rPr>
          <w:rFonts w:ascii="Cambria Math" w:hAnsi="Cambria Math" w:cs="Cambria Math"/>
        </w:rPr>
        <w:t>⁻</w:t>
      </w:r>
      <w:r w:rsidRPr="00BB4E0F">
        <w:rPr>
          <w:rFonts w:ascii="Arial" w:hAnsi="Arial" w:cs="Arial"/>
          <w:rPrChange w:id="7589" w:author="JAVIERA PAZ LEFORT IBANEZ" w:date="2025-09-22T17:14:00Z" w16du:dateUtc="2025-09-22T20:14:00Z">
            <w:rPr>
              <w:rFonts w:ascii="Aptos" w:hAnsi="Aptos" w:cs="Aptos"/>
            </w:rPr>
          </w:rPrChange>
        </w:rPr>
        <w:t>¹</w:t>
      </w:r>
      <w:r w:rsidR="00A45710" w:rsidRPr="00BB4E0F">
        <w:rPr>
          <w:rFonts w:ascii="Arial" w:hAnsi="Arial" w:cs="Arial"/>
          <w:rPrChange w:id="7590" w:author="JAVIERA PAZ LEFORT IBANEZ" w:date="2025-09-22T17:14:00Z" w16du:dateUtc="2025-09-22T20:14:00Z">
            <w:rPr/>
          </w:rPrChange>
        </w:rPr>
        <w:t>]</w:t>
      </w:r>
      <w:r w:rsidRPr="00BB4E0F">
        <w:rPr>
          <w:rFonts w:ascii="Arial" w:hAnsi="Arial" w:cs="Arial"/>
          <w:rPrChange w:id="7591" w:author="JAVIERA PAZ LEFORT IBANEZ" w:date="2025-09-22T17:14:00Z" w16du:dateUtc="2025-09-22T20:14:00Z">
            <w:rPr/>
          </w:rPrChange>
        </w:rPr>
        <w:t xml:space="preserve"> disminuye a lo largo del eje por agotamiento del gradiente entre fases. Al aumentar </w:t>
      </w:r>
      <m:oMath>
        <m:r>
          <w:rPr>
            <w:rFonts w:ascii="Cambria Math" w:hAnsi="Cambria Math" w:cs="Arial"/>
          </w:rPr>
          <m:t>Q/Re</m:t>
        </m:r>
      </m:oMath>
      <w:r w:rsidRPr="00BB4E0F">
        <w:rPr>
          <w:rFonts w:ascii="Arial" w:hAnsi="Arial" w:cs="Arial"/>
          <w:rPrChange w:id="7592" w:author="JAVIERA PAZ LEFORT IBANEZ" w:date="2025-09-22T17:14:00Z" w16du:dateUtc="2025-09-22T20:14:00Z">
            <w:rPr/>
          </w:rPrChange>
        </w:rPr>
        <w:t xml:space="preserve">, las curvas se separan mostrando mayores valores en toda la longitud </w:t>
      </w:r>
      <w:r w:rsidR="00A45710" w:rsidRPr="00BB4E0F">
        <w:rPr>
          <w:rFonts w:ascii="Arial" w:hAnsi="Arial" w:cs="Arial"/>
          <w:rPrChange w:id="7593" w:author="JAVIERA PAZ LEFORT IBANEZ" w:date="2025-09-22T17:14:00Z" w16du:dateUtc="2025-09-22T20:14:00Z">
            <w:rPr/>
          </w:rPrChange>
        </w:rPr>
        <w:t>(Figura 5.</w:t>
      </w:r>
      <w:r w:rsidR="0072076E" w:rsidRPr="00BB4E0F">
        <w:rPr>
          <w:rFonts w:ascii="Arial" w:hAnsi="Arial" w:cs="Arial"/>
          <w:rPrChange w:id="7594" w:author="JAVIERA PAZ LEFORT IBANEZ" w:date="2025-09-22T17:14:00Z" w16du:dateUtc="2025-09-22T20:14:00Z">
            <w:rPr/>
          </w:rPrChange>
        </w:rPr>
        <w:t>5</w:t>
      </w:r>
      <w:r w:rsidR="00A45710" w:rsidRPr="00BB4E0F">
        <w:rPr>
          <w:rFonts w:ascii="Arial" w:hAnsi="Arial" w:cs="Arial"/>
          <w:rPrChange w:id="7595" w:author="JAVIERA PAZ LEFORT IBANEZ" w:date="2025-09-22T17:14:00Z" w16du:dateUtc="2025-09-22T20:14:00Z">
            <w:rPr/>
          </w:rPrChange>
        </w:rPr>
        <w:t>).</w:t>
      </w:r>
    </w:p>
    <w:p w14:paraId="1BB88EBA" w14:textId="695C7492" w:rsidR="0006603E" w:rsidRPr="00B10BE5" w:rsidRDefault="0006603E">
      <w:pPr>
        <w:spacing w:line="360" w:lineRule="auto"/>
        <w:ind w:left="708"/>
        <w:rPr>
          <w:rFonts w:ascii="Arial" w:hAnsi="Arial" w:cs="Arial"/>
          <w:sz w:val="22"/>
          <w:szCs w:val="22"/>
          <w:rPrChange w:id="7596" w:author="JAVIERA PAZ LEFORT IBANEZ" w:date="2025-09-22T17:14:00Z" w16du:dateUtc="2025-09-22T20:14:00Z">
            <w:rPr/>
          </w:rPrChange>
        </w:rPr>
        <w:pPrChange w:id="7597" w:author="JAVIERA PAZ LEFORT IBANEZ" w:date="2025-09-22T17:14:00Z" w16du:dateUtc="2025-09-22T20:14:00Z">
          <w:pPr/>
        </w:pPrChange>
      </w:pPr>
      <w:bookmarkStart w:id="7598" w:name="_Hlk209474341"/>
      <w:r w:rsidRPr="00B10BE5">
        <w:rPr>
          <w:rFonts w:ascii="Arial" w:hAnsi="Arial" w:cs="Arial"/>
          <w:b/>
          <w:bCs/>
          <w:sz w:val="22"/>
          <w:szCs w:val="22"/>
          <w:rPrChange w:id="7599" w:author="JAVIERA PAZ LEFORT IBANEZ" w:date="2025-09-22T17:14:00Z" w16du:dateUtc="2025-09-22T20:14:00Z">
            <w:rPr>
              <w:b/>
              <w:bCs/>
            </w:rPr>
          </w:rPrChange>
        </w:rPr>
        <w:lastRenderedPageBreak/>
        <w:t>Fig</w:t>
      </w:r>
      <w:r w:rsidR="00A45710" w:rsidRPr="00B10BE5">
        <w:rPr>
          <w:rFonts w:ascii="Arial" w:hAnsi="Arial" w:cs="Arial"/>
          <w:b/>
          <w:bCs/>
          <w:sz w:val="22"/>
          <w:szCs w:val="22"/>
          <w:rPrChange w:id="7600" w:author="JAVIERA PAZ LEFORT IBANEZ" w:date="2025-09-22T17:14:00Z" w16du:dateUtc="2025-09-22T20:14:00Z">
            <w:rPr>
              <w:b/>
              <w:bCs/>
            </w:rPr>
          </w:rPrChange>
        </w:rPr>
        <w:t>ura 5.</w:t>
      </w:r>
      <w:r w:rsidR="00AD6F0B" w:rsidRPr="00B10BE5">
        <w:rPr>
          <w:rFonts w:ascii="Arial" w:hAnsi="Arial" w:cs="Arial"/>
          <w:b/>
          <w:bCs/>
          <w:sz w:val="22"/>
          <w:szCs w:val="22"/>
          <w:rPrChange w:id="7601" w:author="JAVIERA PAZ LEFORT IBANEZ" w:date="2025-09-22T17:14:00Z" w16du:dateUtc="2025-09-22T20:14:00Z">
            <w:rPr>
              <w:b/>
              <w:bCs/>
            </w:rPr>
          </w:rPrChange>
        </w:rPr>
        <w:t>5</w:t>
      </w:r>
      <w:r w:rsidR="00A45710" w:rsidRPr="00B10BE5">
        <w:rPr>
          <w:rFonts w:ascii="Arial" w:hAnsi="Arial" w:cs="Arial"/>
          <w:sz w:val="22"/>
          <w:szCs w:val="22"/>
          <w:rPrChange w:id="7602" w:author="JAVIERA PAZ LEFORT IBANEZ" w:date="2025-09-22T17:14:00Z" w16du:dateUtc="2025-09-22T20:14:00Z">
            <w:rPr/>
          </w:rPrChange>
        </w:rPr>
        <w:t xml:space="preserve"> Sensibilidad del caudal en </w:t>
      </w:r>
      <m:oMath>
        <m:r>
          <w:rPr>
            <w:rFonts w:ascii="Cambria Math" w:hAnsi="Cambria Math" w:cs="Arial"/>
            <w:sz w:val="22"/>
            <w:szCs w:val="22"/>
          </w:rPr>
          <m:t>J(z)</m:t>
        </m:r>
      </m:oMath>
      <w:r w:rsidR="00A45710" w:rsidRPr="00B10BE5">
        <w:rPr>
          <w:rFonts w:ascii="Arial" w:hAnsi="Arial" w:cs="Arial"/>
          <w:sz w:val="22"/>
          <w:szCs w:val="22"/>
          <w:rPrChange w:id="7603" w:author="JAVIERA PAZ LEFORT IBANEZ" w:date="2025-09-22T17:14:00Z" w16du:dateUtc="2025-09-22T20:14:00Z">
            <w:rPr/>
          </w:rPrChange>
        </w:rPr>
        <w:t xml:space="preserve"> [kg m</w:t>
      </w:r>
      <w:r w:rsidR="00A45710" w:rsidRPr="00B10BE5">
        <w:rPr>
          <w:rFonts w:ascii="Cambria Math" w:hAnsi="Cambria Math" w:cs="Cambria Math"/>
          <w:sz w:val="22"/>
          <w:szCs w:val="22"/>
        </w:rPr>
        <w:t>⁻</w:t>
      </w:r>
      <w:r w:rsidR="00A45710" w:rsidRPr="00B10BE5">
        <w:rPr>
          <w:rFonts w:ascii="Arial" w:hAnsi="Arial" w:cs="Arial"/>
          <w:sz w:val="22"/>
          <w:szCs w:val="22"/>
          <w:rPrChange w:id="7604" w:author="JAVIERA PAZ LEFORT IBANEZ" w:date="2025-09-22T17:14:00Z" w16du:dateUtc="2025-09-22T20:14:00Z">
            <w:rPr>
              <w:rFonts w:ascii="Aptos" w:hAnsi="Aptos" w:cs="Aptos"/>
            </w:rPr>
          </w:rPrChange>
        </w:rPr>
        <w:t>²</w:t>
      </w:r>
      <w:r w:rsidR="00A45710" w:rsidRPr="00B10BE5">
        <w:rPr>
          <w:rFonts w:ascii="Arial" w:hAnsi="Arial" w:cs="Arial"/>
          <w:sz w:val="22"/>
          <w:szCs w:val="22"/>
          <w:rPrChange w:id="7605" w:author="JAVIERA PAZ LEFORT IBANEZ" w:date="2025-09-22T17:14:00Z" w16du:dateUtc="2025-09-22T20:14:00Z">
            <w:rPr/>
          </w:rPrChange>
        </w:rPr>
        <w:t xml:space="preserve"> h</w:t>
      </w:r>
      <w:r w:rsidR="00A45710" w:rsidRPr="00B10BE5">
        <w:rPr>
          <w:rFonts w:ascii="Cambria Math" w:hAnsi="Cambria Math" w:cs="Cambria Math"/>
          <w:sz w:val="22"/>
          <w:szCs w:val="22"/>
        </w:rPr>
        <w:t>⁻</w:t>
      </w:r>
      <w:r w:rsidR="00A45710" w:rsidRPr="00B10BE5">
        <w:rPr>
          <w:rFonts w:ascii="Arial" w:hAnsi="Arial" w:cs="Arial"/>
          <w:sz w:val="22"/>
          <w:szCs w:val="22"/>
          <w:rPrChange w:id="7606" w:author="JAVIERA PAZ LEFORT IBANEZ" w:date="2025-09-22T17:14:00Z" w16du:dateUtc="2025-09-22T20:14:00Z">
            <w:rPr>
              <w:rFonts w:ascii="Aptos" w:hAnsi="Aptos" w:cs="Aptos"/>
            </w:rPr>
          </w:rPrChange>
        </w:rPr>
        <w:t>¹]</w:t>
      </w:r>
    </w:p>
    <w:bookmarkEnd w:id="7598"/>
    <w:p w14:paraId="1F663F61" w14:textId="2C7B358A" w:rsidR="0006603E" w:rsidRPr="00BB4E0F" w:rsidRDefault="0006603E">
      <w:pPr>
        <w:spacing w:line="360" w:lineRule="auto"/>
        <w:ind w:left="708"/>
        <w:jc w:val="center"/>
        <w:rPr>
          <w:rFonts w:ascii="Arial" w:hAnsi="Arial" w:cs="Arial"/>
          <w:rPrChange w:id="7607" w:author="JAVIERA PAZ LEFORT IBANEZ" w:date="2025-09-22T17:14:00Z" w16du:dateUtc="2025-09-22T20:14:00Z">
            <w:rPr/>
          </w:rPrChange>
        </w:rPr>
        <w:pPrChange w:id="7608" w:author="JAVIERA PAZ LEFORT IBANEZ" w:date="2025-09-22T17:14:00Z" w16du:dateUtc="2025-09-22T20:14:00Z">
          <w:pPr/>
        </w:pPrChange>
      </w:pPr>
      <w:r w:rsidRPr="00BB4E0F">
        <w:rPr>
          <w:rFonts w:ascii="Arial" w:hAnsi="Arial" w:cs="Arial"/>
          <w:noProof/>
          <w:rPrChange w:id="7609" w:author="JAVIERA PAZ LEFORT IBANEZ" w:date="2025-09-22T17:14:00Z" w16du:dateUtc="2025-09-22T20:14:00Z">
            <w:rPr>
              <w:noProof/>
            </w:rPr>
          </w:rPrChange>
        </w:rPr>
        <w:drawing>
          <wp:inline distT="0" distB="0" distL="0" distR="0" wp14:anchorId="0DC1ABD4" wp14:editId="748A017F">
            <wp:extent cx="4001234" cy="2205405"/>
            <wp:effectExtent l="0" t="0" r="0" b="4445"/>
            <wp:docPr id="1094855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55370" name="Imagen 1"/>
                    <pic:cNvPicPr/>
                  </pic:nvPicPr>
                  <pic:blipFill>
                    <a:blip r:embed="rId25">
                      <a:extLst>
                        <a:ext uri="{28A0092B-C50C-407E-A947-70E740481C1C}">
                          <a14:useLocalDpi xmlns:a14="http://schemas.microsoft.com/office/drawing/2010/main" val="0"/>
                        </a:ext>
                      </a:extLst>
                    </a:blip>
                    <a:stretch>
                      <a:fillRect/>
                    </a:stretch>
                  </pic:blipFill>
                  <pic:spPr>
                    <a:xfrm>
                      <a:off x="0" y="0"/>
                      <a:ext cx="4010533" cy="2210530"/>
                    </a:xfrm>
                    <a:prstGeom prst="rect">
                      <a:avLst/>
                    </a:prstGeom>
                  </pic:spPr>
                </pic:pic>
              </a:graphicData>
            </a:graphic>
          </wp:inline>
        </w:drawing>
      </w:r>
    </w:p>
    <w:p w14:paraId="59FE2E18" w14:textId="77777777" w:rsidR="007B00C1" w:rsidRDefault="00805B2E" w:rsidP="001B7855">
      <w:pPr>
        <w:spacing w:line="360" w:lineRule="auto"/>
        <w:ind w:left="708"/>
        <w:jc w:val="both"/>
        <w:rPr>
          <w:rFonts w:ascii="Arial" w:hAnsi="Arial" w:cs="Arial"/>
        </w:rPr>
      </w:pPr>
      <w:r w:rsidRPr="00BB4E0F">
        <w:rPr>
          <w:rFonts w:ascii="Arial" w:hAnsi="Arial" w:cs="Arial"/>
          <w:rPrChange w:id="7610" w:author="JAVIERA PAZ LEFORT IBANEZ" w:date="2025-09-22T17:14:00Z" w16du:dateUtc="2025-09-22T20:14:00Z">
            <w:rPr/>
          </w:rPrChange>
        </w:rPr>
        <w:t xml:space="preserve">Para comparar solo la </w:t>
      </w:r>
      <w:r w:rsidRPr="00BB4E0F">
        <w:rPr>
          <w:rFonts w:ascii="Arial" w:hAnsi="Arial" w:cs="Arial"/>
          <w:b/>
          <w:bCs/>
          <w:rPrChange w:id="7611" w:author="JAVIERA PAZ LEFORT IBANEZ" w:date="2025-09-22T17:14:00Z" w16du:dateUtc="2025-09-22T20:14:00Z">
            <w:rPr>
              <w:b/>
              <w:bCs/>
            </w:rPr>
          </w:rPrChange>
        </w:rPr>
        <w:t>forma</w:t>
      </w:r>
      <w:r w:rsidRPr="00BB4E0F">
        <w:rPr>
          <w:rFonts w:ascii="Arial" w:hAnsi="Arial" w:cs="Arial"/>
          <w:rPrChange w:id="7612" w:author="JAVIERA PAZ LEFORT IBANEZ" w:date="2025-09-22T17:14:00Z" w16du:dateUtc="2025-09-22T20:14:00Z">
            <w:rPr/>
          </w:rPrChange>
        </w:rPr>
        <w:t xml:space="preserve"> del perfil, se graficó el flux</w:t>
      </w:r>
      <w:r w:rsidRPr="00BB4E0F">
        <w:rPr>
          <w:rFonts w:ascii="Arial" w:hAnsi="Arial" w:cs="Arial"/>
          <w:b/>
          <w:bCs/>
          <w:rPrChange w:id="7613" w:author="JAVIERA PAZ LEFORT IBANEZ" w:date="2025-09-22T17:14:00Z" w16du:dateUtc="2025-09-22T20:14:00Z">
            <w:rPr>
              <w:b/>
              <w:bCs/>
            </w:rPr>
          </w:rPrChange>
        </w:rPr>
        <w:t xml:space="preserve"> normalizado</w:t>
      </w:r>
      <w:r w:rsidRPr="00BB4E0F">
        <w:rPr>
          <w:rFonts w:ascii="Arial" w:hAnsi="Arial" w:cs="Arial"/>
          <w:rPrChange w:id="7614" w:author="JAVIERA PAZ LEFORT IBANEZ" w:date="2025-09-22T17:14:00Z" w16du:dateUtc="2025-09-22T20:14:00Z">
            <w:rPr/>
          </w:rPrChange>
        </w:rPr>
        <w:t xml:space="preserve"> </w:t>
      </w:r>
      <m:oMath>
        <m:acc>
          <m:accPr>
            <m:chr m:val="̃"/>
            <m:ctrlPr>
              <w:rPr>
                <w:rFonts w:ascii="Cambria Math" w:hAnsi="Cambria Math" w:cs="Arial"/>
                <w:i/>
              </w:rPr>
            </m:ctrlPr>
          </m:accPr>
          <m:e>
            <m:r>
              <w:rPr>
                <w:rFonts w:ascii="Cambria Math" w:hAnsi="Cambria Math" w:cs="Arial"/>
                <w:rPrChange w:id="7615" w:author="JAVIERA PAZ LEFORT IBANEZ" w:date="2025-09-22T17:14:00Z" w16du:dateUtc="2025-09-22T20:14:00Z">
                  <w:rPr>
                    <w:rFonts w:ascii="Cambria Math" w:hAnsi="Cambria Math" w:cs="Arial"/>
                    <w:sz w:val="22"/>
                    <w:szCs w:val="22"/>
                  </w:rPr>
                </w:rPrChange>
              </w:rPr>
              <m:t>J</m:t>
            </m:r>
          </m:e>
        </m:acc>
        <m:d>
          <m:dPr>
            <m:ctrlPr>
              <w:rPr>
                <w:rFonts w:ascii="Cambria Math" w:hAnsi="Cambria Math" w:cs="Arial"/>
                <w:i/>
              </w:rPr>
            </m:ctrlPr>
          </m:dPr>
          <m:e>
            <m:r>
              <w:rPr>
                <w:rFonts w:ascii="Cambria Math" w:hAnsi="Cambria Math" w:cs="Arial"/>
                <w:rPrChange w:id="7616" w:author="JAVIERA PAZ LEFORT IBANEZ" w:date="2025-09-22T17:14:00Z" w16du:dateUtc="2025-09-22T20:14:00Z">
                  <w:rPr>
                    <w:rFonts w:ascii="Cambria Math" w:hAnsi="Cambria Math" w:cs="Arial"/>
                    <w:sz w:val="22"/>
                    <w:szCs w:val="22"/>
                  </w:rPr>
                </w:rPrChange>
              </w:rPr>
              <m:t>z</m:t>
            </m:r>
          </m:e>
        </m:d>
        <m:r>
          <w:rPr>
            <w:rFonts w:ascii="Cambria Math" w:hAnsi="Cambria Math" w:cs="Arial"/>
            <w:rPrChange w:id="7617" w:author="JAVIERA PAZ LEFORT IBANEZ" w:date="2025-09-22T17:14:00Z" w16du:dateUtc="2025-09-22T20:14:00Z">
              <w:rPr>
                <w:rFonts w:ascii="Cambria Math" w:hAnsi="Cambria Math" w:cs="Arial"/>
                <w:sz w:val="22"/>
                <w:szCs w:val="22"/>
              </w:rPr>
            </w:rPrChange>
          </w:rPr>
          <m:t>=</m:t>
        </m:r>
        <m:f>
          <m:fPr>
            <m:ctrlPr>
              <w:rPr>
                <w:rFonts w:ascii="Cambria Math" w:hAnsi="Cambria Math" w:cs="Arial"/>
                <w:i/>
              </w:rPr>
            </m:ctrlPr>
          </m:fPr>
          <m:num>
            <m:r>
              <w:rPr>
                <w:rFonts w:ascii="Cambria Math" w:hAnsi="Cambria Math" w:cs="Arial"/>
                <w:rPrChange w:id="7618" w:author="JAVIERA PAZ LEFORT IBANEZ" w:date="2025-09-22T17:14:00Z" w16du:dateUtc="2025-09-22T20:14:00Z">
                  <w:rPr>
                    <w:rFonts w:ascii="Cambria Math" w:hAnsi="Cambria Math" w:cs="Arial"/>
                    <w:sz w:val="22"/>
                    <w:szCs w:val="22"/>
                  </w:rPr>
                </w:rPrChange>
              </w:rPr>
              <m:t>J</m:t>
            </m:r>
            <m:d>
              <m:dPr>
                <m:ctrlPr>
                  <w:rPr>
                    <w:rFonts w:ascii="Cambria Math" w:hAnsi="Cambria Math" w:cs="Arial"/>
                    <w:i/>
                  </w:rPr>
                </m:ctrlPr>
              </m:dPr>
              <m:e>
                <m:r>
                  <w:rPr>
                    <w:rFonts w:ascii="Cambria Math" w:hAnsi="Cambria Math" w:cs="Arial"/>
                    <w:rPrChange w:id="7619" w:author="JAVIERA PAZ LEFORT IBANEZ" w:date="2025-09-22T17:14:00Z" w16du:dateUtc="2025-09-22T20:14:00Z">
                      <w:rPr>
                        <w:rFonts w:ascii="Cambria Math" w:hAnsi="Cambria Math" w:cs="Arial"/>
                        <w:sz w:val="22"/>
                        <w:szCs w:val="22"/>
                      </w:rPr>
                    </w:rPrChange>
                  </w:rPr>
                  <m:t>z</m:t>
                </m:r>
              </m:e>
            </m:d>
          </m:num>
          <m:den>
            <m:sSub>
              <m:sSubPr>
                <m:ctrlPr>
                  <w:rPr>
                    <w:rFonts w:ascii="Cambria Math" w:hAnsi="Cambria Math" w:cs="Arial"/>
                    <w:i/>
                  </w:rPr>
                </m:ctrlPr>
              </m:sSubPr>
              <m:e>
                <m:r>
                  <w:rPr>
                    <w:rFonts w:ascii="Cambria Math" w:hAnsi="Cambria Math" w:cs="Arial"/>
                    <w:rPrChange w:id="7620" w:author="JAVIERA PAZ LEFORT IBANEZ" w:date="2025-09-22T17:14:00Z" w16du:dateUtc="2025-09-22T20:14:00Z">
                      <w:rPr>
                        <w:rFonts w:ascii="Cambria Math" w:hAnsi="Cambria Math" w:cs="Arial"/>
                        <w:sz w:val="22"/>
                        <w:szCs w:val="22"/>
                      </w:rPr>
                    </w:rPrChange>
                  </w:rPr>
                  <m:t>J</m:t>
                </m:r>
              </m:e>
              <m:sub>
                <m:r>
                  <w:rPr>
                    <w:rFonts w:ascii="Cambria Math" w:hAnsi="Cambria Math" w:cs="Arial"/>
                    <w:rPrChange w:id="7621" w:author="JAVIERA PAZ LEFORT IBANEZ" w:date="2025-09-22T17:14:00Z" w16du:dateUtc="2025-09-22T20:14:00Z">
                      <w:rPr>
                        <w:rFonts w:ascii="Cambria Math" w:hAnsi="Cambria Math" w:cs="Arial"/>
                        <w:sz w:val="22"/>
                        <w:szCs w:val="22"/>
                      </w:rPr>
                    </w:rPrChange>
                  </w:rPr>
                  <m:t>in</m:t>
                </m:r>
              </m:sub>
            </m:sSub>
          </m:den>
        </m:f>
      </m:oMath>
      <w:r w:rsidRPr="00BB4E0F">
        <w:rPr>
          <w:rFonts w:ascii="Arial" w:hAnsi="Arial" w:cs="Arial"/>
        </w:rPr>
        <w:t>​</w:t>
      </w:r>
      <w:r w:rsidRPr="00BB4E0F">
        <w:rPr>
          <w:rFonts w:ascii="Arial" w:hAnsi="Arial" w:cs="Arial"/>
          <w:rPrChange w:id="7622" w:author="JAVIERA PAZ LEFORT IBANEZ" w:date="2025-09-22T17:14:00Z" w16du:dateUtc="2025-09-22T20:14:00Z">
            <w:rPr/>
          </w:rPrChange>
        </w:rPr>
        <w:t xml:space="preserve"> en la coordenada adimensional</w:t>
      </w:r>
      <m:oMath>
        <m:r>
          <w:rPr>
            <w:rFonts w:ascii="Cambria Math" w:hAnsi="Cambria Math" w:cs="Arial"/>
          </w:rPr>
          <m:t xml:space="preserve"> </m:t>
        </m:r>
        <m:acc>
          <m:accPr>
            <m:chr m:val="̃"/>
            <m:ctrlPr>
              <w:rPr>
                <w:rFonts w:ascii="Cambria Math" w:hAnsi="Cambria Math" w:cs="Arial"/>
              </w:rPr>
            </m:ctrlPr>
          </m:accPr>
          <m:e>
            <m:r>
              <w:rPr>
                <w:rFonts w:ascii="Cambria Math" w:hAnsi="Cambria Math" w:cs="Arial"/>
                <w:rPrChange w:id="7623" w:author="JAVIERA PAZ LEFORT IBANEZ" w:date="2025-09-22T17:14:00Z" w16du:dateUtc="2025-09-22T20:14:00Z">
                  <w:rPr>
                    <w:rFonts w:ascii="Cambria Math" w:hAnsi="Cambria Math" w:cs="Arial"/>
                    <w:sz w:val="22"/>
                    <w:szCs w:val="22"/>
                  </w:rPr>
                </w:rPrChange>
              </w:rPr>
              <m:t>z</m:t>
            </m:r>
          </m:e>
        </m:acc>
        <m:r>
          <m:rPr>
            <m:sty m:val="p"/>
          </m:rPr>
          <w:rPr>
            <w:rFonts w:ascii="Cambria Math" w:hAnsi="Cambria Math" w:cs="Arial"/>
            <w:rPrChange w:id="7624" w:author="JAVIERA PAZ LEFORT IBANEZ" w:date="2025-09-22T17:14:00Z" w16du:dateUtc="2025-09-22T20:14:00Z">
              <w:rPr>
                <w:rFonts w:ascii="Cambria Math" w:hAnsi="Cambria Math" w:cs="Arial"/>
                <w:sz w:val="22"/>
                <w:szCs w:val="22"/>
              </w:rPr>
            </w:rPrChange>
          </w:rPr>
          <m:t>=</m:t>
        </m:r>
        <m:r>
          <w:rPr>
            <w:rFonts w:ascii="Cambria Math" w:hAnsi="Cambria Math" w:cs="Arial"/>
            <w:rPrChange w:id="7625" w:author="JAVIERA PAZ LEFORT IBANEZ" w:date="2025-09-22T17:14:00Z" w16du:dateUtc="2025-09-22T20:14:00Z">
              <w:rPr>
                <w:rFonts w:ascii="Cambria Math" w:hAnsi="Cambria Math" w:cs="Arial"/>
                <w:sz w:val="22"/>
                <w:szCs w:val="22"/>
              </w:rPr>
            </w:rPrChange>
          </w:rPr>
          <m:t>z</m:t>
        </m:r>
        <m:r>
          <m:rPr>
            <m:sty m:val="p"/>
          </m:rPr>
          <w:rPr>
            <w:rFonts w:ascii="Cambria Math" w:hAnsi="Cambria Math" w:cs="Arial"/>
            <w:rPrChange w:id="7626" w:author="JAVIERA PAZ LEFORT IBANEZ" w:date="2025-09-22T17:14:00Z" w16du:dateUtc="2025-09-22T20:14:00Z">
              <w:rPr>
                <w:rFonts w:ascii="Cambria Math" w:hAnsi="Cambria Math" w:cs="Arial"/>
                <w:sz w:val="22"/>
                <w:szCs w:val="22"/>
              </w:rPr>
            </w:rPrChange>
          </w:rPr>
          <m:t>/</m:t>
        </m:r>
        <m:r>
          <w:rPr>
            <w:rFonts w:ascii="Cambria Math" w:hAnsi="Cambria Math" w:cs="Arial"/>
            <w:rPrChange w:id="7627" w:author="JAVIERA PAZ LEFORT IBANEZ" w:date="2025-09-22T17:14:00Z" w16du:dateUtc="2025-09-22T20:14:00Z">
              <w:rPr>
                <w:rFonts w:ascii="Cambria Math" w:hAnsi="Cambria Math" w:cs="Arial"/>
                <w:sz w:val="22"/>
                <w:szCs w:val="22"/>
              </w:rPr>
            </w:rPrChange>
          </w:rPr>
          <m:t>L</m:t>
        </m:r>
      </m:oMath>
      <w:r w:rsidRPr="00BB4E0F">
        <w:rPr>
          <w:rFonts w:ascii="Arial" w:hAnsi="Arial" w:cs="Arial"/>
          <w:rPrChange w:id="7628" w:author="JAVIERA PAZ LEFORT IBANEZ" w:date="2025-09-22T17:14:00Z" w16du:dateUtc="2025-09-22T20:14:00Z">
            <w:rPr/>
          </w:rPrChange>
        </w:rPr>
        <w:t xml:space="preserve">. La normalización separa forma de magnitud. A bajo caudal (Re pequeño, </w:t>
      </w:r>
      <w:r w:rsidRPr="00BB4E0F">
        <w:rPr>
          <w:rFonts w:ascii="Cambria Math" w:hAnsi="Cambria Math" w:cs="Cambria Math"/>
        </w:rPr>
        <w:t>≲</w:t>
      </w:r>
      <w:r w:rsidR="00E928EA" w:rsidRPr="00BB4E0F">
        <w:rPr>
          <w:rFonts w:ascii="Arial" w:hAnsi="Arial" w:cs="Arial"/>
          <w:rPrChange w:id="7629" w:author="JAVIERA PAZ LEFORT IBANEZ" w:date="2025-09-22T17:14:00Z" w16du:dateUtc="2025-09-22T20:14:00Z">
            <w:rPr>
              <w:rFonts w:ascii="Cambria Math" w:hAnsi="Cambria Math" w:cs="Cambria Math"/>
            </w:rPr>
          </w:rPrChange>
        </w:rPr>
        <w:t xml:space="preserve"> </w:t>
      </w:r>
      <w:r w:rsidRPr="00BB4E0F">
        <w:rPr>
          <w:rFonts w:ascii="Arial" w:hAnsi="Arial" w:cs="Arial"/>
          <w:rPrChange w:id="7630" w:author="JAVIERA PAZ LEFORT IBANEZ" w:date="2025-09-22T17:14:00Z" w16du:dateUtc="2025-09-22T20:14:00Z">
            <w:rPr/>
          </w:rPrChange>
        </w:rPr>
        <w:t>3)</w:t>
      </w:r>
      <w:r w:rsidR="00E928EA" w:rsidRPr="00BB4E0F">
        <w:rPr>
          <w:rFonts w:ascii="Arial" w:hAnsi="Arial" w:cs="Arial"/>
          <w:rPrChange w:id="7631" w:author="JAVIERA PAZ LEFORT IBANEZ" w:date="2025-09-22T17:14:00Z" w16du:dateUtc="2025-09-22T20:14:00Z">
            <w:rPr/>
          </w:rPrChange>
        </w:rPr>
        <w:t xml:space="preserve">, </w:t>
      </w:r>
      <w:r w:rsidRPr="00BB4E0F">
        <w:rPr>
          <w:rFonts w:ascii="Arial" w:hAnsi="Arial" w:cs="Arial"/>
          <w:rPrChange w:id="7632" w:author="JAVIERA PAZ LEFORT IBANEZ" w:date="2025-09-22T17:14:00Z" w16du:dateUtc="2025-09-22T20:14:00Z">
            <w:rPr/>
          </w:rPrChange>
        </w:rPr>
        <w:t xml:space="preserve"> </w:t>
      </w:r>
      <m:oMath>
        <m:acc>
          <m:accPr>
            <m:chr m:val="̃"/>
            <m:ctrlPr>
              <w:rPr>
                <w:rFonts w:ascii="Cambria Math" w:hAnsi="Cambria Math" w:cs="Arial"/>
                <w:i/>
              </w:rPr>
            </m:ctrlPr>
          </m:accPr>
          <m:e>
            <m:r>
              <w:rPr>
                <w:rFonts w:ascii="Cambria Math" w:hAnsi="Cambria Math" w:cs="Arial"/>
                <w:rPrChange w:id="7633" w:author="JAVIERA PAZ LEFORT IBANEZ" w:date="2025-09-22T17:14:00Z" w16du:dateUtc="2025-09-22T20:14:00Z">
                  <w:rPr>
                    <w:rFonts w:ascii="Cambria Math" w:hAnsi="Cambria Math" w:cs="Arial"/>
                    <w:sz w:val="22"/>
                    <w:szCs w:val="22"/>
                  </w:rPr>
                </w:rPrChange>
              </w:rPr>
              <m:t>J</m:t>
            </m:r>
          </m:e>
        </m:acc>
        <m:d>
          <m:dPr>
            <m:ctrlPr>
              <w:rPr>
                <w:rFonts w:ascii="Cambria Math" w:hAnsi="Cambria Math" w:cs="Arial"/>
                <w:i/>
              </w:rPr>
            </m:ctrlPr>
          </m:dPr>
          <m:e>
            <m:r>
              <w:rPr>
                <w:rFonts w:ascii="Cambria Math" w:hAnsi="Cambria Math" w:cs="Arial"/>
                <w:rPrChange w:id="7634" w:author="JAVIERA PAZ LEFORT IBANEZ" w:date="2025-09-22T17:14:00Z" w16du:dateUtc="2025-09-22T20:14:00Z">
                  <w:rPr>
                    <w:rFonts w:ascii="Cambria Math" w:hAnsi="Cambria Math" w:cs="Arial"/>
                    <w:sz w:val="22"/>
                    <w:szCs w:val="22"/>
                  </w:rPr>
                </w:rPrChange>
              </w:rPr>
              <m:t>z</m:t>
            </m:r>
          </m:e>
        </m:d>
      </m:oMath>
      <w:r w:rsidRPr="00BB4E0F">
        <w:rPr>
          <w:rFonts w:ascii="Arial" w:hAnsi="Arial" w:cs="Arial"/>
          <w:rPrChange w:id="7635" w:author="JAVIERA PAZ LEFORT IBANEZ" w:date="2025-09-22T17:14:00Z" w16du:dateUtc="2025-09-22T20:14:00Z">
            <w:rPr/>
          </w:rPrChange>
        </w:rPr>
        <w:t xml:space="preserve"> decrece con rapidez: gran parte de la transferencia se concentra cerca de la entrada</w:t>
      </w:r>
      <w:r w:rsidR="000E292A" w:rsidRPr="00BB4E0F">
        <w:rPr>
          <w:rFonts w:ascii="Arial" w:hAnsi="Arial" w:cs="Arial"/>
          <w:rPrChange w:id="7636" w:author="JAVIERA PAZ LEFORT IBANEZ" w:date="2025-09-22T17:14:00Z" w16du:dateUtc="2025-09-22T20:14:00Z">
            <w:rPr/>
          </w:rPrChange>
        </w:rPr>
        <w:t>,</w:t>
      </w:r>
      <w:r w:rsidRPr="00BB4E0F">
        <w:rPr>
          <w:rFonts w:ascii="Arial" w:hAnsi="Arial" w:cs="Arial"/>
          <w:rPrChange w:id="7637" w:author="JAVIERA PAZ LEFORT IBANEZ" w:date="2025-09-22T17:14:00Z" w16du:dateUtc="2025-09-22T20:14:00Z">
            <w:rPr/>
          </w:rPrChange>
        </w:rPr>
        <w:t xml:space="preserve"> lo que suele asociarse a </w:t>
      </w:r>
      <w:proofErr w:type="spellStart"/>
      <w:r w:rsidRPr="00BB4E0F">
        <w:rPr>
          <w:rFonts w:ascii="Arial" w:hAnsi="Arial" w:cs="Arial"/>
          <w:i/>
          <w:iCs/>
          <w:rPrChange w:id="7638" w:author="JAVIERA PAZ LEFORT IBANEZ" w:date="2025-09-22T17:14:00Z" w16du:dateUtc="2025-09-22T20:14:00Z">
            <w:rPr>
              <w:i/>
              <w:iCs/>
            </w:rPr>
          </w:rPrChange>
        </w:rPr>
        <w:t>stage-cut</w:t>
      </w:r>
      <w:proofErr w:type="spellEnd"/>
      <w:r w:rsidRPr="00BB4E0F">
        <w:rPr>
          <w:rFonts w:ascii="Arial" w:hAnsi="Arial" w:cs="Arial"/>
          <w:rPrChange w:id="7639" w:author="JAVIERA PAZ LEFORT IBANEZ" w:date="2025-09-22T17:14:00Z" w16du:dateUtc="2025-09-22T20:14:00Z">
            <w:rPr/>
          </w:rPrChange>
        </w:rPr>
        <w:t xml:space="preserve"> más alto y mayor agotamiento local. A alto caudal (Re grande) la caída es más suave y la transferencia se repara mejor a lo largo del módulo, aumentando la productividad total</w:t>
      </w:r>
      <w:r w:rsidR="000E292A" w:rsidRPr="00BB4E0F">
        <w:rPr>
          <w:rFonts w:ascii="Arial" w:hAnsi="Arial" w:cs="Arial"/>
          <w:rPrChange w:id="7640" w:author="JAVIERA PAZ LEFORT IBANEZ" w:date="2025-09-22T17:14:00Z" w16du:dateUtc="2025-09-22T20:14:00Z">
            <w:rPr/>
          </w:rPrChange>
        </w:rPr>
        <w:t>,</w:t>
      </w:r>
      <w:r w:rsidRPr="00BB4E0F">
        <w:rPr>
          <w:rFonts w:ascii="Arial" w:hAnsi="Arial" w:cs="Arial"/>
          <w:rPrChange w:id="7641" w:author="JAVIERA PAZ LEFORT IBANEZ" w:date="2025-09-22T17:14:00Z" w16du:dateUtc="2025-09-22T20:14:00Z">
            <w:rPr/>
          </w:rPrChange>
        </w:rPr>
        <w:t xml:space="preserve"> pero reduciendo la extracción fraccional por pasada (</w:t>
      </w:r>
      <w:proofErr w:type="spellStart"/>
      <w:r w:rsidRPr="00BB4E0F">
        <w:rPr>
          <w:rFonts w:ascii="Arial" w:hAnsi="Arial" w:cs="Arial"/>
          <w:rPrChange w:id="7642" w:author="JAVIERA PAZ LEFORT IBANEZ" w:date="2025-09-22T17:14:00Z" w16du:dateUtc="2025-09-22T20:14:00Z">
            <w:rPr/>
          </w:rPrChange>
        </w:rPr>
        <w:t>trade</w:t>
      </w:r>
      <w:proofErr w:type="spellEnd"/>
      <w:r w:rsidRPr="00BB4E0F">
        <w:rPr>
          <w:rFonts w:ascii="Arial" w:hAnsi="Arial" w:cs="Arial"/>
          <w:rPrChange w:id="7643" w:author="JAVIERA PAZ LEFORT IBANEZ" w:date="2025-09-22T17:14:00Z" w16du:dateUtc="2025-09-22T20:14:00Z">
            <w:rPr/>
          </w:rPrChange>
        </w:rPr>
        <w:t xml:space="preserve">-off capacidad–grado). Este comportamiento es coherente con la teoría de capa límite en régimen laminar y con el desarrollo hidrodinámico/masivo en fibras huecas (Fig. </w:t>
      </w:r>
      <w:r w:rsidR="000E292A" w:rsidRPr="00BB4E0F">
        <w:rPr>
          <w:rFonts w:ascii="Arial" w:hAnsi="Arial" w:cs="Arial"/>
          <w:rPrChange w:id="7644" w:author="JAVIERA PAZ LEFORT IBANEZ" w:date="2025-09-22T17:14:00Z" w16du:dateUtc="2025-09-22T20:14:00Z">
            <w:rPr/>
          </w:rPrChange>
        </w:rPr>
        <w:t>5.</w:t>
      </w:r>
      <w:ins w:id="7645" w:author="JAVIERA PAZ LEFORT IBANEZ" w:date="2025-09-22T05:01:00Z" w16du:dateUtc="2025-09-22T08:01:00Z">
        <w:r w:rsidR="00F0172A" w:rsidRPr="00BB4E0F">
          <w:rPr>
            <w:rFonts w:ascii="Arial" w:hAnsi="Arial" w:cs="Arial"/>
            <w:rPrChange w:id="7646" w:author="JAVIERA PAZ LEFORT IBANEZ" w:date="2025-09-22T17:14:00Z" w16du:dateUtc="2025-09-22T20:14:00Z">
              <w:rPr/>
            </w:rPrChange>
          </w:rPr>
          <w:t>6</w:t>
        </w:r>
      </w:ins>
      <w:del w:id="7647" w:author="JAVIERA PAZ LEFORT IBANEZ" w:date="2025-09-22T05:01:00Z" w16du:dateUtc="2025-09-22T08:01:00Z">
        <w:r w:rsidR="000E292A" w:rsidRPr="00BB4E0F" w:rsidDel="00F0172A">
          <w:rPr>
            <w:rFonts w:ascii="Arial" w:hAnsi="Arial" w:cs="Arial"/>
            <w:rPrChange w:id="7648" w:author="JAVIERA PAZ LEFORT IBANEZ" w:date="2025-09-22T17:14:00Z" w16du:dateUtc="2025-09-22T20:14:00Z">
              <w:rPr/>
            </w:rPrChange>
          </w:rPr>
          <w:delText>7</w:delText>
        </w:r>
      </w:del>
      <w:r w:rsidRPr="00BB4E0F">
        <w:rPr>
          <w:rFonts w:ascii="Arial" w:hAnsi="Arial" w:cs="Arial"/>
          <w:rPrChange w:id="7649" w:author="JAVIERA PAZ LEFORT IBANEZ" w:date="2025-09-22T17:14:00Z" w16du:dateUtc="2025-09-22T20:14:00Z">
            <w:rPr/>
          </w:rPrChange>
        </w:rPr>
        <w:t xml:space="preserve">) </w:t>
      </w:r>
      <w:ins w:id="7650" w:author="JAVIERA PAZ LEFORT IBANEZ" w:date="2025-09-22T05:01:00Z">
        <w:r w:rsidR="00F0172A" w:rsidRPr="00BB4E0F">
          <w:rPr>
            <w:rFonts w:ascii="Arial" w:hAnsi="Arial" w:cs="Arial"/>
            <w:rPrChange w:id="7651" w:author="JAVIERA PAZ LEFORT IBANEZ" w:date="2025-09-22T17:14:00Z" w16du:dateUtc="2025-09-22T20:14:00Z">
              <w:rPr/>
            </w:rPrChange>
          </w:rPr>
          <w:t>(</w:t>
        </w:r>
        <w:proofErr w:type="spellStart"/>
        <w:r w:rsidR="00F0172A" w:rsidRPr="00BE66B1">
          <w:rPr>
            <w:rFonts w:ascii="Arial" w:hAnsi="Arial" w:cs="Arial"/>
            <w:b/>
            <w:bCs/>
            <w:rPrChange w:id="7652" w:author="JAVIERA PAZ LEFORT IBANEZ" w:date="2025-09-22T17:14:00Z" w16du:dateUtc="2025-09-22T20:14:00Z">
              <w:rPr/>
            </w:rPrChange>
          </w:rPr>
          <w:t>Geankoplis</w:t>
        </w:r>
        <w:proofErr w:type="spellEnd"/>
        <w:r w:rsidR="00F0172A" w:rsidRPr="00BE66B1">
          <w:rPr>
            <w:rFonts w:ascii="Arial" w:hAnsi="Arial" w:cs="Arial"/>
            <w:b/>
            <w:bCs/>
            <w:rPrChange w:id="7653" w:author="JAVIERA PAZ LEFORT IBANEZ" w:date="2025-09-22T17:14:00Z" w16du:dateUtc="2025-09-22T20:14:00Z">
              <w:rPr/>
            </w:rPrChange>
          </w:rPr>
          <w:t xml:space="preserve"> &amp; </w:t>
        </w:r>
        <w:proofErr w:type="spellStart"/>
        <w:r w:rsidR="00F0172A" w:rsidRPr="00BE66B1">
          <w:rPr>
            <w:rFonts w:ascii="Arial" w:hAnsi="Arial" w:cs="Arial"/>
            <w:b/>
            <w:bCs/>
            <w:rPrChange w:id="7654" w:author="JAVIERA PAZ LEFORT IBANEZ" w:date="2025-09-22T17:14:00Z" w16du:dateUtc="2025-09-22T20:14:00Z">
              <w:rPr/>
            </w:rPrChange>
          </w:rPr>
          <w:t>Lepek</w:t>
        </w:r>
        <w:proofErr w:type="spellEnd"/>
        <w:r w:rsidR="00F0172A" w:rsidRPr="00BE66B1">
          <w:rPr>
            <w:rFonts w:ascii="Arial" w:hAnsi="Arial" w:cs="Arial"/>
            <w:b/>
            <w:bCs/>
            <w:rPrChange w:id="7655" w:author="JAVIERA PAZ LEFORT IBANEZ" w:date="2025-09-22T17:14:00Z" w16du:dateUtc="2025-09-22T20:14:00Z">
              <w:rPr/>
            </w:rPrChange>
          </w:rPr>
          <w:t>, 2017</w:t>
        </w:r>
        <w:r w:rsidR="00F0172A" w:rsidRPr="00BB4E0F">
          <w:rPr>
            <w:rFonts w:ascii="Arial" w:hAnsi="Arial" w:cs="Arial"/>
            <w:rPrChange w:id="7656" w:author="JAVIERA PAZ LEFORT IBANEZ" w:date="2025-09-22T17:14:00Z" w16du:dateUtc="2025-09-22T20:14:00Z">
              <w:rPr/>
            </w:rPrChange>
          </w:rPr>
          <w:t>)</w:t>
        </w:r>
      </w:ins>
      <w:ins w:id="7657" w:author="JAVIERA PAZ LEFORT IBANEZ" w:date="2025-09-22T05:01:00Z" w16du:dateUtc="2025-09-22T08:01:00Z">
        <w:r w:rsidR="00F0172A" w:rsidRPr="00BB4E0F">
          <w:rPr>
            <w:rFonts w:ascii="Arial" w:hAnsi="Arial" w:cs="Arial"/>
            <w:rPrChange w:id="7658" w:author="JAVIERA PAZ LEFORT IBANEZ" w:date="2025-09-22T17:14:00Z" w16du:dateUtc="2025-09-22T20:14:00Z">
              <w:rPr/>
            </w:rPrChange>
          </w:rPr>
          <w:t>.</w:t>
        </w:r>
      </w:ins>
    </w:p>
    <w:p w14:paraId="03678970" w14:textId="77777777" w:rsidR="007B00C1" w:rsidRDefault="007B00C1">
      <w:pPr>
        <w:rPr>
          <w:rFonts w:ascii="Arial" w:hAnsi="Arial" w:cs="Arial"/>
        </w:rPr>
      </w:pPr>
      <w:r>
        <w:rPr>
          <w:rFonts w:ascii="Arial" w:hAnsi="Arial" w:cs="Arial"/>
        </w:rPr>
        <w:br w:type="page"/>
      </w:r>
    </w:p>
    <w:p w14:paraId="45B16DD3" w14:textId="5987BBD5" w:rsidR="004E4616" w:rsidRPr="007B00C1" w:rsidRDefault="00805B2E">
      <w:pPr>
        <w:spacing w:line="360" w:lineRule="auto"/>
        <w:ind w:left="708"/>
        <w:jc w:val="both"/>
        <w:rPr>
          <w:rFonts w:ascii="Arial" w:hAnsi="Arial" w:cs="Arial"/>
        </w:rPr>
        <w:pPrChange w:id="7659" w:author="JAVIERA PAZ LEFORT IBANEZ" w:date="2025-09-22T17:14:00Z" w16du:dateUtc="2025-09-22T20:14:00Z">
          <w:pPr>
            <w:jc w:val="both"/>
          </w:pPr>
        </w:pPrChange>
      </w:pPr>
      <w:del w:id="7660" w:author="JAVIERA PAZ LEFORT IBANEZ" w:date="2025-09-22T05:01:00Z" w16du:dateUtc="2025-09-22T08:01:00Z">
        <w:r w:rsidRPr="00BB4E0F" w:rsidDel="00F0172A">
          <w:rPr>
            <w:rFonts w:ascii="Arial" w:hAnsi="Arial" w:cs="Arial"/>
            <w:rPrChange w:id="7661" w:author="JAVIERA PAZ LEFORT IBANEZ" w:date="2025-09-22T17:14:00Z" w16du:dateUtc="2025-09-22T20:14:00Z">
              <w:rPr/>
            </w:rPrChange>
          </w:rPr>
          <w:lastRenderedPageBreak/>
          <w:delText>[ref].</w:delText>
        </w:r>
      </w:del>
      <w:bookmarkStart w:id="7662" w:name="_Hlk209474363"/>
      <w:r w:rsidR="004E4616" w:rsidRPr="00B10BE5">
        <w:rPr>
          <w:rFonts w:ascii="Arial" w:hAnsi="Arial" w:cs="Arial"/>
          <w:b/>
          <w:bCs/>
          <w:sz w:val="22"/>
          <w:szCs w:val="22"/>
        </w:rPr>
        <w:t>Figura 5.</w:t>
      </w:r>
      <w:r w:rsidR="00AD6F0B" w:rsidRPr="00B10BE5">
        <w:rPr>
          <w:rFonts w:ascii="Arial" w:hAnsi="Arial" w:cs="Arial"/>
          <w:b/>
          <w:bCs/>
          <w:sz w:val="22"/>
          <w:szCs w:val="22"/>
        </w:rPr>
        <w:t>6</w:t>
      </w:r>
      <w:r w:rsidR="004E4616" w:rsidRPr="00B10BE5">
        <w:rPr>
          <w:rFonts w:ascii="Arial" w:hAnsi="Arial" w:cs="Arial"/>
          <w:sz w:val="22"/>
          <w:szCs w:val="22"/>
        </w:rPr>
        <w:t xml:space="preserve">  </w:t>
      </w:r>
      <m:oMath>
        <m:acc>
          <m:accPr>
            <m:chr m:val="̃"/>
            <m:ctrlPr>
              <w:rPr>
                <w:rFonts w:ascii="Cambria Math" w:hAnsi="Cambria Math" w:cs="Arial"/>
                <w:i/>
                <w:sz w:val="22"/>
                <w:szCs w:val="22"/>
              </w:rPr>
            </m:ctrlPr>
          </m:accPr>
          <m:e>
            <m:r>
              <w:rPr>
                <w:rFonts w:ascii="Cambria Math" w:hAnsi="Cambria Math" w:cs="Arial"/>
                <w:sz w:val="22"/>
                <w:szCs w:val="22"/>
              </w:rPr>
              <m:t>J</m:t>
            </m:r>
          </m:e>
        </m:acc>
        <m:d>
          <m:dPr>
            <m:ctrlPr>
              <w:rPr>
                <w:rFonts w:ascii="Cambria Math" w:hAnsi="Cambria Math" w:cs="Arial"/>
                <w:i/>
                <w:sz w:val="22"/>
                <w:szCs w:val="22"/>
              </w:rPr>
            </m:ctrlPr>
          </m:dPr>
          <m:e>
            <m:r>
              <w:rPr>
                <w:rFonts w:ascii="Cambria Math" w:hAnsi="Cambria Math" w:cs="Arial"/>
                <w:sz w:val="22"/>
                <w:szCs w:val="22"/>
              </w:rPr>
              <m:t>z</m:t>
            </m:r>
          </m:e>
        </m:d>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J</m:t>
            </m:r>
            <m:d>
              <m:dPr>
                <m:ctrlPr>
                  <w:rPr>
                    <w:rFonts w:ascii="Cambria Math" w:hAnsi="Cambria Math" w:cs="Arial"/>
                    <w:i/>
                    <w:sz w:val="22"/>
                    <w:szCs w:val="22"/>
                  </w:rPr>
                </m:ctrlPr>
              </m:dPr>
              <m:e>
                <m:r>
                  <w:rPr>
                    <w:rFonts w:ascii="Cambria Math" w:hAnsi="Cambria Math" w:cs="Arial"/>
                    <w:sz w:val="22"/>
                    <w:szCs w:val="22"/>
                  </w:rPr>
                  <m:t>z</m:t>
                </m:r>
              </m:e>
            </m:d>
          </m:num>
          <m:den>
            <m:sSub>
              <m:sSubPr>
                <m:ctrlPr>
                  <w:rPr>
                    <w:rFonts w:ascii="Cambria Math" w:hAnsi="Cambria Math" w:cs="Arial"/>
                    <w:i/>
                    <w:sz w:val="22"/>
                    <w:szCs w:val="22"/>
                  </w:rPr>
                </m:ctrlPr>
              </m:sSubPr>
              <m:e>
                <m:r>
                  <w:rPr>
                    <w:rFonts w:ascii="Cambria Math" w:hAnsi="Cambria Math" w:cs="Arial"/>
                    <w:sz w:val="22"/>
                    <w:szCs w:val="22"/>
                  </w:rPr>
                  <m:t>J</m:t>
                </m:r>
              </m:e>
              <m:sub>
                <m:r>
                  <w:rPr>
                    <w:rFonts w:ascii="Cambria Math" w:hAnsi="Cambria Math" w:cs="Arial"/>
                    <w:sz w:val="22"/>
                    <w:szCs w:val="22"/>
                  </w:rPr>
                  <m:t>in</m:t>
                </m:r>
              </m:sub>
            </m:sSub>
          </m:den>
        </m:f>
      </m:oMath>
      <w:r w:rsidR="004E4616" w:rsidRPr="00B10BE5">
        <w:rPr>
          <w:rFonts w:ascii="Arial" w:hAnsi="Arial" w:cs="Arial"/>
          <w:sz w:val="22"/>
          <w:szCs w:val="22"/>
        </w:rPr>
        <w:t xml:space="preserve"> para distintos </w:t>
      </w:r>
      <m:oMath>
        <m:r>
          <w:rPr>
            <w:rFonts w:ascii="Cambria Math" w:hAnsi="Cambria Math" w:cs="Arial"/>
            <w:sz w:val="22"/>
            <w:szCs w:val="22"/>
          </w:rPr>
          <m:t>Q</m:t>
        </m:r>
        <m:r>
          <w:rPr>
            <w:rFonts w:ascii="Cambria Math" w:eastAsiaTheme="minorEastAsia" w:hAnsi="Cambria Math" w:cs="Arial"/>
            <w:sz w:val="22"/>
            <w:szCs w:val="22"/>
          </w:rPr>
          <m:t>(o Re)</m:t>
        </m:r>
      </m:oMath>
      <w:r w:rsidR="004E4616" w:rsidRPr="00B10BE5">
        <w:rPr>
          <w:rFonts w:ascii="Arial" w:hAnsi="Arial" w:cs="Arial"/>
          <w:sz w:val="22"/>
          <w:szCs w:val="22"/>
        </w:rPr>
        <w:t xml:space="preserve">; </w:t>
      </w:r>
      <m:oMath>
        <m:acc>
          <m:accPr>
            <m:chr m:val="̃"/>
            <m:ctrlPr>
              <w:rPr>
                <w:rFonts w:ascii="Cambria Math" w:hAnsi="Cambria Math" w:cs="Arial"/>
                <w:sz w:val="22"/>
                <w:szCs w:val="22"/>
              </w:rPr>
            </m:ctrlPr>
          </m:accPr>
          <m:e>
            <m:r>
              <w:rPr>
                <w:rFonts w:ascii="Cambria Math" w:hAnsi="Cambria Math" w:cs="Arial"/>
                <w:sz w:val="22"/>
                <w:szCs w:val="22"/>
              </w:rPr>
              <m:t>z</m:t>
            </m:r>
          </m:e>
        </m:acc>
        <m:r>
          <m:rPr>
            <m:sty m:val="p"/>
          </m:rPr>
          <w:rPr>
            <w:rFonts w:ascii="Cambria Math" w:hAnsi="Cambria Math" w:cs="Arial"/>
            <w:sz w:val="22"/>
            <w:szCs w:val="22"/>
          </w:rPr>
          <m:t>=</m:t>
        </m:r>
        <m:r>
          <w:rPr>
            <w:rFonts w:ascii="Cambria Math" w:hAnsi="Cambria Math" w:cs="Arial"/>
            <w:sz w:val="22"/>
            <w:szCs w:val="22"/>
          </w:rPr>
          <m:t>z</m:t>
        </m:r>
        <m:r>
          <m:rPr>
            <m:sty m:val="p"/>
          </m:rPr>
          <w:rPr>
            <w:rFonts w:ascii="Cambria Math" w:hAnsi="Cambria Math" w:cs="Arial"/>
            <w:sz w:val="22"/>
            <w:szCs w:val="22"/>
          </w:rPr>
          <m:t>/</m:t>
        </m:r>
        <m:r>
          <w:rPr>
            <w:rFonts w:ascii="Cambria Math" w:hAnsi="Cambria Math" w:cs="Arial"/>
            <w:sz w:val="22"/>
            <w:szCs w:val="22"/>
          </w:rPr>
          <m:t>L</m:t>
        </m:r>
      </m:oMath>
    </w:p>
    <w:bookmarkEnd w:id="7662"/>
    <w:p w14:paraId="42CF11CB" w14:textId="77777777" w:rsidR="004E4616" w:rsidRPr="00BB4E0F" w:rsidRDefault="004E4616">
      <w:pPr>
        <w:spacing w:line="360" w:lineRule="auto"/>
        <w:ind w:left="708"/>
        <w:jc w:val="center"/>
        <w:rPr>
          <w:rStyle w:val="nfasissutil"/>
          <w:rFonts w:ascii="Arial" w:hAnsi="Arial" w:cs="Arial"/>
        </w:rPr>
        <w:pPrChange w:id="7663" w:author="JAVIERA PAZ LEFORT IBANEZ" w:date="2025-09-22T17:14:00Z" w16du:dateUtc="2025-09-22T20:14:00Z">
          <w:pPr>
            <w:jc w:val="both"/>
          </w:pPr>
        </w:pPrChange>
      </w:pPr>
      <w:r w:rsidRPr="00BB4E0F">
        <w:rPr>
          <w:rStyle w:val="nfasissutil"/>
          <w:rFonts w:ascii="Arial" w:hAnsi="Arial" w:cs="Arial"/>
          <w:noProof/>
        </w:rPr>
        <w:drawing>
          <wp:inline distT="0" distB="0" distL="0" distR="0" wp14:anchorId="1CEA5FEE" wp14:editId="64DD0A92">
            <wp:extent cx="3954780" cy="2344209"/>
            <wp:effectExtent l="0" t="0" r="7620" b="0"/>
            <wp:docPr id="202550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0739" name="Imagen 1"/>
                    <pic:cNvPicPr/>
                  </pic:nvPicPr>
                  <pic:blipFill>
                    <a:blip r:embed="rId26">
                      <a:extLst>
                        <a:ext uri="{28A0092B-C50C-407E-A947-70E740481C1C}">
                          <a14:useLocalDpi xmlns:a14="http://schemas.microsoft.com/office/drawing/2010/main" val="0"/>
                        </a:ext>
                      </a:extLst>
                    </a:blip>
                    <a:stretch>
                      <a:fillRect/>
                    </a:stretch>
                  </pic:blipFill>
                  <pic:spPr>
                    <a:xfrm>
                      <a:off x="0" y="0"/>
                      <a:ext cx="3962805" cy="2348966"/>
                    </a:xfrm>
                    <a:prstGeom prst="rect">
                      <a:avLst/>
                    </a:prstGeom>
                  </pic:spPr>
                </pic:pic>
              </a:graphicData>
            </a:graphic>
          </wp:inline>
        </w:drawing>
      </w:r>
    </w:p>
    <w:p w14:paraId="123D7C80" w14:textId="77777777" w:rsidR="004E4616" w:rsidRPr="00BB4E0F" w:rsidRDefault="004E4616">
      <w:pPr>
        <w:spacing w:line="360" w:lineRule="auto"/>
        <w:ind w:left="708"/>
        <w:rPr>
          <w:rFonts w:ascii="Arial" w:hAnsi="Arial" w:cs="Arial"/>
          <w:rPrChange w:id="7664" w:author="JAVIERA PAZ LEFORT IBANEZ" w:date="2025-09-22T17:14:00Z" w16du:dateUtc="2025-09-22T20:14:00Z">
            <w:rPr/>
          </w:rPrChange>
        </w:rPr>
        <w:pPrChange w:id="7665" w:author="JAVIERA PAZ LEFORT IBANEZ" w:date="2025-09-22T17:14:00Z" w16du:dateUtc="2025-09-22T20:14:00Z">
          <w:pPr/>
        </w:pPrChange>
      </w:pPr>
    </w:p>
    <w:p w14:paraId="02F99076" w14:textId="77777777" w:rsidR="00902C03" w:rsidRPr="001B7855" w:rsidRDefault="00902C03">
      <w:pPr>
        <w:pStyle w:val="Ttulo3"/>
        <w:spacing w:line="360" w:lineRule="auto"/>
        <w:ind w:left="708"/>
        <w:rPr>
          <w:rFonts w:ascii="Arial" w:hAnsi="Arial" w:cs="Arial"/>
          <w:color w:val="auto"/>
          <w:sz w:val="24"/>
          <w:szCs w:val="24"/>
        </w:rPr>
        <w:pPrChange w:id="7666" w:author="JAVIERA PAZ LEFORT IBANEZ" w:date="2025-09-22T17:14:00Z" w16du:dateUtc="2025-09-22T20:14:00Z">
          <w:pPr>
            <w:pStyle w:val="Ttulo3"/>
          </w:pPr>
        </w:pPrChange>
      </w:pPr>
      <w:bookmarkStart w:id="7667" w:name="_Toc209475946"/>
      <w:r w:rsidRPr="001B7855">
        <w:rPr>
          <w:rFonts w:ascii="Arial" w:hAnsi="Arial" w:cs="Arial"/>
          <w:color w:val="auto"/>
          <w:sz w:val="24"/>
          <w:szCs w:val="24"/>
        </w:rPr>
        <w:t>5.3.2 Métricas agregadas vs Re</w:t>
      </w:r>
      <w:bookmarkEnd w:id="7667"/>
    </w:p>
    <w:p w14:paraId="627A84AD" w14:textId="646A2A85" w:rsidR="00561C33" w:rsidRPr="00BB4E0F" w:rsidRDefault="00561C33">
      <w:pPr>
        <w:spacing w:line="360" w:lineRule="auto"/>
        <w:ind w:left="708"/>
        <w:rPr>
          <w:rFonts w:ascii="Arial" w:hAnsi="Arial" w:cs="Arial"/>
          <w:rPrChange w:id="7668" w:author="JAVIERA PAZ LEFORT IBANEZ" w:date="2025-09-22T17:14:00Z" w16du:dateUtc="2025-09-22T20:14:00Z">
            <w:rPr/>
          </w:rPrChange>
        </w:rPr>
        <w:pPrChange w:id="7669" w:author="JAVIERA PAZ LEFORT IBANEZ" w:date="2025-09-22T17:14:00Z" w16du:dateUtc="2025-09-22T20:14:00Z">
          <w:pPr/>
        </w:pPrChange>
      </w:pPr>
      <w:r w:rsidRPr="00BB4E0F">
        <w:rPr>
          <w:rFonts w:ascii="Arial" w:hAnsi="Arial" w:cs="Arial"/>
          <w:rPrChange w:id="7670" w:author="JAVIERA PAZ LEFORT IBANEZ" w:date="2025-09-22T17:14:00Z" w16du:dateUtc="2025-09-22T20:14:00Z">
            <w:rPr/>
          </w:rPrChange>
        </w:rPr>
        <w:t xml:space="preserve">La Figura </w:t>
      </w:r>
      <w:r w:rsidR="00754804" w:rsidRPr="00BB4E0F">
        <w:rPr>
          <w:rFonts w:ascii="Arial" w:hAnsi="Arial" w:cs="Arial"/>
          <w:rPrChange w:id="7671" w:author="JAVIERA PAZ LEFORT IBANEZ" w:date="2025-09-22T17:14:00Z" w16du:dateUtc="2025-09-22T20:14:00Z">
            <w:rPr/>
          </w:rPrChange>
        </w:rPr>
        <w:t>5.7</w:t>
      </w:r>
      <w:r w:rsidRPr="00BB4E0F">
        <w:rPr>
          <w:rFonts w:ascii="Arial" w:hAnsi="Arial" w:cs="Arial"/>
          <w:b/>
          <w:bCs/>
          <w:rPrChange w:id="7672" w:author="JAVIERA PAZ LEFORT IBANEZ" w:date="2025-09-22T17:14:00Z" w16du:dateUtc="2025-09-22T20:14:00Z">
            <w:rPr>
              <w:b/>
              <w:bCs/>
            </w:rPr>
          </w:rPrChange>
        </w:rPr>
        <w:t xml:space="preserve"> </w:t>
      </w:r>
      <w:r w:rsidR="00754804" w:rsidRPr="00BB4E0F">
        <w:rPr>
          <w:rFonts w:ascii="Arial" w:eastAsiaTheme="minorEastAsia" w:hAnsi="Arial" w:cs="Arial"/>
          <w:b/>
          <w:bCs/>
          <w:rPrChange w:id="7673" w:author="JAVIERA PAZ LEFORT IBANEZ" w:date="2025-09-22T17:14:00Z" w16du:dateUtc="2025-09-22T20:14:00Z">
            <w:rPr>
              <w:rFonts w:eastAsiaTheme="minorEastAsia"/>
              <w:b/>
              <w:bCs/>
            </w:rPr>
          </w:rPrChange>
        </w:rPr>
        <w:t>(</w:t>
      </w:r>
      <m:oMath>
        <m:sSub>
          <m:sSubPr>
            <m:ctrlPr>
              <w:rPr>
                <w:rFonts w:ascii="Cambria Math" w:hAnsi="Cambria Math" w:cs="Arial"/>
                <w:i/>
              </w:rPr>
            </m:ctrlPr>
          </m:sSubPr>
          <m:e>
            <m:r>
              <w:rPr>
                <w:rFonts w:ascii="Cambria Math" w:hAnsi="Cambria Math" w:cs="Arial"/>
                <w:rPrChange w:id="7674" w:author="JAVIERA PAZ LEFORT IBANEZ" w:date="2025-09-22T17:14:00Z" w16du:dateUtc="2025-09-22T20:14:00Z">
                  <w:rPr>
                    <w:rFonts w:ascii="Cambria Math" w:hAnsi="Cambria Math" w:cs="Arial"/>
                    <w:sz w:val="22"/>
                    <w:szCs w:val="22"/>
                  </w:rPr>
                </w:rPrChange>
              </w:rPr>
              <m:t>J</m:t>
            </m:r>
          </m:e>
          <m:sub>
            <m:r>
              <w:rPr>
                <w:rFonts w:ascii="Cambria Math" w:hAnsi="Cambria Math" w:cs="Arial"/>
                <w:rPrChange w:id="7675" w:author="JAVIERA PAZ LEFORT IBANEZ" w:date="2025-09-22T17:14:00Z" w16du:dateUtc="2025-09-22T20:14:00Z">
                  <w:rPr>
                    <w:rFonts w:ascii="Cambria Math" w:hAnsi="Cambria Math" w:cs="Arial"/>
                    <w:sz w:val="22"/>
                    <w:szCs w:val="22"/>
                  </w:rPr>
                </w:rPrChange>
              </w:rPr>
              <m:t>in</m:t>
            </m:r>
          </m:sub>
        </m:sSub>
        <m:r>
          <w:rPr>
            <w:rFonts w:ascii="Cambria Math" w:hAnsi="Cambria Math" w:cs="Arial"/>
            <w:rPrChange w:id="7676" w:author="JAVIERA PAZ LEFORT IBANEZ" w:date="2025-09-22T17:14:00Z" w16du:dateUtc="2025-09-22T20:14:00Z">
              <w:rPr>
                <w:rFonts w:ascii="Cambria Math" w:hAnsi="Cambria Math" w:cs="Arial"/>
                <w:sz w:val="22"/>
                <w:szCs w:val="22"/>
              </w:rPr>
            </w:rPrChange>
          </w:rPr>
          <m:t xml:space="preserve"> vs Re</m:t>
        </m:r>
      </m:oMath>
      <w:r w:rsidRPr="00BB4E0F">
        <w:rPr>
          <w:rFonts w:ascii="Arial" w:hAnsi="Arial" w:cs="Arial"/>
          <w:b/>
          <w:bCs/>
        </w:rPr>
        <w:t>​</w:t>
      </w:r>
      <w:r w:rsidR="00754804" w:rsidRPr="00BB4E0F">
        <w:rPr>
          <w:rFonts w:ascii="Arial" w:hAnsi="Arial" w:cs="Arial"/>
          <w:b/>
          <w:bCs/>
          <w:rPrChange w:id="7677" w:author="JAVIERA PAZ LEFORT IBANEZ" w:date="2025-09-22T17:14:00Z" w16du:dateUtc="2025-09-22T20:14:00Z">
            <w:rPr>
              <w:b/>
              <w:bCs/>
            </w:rPr>
          </w:rPrChange>
        </w:rPr>
        <w:t>)</w:t>
      </w:r>
      <w:r w:rsidRPr="00BB4E0F">
        <w:rPr>
          <w:rFonts w:ascii="Arial" w:hAnsi="Arial" w:cs="Arial"/>
          <w:rPrChange w:id="7678" w:author="JAVIERA PAZ LEFORT IBANEZ" w:date="2025-09-22T17:14:00Z" w16du:dateUtc="2025-09-22T20:14:00Z">
            <w:rPr/>
          </w:rPrChange>
        </w:rPr>
        <w:t xml:space="preserve"> muestra que el flujo de entrada crece de manera monótona con Re. En paralelo, la Figura </w:t>
      </w:r>
      <w:r w:rsidR="00754804" w:rsidRPr="00BB4E0F">
        <w:rPr>
          <w:rFonts w:ascii="Arial" w:hAnsi="Arial" w:cs="Arial"/>
          <w:rPrChange w:id="7679" w:author="JAVIERA PAZ LEFORT IBANEZ" w:date="2025-09-22T17:14:00Z" w16du:dateUtc="2025-09-22T20:14:00Z">
            <w:rPr/>
          </w:rPrChange>
        </w:rPr>
        <w:t>5.8</w:t>
      </w:r>
      <w:r w:rsidRPr="00BB4E0F">
        <w:rPr>
          <w:rFonts w:ascii="Arial" w:hAnsi="Arial" w:cs="Arial"/>
          <w:rPrChange w:id="7680" w:author="JAVIERA PAZ LEFORT IBANEZ" w:date="2025-09-22T17:14:00Z" w16du:dateUtc="2025-09-22T20:14:00Z">
            <w:rPr/>
          </w:rPrChange>
        </w:rPr>
        <w:t xml:space="preserve"> (</w:t>
      </w:r>
      <m:oMath>
        <m:sSub>
          <m:sSubPr>
            <m:ctrlPr>
              <w:ins w:id="7681" w:author="JAVIERA PAZ LEFORT IBANEZ" w:date="2025-09-20T00:00:00Z" w16du:dateUtc="2025-09-20T03:00:00Z">
                <w:rPr>
                  <w:rFonts w:ascii="Cambria Math" w:hAnsi="Cambria Math" w:cs="Arial"/>
                  <w:i/>
                </w:rPr>
              </w:ins>
            </m:ctrlPr>
          </m:sSubPr>
          <m:e>
            <m:acc>
              <m:accPr>
                <m:chr m:val="̇"/>
                <m:ctrlPr>
                  <w:ins w:id="7682" w:author="JAVIERA PAZ LEFORT IBANEZ" w:date="2025-09-20T00:00:00Z" w16du:dateUtc="2025-09-20T03:00:00Z">
                    <w:rPr>
                      <w:rFonts w:ascii="Cambria Math" w:hAnsi="Cambria Math" w:cs="Arial"/>
                      <w:i/>
                    </w:rPr>
                  </w:ins>
                </m:ctrlPr>
              </m:accPr>
              <m:e>
                <m:r>
                  <w:ins w:id="7683" w:author="JAVIERA PAZ LEFORT IBANEZ" w:date="2025-09-20T00:00:00Z" w16du:dateUtc="2025-09-20T03:00:00Z">
                    <w:rPr>
                      <w:rFonts w:ascii="Cambria Math" w:hAnsi="Cambria Math" w:cs="Arial"/>
                    </w:rPr>
                    <m:t>m</m:t>
                  </w:ins>
                </m:r>
              </m:e>
            </m:acc>
          </m:e>
          <m:sub>
            <m:r>
              <w:ins w:id="7684" w:author="JAVIERA PAZ LEFORT IBANEZ" w:date="2025-09-20T00:00:00Z" w16du:dateUtc="2025-09-20T03:00:00Z">
                <w:rPr>
                  <w:rFonts w:ascii="Cambria Math" w:hAnsi="Cambria Math" w:cs="Arial"/>
                </w:rPr>
                <m:t>int</m:t>
              </w:ins>
            </m:r>
          </m:sub>
        </m:sSub>
        <m:r>
          <w:rPr>
            <w:rFonts w:ascii="Cambria Math" w:hAnsi="Cambria Math" w:cs="Arial"/>
          </w:rPr>
          <m:t xml:space="preserve"> vs Re</m:t>
        </m:r>
      </m:oMath>
      <w:r w:rsidR="00754804" w:rsidRPr="00BB4E0F">
        <w:rPr>
          <w:rFonts w:ascii="Arial" w:hAnsi="Arial" w:cs="Arial"/>
          <w:rPrChange w:id="7685" w:author="JAVIERA PAZ LEFORT IBANEZ" w:date="2025-09-22T17:14:00Z" w16du:dateUtc="2025-09-22T20:14:00Z">
            <w:rPr/>
          </w:rPrChange>
        </w:rPr>
        <w:t>)</w:t>
      </w:r>
      <w:r w:rsidRPr="00BB4E0F">
        <w:rPr>
          <w:rFonts w:ascii="Arial" w:hAnsi="Arial" w:cs="Arial"/>
          <w:rPrChange w:id="7686" w:author="JAVIERA PAZ LEFORT IBANEZ" w:date="2025-09-22T17:14:00Z" w16du:dateUtc="2025-09-22T20:14:00Z">
            <w:rPr/>
          </w:rPrChange>
        </w:rPr>
        <w:t xml:space="preserve"> evidencia un aumento casi lineal de la masa de agua retirada por el módulo.</w:t>
      </w:r>
    </w:p>
    <w:p w14:paraId="1140BB97" w14:textId="26B705E2" w:rsidR="00561C33" w:rsidRPr="00BE66B1" w:rsidRDefault="00561C33">
      <w:pPr>
        <w:spacing w:line="360" w:lineRule="auto"/>
        <w:ind w:left="708"/>
        <w:rPr>
          <w:rFonts w:ascii="Arial" w:hAnsi="Arial" w:cs="Arial"/>
          <w:sz w:val="22"/>
          <w:szCs w:val="22"/>
          <w:rPrChange w:id="7687" w:author="JAVIERA PAZ LEFORT IBANEZ" w:date="2025-09-22T17:14:00Z" w16du:dateUtc="2025-09-22T20:14:00Z">
            <w:rPr/>
          </w:rPrChange>
        </w:rPr>
        <w:pPrChange w:id="7688" w:author="JAVIERA PAZ LEFORT IBANEZ" w:date="2025-09-22T17:14:00Z" w16du:dateUtc="2025-09-22T20:14:00Z">
          <w:pPr/>
        </w:pPrChange>
      </w:pPr>
      <w:bookmarkStart w:id="7689" w:name="_Hlk209474383"/>
      <w:r w:rsidRPr="00BE66B1">
        <w:rPr>
          <w:rFonts w:ascii="Arial" w:hAnsi="Arial" w:cs="Arial"/>
          <w:b/>
          <w:bCs/>
          <w:sz w:val="22"/>
          <w:szCs w:val="22"/>
          <w:rPrChange w:id="7690" w:author="JAVIERA PAZ LEFORT IBANEZ" w:date="2025-09-22T17:14:00Z" w16du:dateUtc="2025-09-22T20:14:00Z">
            <w:rPr>
              <w:b/>
              <w:bCs/>
            </w:rPr>
          </w:rPrChange>
        </w:rPr>
        <w:t xml:space="preserve">Figura </w:t>
      </w:r>
      <w:r w:rsidR="00754804" w:rsidRPr="00BE66B1">
        <w:rPr>
          <w:rFonts w:ascii="Arial" w:hAnsi="Arial" w:cs="Arial"/>
          <w:b/>
          <w:bCs/>
          <w:sz w:val="22"/>
          <w:szCs w:val="22"/>
          <w:rPrChange w:id="7691" w:author="JAVIERA PAZ LEFORT IBANEZ" w:date="2025-09-22T17:14:00Z" w16du:dateUtc="2025-09-22T20:14:00Z">
            <w:rPr>
              <w:b/>
              <w:bCs/>
            </w:rPr>
          </w:rPrChange>
        </w:rPr>
        <w:t>5.7</w:t>
      </w:r>
      <w:r w:rsidRPr="00BE66B1">
        <w:rPr>
          <w:rFonts w:ascii="Arial" w:hAnsi="Arial" w:cs="Arial"/>
          <w:sz w:val="22"/>
          <w:szCs w:val="22"/>
          <w:rPrChange w:id="7692" w:author="JAVIERA PAZ LEFORT IBANEZ" w:date="2025-09-22T17:14:00Z" w16du:dateUtc="2025-09-22T20:14:00Z">
            <w:rPr/>
          </w:rPrChange>
        </w:rPr>
        <w:t xml:space="preserve"> </w:t>
      </w:r>
      <m:oMath>
        <m:sSub>
          <m:sSubPr>
            <m:ctrlPr>
              <w:rPr>
                <w:rFonts w:ascii="Cambria Math" w:hAnsi="Cambria Math" w:cs="Arial"/>
                <w:i/>
                <w:sz w:val="22"/>
                <w:szCs w:val="22"/>
              </w:rPr>
            </m:ctrlPr>
          </m:sSubPr>
          <m:e>
            <m:r>
              <w:rPr>
                <w:rFonts w:ascii="Cambria Math" w:hAnsi="Cambria Math" w:cs="Arial"/>
                <w:sz w:val="22"/>
                <w:szCs w:val="22"/>
              </w:rPr>
              <m:t>J</m:t>
            </m:r>
          </m:e>
          <m:sub>
            <m:r>
              <w:rPr>
                <w:rFonts w:ascii="Cambria Math" w:hAnsi="Cambria Math" w:cs="Arial"/>
                <w:sz w:val="22"/>
                <w:szCs w:val="22"/>
              </w:rPr>
              <m:t>in</m:t>
            </m:r>
          </m:sub>
        </m:sSub>
      </m:oMath>
      <w:r w:rsidRPr="00BE66B1">
        <w:rPr>
          <w:rFonts w:ascii="Arial" w:hAnsi="Arial" w:cs="Arial"/>
          <w:sz w:val="22"/>
          <w:szCs w:val="22"/>
        </w:rPr>
        <w:t>​</w:t>
      </w:r>
      <w:r w:rsidRPr="00BE66B1">
        <w:rPr>
          <w:rFonts w:ascii="Arial" w:hAnsi="Arial" w:cs="Arial"/>
          <w:sz w:val="22"/>
          <w:szCs w:val="22"/>
          <w:rPrChange w:id="7693" w:author="JAVIERA PAZ LEFORT IBANEZ" w:date="2025-09-22T17:14:00Z" w16du:dateUtc="2025-09-22T20:14:00Z">
            <w:rPr/>
          </w:rPrChange>
        </w:rPr>
        <w:t xml:space="preserve"> en función de Re.</w:t>
      </w:r>
    </w:p>
    <w:bookmarkEnd w:id="7689"/>
    <w:p w14:paraId="75BF903C" w14:textId="0E927914" w:rsidR="009629F4" w:rsidRPr="00BB4E0F" w:rsidRDefault="009629F4">
      <w:pPr>
        <w:spacing w:line="360" w:lineRule="auto"/>
        <w:ind w:left="708"/>
        <w:jc w:val="center"/>
        <w:rPr>
          <w:rFonts w:ascii="Arial" w:hAnsi="Arial" w:cs="Arial"/>
          <w:rPrChange w:id="7694" w:author="JAVIERA PAZ LEFORT IBANEZ" w:date="2025-09-22T17:14:00Z" w16du:dateUtc="2025-09-22T20:14:00Z">
            <w:rPr/>
          </w:rPrChange>
        </w:rPr>
        <w:pPrChange w:id="7695" w:author="JAVIERA PAZ LEFORT IBANEZ" w:date="2025-09-22T17:14:00Z" w16du:dateUtc="2025-09-22T20:14:00Z">
          <w:pPr/>
        </w:pPrChange>
      </w:pPr>
      <w:r w:rsidRPr="00BB4E0F">
        <w:rPr>
          <w:rFonts w:ascii="Arial" w:hAnsi="Arial" w:cs="Arial"/>
          <w:noProof/>
          <w:rPrChange w:id="7696" w:author="JAVIERA PAZ LEFORT IBANEZ" w:date="2025-09-22T17:14:00Z" w16du:dateUtc="2025-09-22T20:14:00Z">
            <w:rPr>
              <w:noProof/>
            </w:rPr>
          </w:rPrChange>
        </w:rPr>
        <w:drawing>
          <wp:inline distT="0" distB="0" distL="0" distR="0" wp14:anchorId="243BA246" wp14:editId="2898A6BC">
            <wp:extent cx="3960000" cy="2626530"/>
            <wp:effectExtent l="0" t="0" r="2540" b="2540"/>
            <wp:docPr id="357973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3236" name="Imagen 1"/>
                    <pic:cNvPicPr/>
                  </pic:nvPicPr>
                  <pic:blipFill>
                    <a:blip r:embed="rId27">
                      <a:extLst>
                        <a:ext uri="{28A0092B-C50C-407E-A947-70E740481C1C}">
                          <a14:useLocalDpi xmlns:a14="http://schemas.microsoft.com/office/drawing/2010/main" val="0"/>
                        </a:ext>
                      </a:extLst>
                    </a:blip>
                    <a:stretch>
                      <a:fillRect/>
                    </a:stretch>
                  </pic:blipFill>
                  <pic:spPr>
                    <a:xfrm>
                      <a:off x="0" y="0"/>
                      <a:ext cx="3960000" cy="2626530"/>
                    </a:xfrm>
                    <a:prstGeom prst="rect">
                      <a:avLst/>
                    </a:prstGeom>
                  </pic:spPr>
                </pic:pic>
              </a:graphicData>
            </a:graphic>
          </wp:inline>
        </w:drawing>
      </w:r>
    </w:p>
    <w:p w14:paraId="3E8B394D" w14:textId="1FA63F06" w:rsidR="009629F4" w:rsidRPr="00BE66B1" w:rsidRDefault="00754804">
      <w:pPr>
        <w:spacing w:line="360" w:lineRule="auto"/>
        <w:ind w:left="708"/>
        <w:rPr>
          <w:rFonts w:ascii="Arial" w:hAnsi="Arial" w:cs="Arial"/>
          <w:sz w:val="22"/>
          <w:szCs w:val="22"/>
          <w:rPrChange w:id="7697" w:author="JAVIERA PAZ LEFORT IBANEZ" w:date="2025-09-22T17:14:00Z" w16du:dateUtc="2025-09-22T20:14:00Z">
            <w:rPr/>
          </w:rPrChange>
        </w:rPr>
        <w:pPrChange w:id="7698" w:author="JAVIERA PAZ LEFORT IBANEZ" w:date="2025-09-22T17:14:00Z" w16du:dateUtc="2025-09-22T20:14:00Z">
          <w:pPr/>
        </w:pPrChange>
      </w:pPr>
      <w:bookmarkStart w:id="7699" w:name="_Hlk209474401"/>
      <w:r w:rsidRPr="00BE66B1">
        <w:rPr>
          <w:rFonts w:ascii="Arial" w:hAnsi="Arial" w:cs="Arial"/>
          <w:b/>
          <w:bCs/>
          <w:sz w:val="22"/>
          <w:szCs w:val="22"/>
          <w:rPrChange w:id="7700" w:author="JAVIERA PAZ LEFORT IBANEZ" w:date="2025-09-22T17:14:00Z" w16du:dateUtc="2025-09-22T20:14:00Z">
            <w:rPr>
              <w:b/>
              <w:bCs/>
            </w:rPr>
          </w:rPrChange>
        </w:rPr>
        <w:t>Figura 5.8</w:t>
      </w:r>
      <w:r w:rsidRPr="00BE66B1">
        <w:rPr>
          <w:rFonts w:ascii="Arial" w:hAnsi="Arial" w:cs="Arial"/>
          <w:sz w:val="22"/>
          <w:szCs w:val="22"/>
          <w:rPrChange w:id="7701" w:author="JAVIERA PAZ LEFORT IBANEZ" w:date="2025-09-22T17:14:00Z" w16du:dateUtc="2025-09-22T20:14:00Z">
            <w:rPr/>
          </w:rPrChange>
        </w:rPr>
        <w:t xml:space="preserve"> Masa transferida total [kg/h] en función de </w:t>
      </w:r>
      <m:oMath>
        <m:r>
          <w:rPr>
            <w:rFonts w:ascii="Cambria Math" w:hAnsi="Cambria Math" w:cs="Arial"/>
            <w:sz w:val="22"/>
            <w:szCs w:val="22"/>
          </w:rPr>
          <m:t>Re</m:t>
        </m:r>
      </m:oMath>
      <w:r w:rsidRPr="00BE66B1">
        <w:rPr>
          <w:rFonts w:ascii="Arial" w:hAnsi="Arial" w:cs="Arial"/>
          <w:sz w:val="22"/>
          <w:szCs w:val="22"/>
          <w:rPrChange w:id="7702" w:author="JAVIERA PAZ LEFORT IBANEZ" w:date="2025-09-22T17:14:00Z" w16du:dateUtc="2025-09-22T20:14:00Z">
            <w:rPr/>
          </w:rPrChange>
        </w:rPr>
        <w:t>.</w:t>
      </w:r>
    </w:p>
    <w:bookmarkEnd w:id="7699"/>
    <w:p w14:paraId="611808F5" w14:textId="7FADF1F4" w:rsidR="00A55ED5" w:rsidRPr="00BB4E0F" w:rsidRDefault="00754804">
      <w:pPr>
        <w:spacing w:line="360" w:lineRule="auto"/>
        <w:ind w:left="708"/>
        <w:jc w:val="center"/>
        <w:rPr>
          <w:rFonts w:ascii="Arial" w:hAnsi="Arial" w:cs="Arial"/>
          <w:rPrChange w:id="7703" w:author="JAVIERA PAZ LEFORT IBANEZ" w:date="2025-09-22T17:14:00Z" w16du:dateUtc="2025-09-22T20:14:00Z">
            <w:rPr/>
          </w:rPrChange>
        </w:rPr>
        <w:pPrChange w:id="7704" w:author="JAVIERA PAZ LEFORT IBANEZ" w:date="2025-09-22T17:14:00Z" w16du:dateUtc="2025-09-22T20:14:00Z">
          <w:pPr/>
        </w:pPrChange>
      </w:pPr>
      <w:r w:rsidRPr="00BB4E0F">
        <w:rPr>
          <w:rFonts w:ascii="Arial" w:hAnsi="Arial" w:cs="Arial"/>
          <w:noProof/>
          <w:rPrChange w:id="7705" w:author="JAVIERA PAZ LEFORT IBANEZ" w:date="2025-09-22T17:14:00Z" w16du:dateUtc="2025-09-22T20:14:00Z">
            <w:rPr>
              <w:noProof/>
            </w:rPr>
          </w:rPrChange>
        </w:rPr>
        <w:lastRenderedPageBreak/>
        <w:drawing>
          <wp:inline distT="0" distB="0" distL="0" distR="0" wp14:anchorId="4F281EAB" wp14:editId="51EDED90">
            <wp:extent cx="3960000" cy="2626531"/>
            <wp:effectExtent l="0" t="0" r="2540" b="2540"/>
            <wp:docPr id="878281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81074" name="Imagen 1"/>
                    <pic:cNvPicPr/>
                  </pic:nvPicPr>
                  <pic:blipFill>
                    <a:blip r:embed="rId28">
                      <a:extLst>
                        <a:ext uri="{28A0092B-C50C-407E-A947-70E740481C1C}">
                          <a14:useLocalDpi xmlns:a14="http://schemas.microsoft.com/office/drawing/2010/main" val="0"/>
                        </a:ext>
                      </a:extLst>
                    </a:blip>
                    <a:stretch>
                      <a:fillRect/>
                    </a:stretch>
                  </pic:blipFill>
                  <pic:spPr>
                    <a:xfrm>
                      <a:off x="0" y="0"/>
                      <a:ext cx="3960000" cy="2626531"/>
                    </a:xfrm>
                    <a:prstGeom prst="rect">
                      <a:avLst/>
                    </a:prstGeom>
                  </pic:spPr>
                </pic:pic>
              </a:graphicData>
            </a:graphic>
          </wp:inline>
        </w:drawing>
      </w:r>
    </w:p>
    <w:p w14:paraId="2E4C20EE" w14:textId="77777777" w:rsidR="00E0728F" w:rsidRPr="001B7855" w:rsidRDefault="00E0728F">
      <w:pPr>
        <w:pStyle w:val="Ttulo3"/>
        <w:spacing w:line="360" w:lineRule="auto"/>
        <w:ind w:left="708"/>
        <w:jc w:val="both"/>
        <w:rPr>
          <w:rFonts w:ascii="Arial" w:hAnsi="Arial" w:cs="Arial"/>
          <w:color w:val="auto"/>
          <w:sz w:val="24"/>
          <w:szCs w:val="24"/>
          <w:lang w:val="en-US"/>
        </w:rPr>
        <w:pPrChange w:id="7706" w:author="JAVIERA PAZ LEFORT IBANEZ" w:date="2025-09-22T17:14:00Z" w16du:dateUtc="2025-09-22T20:14:00Z">
          <w:pPr>
            <w:pStyle w:val="Ttulo3"/>
            <w:jc w:val="both"/>
          </w:pPr>
        </w:pPrChange>
      </w:pPr>
      <w:bookmarkStart w:id="7707" w:name="_Toc209475947"/>
      <w:r w:rsidRPr="001B7855">
        <w:rPr>
          <w:rFonts w:ascii="Arial" w:hAnsi="Arial" w:cs="Arial"/>
          <w:color w:val="auto"/>
          <w:sz w:val="24"/>
          <w:szCs w:val="24"/>
          <w:lang w:val="en-US"/>
        </w:rPr>
        <w:t xml:space="preserve">5.3.3 </w:t>
      </w:r>
      <w:proofErr w:type="spellStart"/>
      <w:r w:rsidRPr="001B7855">
        <w:rPr>
          <w:rFonts w:ascii="Arial" w:hAnsi="Arial" w:cs="Arial"/>
          <w:color w:val="auto"/>
          <w:sz w:val="24"/>
          <w:szCs w:val="24"/>
          <w:lang w:val="en-US"/>
        </w:rPr>
        <w:t>Productividad</w:t>
      </w:r>
      <w:proofErr w:type="spellEnd"/>
      <w:r w:rsidRPr="001B7855">
        <w:rPr>
          <w:rFonts w:ascii="Arial" w:hAnsi="Arial" w:cs="Arial"/>
          <w:color w:val="auto"/>
          <w:sz w:val="24"/>
          <w:szCs w:val="24"/>
          <w:lang w:val="en-US"/>
        </w:rPr>
        <w:t xml:space="preserve"> vs stage-cut (trade-off </w:t>
      </w:r>
      <w:proofErr w:type="spellStart"/>
      <w:r w:rsidRPr="001B7855">
        <w:rPr>
          <w:rFonts w:ascii="Arial" w:hAnsi="Arial" w:cs="Arial"/>
          <w:color w:val="auto"/>
          <w:sz w:val="24"/>
          <w:szCs w:val="24"/>
          <w:lang w:val="en-US"/>
        </w:rPr>
        <w:t>operativo</w:t>
      </w:r>
      <w:proofErr w:type="spellEnd"/>
      <w:r w:rsidRPr="001B7855">
        <w:rPr>
          <w:rFonts w:ascii="Arial" w:hAnsi="Arial" w:cs="Arial"/>
          <w:color w:val="auto"/>
          <w:sz w:val="24"/>
          <w:szCs w:val="24"/>
          <w:lang w:val="en-US"/>
        </w:rPr>
        <w:t>)</w:t>
      </w:r>
      <w:bookmarkEnd w:id="7707"/>
    </w:p>
    <w:p w14:paraId="7B4DDC25" w14:textId="77777777" w:rsidR="003A4D66" w:rsidRDefault="004E3B2E" w:rsidP="001B7855">
      <w:pPr>
        <w:spacing w:line="360" w:lineRule="auto"/>
        <w:ind w:left="708"/>
        <w:jc w:val="both"/>
        <w:rPr>
          <w:rFonts w:ascii="Arial" w:eastAsia="Times New Roman" w:hAnsi="Arial" w:cs="Arial"/>
          <w:kern w:val="0"/>
          <w:lang w:eastAsia="es-CL"/>
          <w14:ligatures w14:val="none"/>
        </w:rPr>
      </w:pPr>
      <w:r w:rsidRPr="00BB4E0F">
        <w:rPr>
          <w:rFonts w:ascii="Arial" w:eastAsia="Times New Roman" w:hAnsi="Arial" w:cs="Arial"/>
          <w:kern w:val="0"/>
          <w:lang w:eastAsia="es-CL"/>
          <w14:ligatures w14:val="none"/>
        </w:rPr>
        <w:t xml:space="preserve">El grado de extracción en la fibra puede evaluarse mediante </w:t>
      </w:r>
      <m:oMath>
        <m:r>
          <w:rPr>
            <w:rFonts w:ascii="Cambria Math" w:eastAsia="Times New Roman" w:hAnsi="Cambria Math" w:cs="Arial"/>
            <w:kern w:val="0"/>
            <w:lang w:eastAsia="es-CL"/>
            <w14:ligatures w14:val="none"/>
          </w:rPr>
          <m:t>Δf=</m:t>
        </m:r>
        <m:sSub>
          <m:sSubPr>
            <m:ctrlPr>
              <w:rPr>
                <w:rFonts w:ascii="Cambria Math" w:eastAsia="Times New Roman" w:hAnsi="Cambria Math" w:cs="Arial"/>
                <w:i/>
                <w:iCs/>
                <w:kern w:val="0"/>
                <w:lang w:eastAsia="es-CL"/>
                <w14:ligatures w14:val="none"/>
              </w:rPr>
            </m:ctrlPr>
          </m:sSubPr>
          <m:e>
            <m:r>
              <w:rPr>
                <w:rFonts w:ascii="Cambria Math" w:eastAsia="Times New Roman" w:hAnsi="Cambria Math" w:cs="Arial"/>
                <w:kern w:val="0"/>
                <w:lang w:eastAsia="es-CL"/>
                <w14:ligatures w14:val="none"/>
              </w:rPr>
              <m:t>f</m:t>
            </m:r>
          </m:e>
          <m:sub>
            <m:r>
              <w:rPr>
                <w:rFonts w:ascii="Cambria Math" w:eastAsia="Times New Roman" w:hAnsi="Cambria Math" w:cs="Arial"/>
                <w:kern w:val="0"/>
                <w:lang w:eastAsia="es-CL"/>
                <w14:ligatures w14:val="none"/>
              </w:rPr>
              <m:t>in</m:t>
            </m:r>
          </m:sub>
        </m:sSub>
        <m:r>
          <w:rPr>
            <w:rFonts w:ascii="Cambria Math" w:eastAsia="Times New Roman" w:hAnsi="Cambria Math" w:cs="Arial"/>
            <w:kern w:val="0"/>
            <w:lang w:eastAsia="es-CL"/>
            <w14:ligatures w14:val="none"/>
          </w:rPr>
          <m:t>-</m:t>
        </m:r>
        <m:sSub>
          <m:sSubPr>
            <m:ctrlPr>
              <w:rPr>
                <w:rFonts w:ascii="Cambria Math" w:eastAsia="Times New Roman" w:hAnsi="Cambria Math" w:cs="Arial"/>
                <w:i/>
                <w:iCs/>
                <w:kern w:val="0"/>
                <w:lang w:eastAsia="es-CL"/>
                <w14:ligatures w14:val="none"/>
              </w:rPr>
            </m:ctrlPr>
          </m:sSubPr>
          <m:e>
            <m:r>
              <w:rPr>
                <w:rFonts w:ascii="Cambria Math" w:eastAsia="Times New Roman" w:hAnsi="Cambria Math" w:cs="Arial"/>
                <w:kern w:val="0"/>
                <w:lang w:eastAsia="es-CL"/>
                <w14:ligatures w14:val="none"/>
              </w:rPr>
              <m:t>f</m:t>
            </m:r>
          </m:e>
          <m:sub>
            <m:r>
              <w:rPr>
                <w:rFonts w:ascii="Cambria Math" w:eastAsia="Times New Roman" w:hAnsi="Cambria Math" w:cs="Arial"/>
                <w:kern w:val="0"/>
                <w:lang w:eastAsia="es-CL"/>
                <w14:ligatures w14:val="none"/>
              </w:rPr>
              <m:t>out</m:t>
            </m:r>
          </m:sub>
        </m:sSub>
      </m:oMath>
      <w:r w:rsidRPr="00BB4E0F">
        <w:rPr>
          <w:rFonts w:ascii="Arial" w:eastAsia="Times New Roman" w:hAnsi="Arial" w:cs="Arial"/>
          <w:kern w:val="0"/>
          <w:lang w:eastAsia="es-CL"/>
          <w14:ligatures w14:val="none"/>
        </w:rPr>
        <w:t xml:space="preserve"> y, de forma equivalente, con la fracción de salida </w:t>
      </w:r>
      <m:oMath>
        <m:sSub>
          <m:sSubPr>
            <m:ctrlPr>
              <w:rPr>
                <w:rFonts w:ascii="Cambria Math" w:eastAsia="Times New Roman" w:hAnsi="Cambria Math" w:cs="Arial"/>
                <w:i/>
                <w:iCs/>
                <w:kern w:val="0"/>
                <w:lang w:eastAsia="es-CL"/>
                <w14:ligatures w14:val="none"/>
              </w:rPr>
            </m:ctrlPr>
          </m:sSubPr>
          <m:e>
            <m:r>
              <w:rPr>
                <w:rFonts w:ascii="Cambria Math" w:eastAsia="Times New Roman" w:hAnsi="Cambria Math" w:cs="Arial"/>
                <w:kern w:val="0"/>
                <w:lang w:eastAsia="es-CL"/>
                <w14:ligatures w14:val="none"/>
              </w:rPr>
              <m:t>f</m:t>
            </m:r>
          </m:e>
          <m:sub>
            <m:r>
              <w:rPr>
                <w:rFonts w:ascii="Cambria Math" w:eastAsia="Times New Roman" w:hAnsi="Cambria Math" w:cs="Arial"/>
                <w:kern w:val="0"/>
                <w:lang w:eastAsia="es-CL"/>
                <w14:ligatures w14:val="none"/>
              </w:rPr>
              <m:t>out</m:t>
            </m:r>
          </m:sub>
        </m:sSub>
      </m:oMath>
      <w:r w:rsidRPr="00BB4E0F">
        <w:rPr>
          <w:rFonts w:ascii="Arial" w:eastAsia="Times New Roman" w:hAnsi="Arial" w:cs="Arial"/>
          <w:kern w:val="0"/>
          <w:lang w:eastAsia="es-CL"/>
          <w14:ligatures w14:val="none"/>
        </w:rPr>
        <w:t xml:space="preserve">​. La Figura </w:t>
      </w:r>
      <w:r w:rsidR="004B450E" w:rsidRPr="00BB4E0F">
        <w:rPr>
          <w:rFonts w:ascii="Arial" w:eastAsia="Times New Roman" w:hAnsi="Arial" w:cs="Arial"/>
          <w:kern w:val="0"/>
          <w:lang w:eastAsia="es-CL"/>
          <w14:ligatures w14:val="none"/>
        </w:rPr>
        <w:t>5.9</w:t>
      </w:r>
      <w:r w:rsidRPr="00BB4E0F">
        <w:rPr>
          <w:rFonts w:ascii="Arial" w:eastAsia="Times New Roman" w:hAnsi="Arial" w:cs="Arial"/>
          <w:b/>
          <w:bCs/>
          <w:kern w:val="0"/>
          <w:lang w:eastAsia="es-CL"/>
          <w14:ligatures w14:val="none"/>
        </w:rPr>
        <w:t xml:space="preserve"> </w:t>
      </w:r>
      <w:r w:rsidRPr="00BB4E0F">
        <w:rPr>
          <w:rFonts w:ascii="Arial" w:eastAsia="Times New Roman" w:hAnsi="Arial" w:cs="Arial"/>
          <w:kern w:val="0"/>
          <w:lang w:eastAsia="es-CL"/>
          <w14:ligatures w14:val="none"/>
        </w:rPr>
        <w:t>(</w:t>
      </w:r>
      <m:oMath>
        <m:r>
          <w:rPr>
            <w:rFonts w:ascii="Cambria Math" w:eastAsia="Times New Roman" w:hAnsi="Cambria Math" w:cs="Arial"/>
            <w:kern w:val="0"/>
            <w:lang w:eastAsia="es-CL"/>
            <w14:ligatures w14:val="none"/>
          </w:rPr>
          <m:t>Δf</m:t>
        </m:r>
      </m:oMath>
      <w:r w:rsidR="004B450E" w:rsidRPr="00BB4E0F">
        <w:rPr>
          <w:rFonts w:ascii="Arial" w:eastAsia="Times New Roman" w:hAnsi="Arial" w:cs="Arial"/>
          <w:kern w:val="0"/>
          <w:lang w:eastAsia="es-CL"/>
          <w14:ligatures w14:val="none"/>
        </w:rPr>
        <w:t xml:space="preserve"> vs </w:t>
      </w:r>
      <m:oMath>
        <m:r>
          <w:rPr>
            <w:rFonts w:ascii="Cambria Math" w:eastAsia="Times New Roman" w:hAnsi="Cambria Math" w:cs="Arial"/>
            <w:kern w:val="0"/>
            <w:lang w:eastAsia="es-CL"/>
            <w14:ligatures w14:val="none"/>
          </w:rPr>
          <m:t>Re</m:t>
        </m:r>
      </m:oMath>
      <w:r w:rsidRPr="00BB4E0F">
        <w:rPr>
          <w:rFonts w:ascii="Arial" w:eastAsia="Times New Roman" w:hAnsi="Arial" w:cs="Arial"/>
          <w:kern w:val="0"/>
          <w:lang w:eastAsia="es-CL"/>
          <w14:ligatures w14:val="none"/>
        </w:rPr>
        <w:t xml:space="preserve">) muestra que </w:t>
      </w:r>
      <m:oMath>
        <m:r>
          <w:rPr>
            <w:rFonts w:ascii="Cambria Math" w:eastAsia="Times New Roman" w:hAnsi="Cambria Math" w:cs="Arial"/>
            <w:kern w:val="0"/>
            <w:lang w:eastAsia="es-CL"/>
            <w14:ligatures w14:val="none"/>
          </w:rPr>
          <m:t>Δf</m:t>
        </m:r>
      </m:oMath>
      <w:r w:rsidR="004B450E" w:rsidRPr="00BB4E0F">
        <w:rPr>
          <w:rFonts w:ascii="Arial" w:eastAsia="Times New Roman" w:hAnsi="Arial" w:cs="Arial"/>
          <w:iCs/>
          <w:kern w:val="0"/>
          <w:lang w:eastAsia="es-CL"/>
          <w14:ligatures w14:val="none"/>
        </w:rPr>
        <w:t xml:space="preserve"> </w:t>
      </w:r>
      <w:r w:rsidRPr="00BB4E0F">
        <w:rPr>
          <w:rFonts w:ascii="Arial" w:eastAsia="Times New Roman" w:hAnsi="Arial" w:cs="Arial"/>
          <w:kern w:val="0"/>
          <w:lang w:eastAsia="es-CL"/>
          <w14:ligatures w14:val="none"/>
        </w:rPr>
        <w:t xml:space="preserve">disminuye al aumentar </w:t>
      </w:r>
      <m:oMath>
        <m:r>
          <w:rPr>
            <w:rFonts w:ascii="Cambria Math" w:eastAsia="Times New Roman" w:hAnsi="Cambria Math" w:cs="Arial"/>
            <w:kern w:val="0"/>
            <w:lang w:eastAsia="es-CL"/>
            <w14:ligatures w14:val="none"/>
          </w:rPr>
          <m:t>Re</m:t>
        </m:r>
      </m:oMath>
      <w:r w:rsidRPr="00BB4E0F">
        <w:rPr>
          <w:rFonts w:ascii="Arial" w:eastAsia="Times New Roman" w:hAnsi="Arial" w:cs="Arial"/>
          <w:kern w:val="0"/>
          <w:lang w:eastAsia="es-CL"/>
          <w14:ligatures w14:val="none"/>
        </w:rPr>
        <w:t xml:space="preserve">, mientras que la Figura </w:t>
      </w:r>
      <w:r w:rsidR="004B450E" w:rsidRPr="00BB4E0F">
        <w:rPr>
          <w:rFonts w:ascii="Arial" w:eastAsia="Times New Roman" w:hAnsi="Arial" w:cs="Arial"/>
          <w:kern w:val="0"/>
          <w:lang w:eastAsia="es-CL"/>
          <w14:ligatures w14:val="none"/>
        </w:rPr>
        <w:t>5.10</w:t>
      </w:r>
      <w:r w:rsidRPr="00BB4E0F">
        <w:rPr>
          <w:rFonts w:ascii="Arial" w:eastAsia="Times New Roman" w:hAnsi="Arial" w:cs="Arial"/>
          <w:b/>
          <w:bCs/>
          <w:kern w:val="0"/>
          <w:lang w:eastAsia="es-CL"/>
          <w14:ligatures w14:val="none"/>
        </w:rPr>
        <w:t xml:space="preserve"> (</w:t>
      </w:r>
      <m:oMath>
        <m:sSub>
          <m:sSubPr>
            <m:ctrlPr>
              <w:rPr>
                <w:rFonts w:ascii="Cambria Math" w:eastAsia="Times New Roman" w:hAnsi="Cambria Math" w:cs="Arial"/>
                <w:i/>
                <w:kern w:val="0"/>
                <w:lang w:eastAsia="es-CL"/>
                <w14:ligatures w14:val="none"/>
              </w:rPr>
            </m:ctrlPr>
          </m:sSubPr>
          <m:e>
            <m:r>
              <w:rPr>
                <w:rFonts w:ascii="Cambria Math" w:eastAsia="Times New Roman" w:hAnsi="Cambria Math" w:cs="Arial"/>
                <w:kern w:val="0"/>
                <w:lang w:eastAsia="es-CL"/>
                <w14:ligatures w14:val="none"/>
              </w:rPr>
              <m:t>f</m:t>
            </m:r>
          </m:e>
          <m:sub>
            <m:r>
              <w:rPr>
                <w:rFonts w:ascii="Cambria Math" w:eastAsia="Times New Roman" w:hAnsi="Cambria Math" w:cs="Arial"/>
                <w:kern w:val="0"/>
                <w:lang w:eastAsia="es-CL"/>
                <w14:ligatures w14:val="none"/>
              </w:rPr>
              <m:t>fibra,salida</m:t>
            </m:r>
          </m:sub>
        </m:sSub>
        <m:r>
          <w:rPr>
            <w:rFonts w:ascii="Cambria Math" w:eastAsia="Times New Roman" w:hAnsi="Cambria Math" w:cs="Arial"/>
            <w:kern w:val="0"/>
            <w:lang w:eastAsia="es-CL"/>
            <w14:ligatures w14:val="none"/>
          </w:rPr>
          <m:t xml:space="preserve"> vs Re</m:t>
        </m:r>
      </m:oMath>
      <w:r w:rsidRPr="00BB4E0F">
        <w:rPr>
          <w:rFonts w:ascii="Arial" w:eastAsia="Times New Roman" w:hAnsi="Arial" w:cs="Arial"/>
          <w:b/>
          <w:bCs/>
          <w:kern w:val="0"/>
          <w:lang w:eastAsia="es-CL"/>
          <w14:ligatures w14:val="none"/>
        </w:rPr>
        <w:t xml:space="preserve"> )</w:t>
      </w:r>
      <w:r w:rsidRPr="00BB4E0F">
        <w:rPr>
          <w:rFonts w:ascii="Arial" w:eastAsia="Times New Roman" w:hAnsi="Arial" w:cs="Arial"/>
          <w:kern w:val="0"/>
          <w:lang w:eastAsia="es-CL"/>
          <w14:ligatures w14:val="none"/>
        </w:rPr>
        <w:t xml:space="preserve"> aumenta suavemente con Re. La interpretación es directa: a mayor caudal, el tiempo de residencia es menor y, aunque el coeficiente de película crece, el cambio fraccional por pasada es más pequeño. Este es el </w:t>
      </w:r>
      <w:proofErr w:type="spellStart"/>
      <w:r w:rsidRPr="00BB4E0F">
        <w:rPr>
          <w:rFonts w:ascii="Arial" w:eastAsia="Times New Roman" w:hAnsi="Arial" w:cs="Arial"/>
          <w:i/>
          <w:iCs/>
          <w:kern w:val="0"/>
          <w:lang w:eastAsia="es-CL"/>
          <w14:ligatures w14:val="none"/>
        </w:rPr>
        <w:t>trade</w:t>
      </w:r>
      <w:proofErr w:type="spellEnd"/>
      <w:r w:rsidRPr="00BB4E0F">
        <w:rPr>
          <w:rFonts w:ascii="Arial" w:eastAsia="Times New Roman" w:hAnsi="Arial" w:cs="Arial"/>
          <w:i/>
          <w:iCs/>
          <w:kern w:val="0"/>
          <w:lang w:eastAsia="es-CL"/>
          <w14:ligatures w14:val="none"/>
        </w:rPr>
        <w:t>-off</w:t>
      </w:r>
      <w:r w:rsidRPr="00BB4E0F">
        <w:rPr>
          <w:rFonts w:ascii="Arial" w:eastAsia="Times New Roman" w:hAnsi="Arial" w:cs="Arial"/>
          <w:kern w:val="0"/>
          <w:lang w:eastAsia="es-CL"/>
          <w14:ligatures w14:val="none"/>
        </w:rPr>
        <w:t xml:space="preserve"> clásico entre productividad (más</w:t>
      </w:r>
      <w:r w:rsidR="00AC36E5" w:rsidRPr="00BB4E0F">
        <w:rPr>
          <w:rFonts w:ascii="Arial" w:eastAsia="Times New Roman" w:hAnsi="Arial" w:cs="Arial"/>
          <w:kern w:val="0"/>
          <w:lang w:eastAsia="es-CL"/>
          <w14:ligatures w14:val="none"/>
        </w:rPr>
        <w:t xml:space="preserve"> </w:t>
      </w:r>
      <w:r w:rsidRPr="00BB4E0F">
        <w:rPr>
          <w:rFonts w:ascii="Arial" w:eastAsia="Times New Roman" w:hAnsi="Arial" w:cs="Arial"/>
          <w:kern w:val="0"/>
          <w:lang w:eastAsia="es-CL"/>
          <w14:ligatures w14:val="none"/>
        </w:rPr>
        <w:t xml:space="preserve">caudal </w:t>
      </w:r>
      <w:r w:rsidRPr="00BB4E0F">
        <w:rPr>
          <w:rFonts w:ascii="Cambria Math" w:eastAsia="Times New Roman" w:hAnsi="Cambria Math" w:cs="Cambria Math"/>
          <w:kern w:val="0"/>
          <w:lang w:eastAsia="es-CL"/>
          <w14:ligatures w14:val="none"/>
        </w:rPr>
        <w:t>⇒</w:t>
      </w:r>
      <w:r w:rsidRPr="00BB4E0F">
        <w:rPr>
          <w:rFonts w:ascii="Arial" w:eastAsia="Times New Roman" w:hAnsi="Arial" w:cs="Arial"/>
          <w:kern w:val="0"/>
          <w:lang w:eastAsia="es-CL"/>
          <w14:ligatures w14:val="none"/>
        </w:rPr>
        <w:t xml:space="preserve"> más kg/h) y </w:t>
      </w:r>
      <w:proofErr w:type="spellStart"/>
      <w:r w:rsidRPr="00BB4E0F">
        <w:rPr>
          <w:rFonts w:ascii="Arial" w:eastAsia="Times New Roman" w:hAnsi="Arial" w:cs="Arial"/>
          <w:i/>
          <w:iCs/>
          <w:kern w:val="0"/>
          <w:lang w:eastAsia="es-CL"/>
          <w14:ligatures w14:val="none"/>
        </w:rPr>
        <w:t>stage-cut</w:t>
      </w:r>
      <w:proofErr w:type="spellEnd"/>
      <w:r w:rsidRPr="00BB4E0F">
        <w:rPr>
          <w:rFonts w:ascii="Arial" w:eastAsia="Times New Roman" w:hAnsi="Arial" w:cs="Arial"/>
          <w:kern w:val="0"/>
          <w:lang w:eastAsia="es-CL"/>
          <w14:ligatures w14:val="none"/>
        </w:rPr>
        <w:t xml:space="preserve"> (fracción extraída en una sola pasada), ampliamente documentado en operaciones convectivo-difusivas con película </w:t>
      </w:r>
      <w:ins w:id="7708" w:author="JAVIERA PAZ LEFORT IBANEZ" w:date="2025-09-22T05:03:00Z">
        <w:r w:rsidR="00142221" w:rsidRPr="00BB4E0F">
          <w:rPr>
            <w:rFonts w:ascii="Arial" w:eastAsia="Times New Roman" w:hAnsi="Arial" w:cs="Arial"/>
            <w:kern w:val="0"/>
            <w:lang w:eastAsia="es-CL"/>
            <w14:ligatures w14:val="none"/>
          </w:rPr>
          <w:t>(</w:t>
        </w:r>
        <w:r w:rsidR="00142221" w:rsidRPr="00BB4E0F">
          <w:rPr>
            <w:rFonts w:ascii="Arial" w:eastAsia="Times New Roman" w:hAnsi="Arial" w:cs="Arial"/>
            <w:b/>
            <w:bCs/>
            <w:kern w:val="0"/>
            <w:lang w:eastAsia="es-CL"/>
            <w14:ligatures w14:val="none"/>
            <w:rPrChange w:id="7709" w:author="JAVIERA PAZ LEFORT IBANEZ" w:date="2025-09-22T17:14:00Z" w16du:dateUtc="2025-09-22T20:14:00Z">
              <w:rPr>
                <w:rFonts w:ascii="Arial" w:eastAsia="Times New Roman" w:hAnsi="Arial" w:cs="Arial"/>
                <w:kern w:val="0"/>
                <w:lang w:eastAsia="es-CL"/>
                <w14:ligatures w14:val="none"/>
              </w:rPr>
            </w:rPrChange>
          </w:rPr>
          <w:t>Lee et al., 2023</w:t>
        </w:r>
        <w:r w:rsidR="00142221" w:rsidRPr="00BB4E0F">
          <w:rPr>
            <w:rFonts w:ascii="Arial" w:eastAsia="Times New Roman" w:hAnsi="Arial" w:cs="Arial"/>
            <w:kern w:val="0"/>
            <w:lang w:eastAsia="es-CL"/>
            <w14:ligatures w14:val="none"/>
          </w:rPr>
          <w:t>)</w:t>
        </w:r>
      </w:ins>
      <w:ins w:id="7710" w:author="JAVIERA PAZ LEFORT IBANEZ" w:date="2025-09-22T05:03:00Z" w16du:dateUtc="2025-09-22T08:03:00Z">
        <w:r w:rsidR="00142221" w:rsidRPr="00BB4E0F">
          <w:rPr>
            <w:rFonts w:ascii="Arial" w:eastAsia="Times New Roman" w:hAnsi="Arial" w:cs="Arial"/>
            <w:kern w:val="0"/>
            <w:lang w:eastAsia="es-CL"/>
            <w14:ligatures w14:val="none"/>
          </w:rPr>
          <w:t>.</w:t>
        </w:r>
      </w:ins>
    </w:p>
    <w:p w14:paraId="1E996324" w14:textId="77777777" w:rsidR="003A4D66" w:rsidRDefault="003A4D66">
      <w:pPr>
        <w:rPr>
          <w:rFonts w:ascii="Arial" w:eastAsia="Times New Roman" w:hAnsi="Arial" w:cs="Arial"/>
          <w:kern w:val="0"/>
          <w:lang w:eastAsia="es-CL"/>
          <w14:ligatures w14:val="none"/>
        </w:rPr>
      </w:pPr>
      <w:r>
        <w:rPr>
          <w:rFonts w:ascii="Arial" w:eastAsia="Times New Roman" w:hAnsi="Arial" w:cs="Arial"/>
          <w:kern w:val="0"/>
          <w:lang w:eastAsia="es-CL"/>
          <w14:ligatures w14:val="none"/>
        </w:rPr>
        <w:br w:type="page"/>
      </w:r>
    </w:p>
    <w:p w14:paraId="32E6380D" w14:textId="4BDEC4AD" w:rsidR="007644FF" w:rsidRPr="003A4D66" w:rsidRDefault="004E3B2E">
      <w:pPr>
        <w:spacing w:line="360" w:lineRule="auto"/>
        <w:ind w:left="708"/>
        <w:jc w:val="both"/>
        <w:rPr>
          <w:rFonts w:ascii="Arial" w:eastAsia="Times New Roman" w:hAnsi="Arial" w:cs="Arial"/>
          <w:kern w:val="0"/>
          <w:lang w:eastAsia="es-CL"/>
          <w14:ligatures w14:val="none"/>
        </w:rPr>
        <w:pPrChange w:id="7711" w:author="JAVIERA PAZ LEFORT IBANEZ" w:date="2025-09-22T17:14:00Z" w16du:dateUtc="2025-09-22T20:14:00Z">
          <w:pPr>
            <w:jc w:val="both"/>
          </w:pPr>
        </w:pPrChange>
      </w:pPr>
      <w:del w:id="7712" w:author="JAVIERA PAZ LEFORT IBANEZ" w:date="2025-09-22T05:03:00Z" w16du:dateUtc="2025-09-22T08:03:00Z">
        <w:r w:rsidRPr="00BB4E0F" w:rsidDel="00142221">
          <w:rPr>
            <w:rFonts w:ascii="Arial" w:eastAsia="Times New Roman" w:hAnsi="Arial" w:cs="Arial"/>
            <w:kern w:val="0"/>
            <w:lang w:eastAsia="es-CL"/>
            <w14:ligatures w14:val="none"/>
          </w:rPr>
          <w:lastRenderedPageBreak/>
          <w:delText>[ref].</w:delText>
        </w:r>
      </w:del>
      <w:bookmarkStart w:id="7713" w:name="_Hlk209474422"/>
      <w:r w:rsidR="007644FF" w:rsidRPr="00BE66B1">
        <w:rPr>
          <w:rFonts w:ascii="Arial" w:eastAsia="Times New Roman" w:hAnsi="Arial" w:cs="Arial"/>
          <w:b/>
          <w:bCs/>
          <w:kern w:val="0"/>
          <w:sz w:val="22"/>
          <w:szCs w:val="22"/>
          <w:lang w:eastAsia="es-CL"/>
          <w14:ligatures w14:val="none"/>
        </w:rPr>
        <w:t>Figura 5.9</w:t>
      </w:r>
      <w:r w:rsidR="007644FF" w:rsidRPr="00BE66B1">
        <w:rPr>
          <w:rFonts w:ascii="Arial" w:eastAsia="Times New Roman" w:hAnsi="Arial" w:cs="Arial"/>
          <w:kern w:val="0"/>
          <w:sz w:val="22"/>
          <w:szCs w:val="22"/>
          <w:lang w:eastAsia="es-CL"/>
          <w14:ligatures w14:val="none"/>
        </w:rPr>
        <w:t xml:space="preserve"> </w:t>
      </w:r>
      <m:oMath>
        <m:r>
          <w:rPr>
            <w:rFonts w:ascii="Cambria Math" w:eastAsia="Times New Roman" w:hAnsi="Cambria Math" w:cs="Arial"/>
            <w:kern w:val="0"/>
            <w:sz w:val="22"/>
            <w:szCs w:val="22"/>
            <w:lang w:eastAsia="es-CL"/>
            <w14:ligatures w14:val="none"/>
          </w:rPr>
          <m:t>Δf</m:t>
        </m:r>
      </m:oMath>
      <w:r w:rsidR="007644FF" w:rsidRPr="00BE66B1">
        <w:rPr>
          <w:rFonts w:ascii="Arial" w:eastAsia="Times New Roman" w:hAnsi="Arial" w:cs="Arial"/>
          <w:kern w:val="0"/>
          <w:sz w:val="22"/>
          <w:szCs w:val="22"/>
          <w:lang w:eastAsia="es-CL"/>
          <w14:ligatures w14:val="none"/>
        </w:rPr>
        <w:t xml:space="preserve"> en la fibra vs </w:t>
      </w:r>
      <m:oMath>
        <m:r>
          <w:rPr>
            <w:rFonts w:ascii="Cambria Math" w:eastAsia="Times New Roman" w:hAnsi="Cambria Math" w:cs="Arial"/>
            <w:kern w:val="0"/>
            <w:sz w:val="22"/>
            <w:szCs w:val="22"/>
            <w:lang w:eastAsia="es-CL"/>
            <w14:ligatures w14:val="none"/>
          </w:rPr>
          <m:t>Re</m:t>
        </m:r>
      </m:oMath>
    </w:p>
    <w:bookmarkEnd w:id="7713"/>
    <w:p w14:paraId="7F77FBB2" w14:textId="51D12BEB" w:rsidR="00AC36E5" w:rsidRPr="00BB4E0F" w:rsidRDefault="0030667B">
      <w:pPr>
        <w:spacing w:line="360" w:lineRule="auto"/>
        <w:ind w:left="708"/>
        <w:jc w:val="center"/>
        <w:rPr>
          <w:rFonts w:ascii="Arial" w:eastAsia="Times New Roman" w:hAnsi="Arial" w:cs="Arial"/>
          <w:kern w:val="0"/>
          <w:lang w:eastAsia="es-CL"/>
          <w14:ligatures w14:val="none"/>
        </w:rPr>
        <w:pPrChange w:id="7714" w:author="JAVIERA PAZ LEFORT IBANEZ" w:date="2025-09-22T17:14:00Z" w16du:dateUtc="2025-09-22T20:14:00Z">
          <w:pPr/>
        </w:pPrChange>
      </w:pPr>
      <w:r w:rsidRPr="00BB4E0F">
        <w:rPr>
          <w:rFonts w:ascii="Arial" w:eastAsia="Times New Roman" w:hAnsi="Arial" w:cs="Arial"/>
          <w:noProof/>
          <w:kern w:val="0"/>
          <w:lang w:eastAsia="es-CL"/>
          <w14:ligatures w14:val="none"/>
        </w:rPr>
        <w:drawing>
          <wp:inline distT="0" distB="0" distL="0" distR="0" wp14:anchorId="608EBE12" wp14:editId="5BB3CCC9">
            <wp:extent cx="3972092" cy="2630078"/>
            <wp:effectExtent l="0" t="0" r="0" b="0"/>
            <wp:docPr id="328036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36103" name="Imagen 1"/>
                    <pic:cNvPicPr/>
                  </pic:nvPicPr>
                  <pic:blipFill>
                    <a:blip r:embed="rId29">
                      <a:extLst>
                        <a:ext uri="{28A0092B-C50C-407E-A947-70E740481C1C}">
                          <a14:useLocalDpi xmlns:a14="http://schemas.microsoft.com/office/drawing/2010/main" val="0"/>
                        </a:ext>
                      </a:extLst>
                    </a:blip>
                    <a:stretch>
                      <a:fillRect/>
                    </a:stretch>
                  </pic:blipFill>
                  <pic:spPr>
                    <a:xfrm>
                      <a:off x="0" y="0"/>
                      <a:ext cx="3972092" cy="2630078"/>
                    </a:xfrm>
                    <a:prstGeom prst="rect">
                      <a:avLst/>
                    </a:prstGeom>
                  </pic:spPr>
                </pic:pic>
              </a:graphicData>
            </a:graphic>
          </wp:inline>
        </w:drawing>
      </w:r>
    </w:p>
    <w:p w14:paraId="1E063F29" w14:textId="167060E8" w:rsidR="007644FF" w:rsidRPr="00BE66B1" w:rsidRDefault="007644FF">
      <w:pPr>
        <w:spacing w:line="360" w:lineRule="auto"/>
        <w:ind w:left="708"/>
        <w:jc w:val="both"/>
        <w:rPr>
          <w:rFonts w:ascii="Arial" w:eastAsia="Times New Roman" w:hAnsi="Arial" w:cs="Arial"/>
          <w:kern w:val="0"/>
          <w:sz w:val="22"/>
          <w:szCs w:val="22"/>
          <w:lang w:eastAsia="es-CL"/>
          <w14:ligatures w14:val="none"/>
        </w:rPr>
        <w:pPrChange w:id="7715" w:author="JAVIERA PAZ LEFORT IBANEZ" w:date="2025-09-22T17:14:00Z" w16du:dateUtc="2025-09-22T20:14:00Z">
          <w:pPr>
            <w:jc w:val="both"/>
          </w:pPr>
        </w:pPrChange>
      </w:pPr>
      <w:bookmarkStart w:id="7716" w:name="_Hlk209474443"/>
      <w:r w:rsidRPr="00BE66B1">
        <w:rPr>
          <w:rFonts w:ascii="Arial" w:eastAsia="Times New Roman" w:hAnsi="Arial" w:cs="Arial"/>
          <w:b/>
          <w:bCs/>
          <w:kern w:val="0"/>
          <w:sz w:val="22"/>
          <w:szCs w:val="22"/>
          <w:lang w:eastAsia="es-CL"/>
          <w14:ligatures w14:val="none"/>
        </w:rPr>
        <w:t>Figura 5.10</w:t>
      </w:r>
      <w:r w:rsidRPr="00BE66B1">
        <w:rPr>
          <w:rFonts w:ascii="Arial" w:eastAsia="Times New Roman" w:hAnsi="Arial" w:cs="Arial"/>
          <w:kern w:val="0"/>
          <w:sz w:val="22"/>
          <w:szCs w:val="22"/>
          <w:lang w:eastAsia="es-CL"/>
          <w14:ligatures w14:val="none"/>
        </w:rPr>
        <w:t xml:space="preserve"> </w:t>
      </w:r>
      <m:oMath>
        <m:sSub>
          <m:sSubPr>
            <m:ctrlPr>
              <w:rPr>
                <w:rFonts w:ascii="Cambria Math" w:eastAsia="Times New Roman" w:hAnsi="Cambria Math" w:cs="Arial"/>
                <w:i/>
                <w:kern w:val="0"/>
                <w:sz w:val="22"/>
                <w:szCs w:val="22"/>
                <w:lang w:eastAsia="es-CL"/>
                <w14:ligatures w14:val="none"/>
              </w:rPr>
            </m:ctrlPr>
          </m:sSubPr>
          <m:e>
            <m:r>
              <w:rPr>
                <w:rFonts w:ascii="Cambria Math" w:eastAsia="Times New Roman" w:hAnsi="Cambria Math" w:cs="Arial"/>
                <w:kern w:val="0"/>
                <w:sz w:val="22"/>
                <w:szCs w:val="22"/>
                <w:lang w:eastAsia="es-CL"/>
                <w14:ligatures w14:val="none"/>
              </w:rPr>
              <m:t>f</m:t>
            </m:r>
          </m:e>
          <m:sub>
            <m:r>
              <w:rPr>
                <w:rFonts w:ascii="Cambria Math" w:eastAsia="Times New Roman" w:hAnsi="Cambria Math" w:cs="Arial"/>
                <w:kern w:val="0"/>
                <w:sz w:val="22"/>
                <w:szCs w:val="22"/>
                <w:lang w:eastAsia="es-CL"/>
                <w14:ligatures w14:val="none"/>
              </w:rPr>
              <m:t>fibra,salida</m:t>
            </m:r>
          </m:sub>
        </m:sSub>
      </m:oMath>
      <w:r w:rsidRPr="00BE66B1">
        <w:rPr>
          <w:rFonts w:ascii="Arial" w:eastAsia="Times New Roman" w:hAnsi="Arial" w:cs="Arial"/>
          <w:kern w:val="0"/>
          <w:sz w:val="22"/>
          <w:szCs w:val="22"/>
          <w:lang w:eastAsia="es-CL"/>
          <w14:ligatures w14:val="none"/>
        </w:rPr>
        <w:t xml:space="preserve"> en la fibra vs </w:t>
      </w:r>
      <m:oMath>
        <m:r>
          <w:rPr>
            <w:rFonts w:ascii="Cambria Math" w:eastAsia="Times New Roman" w:hAnsi="Cambria Math" w:cs="Arial"/>
            <w:kern w:val="0"/>
            <w:sz w:val="22"/>
            <w:szCs w:val="22"/>
            <w:lang w:eastAsia="es-CL"/>
            <w14:ligatures w14:val="none"/>
          </w:rPr>
          <m:t>Re</m:t>
        </m:r>
      </m:oMath>
    </w:p>
    <w:bookmarkEnd w:id="7716"/>
    <w:p w14:paraId="1D186D66" w14:textId="7B412565" w:rsidR="00AC36E5" w:rsidRPr="00BB4E0F" w:rsidRDefault="0030667B">
      <w:pPr>
        <w:spacing w:line="360" w:lineRule="auto"/>
        <w:ind w:left="708"/>
        <w:jc w:val="center"/>
        <w:rPr>
          <w:rFonts w:ascii="Arial" w:hAnsi="Arial" w:cs="Arial"/>
          <w:rPrChange w:id="7717" w:author="JAVIERA PAZ LEFORT IBANEZ" w:date="2025-09-22T17:14:00Z" w16du:dateUtc="2025-09-22T20:14:00Z">
            <w:rPr/>
          </w:rPrChange>
        </w:rPr>
        <w:pPrChange w:id="7718" w:author="JAVIERA PAZ LEFORT IBANEZ" w:date="2025-09-22T17:14:00Z" w16du:dateUtc="2025-09-22T20:14:00Z">
          <w:pPr/>
        </w:pPrChange>
      </w:pPr>
      <w:r w:rsidRPr="00BB4E0F">
        <w:rPr>
          <w:rFonts w:ascii="Arial" w:hAnsi="Arial" w:cs="Arial"/>
          <w:noProof/>
          <w:rPrChange w:id="7719" w:author="JAVIERA PAZ LEFORT IBANEZ" w:date="2025-09-22T17:14:00Z" w16du:dateUtc="2025-09-22T20:14:00Z">
            <w:rPr>
              <w:noProof/>
            </w:rPr>
          </w:rPrChange>
        </w:rPr>
        <w:drawing>
          <wp:inline distT="0" distB="0" distL="0" distR="0" wp14:anchorId="0D448FB3" wp14:editId="73F900F6">
            <wp:extent cx="3960000" cy="2622072"/>
            <wp:effectExtent l="0" t="0" r="2540" b="6985"/>
            <wp:docPr id="1600099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99426" name="Imagen 1"/>
                    <pic:cNvPicPr/>
                  </pic:nvPicPr>
                  <pic:blipFill>
                    <a:blip r:embed="rId30">
                      <a:extLst>
                        <a:ext uri="{28A0092B-C50C-407E-A947-70E740481C1C}">
                          <a14:useLocalDpi xmlns:a14="http://schemas.microsoft.com/office/drawing/2010/main" val="0"/>
                        </a:ext>
                      </a:extLst>
                    </a:blip>
                    <a:stretch>
                      <a:fillRect/>
                    </a:stretch>
                  </pic:blipFill>
                  <pic:spPr>
                    <a:xfrm>
                      <a:off x="0" y="0"/>
                      <a:ext cx="3960000" cy="2622072"/>
                    </a:xfrm>
                    <a:prstGeom prst="rect">
                      <a:avLst/>
                    </a:prstGeom>
                  </pic:spPr>
                </pic:pic>
              </a:graphicData>
            </a:graphic>
          </wp:inline>
        </w:drawing>
      </w:r>
    </w:p>
    <w:p w14:paraId="65950C8C" w14:textId="6BA2B86A" w:rsidR="00C50EED" w:rsidRPr="00BB4E0F" w:rsidRDefault="00C50EED">
      <w:pPr>
        <w:spacing w:line="360" w:lineRule="auto"/>
        <w:ind w:left="708"/>
        <w:jc w:val="both"/>
        <w:rPr>
          <w:rFonts w:ascii="Arial" w:hAnsi="Arial" w:cs="Arial"/>
          <w:rPrChange w:id="7720" w:author="JAVIERA PAZ LEFORT IBANEZ" w:date="2025-09-22T17:14:00Z" w16du:dateUtc="2025-09-22T20:14:00Z">
            <w:rPr/>
          </w:rPrChange>
        </w:rPr>
        <w:pPrChange w:id="7721" w:author="JAVIERA PAZ LEFORT IBANEZ" w:date="2025-09-22T17:14:00Z" w16du:dateUtc="2025-09-22T20:14:00Z">
          <w:pPr>
            <w:jc w:val="both"/>
          </w:pPr>
        </w:pPrChange>
      </w:pPr>
      <w:r w:rsidRPr="00BB4E0F">
        <w:rPr>
          <w:rFonts w:ascii="Arial" w:hAnsi="Arial" w:cs="Arial"/>
          <w:rPrChange w:id="7722" w:author="JAVIERA PAZ LEFORT IBANEZ" w:date="2025-09-22T17:14:00Z" w16du:dateUtc="2025-09-22T20:14:00Z">
            <w:rPr/>
          </w:rPrChange>
        </w:rPr>
        <w:t>Los resultados confirman que, en el rango laminar estudiado (</w:t>
      </w:r>
      <m:oMath>
        <m:r>
          <w:rPr>
            <w:rFonts w:ascii="Cambria Math" w:hAnsi="Cambria Math" w:cs="Arial"/>
          </w:rPr>
          <m:t>Re</m:t>
        </m:r>
      </m:oMath>
      <w:r w:rsidRPr="00BB4E0F">
        <w:rPr>
          <w:rFonts w:ascii="Arial" w:hAnsi="Arial" w:cs="Arial"/>
          <w:rPrChange w:id="7723" w:author="JAVIERA PAZ LEFORT IBANEZ" w:date="2025-09-22T17:14:00Z" w16du:dateUtc="2025-09-22T20:14:00Z">
            <w:rPr/>
          </w:rPrChange>
        </w:rPr>
        <w:t xml:space="preserve"> ≈ 0,5–10,6), el aumento de caudal incrementa el flujo de entrada </w:t>
      </w:r>
      <m:oMath>
        <m:sSub>
          <m:sSubPr>
            <m:ctrlPr>
              <w:rPr>
                <w:rFonts w:ascii="Cambria Math" w:hAnsi="Cambria Math" w:cs="Arial"/>
                <w:i/>
              </w:rPr>
            </m:ctrlPr>
          </m:sSubPr>
          <m:e>
            <m:r>
              <w:rPr>
                <w:rFonts w:ascii="Cambria Math" w:hAnsi="Cambria Math" w:cs="Arial"/>
              </w:rPr>
              <m:t>J</m:t>
            </m:r>
          </m:e>
          <m:sub>
            <m:r>
              <w:rPr>
                <w:rFonts w:ascii="Cambria Math" w:hAnsi="Cambria Math" w:cs="Arial"/>
              </w:rPr>
              <m:t>in</m:t>
            </m:r>
          </m:sub>
        </m:sSub>
      </m:oMath>
      <w:r w:rsidRPr="00BB4E0F">
        <w:rPr>
          <w:rFonts w:ascii="Arial" w:hAnsi="Arial" w:cs="Arial"/>
        </w:rPr>
        <w:t>​</w:t>
      </w:r>
      <w:r w:rsidRPr="00BB4E0F">
        <w:rPr>
          <w:rFonts w:ascii="Arial" w:hAnsi="Arial" w:cs="Arial"/>
          <w:rPrChange w:id="7724" w:author="JAVIERA PAZ LEFORT IBANEZ" w:date="2025-09-22T17:14:00Z" w16du:dateUtc="2025-09-22T20:14:00Z">
            <w:rPr/>
          </w:rPrChange>
        </w:rPr>
        <w:t xml:space="preserve"> y la masa total transferida por unidad de tiempo, pero reduce el cambio fraccional por pasada (</w:t>
      </w:r>
      <m:oMath>
        <m:r>
          <w:rPr>
            <w:rFonts w:ascii="Cambria Math" w:hAnsi="Cambria Math" w:cs="Arial"/>
          </w:rPr>
          <m:t>Δf</m:t>
        </m:r>
      </m:oMath>
      <w:r w:rsidRPr="00BB4E0F">
        <w:rPr>
          <w:rFonts w:ascii="Arial" w:hAnsi="Arial" w:cs="Arial"/>
          <w:rPrChange w:id="7725" w:author="JAVIERA PAZ LEFORT IBANEZ" w:date="2025-09-22T17:14:00Z" w16du:dateUtc="2025-09-22T20:14:00Z">
            <w:rPr/>
          </w:rPrChange>
        </w:rPr>
        <w:t xml:space="preserve">), evidenciando el compromiso clásico entre capacidad de proceso y grado de extracción (productividad vs </w:t>
      </w:r>
      <w:proofErr w:type="spellStart"/>
      <w:r w:rsidRPr="00BB4E0F">
        <w:rPr>
          <w:rFonts w:ascii="Arial" w:hAnsi="Arial" w:cs="Arial"/>
          <w:i/>
          <w:iCs/>
          <w:rPrChange w:id="7726" w:author="JAVIERA PAZ LEFORT IBANEZ" w:date="2025-09-22T17:14:00Z" w16du:dateUtc="2025-09-22T20:14:00Z">
            <w:rPr>
              <w:i/>
              <w:iCs/>
            </w:rPr>
          </w:rPrChange>
        </w:rPr>
        <w:t>stage-cut</w:t>
      </w:r>
      <w:proofErr w:type="spellEnd"/>
      <w:r w:rsidRPr="00BB4E0F">
        <w:rPr>
          <w:rFonts w:ascii="Arial" w:hAnsi="Arial" w:cs="Arial"/>
          <w:rPrChange w:id="7727" w:author="JAVIERA PAZ LEFORT IBANEZ" w:date="2025-09-22T17:14:00Z" w16du:dateUtc="2025-09-22T20:14:00Z">
            <w:rPr/>
          </w:rPrChange>
        </w:rPr>
        <w:t xml:space="preserve">). La curvatura normalizada </w:t>
      </w:r>
      <m:oMath>
        <m:acc>
          <m:accPr>
            <m:chr m:val="̃"/>
            <m:ctrlPr>
              <w:rPr>
                <w:rFonts w:ascii="Cambria Math" w:hAnsi="Cambria Math" w:cs="Arial"/>
                <w:i/>
              </w:rPr>
            </m:ctrlPr>
          </m:accPr>
          <m:e>
            <m:r>
              <w:rPr>
                <w:rFonts w:ascii="Cambria Math" w:hAnsi="Cambria Math" w:cs="Arial"/>
                <w:rPrChange w:id="7728" w:author="JAVIERA PAZ LEFORT IBANEZ" w:date="2025-09-22T17:14:00Z" w16du:dateUtc="2025-09-22T20:14:00Z">
                  <w:rPr>
                    <w:rFonts w:ascii="Cambria Math" w:hAnsi="Cambria Math" w:cs="Arial"/>
                    <w:sz w:val="22"/>
                    <w:szCs w:val="22"/>
                  </w:rPr>
                </w:rPrChange>
              </w:rPr>
              <m:t>J</m:t>
            </m:r>
          </m:e>
        </m:acc>
        <m:d>
          <m:dPr>
            <m:ctrlPr>
              <w:rPr>
                <w:rFonts w:ascii="Cambria Math" w:hAnsi="Cambria Math" w:cs="Arial"/>
                <w:i/>
              </w:rPr>
            </m:ctrlPr>
          </m:dPr>
          <m:e>
            <m:r>
              <w:rPr>
                <w:rFonts w:ascii="Cambria Math" w:hAnsi="Cambria Math" w:cs="Arial"/>
                <w:rPrChange w:id="7729" w:author="JAVIERA PAZ LEFORT IBANEZ" w:date="2025-09-22T17:14:00Z" w16du:dateUtc="2025-09-22T20:14:00Z">
                  <w:rPr>
                    <w:rFonts w:ascii="Cambria Math" w:hAnsi="Cambria Math" w:cs="Arial"/>
                    <w:sz w:val="22"/>
                    <w:szCs w:val="22"/>
                  </w:rPr>
                </w:rPrChange>
              </w:rPr>
              <m:t>z</m:t>
            </m:r>
          </m:e>
        </m:d>
        <m:r>
          <w:rPr>
            <w:rFonts w:ascii="Cambria Math" w:hAnsi="Cambria Math" w:cs="Arial"/>
            <w:rPrChange w:id="7730" w:author="JAVIERA PAZ LEFORT IBANEZ" w:date="2025-09-22T17:14:00Z" w16du:dateUtc="2025-09-22T20:14:00Z">
              <w:rPr>
                <w:rFonts w:ascii="Cambria Math" w:hAnsi="Cambria Math" w:cs="Arial"/>
                <w:sz w:val="22"/>
                <w:szCs w:val="22"/>
              </w:rPr>
            </w:rPrChange>
          </w:rPr>
          <m:t>=</m:t>
        </m:r>
        <m:f>
          <m:fPr>
            <m:ctrlPr>
              <w:rPr>
                <w:rFonts w:ascii="Cambria Math" w:hAnsi="Cambria Math" w:cs="Arial"/>
                <w:i/>
              </w:rPr>
            </m:ctrlPr>
          </m:fPr>
          <m:num>
            <m:r>
              <w:rPr>
                <w:rFonts w:ascii="Cambria Math" w:hAnsi="Cambria Math" w:cs="Arial"/>
                <w:rPrChange w:id="7731" w:author="JAVIERA PAZ LEFORT IBANEZ" w:date="2025-09-22T17:14:00Z" w16du:dateUtc="2025-09-22T20:14:00Z">
                  <w:rPr>
                    <w:rFonts w:ascii="Cambria Math" w:hAnsi="Cambria Math" w:cs="Arial"/>
                    <w:sz w:val="22"/>
                    <w:szCs w:val="22"/>
                  </w:rPr>
                </w:rPrChange>
              </w:rPr>
              <m:t>J</m:t>
            </m:r>
            <m:d>
              <m:dPr>
                <m:ctrlPr>
                  <w:rPr>
                    <w:rFonts w:ascii="Cambria Math" w:hAnsi="Cambria Math" w:cs="Arial"/>
                    <w:i/>
                  </w:rPr>
                </m:ctrlPr>
              </m:dPr>
              <m:e>
                <m:r>
                  <w:rPr>
                    <w:rFonts w:ascii="Cambria Math" w:hAnsi="Cambria Math" w:cs="Arial"/>
                    <w:rPrChange w:id="7732" w:author="JAVIERA PAZ LEFORT IBANEZ" w:date="2025-09-22T17:14:00Z" w16du:dateUtc="2025-09-22T20:14:00Z">
                      <w:rPr>
                        <w:rFonts w:ascii="Cambria Math" w:hAnsi="Cambria Math" w:cs="Arial"/>
                        <w:sz w:val="22"/>
                        <w:szCs w:val="22"/>
                      </w:rPr>
                    </w:rPrChange>
                  </w:rPr>
                  <m:t>z</m:t>
                </m:r>
              </m:e>
            </m:d>
          </m:num>
          <m:den>
            <m:sSub>
              <m:sSubPr>
                <m:ctrlPr>
                  <w:rPr>
                    <w:rFonts w:ascii="Cambria Math" w:hAnsi="Cambria Math" w:cs="Arial"/>
                    <w:i/>
                  </w:rPr>
                </m:ctrlPr>
              </m:sSubPr>
              <m:e>
                <m:r>
                  <w:rPr>
                    <w:rFonts w:ascii="Cambria Math" w:hAnsi="Cambria Math" w:cs="Arial"/>
                    <w:rPrChange w:id="7733" w:author="JAVIERA PAZ LEFORT IBANEZ" w:date="2025-09-22T17:14:00Z" w16du:dateUtc="2025-09-22T20:14:00Z">
                      <w:rPr>
                        <w:rFonts w:ascii="Cambria Math" w:hAnsi="Cambria Math" w:cs="Arial"/>
                        <w:sz w:val="22"/>
                        <w:szCs w:val="22"/>
                      </w:rPr>
                    </w:rPrChange>
                  </w:rPr>
                  <m:t>J</m:t>
                </m:r>
              </m:e>
              <m:sub>
                <m:r>
                  <w:rPr>
                    <w:rFonts w:ascii="Cambria Math" w:hAnsi="Cambria Math" w:cs="Arial"/>
                    <w:rPrChange w:id="7734" w:author="JAVIERA PAZ LEFORT IBANEZ" w:date="2025-09-22T17:14:00Z" w16du:dateUtc="2025-09-22T20:14:00Z">
                      <w:rPr>
                        <w:rFonts w:ascii="Cambria Math" w:hAnsi="Cambria Math" w:cs="Arial"/>
                        <w:sz w:val="22"/>
                        <w:szCs w:val="22"/>
                      </w:rPr>
                    </w:rPrChange>
                  </w:rPr>
                  <m:t>in</m:t>
                </m:r>
              </m:sub>
            </m:sSub>
          </m:den>
        </m:f>
      </m:oMath>
      <w:r w:rsidRPr="00BB4E0F">
        <w:rPr>
          <w:rFonts w:ascii="Arial" w:hAnsi="Arial" w:cs="Arial"/>
          <w:rPrChange w:id="7735" w:author="JAVIERA PAZ LEFORT IBANEZ" w:date="2025-09-22T17:14:00Z" w16du:dateUtc="2025-09-22T20:14:00Z">
            <w:rPr/>
          </w:rPrChange>
        </w:rPr>
        <w:t xml:space="preserve"> muestra que a bajos caudales la transferencia se concentra cerca de la entrada, mientras que a caudales altos el gradiente se </w:t>
      </w:r>
      <w:r w:rsidRPr="00BB4E0F">
        <w:rPr>
          <w:rFonts w:ascii="Arial" w:hAnsi="Arial" w:cs="Arial"/>
          <w:rPrChange w:id="7736" w:author="JAVIERA PAZ LEFORT IBANEZ" w:date="2025-09-22T17:14:00Z" w16du:dateUtc="2025-09-22T20:14:00Z">
            <w:rPr/>
          </w:rPrChange>
        </w:rPr>
        <w:lastRenderedPageBreak/>
        <w:t xml:space="preserve">distribuye a lo largo del módulo, en línea con la teoría de capa límite en flujo laminar y con descripciones convectivo-difusivas en contactores de membrana </w:t>
      </w:r>
      <w:ins w:id="7737" w:author="JAVIERA PAZ LEFORT IBANEZ" w:date="2025-09-22T05:03:00Z">
        <w:r w:rsidR="00142221" w:rsidRPr="00BB4E0F">
          <w:rPr>
            <w:rFonts w:ascii="Arial" w:hAnsi="Arial" w:cs="Arial"/>
            <w:rPrChange w:id="7738" w:author="JAVIERA PAZ LEFORT IBANEZ" w:date="2025-09-22T17:14:00Z" w16du:dateUtc="2025-09-22T20:14:00Z">
              <w:rPr/>
            </w:rPrChange>
          </w:rPr>
          <w:t>(</w:t>
        </w:r>
        <w:r w:rsidR="00142221" w:rsidRPr="00BB4E0F">
          <w:rPr>
            <w:rFonts w:ascii="Arial" w:hAnsi="Arial" w:cs="Arial"/>
            <w:b/>
            <w:bCs/>
            <w:rPrChange w:id="7739" w:author="JAVIERA PAZ LEFORT IBANEZ" w:date="2025-09-22T17:14:00Z" w16du:dateUtc="2025-09-22T20:14:00Z">
              <w:rPr/>
            </w:rPrChange>
          </w:rPr>
          <w:t>Lee et al., 2023</w:t>
        </w:r>
      </w:ins>
      <w:ins w:id="7740" w:author="JAVIERA PAZ LEFORT IBANEZ" w:date="2025-09-22T05:04:00Z" w16du:dateUtc="2025-09-22T08:04:00Z">
        <w:r w:rsidR="004C13C5" w:rsidRPr="00BB4E0F">
          <w:rPr>
            <w:rFonts w:ascii="Arial" w:hAnsi="Arial" w:cs="Arial"/>
            <w:rPrChange w:id="7741" w:author="JAVIERA PAZ LEFORT IBANEZ" w:date="2025-09-22T17:14:00Z" w16du:dateUtc="2025-09-22T20:14:00Z">
              <w:rPr/>
            </w:rPrChange>
          </w:rPr>
          <w:t>;</w:t>
        </w:r>
      </w:ins>
      <w:ins w:id="7742" w:author="JAVIERA PAZ LEFORT IBANEZ" w:date="2025-09-22T05:03:00Z" w16du:dateUtc="2025-09-22T08:03:00Z">
        <w:r w:rsidR="00142221" w:rsidRPr="00BB4E0F">
          <w:rPr>
            <w:rFonts w:ascii="Arial" w:hAnsi="Arial" w:cs="Arial"/>
            <w:rPrChange w:id="7743" w:author="JAVIERA PAZ LEFORT IBANEZ" w:date="2025-09-22T17:14:00Z" w16du:dateUtc="2025-09-22T20:14:00Z">
              <w:rPr/>
            </w:rPrChange>
          </w:rPr>
          <w:t xml:space="preserve"> </w:t>
        </w:r>
      </w:ins>
      <w:proofErr w:type="spellStart"/>
      <w:ins w:id="7744" w:author="JAVIERA PAZ LEFORT IBANEZ" w:date="2025-09-22T05:04:00Z">
        <w:r w:rsidR="004C13C5" w:rsidRPr="00BB4E0F">
          <w:rPr>
            <w:rFonts w:ascii="Arial" w:hAnsi="Arial" w:cs="Arial"/>
            <w:b/>
            <w:bCs/>
            <w:rPrChange w:id="7745" w:author="JAVIERA PAZ LEFORT IBANEZ" w:date="2025-09-22T17:14:00Z" w16du:dateUtc="2025-09-22T20:14:00Z">
              <w:rPr/>
            </w:rPrChange>
          </w:rPr>
          <w:t>Geankoplis</w:t>
        </w:r>
        <w:proofErr w:type="spellEnd"/>
        <w:r w:rsidR="004C13C5" w:rsidRPr="00BB4E0F">
          <w:rPr>
            <w:rFonts w:ascii="Arial" w:hAnsi="Arial" w:cs="Arial"/>
            <w:b/>
            <w:bCs/>
            <w:rPrChange w:id="7746" w:author="JAVIERA PAZ LEFORT IBANEZ" w:date="2025-09-22T17:14:00Z" w16du:dateUtc="2025-09-22T20:14:00Z">
              <w:rPr/>
            </w:rPrChange>
          </w:rPr>
          <w:t xml:space="preserve"> &amp; </w:t>
        </w:r>
        <w:proofErr w:type="spellStart"/>
        <w:r w:rsidR="004C13C5" w:rsidRPr="00BB4E0F">
          <w:rPr>
            <w:rFonts w:ascii="Arial" w:hAnsi="Arial" w:cs="Arial"/>
            <w:b/>
            <w:bCs/>
            <w:rPrChange w:id="7747" w:author="JAVIERA PAZ LEFORT IBANEZ" w:date="2025-09-22T17:14:00Z" w16du:dateUtc="2025-09-22T20:14:00Z">
              <w:rPr/>
            </w:rPrChange>
          </w:rPr>
          <w:t>Lepek</w:t>
        </w:r>
        <w:proofErr w:type="spellEnd"/>
        <w:r w:rsidR="004C13C5" w:rsidRPr="00BB4E0F">
          <w:rPr>
            <w:rFonts w:ascii="Arial" w:hAnsi="Arial" w:cs="Arial"/>
            <w:b/>
            <w:bCs/>
            <w:rPrChange w:id="7748" w:author="JAVIERA PAZ LEFORT IBANEZ" w:date="2025-09-22T17:14:00Z" w16du:dateUtc="2025-09-22T20:14:00Z">
              <w:rPr/>
            </w:rPrChange>
          </w:rPr>
          <w:t>, 2017</w:t>
        </w:r>
      </w:ins>
      <w:ins w:id="7749" w:author="JAVIERA PAZ LEFORT IBANEZ" w:date="2025-09-22T05:03:00Z">
        <w:r w:rsidR="00142221" w:rsidRPr="00BB4E0F">
          <w:rPr>
            <w:rFonts w:ascii="Arial" w:hAnsi="Arial" w:cs="Arial"/>
            <w:rPrChange w:id="7750" w:author="JAVIERA PAZ LEFORT IBANEZ" w:date="2025-09-22T17:14:00Z" w16du:dateUtc="2025-09-22T20:14:00Z">
              <w:rPr/>
            </w:rPrChange>
          </w:rPr>
          <w:t>)</w:t>
        </w:r>
      </w:ins>
      <w:ins w:id="7751" w:author="JAVIERA PAZ LEFORT IBANEZ" w:date="2025-09-22T05:03:00Z" w16du:dateUtc="2025-09-22T08:03:00Z">
        <w:r w:rsidR="00142221" w:rsidRPr="00BB4E0F">
          <w:rPr>
            <w:rFonts w:ascii="Arial" w:hAnsi="Arial" w:cs="Arial"/>
            <w:rPrChange w:id="7752" w:author="JAVIERA PAZ LEFORT IBANEZ" w:date="2025-09-22T17:14:00Z" w16du:dateUtc="2025-09-22T20:14:00Z">
              <w:rPr/>
            </w:rPrChange>
          </w:rPr>
          <w:t>.</w:t>
        </w:r>
      </w:ins>
      <w:del w:id="7753" w:author="JAVIERA PAZ LEFORT IBANEZ" w:date="2025-09-22T05:03:00Z" w16du:dateUtc="2025-09-22T08:03:00Z">
        <w:r w:rsidRPr="00BB4E0F" w:rsidDel="00142221">
          <w:rPr>
            <w:rFonts w:ascii="Arial" w:hAnsi="Arial" w:cs="Arial"/>
            <w:rPrChange w:id="7754" w:author="JAVIERA PAZ LEFORT IBANEZ" w:date="2025-09-22T17:14:00Z" w16du:dateUtc="2025-09-22T20:14:00Z">
              <w:rPr/>
            </w:rPrChange>
          </w:rPr>
          <w:delText xml:space="preserve">[ref a texto de transferencia convectivo-difusiva; ref a revisión de contactores de membrana]. </w:delText>
        </w:r>
      </w:del>
    </w:p>
    <w:p w14:paraId="31CD7488" w14:textId="57571B28" w:rsidR="00CE2B06" w:rsidRPr="001B7855" w:rsidRDefault="00CE2B06">
      <w:pPr>
        <w:pStyle w:val="Ttulo2"/>
        <w:spacing w:line="360" w:lineRule="auto"/>
        <w:jc w:val="both"/>
        <w:rPr>
          <w:rFonts w:ascii="Arial" w:hAnsi="Arial" w:cs="Arial"/>
          <w:color w:val="auto"/>
          <w:sz w:val="24"/>
          <w:szCs w:val="24"/>
        </w:rPr>
        <w:pPrChange w:id="7755" w:author="JAVIERA PAZ LEFORT IBANEZ" w:date="2025-09-22T17:14:00Z" w16du:dateUtc="2025-09-22T20:14:00Z">
          <w:pPr>
            <w:pStyle w:val="Ttulo2"/>
          </w:pPr>
        </w:pPrChange>
      </w:pPr>
      <w:bookmarkStart w:id="7756" w:name="_Toc209475948"/>
      <w:r w:rsidRPr="001B7855">
        <w:rPr>
          <w:rFonts w:ascii="Arial" w:hAnsi="Arial" w:cs="Arial"/>
          <w:color w:val="auto"/>
          <w:sz w:val="24"/>
          <w:szCs w:val="24"/>
        </w:rPr>
        <w:t>5.</w:t>
      </w:r>
      <w:r w:rsidR="00570944" w:rsidRPr="001B7855">
        <w:rPr>
          <w:rFonts w:ascii="Arial" w:hAnsi="Arial" w:cs="Arial"/>
          <w:color w:val="auto"/>
          <w:sz w:val="24"/>
          <w:szCs w:val="24"/>
        </w:rPr>
        <w:t>4</w:t>
      </w:r>
      <w:r w:rsidRPr="001B7855">
        <w:rPr>
          <w:rFonts w:ascii="Arial" w:hAnsi="Arial" w:cs="Arial"/>
          <w:color w:val="auto"/>
          <w:sz w:val="24"/>
          <w:szCs w:val="24"/>
        </w:rPr>
        <w:t xml:space="preserve"> </w:t>
      </w:r>
      <w:r w:rsidR="00406787" w:rsidRPr="001B7855">
        <w:rPr>
          <w:rFonts w:ascii="Arial" w:hAnsi="Arial" w:cs="Arial"/>
          <w:color w:val="auto"/>
          <w:sz w:val="24"/>
          <w:szCs w:val="24"/>
        </w:rPr>
        <w:t>Correlación de capa límite: K</w:t>
      </w:r>
      <w:r w:rsidR="00406787" w:rsidRPr="001B7855">
        <w:rPr>
          <w:rFonts w:ascii="Arial" w:hAnsi="Arial" w:cs="Arial"/>
          <w:color w:val="auto"/>
          <w:sz w:val="24"/>
          <w:szCs w:val="24"/>
          <w:vertAlign w:val="subscript"/>
        </w:rPr>
        <w:t>L</w:t>
      </w:r>
      <w:r w:rsidR="00570944" w:rsidRPr="001B7855">
        <w:rPr>
          <w:rFonts w:ascii="Arial" w:hAnsi="Arial" w:cs="Arial"/>
          <w:color w:val="auto"/>
          <w:sz w:val="24"/>
          <w:szCs w:val="24"/>
        </w:rPr>
        <w:t xml:space="preserve"> vs Re</w:t>
      </w:r>
      <w:bookmarkEnd w:id="7756"/>
    </w:p>
    <w:p w14:paraId="050462AB" w14:textId="0B2743C8" w:rsidR="00A86A1D" w:rsidRPr="00BB4E0F" w:rsidRDefault="00A86A1D">
      <w:pPr>
        <w:spacing w:line="360" w:lineRule="auto"/>
        <w:jc w:val="both"/>
        <w:rPr>
          <w:rFonts w:ascii="Arial" w:hAnsi="Arial" w:cs="Arial"/>
          <w:rPrChange w:id="7757" w:author="JAVIERA PAZ LEFORT IBANEZ" w:date="2025-09-22T17:14:00Z" w16du:dateUtc="2025-09-22T20:14:00Z">
            <w:rPr/>
          </w:rPrChange>
        </w:rPr>
        <w:pPrChange w:id="7758" w:author="JAVIERA PAZ LEFORT IBANEZ" w:date="2025-09-22T17:14:00Z" w16du:dateUtc="2025-09-22T20:14:00Z">
          <w:pPr>
            <w:jc w:val="both"/>
          </w:pPr>
        </w:pPrChange>
      </w:pPr>
      <w:r w:rsidRPr="00BB4E0F">
        <w:rPr>
          <w:rFonts w:ascii="Arial" w:hAnsi="Arial" w:cs="Arial"/>
          <w:rPrChange w:id="7759" w:author="JAVIERA PAZ LEFORT IBANEZ" w:date="2025-09-22T17:14:00Z" w16du:dateUtc="2025-09-22T20:14:00Z">
            <w:rPr/>
          </w:rPrChange>
        </w:rPr>
        <w:t xml:space="preserve">La Figura </w:t>
      </w:r>
      <w:r w:rsidR="00C0030F" w:rsidRPr="00BB4E0F">
        <w:rPr>
          <w:rFonts w:ascii="Arial" w:hAnsi="Arial" w:cs="Arial"/>
          <w:rPrChange w:id="7760" w:author="JAVIERA PAZ LEFORT IBANEZ" w:date="2025-09-22T17:14:00Z" w16du:dateUtc="2025-09-22T20:14:00Z">
            <w:rPr/>
          </w:rPrChange>
        </w:rPr>
        <w:t>5.1</w:t>
      </w:r>
      <w:r w:rsidR="002F0C81" w:rsidRPr="00BB4E0F">
        <w:rPr>
          <w:rFonts w:ascii="Arial" w:hAnsi="Arial" w:cs="Arial"/>
          <w:rPrChange w:id="7761" w:author="JAVIERA PAZ LEFORT IBANEZ" w:date="2025-09-22T17:14:00Z" w16du:dateUtc="2025-09-22T20:14:00Z">
            <w:rPr/>
          </w:rPrChange>
        </w:rPr>
        <w:t>1</w:t>
      </w:r>
      <w:r w:rsidRPr="00BB4E0F">
        <w:rPr>
          <w:rFonts w:ascii="Arial" w:hAnsi="Arial" w:cs="Arial"/>
          <w:rPrChange w:id="7762" w:author="JAVIERA PAZ LEFORT IBANEZ" w:date="2025-09-22T17:14:00Z" w16du:dateUtc="2025-09-22T20:14:00Z">
            <w:rPr/>
          </w:rPrChange>
        </w:rPr>
        <w:t xml:space="preserve"> muestra el coeficiente de película en el lumen, </w:t>
      </w:r>
      <m:oMath>
        <m:sSub>
          <m:sSubPr>
            <m:ctrlPr>
              <w:rPr>
                <w:rFonts w:ascii="Cambria Math" w:hAnsi="Cambria Math" w:cs="Arial"/>
                <w:i/>
              </w:rPr>
            </m:ctrlPr>
          </m:sSubPr>
          <m:e>
            <m:r>
              <w:rPr>
                <w:rFonts w:ascii="Cambria Math" w:hAnsi="Cambria Math" w:cs="Arial"/>
              </w:rPr>
              <m:t>K</m:t>
            </m:r>
          </m:e>
          <m:sub>
            <m:r>
              <w:rPr>
                <w:rFonts w:ascii="Cambria Math" w:hAnsi="Cambria Math" w:cs="Arial"/>
              </w:rPr>
              <m:t>L</m:t>
            </m:r>
          </m:sub>
        </m:sSub>
      </m:oMath>
      <w:r w:rsidRPr="00BB4E0F">
        <w:rPr>
          <w:rFonts w:ascii="Arial" w:hAnsi="Arial" w:cs="Arial"/>
          <w:rPrChange w:id="7763" w:author="JAVIERA PAZ LEFORT IBANEZ" w:date="2025-09-22T17:14:00Z" w16du:dateUtc="2025-09-22T20:14:00Z">
            <w:rPr/>
          </w:rPrChange>
        </w:rPr>
        <w:t xml:space="preserve"> [m s</w:t>
      </w:r>
      <w:r w:rsidRPr="00BB4E0F">
        <w:rPr>
          <w:rFonts w:ascii="Arial" w:hAnsi="Arial" w:cs="Arial"/>
          <w:vertAlign w:val="superscript"/>
          <w:rPrChange w:id="7764" w:author="JAVIERA PAZ LEFORT IBANEZ" w:date="2025-09-22T17:14:00Z" w16du:dateUtc="2025-09-22T20:14:00Z">
            <w:rPr>
              <w:vertAlign w:val="superscript"/>
            </w:rPr>
          </w:rPrChange>
        </w:rPr>
        <w:t>−1</w:t>
      </w:r>
      <w:r w:rsidRPr="00BB4E0F">
        <w:rPr>
          <w:rFonts w:ascii="Arial" w:hAnsi="Arial" w:cs="Arial"/>
          <w:rPrChange w:id="7765" w:author="JAVIERA PAZ LEFORT IBANEZ" w:date="2025-09-22T17:14:00Z" w16du:dateUtc="2025-09-22T20:14:00Z">
            <w:rPr/>
          </w:rPrChange>
        </w:rPr>
        <w:t>], obtenido del modelo para distintos caudales (</w:t>
      </w:r>
      <m:oMath>
        <m:r>
          <w:rPr>
            <w:rFonts w:ascii="Cambria Math" w:hAnsi="Cambria Math" w:cs="Arial"/>
          </w:rPr>
          <m:t xml:space="preserve">Re </m:t>
        </m:r>
      </m:oMath>
      <w:r w:rsidRPr="00BB4E0F">
        <w:rPr>
          <w:rFonts w:ascii="Cambria Math" w:hAnsi="Cambria Math" w:cs="Cambria Math"/>
        </w:rPr>
        <w:t>≃</w:t>
      </w:r>
      <w:r w:rsidRPr="00BB4E0F">
        <w:rPr>
          <w:rFonts w:ascii="Arial" w:hAnsi="Arial" w:cs="Arial"/>
          <w:rPrChange w:id="7766" w:author="JAVIERA PAZ LEFORT IBANEZ" w:date="2025-09-22T17:14:00Z" w16du:dateUtc="2025-09-22T20:14:00Z">
            <w:rPr/>
          </w:rPrChange>
        </w:rPr>
        <w:t xml:space="preserve"> 0,5</w:t>
      </w:r>
      <w:r w:rsidRPr="00BB4E0F">
        <w:rPr>
          <w:rFonts w:ascii="Arial" w:hAnsi="Arial" w:cs="Arial"/>
          <w:rPrChange w:id="7767" w:author="JAVIERA PAZ LEFORT IBANEZ" w:date="2025-09-22T17:14:00Z" w16du:dateUtc="2025-09-22T20:14:00Z">
            <w:rPr>
              <w:rFonts w:ascii="Aptos" w:hAnsi="Aptos" w:cs="Aptos"/>
            </w:rPr>
          </w:rPrChange>
        </w:rPr>
        <w:t>–</w:t>
      </w:r>
      <w:r w:rsidRPr="00BB4E0F">
        <w:rPr>
          <w:rFonts w:ascii="Arial" w:hAnsi="Arial" w:cs="Arial"/>
          <w:rPrChange w:id="7768" w:author="JAVIERA PAZ LEFORT IBANEZ" w:date="2025-09-22T17:14:00Z" w16du:dateUtc="2025-09-22T20:14:00Z">
            <w:rPr/>
          </w:rPrChange>
        </w:rPr>
        <w:t xml:space="preserve">10,6). El ajuste de potencia sobre </w:t>
      </w:r>
      <m:oMath>
        <m:func>
          <m:funcPr>
            <m:ctrlPr>
              <w:rPr>
                <w:rFonts w:ascii="Cambria Math" w:hAnsi="Cambria Math" w:cs="Arial"/>
                <w:i/>
              </w:rPr>
            </m:ctrlPr>
          </m:funcPr>
          <m:fName>
            <m:r>
              <m:rPr>
                <m:sty m:val="p"/>
              </m:rPr>
              <w:rPr>
                <w:rFonts w:ascii="Cambria Math" w:hAnsi="Cambria Math" w:cs="Arial"/>
              </w:rPr>
              <m:t>ln</m:t>
            </m:r>
          </m:fName>
          <m:e>
            <m:sSub>
              <m:sSubPr>
                <m:ctrlPr>
                  <w:rPr>
                    <w:rFonts w:ascii="Cambria Math" w:hAnsi="Cambria Math" w:cs="Arial"/>
                    <w:i/>
                  </w:rPr>
                </m:ctrlPr>
              </m:sSubPr>
              <m:e>
                <m:r>
                  <w:rPr>
                    <w:rFonts w:ascii="Cambria Math" w:hAnsi="Cambria Math" w:cs="Arial"/>
                  </w:rPr>
                  <m:t>K</m:t>
                </m:r>
              </m:e>
              <m:sub>
                <m:r>
                  <w:rPr>
                    <w:rFonts w:ascii="Cambria Math" w:hAnsi="Cambria Math" w:cs="Arial"/>
                  </w:rPr>
                  <m:t>L</m:t>
                </m:r>
              </m:sub>
            </m:sSub>
          </m:e>
        </m:func>
      </m:oMath>
      <w:r w:rsidRPr="00BB4E0F">
        <w:rPr>
          <w:rFonts w:ascii="Arial" w:hAnsi="Arial" w:cs="Arial"/>
        </w:rPr>
        <w:t>​</w:t>
      </w:r>
      <w:r w:rsidRPr="00BB4E0F">
        <w:rPr>
          <w:rFonts w:ascii="Arial" w:hAnsi="Arial" w:cs="Arial"/>
          <w:rPrChange w:id="7769" w:author="JAVIERA PAZ LEFORT IBANEZ" w:date="2025-09-22T17:14:00Z" w16du:dateUtc="2025-09-22T20:14:00Z">
            <w:rPr/>
          </w:rPrChange>
        </w:rPr>
        <w:t xml:space="preserve"> vs </w:t>
      </w:r>
      <m:oMath>
        <m:func>
          <m:funcPr>
            <m:ctrlPr>
              <w:rPr>
                <w:rFonts w:ascii="Cambria Math" w:hAnsi="Cambria Math" w:cs="Arial"/>
                <w:i/>
              </w:rPr>
            </m:ctrlPr>
          </m:funcPr>
          <m:fName>
            <m:r>
              <m:rPr>
                <m:sty m:val="p"/>
              </m:rPr>
              <w:rPr>
                <w:rFonts w:ascii="Cambria Math" w:hAnsi="Cambria Math" w:cs="Arial"/>
              </w:rPr>
              <m:t>ln</m:t>
            </m:r>
          </m:fName>
          <m:e>
            <m:r>
              <w:rPr>
                <w:rFonts w:ascii="Cambria Math" w:hAnsi="Cambria Math" w:cs="Arial"/>
              </w:rPr>
              <m:t>Re</m:t>
            </m:r>
          </m:e>
        </m:func>
      </m:oMath>
      <w:r w:rsidR="00FF2BDF" w:rsidRPr="00BB4E0F">
        <w:rPr>
          <w:rFonts w:ascii="Arial" w:hAnsi="Arial" w:cs="Arial"/>
          <w:rPrChange w:id="7770" w:author="JAVIERA PAZ LEFORT IBANEZ" w:date="2025-09-22T17:14:00Z" w16du:dateUtc="2025-09-22T20:14:00Z">
            <w:rPr/>
          </w:rPrChange>
        </w:rPr>
        <w:t xml:space="preserve"> </w:t>
      </w:r>
      <w:r w:rsidRPr="00BB4E0F">
        <w:rPr>
          <w:rFonts w:ascii="Arial" w:hAnsi="Arial" w:cs="Arial"/>
          <w:rPrChange w:id="7771" w:author="JAVIERA PAZ LEFORT IBANEZ" w:date="2025-09-22T17:14:00Z" w16du:dateUtc="2025-09-22T20:14:00Z">
            <w:rPr/>
          </w:rPrChange>
        </w:rPr>
        <w:t xml:space="preserve">entrega una pendiente </w:t>
      </w:r>
      <m:oMath>
        <m:r>
          <w:rPr>
            <w:rFonts w:ascii="Cambria Math" w:hAnsi="Cambria Math" w:cs="Arial"/>
          </w:rPr>
          <m:t>n≈0,33</m:t>
        </m:r>
      </m:oMath>
      <w:r w:rsidRPr="00BB4E0F">
        <w:rPr>
          <w:rFonts w:ascii="Arial" w:hAnsi="Arial" w:cs="Arial"/>
          <w:rPrChange w:id="7772" w:author="JAVIERA PAZ LEFORT IBANEZ" w:date="2025-09-22T17:14:00Z" w16du:dateUtc="2025-09-22T20:14:00Z">
            <w:rPr/>
          </w:rPrChange>
        </w:rPr>
        <w:t xml:space="preserve">, con muy buen alineamiento de los puntos en todo el rango. Dado que el número de Schmidt varía poco entre corridas, la tendencia refleja principalmente la dependencia con </w:t>
      </w:r>
      <m:oMath>
        <m:r>
          <w:rPr>
            <w:rFonts w:ascii="Cambria Math" w:hAnsi="Cambria Math" w:cs="Arial"/>
          </w:rPr>
          <m:t>Re</m:t>
        </m:r>
      </m:oMath>
      <w:r w:rsidRPr="00BB4E0F">
        <w:rPr>
          <w:rFonts w:ascii="Arial" w:hAnsi="Arial" w:cs="Arial"/>
          <w:rPrChange w:id="7773" w:author="JAVIERA PAZ LEFORT IBANEZ" w:date="2025-09-22T17:14:00Z" w16du:dateUtc="2025-09-22T20:14:00Z">
            <w:rPr/>
          </w:rPrChange>
        </w:rPr>
        <w:t xml:space="preserve">. Este resultado es congruente con las correlaciones clásicas de transferencia de masa en flujo laminar interno, del tipo </w:t>
      </w:r>
      <m:oMath>
        <m:r>
          <w:rPr>
            <w:rFonts w:ascii="Cambria Math" w:hAnsi="Cambria Math" w:cs="Arial"/>
          </w:rPr>
          <m:t>Sh∼</m:t>
        </m:r>
        <m:sSup>
          <m:sSupPr>
            <m:ctrlPr>
              <w:rPr>
                <w:rFonts w:ascii="Cambria Math" w:hAnsi="Cambria Math" w:cs="Arial"/>
                <w:i/>
              </w:rPr>
            </m:ctrlPr>
          </m:sSupPr>
          <m:e>
            <m:r>
              <w:rPr>
                <w:rFonts w:ascii="Cambria Math" w:hAnsi="Cambria Math" w:cs="Arial"/>
              </w:rPr>
              <m:t>Re</m:t>
            </m:r>
          </m:e>
          <m:sup>
            <m:r>
              <w:rPr>
                <w:rFonts w:ascii="Cambria Math" w:hAnsi="Cambria Math" w:cs="Arial"/>
              </w:rPr>
              <m:t>n</m:t>
            </m:r>
          </m:sup>
        </m:sSup>
        <m:sSup>
          <m:sSupPr>
            <m:ctrlPr>
              <w:rPr>
                <w:rFonts w:ascii="Cambria Math" w:hAnsi="Cambria Math" w:cs="Arial"/>
                <w:i/>
              </w:rPr>
            </m:ctrlPr>
          </m:sSupPr>
          <m:e>
            <m:r>
              <w:rPr>
                <w:rFonts w:ascii="Cambria Math" w:hAnsi="Cambria Math" w:cs="Arial"/>
              </w:rPr>
              <m:t>Sc</m:t>
            </m:r>
          </m:e>
          <m:sup>
            <m:r>
              <w:rPr>
                <w:rFonts w:ascii="Cambria Math" w:hAnsi="Cambria Math" w:cs="Arial"/>
              </w:rPr>
              <m:t>1/3</m:t>
            </m:r>
          </m:sup>
        </m:sSup>
      </m:oMath>
      <w:r w:rsidRPr="00BB4E0F">
        <w:rPr>
          <w:rFonts w:ascii="Arial" w:hAnsi="Arial" w:cs="Arial"/>
          <w:rPrChange w:id="7774" w:author="JAVIERA PAZ LEFORT IBANEZ" w:date="2025-09-22T17:14:00Z" w16du:dateUtc="2025-09-22T20:14:00Z">
            <w:rPr/>
          </w:rPrChange>
        </w:rPr>
        <w:t xml:space="preserve"> con </w:t>
      </w:r>
      <m:oMath>
        <m:r>
          <w:rPr>
            <w:rFonts w:ascii="Cambria Math" w:hAnsi="Cambria Math" w:cs="Arial"/>
          </w:rPr>
          <m:t>n</m:t>
        </m:r>
      </m:oMath>
      <w:r w:rsidRPr="00BB4E0F">
        <w:rPr>
          <w:rFonts w:ascii="Arial" w:hAnsi="Arial" w:cs="Arial"/>
          <w:rPrChange w:id="7775" w:author="JAVIERA PAZ LEFORT IBANEZ" w:date="2025-09-22T17:14:00Z" w16du:dateUtc="2025-09-22T20:14:00Z">
            <w:rPr/>
          </w:rPrChange>
        </w:rPr>
        <w:t xml:space="preserve"> cercano a 1/3 </w:t>
      </w:r>
      <w:r w:rsidR="00B53886" w:rsidRPr="00BB4E0F">
        <w:rPr>
          <w:rFonts w:ascii="Arial" w:hAnsi="Arial" w:cs="Arial"/>
          <w:rPrChange w:id="7776" w:author="JAVIERA PAZ LEFORT IBANEZ" w:date="2025-09-22T17:14:00Z" w16du:dateUtc="2025-09-22T20:14:00Z">
            <w:rPr/>
          </w:rPrChange>
        </w:rPr>
        <w:t>(</w:t>
      </w:r>
      <w:r w:rsidR="00B53886" w:rsidRPr="00BB4E0F">
        <w:rPr>
          <w:rFonts w:ascii="Arial" w:hAnsi="Arial" w:cs="Arial"/>
          <w:b/>
          <w:bCs/>
          <w:rPrChange w:id="7777" w:author="JAVIERA PAZ LEFORT IBANEZ" w:date="2025-09-22T17:14:00Z" w16du:dateUtc="2025-09-22T20:14:00Z">
            <w:rPr>
              <w:b/>
              <w:bCs/>
            </w:rPr>
          </w:rPrChange>
        </w:rPr>
        <w:t xml:space="preserve">Alves &amp; </w:t>
      </w:r>
      <w:proofErr w:type="spellStart"/>
      <w:r w:rsidR="00B53886" w:rsidRPr="00BB4E0F">
        <w:rPr>
          <w:rFonts w:ascii="Arial" w:hAnsi="Arial" w:cs="Arial"/>
          <w:b/>
          <w:bCs/>
          <w:rPrChange w:id="7778" w:author="JAVIERA PAZ LEFORT IBANEZ" w:date="2025-09-22T17:14:00Z" w16du:dateUtc="2025-09-22T20:14:00Z">
            <w:rPr>
              <w:b/>
              <w:bCs/>
            </w:rPr>
          </w:rPrChange>
        </w:rPr>
        <w:t>Coelhoso</w:t>
      </w:r>
      <w:proofErr w:type="spellEnd"/>
      <w:r w:rsidR="00B53886" w:rsidRPr="00BB4E0F">
        <w:rPr>
          <w:rFonts w:ascii="Arial" w:hAnsi="Arial" w:cs="Arial"/>
          <w:b/>
          <w:bCs/>
          <w:rPrChange w:id="7779" w:author="JAVIERA PAZ LEFORT IBANEZ" w:date="2025-09-22T17:14:00Z" w16du:dateUtc="2025-09-22T20:14:00Z">
            <w:rPr>
              <w:b/>
              <w:bCs/>
            </w:rPr>
          </w:rPrChange>
        </w:rPr>
        <w:t>, 2007</w:t>
      </w:r>
      <w:r w:rsidR="00B53886" w:rsidRPr="00BB4E0F">
        <w:rPr>
          <w:rFonts w:ascii="Arial" w:hAnsi="Arial" w:cs="Arial"/>
          <w:rPrChange w:id="7780" w:author="JAVIERA PAZ LEFORT IBANEZ" w:date="2025-09-22T17:14:00Z" w16du:dateUtc="2025-09-22T20:14:00Z">
            <w:rPr/>
          </w:rPrChange>
        </w:rPr>
        <w:t>)</w:t>
      </w:r>
    </w:p>
    <w:p w14:paraId="1449E595" w14:textId="0482A731" w:rsidR="00A86A1D" w:rsidRPr="00BB4E0F" w:rsidRDefault="00A86A1D">
      <w:pPr>
        <w:spacing w:line="360" w:lineRule="auto"/>
        <w:jc w:val="both"/>
        <w:rPr>
          <w:rFonts w:ascii="Arial" w:hAnsi="Arial" w:cs="Arial"/>
          <w:rPrChange w:id="7781" w:author="JAVIERA PAZ LEFORT IBANEZ" w:date="2025-09-22T17:14:00Z" w16du:dateUtc="2025-09-22T20:14:00Z">
            <w:rPr/>
          </w:rPrChange>
        </w:rPr>
        <w:pPrChange w:id="7782" w:author="JAVIERA PAZ LEFORT IBANEZ" w:date="2025-09-22T17:14:00Z" w16du:dateUtc="2025-09-22T20:14:00Z">
          <w:pPr>
            <w:jc w:val="both"/>
          </w:pPr>
        </w:pPrChange>
      </w:pPr>
      <w:r w:rsidRPr="00BB4E0F">
        <w:rPr>
          <w:rFonts w:ascii="Arial" w:hAnsi="Arial" w:cs="Arial"/>
          <w:rPrChange w:id="7783" w:author="JAVIERA PAZ LEFORT IBANEZ" w:date="2025-09-22T17:14:00Z" w16du:dateUtc="2025-09-22T20:14:00Z">
            <w:rPr/>
          </w:rPrChange>
        </w:rPr>
        <w:t xml:space="preserve">Las pequeñas desviaciones en el punto de menor </w:t>
      </w:r>
      <m:oMath>
        <m:r>
          <w:rPr>
            <w:rFonts w:ascii="Cambria Math" w:hAnsi="Cambria Math" w:cs="Arial"/>
          </w:rPr>
          <m:t>Re</m:t>
        </m:r>
      </m:oMath>
      <w:r w:rsidRPr="00BB4E0F">
        <w:rPr>
          <w:rFonts w:ascii="Arial" w:hAnsi="Arial" w:cs="Arial"/>
          <w:rPrChange w:id="7784" w:author="JAVIERA PAZ LEFORT IBANEZ" w:date="2025-09-22T17:14:00Z" w16du:dateUtc="2025-09-22T20:14:00Z">
            <w:rPr/>
          </w:rPrChange>
        </w:rPr>
        <w:t xml:space="preserve"> pueden atribuirse a efectos de </w:t>
      </w:r>
      <w:r w:rsidRPr="00BB4E0F">
        <w:rPr>
          <w:rFonts w:ascii="Arial" w:hAnsi="Arial" w:cs="Arial"/>
          <w:i/>
          <w:iCs/>
          <w:rPrChange w:id="7785" w:author="JAVIERA PAZ LEFORT IBANEZ" w:date="2025-09-22T17:14:00Z" w16du:dateUtc="2025-09-22T20:14:00Z">
            <w:rPr>
              <w:i/>
              <w:iCs/>
            </w:rPr>
          </w:rPrChange>
        </w:rPr>
        <w:t>entrada/desarrollo</w:t>
      </w:r>
      <w:r w:rsidRPr="00BB4E0F">
        <w:rPr>
          <w:rFonts w:ascii="Arial" w:hAnsi="Arial" w:cs="Arial"/>
          <w:rPrChange w:id="7786" w:author="JAVIERA PAZ LEFORT IBANEZ" w:date="2025-09-22T17:14:00Z" w16du:dateUtc="2025-09-22T20:14:00Z">
            <w:rPr/>
          </w:rPrChange>
        </w:rPr>
        <w:t xml:space="preserve"> y a la longitud finita del canal (relación </w:t>
      </w:r>
      <m:oMath>
        <m:r>
          <w:rPr>
            <w:rFonts w:ascii="Cambria Math" w:hAnsi="Cambria Math" w:cs="Arial"/>
          </w:rPr>
          <m:t>L/d</m:t>
        </m:r>
      </m:oMath>
      <w:r w:rsidRPr="00BB4E0F">
        <w:rPr>
          <w:rFonts w:ascii="Arial" w:hAnsi="Arial" w:cs="Arial"/>
          <w:rPrChange w:id="7787" w:author="JAVIERA PAZ LEFORT IBANEZ" w:date="2025-09-22T17:14:00Z" w16du:dateUtc="2025-09-22T20:14:00Z">
            <w:rPr/>
          </w:rPrChange>
        </w:rPr>
        <w:t>), habituales en fibras cortas, además de la resolución espacial de la malla</w:t>
      </w:r>
      <w:del w:id="7788" w:author="JAVIERA PAZ LEFORT IBANEZ" w:date="2025-09-22T05:04:00Z" w16du:dateUtc="2025-09-22T08:04:00Z">
        <w:r w:rsidRPr="00BB4E0F" w:rsidDel="004C13C5">
          <w:rPr>
            <w:rFonts w:ascii="Arial" w:hAnsi="Arial" w:cs="Arial"/>
            <w:rPrChange w:id="7789" w:author="JAVIERA PAZ LEFORT IBANEZ" w:date="2025-09-22T17:14:00Z" w16du:dateUtc="2025-09-22T20:14:00Z">
              <w:rPr/>
            </w:rPrChange>
          </w:rPr>
          <w:delText xml:space="preserve"> [cita]</w:delText>
        </w:r>
      </w:del>
      <w:r w:rsidRPr="00BB4E0F">
        <w:rPr>
          <w:rFonts w:ascii="Arial" w:hAnsi="Arial" w:cs="Arial"/>
          <w:rPrChange w:id="7790" w:author="JAVIERA PAZ LEFORT IBANEZ" w:date="2025-09-22T17:14:00Z" w16du:dateUtc="2025-09-22T20:14:00Z">
            <w:rPr/>
          </w:rPrChange>
        </w:rPr>
        <w:t xml:space="preserve">. En términos operativos, el exponente recuperado valida el uso de una ley de potencia para escalar </w:t>
      </w:r>
      <m:oMath>
        <m:sSub>
          <m:sSubPr>
            <m:ctrlPr>
              <w:rPr>
                <w:rFonts w:ascii="Cambria Math" w:hAnsi="Cambria Math" w:cs="Arial"/>
                <w:i/>
              </w:rPr>
            </m:ctrlPr>
          </m:sSubPr>
          <m:e>
            <m:r>
              <w:rPr>
                <w:rFonts w:ascii="Cambria Math" w:hAnsi="Cambria Math" w:cs="Arial"/>
              </w:rPr>
              <m:t>K</m:t>
            </m:r>
          </m:e>
          <m:sub>
            <m:r>
              <w:rPr>
                <w:rFonts w:ascii="Cambria Math" w:hAnsi="Cambria Math" w:cs="Arial"/>
              </w:rPr>
              <m:t>L</m:t>
            </m:r>
          </m:sub>
        </m:sSub>
      </m:oMath>
      <w:r w:rsidRPr="00BB4E0F">
        <w:rPr>
          <w:rFonts w:ascii="Arial" w:hAnsi="Arial" w:cs="Arial"/>
        </w:rPr>
        <w:t>​</w:t>
      </w:r>
      <w:r w:rsidRPr="00BB4E0F">
        <w:rPr>
          <w:rFonts w:ascii="Arial" w:hAnsi="Arial" w:cs="Arial"/>
          <w:rPrChange w:id="7791" w:author="JAVIERA PAZ LEFORT IBANEZ" w:date="2025-09-22T17:14:00Z" w16du:dateUtc="2025-09-22T20:14:00Z">
            <w:rPr/>
          </w:rPrChange>
        </w:rPr>
        <w:t xml:space="preserve"> con el caudal en el rango laminar de interés; así, incrementos de Re se traducen en aumentos </w:t>
      </w:r>
      <w:proofErr w:type="spellStart"/>
      <w:r w:rsidRPr="00BB4E0F">
        <w:rPr>
          <w:rFonts w:ascii="Arial" w:hAnsi="Arial" w:cs="Arial"/>
          <w:rPrChange w:id="7792" w:author="JAVIERA PAZ LEFORT IBANEZ" w:date="2025-09-22T17:14:00Z" w16du:dateUtc="2025-09-22T20:14:00Z">
            <w:rPr/>
          </w:rPrChange>
        </w:rPr>
        <w:t>sublineales</w:t>
      </w:r>
      <w:proofErr w:type="spellEnd"/>
      <w:r w:rsidRPr="00BB4E0F">
        <w:rPr>
          <w:rFonts w:ascii="Arial" w:hAnsi="Arial" w:cs="Arial"/>
          <w:rPrChange w:id="7793" w:author="JAVIERA PAZ LEFORT IBANEZ" w:date="2025-09-22T17:14:00Z" w16du:dateUtc="2025-09-22T20:14:00Z">
            <w:rPr/>
          </w:rPrChange>
        </w:rPr>
        <w:t xml:space="preserve"> de </w:t>
      </w:r>
      <m:oMath>
        <m:sSub>
          <m:sSubPr>
            <m:ctrlPr>
              <w:rPr>
                <w:rFonts w:ascii="Cambria Math" w:hAnsi="Cambria Math" w:cs="Arial"/>
                <w:i/>
              </w:rPr>
            </m:ctrlPr>
          </m:sSubPr>
          <m:e>
            <m:r>
              <w:rPr>
                <w:rFonts w:ascii="Cambria Math" w:hAnsi="Cambria Math" w:cs="Arial"/>
              </w:rPr>
              <m:t>K</m:t>
            </m:r>
          </m:e>
          <m:sub>
            <m:r>
              <w:rPr>
                <w:rFonts w:ascii="Cambria Math" w:hAnsi="Cambria Math" w:cs="Arial"/>
              </w:rPr>
              <m:t>L</m:t>
            </m:r>
          </m:sub>
        </m:sSub>
      </m:oMath>
      <w:r w:rsidRPr="00BB4E0F">
        <w:rPr>
          <w:rFonts w:ascii="Arial" w:hAnsi="Arial" w:cs="Arial"/>
        </w:rPr>
        <w:t>​</w:t>
      </w:r>
      <w:r w:rsidRPr="00BB4E0F">
        <w:rPr>
          <w:rFonts w:ascii="Arial" w:hAnsi="Arial" w:cs="Arial"/>
          <w:rPrChange w:id="7794" w:author="JAVIERA PAZ LEFORT IBANEZ" w:date="2025-09-22T17:14:00Z" w16du:dateUtc="2025-09-22T20:14:00Z">
            <w:rPr/>
          </w:rPrChange>
        </w:rPr>
        <w:t xml:space="preserve">. Esto es coherente con las tendencias de </w:t>
      </w:r>
      <m:oMath>
        <m:sSub>
          <m:sSubPr>
            <m:ctrlPr>
              <w:rPr>
                <w:rFonts w:ascii="Cambria Math" w:hAnsi="Cambria Math" w:cs="Arial"/>
                <w:i/>
              </w:rPr>
            </m:ctrlPr>
          </m:sSubPr>
          <m:e>
            <m:r>
              <w:rPr>
                <w:rFonts w:ascii="Cambria Math" w:hAnsi="Cambria Math" w:cs="Arial"/>
              </w:rPr>
              <m:t>J</m:t>
            </m:r>
          </m:e>
          <m:sub>
            <m:r>
              <w:rPr>
                <w:rFonts w:ascii="Cambria Math" w:hAnsi="Cambria Math" w:cs="Arial"/>
              </w:rPr>
              <m:t>in</m:t>
            </m:r>
          </m:sub>
        </m:sSub>
      </m:oMath>
      <w:r w:rsidRPr="00BB4E0F">
        <w:rPr>
          <w:rFonts w:ascii="Arial" w:hAnsi="Arial" w:cs="Arial"/>
        </w:rPr>
        <w:t>​</w:t>
      </w:r>
      <w:r w:rsidRPr="00BB4E0F">
        <w:rPr>
          <w:rFonts w:ascii="Arial" w:hAnsi="Arial" w:cs="Arial"/>
          <w:rPrChange w:id="7795" w:author="JAVIERA PAZ LEFORT IBANEZ" w:date="2025-09-22T17:14:00Z" w16du:dateUtc="2025-09-22T20:14:00Z">
            <w:rPr/>
          </w:rPrChange>
        </w:rPr>
        <w:t xml:space="preserve"> discutidas en 5.3, cuando la resistencia de membrana es despreciable y la resistencia global está dominada por las películas </w:t>
      </w:r>
      <w:ins w:id="7796" w:author="JAVIERA PAZ LEFORT IBANEZ" w:date="2025-09-22T05:06:00Z">
        <w:r w:rsidR="00203B19" w:rsidRPr="00BB4E0F">
          <w:rPr>
            <w:rFonts w:ascii="Arial" w:hAnsi="Arial" w:cs="Arial"/>
            <w:rPrChange w:id="7797" w:author="JAVIERA PAZ LEFORT IBANEZ" w:date="2025-09-22T17:14:00Z" w16du:dateUtc="2025-09-22T20:14:00Z">
              <w:rPr/>
            </w:rPrChange>
          </w:rPr>
          <w:t>(</w:t>
        </w:r>
        <w:proofErr w:type="spellStart"/>
        <w:r w:rsidR="00203B19" w:rsidRPr="00BB4E0F">
          <w:rPr>
            <w:rFonts w:ascii="Arial" w:hAnsi="Arial" w:cs="Arial"/>
            <w:b/>
            <w:bCs/>
            <w:rPrChange w:id="7798" w:author="JAVIERA PAZ LEFORT IBANEZ" w:date="2025-09-22T17:14:00Z" w16du:dateUtc="2025-09-22T20:14:00Z">
              <w:rPr/>
            </w:rPrChange>
          </w:rPr>
          <w:t>Gabelman</w:t>
        </w:r>
        <w:proofErr w:type="spellEnd"/>
        <w:r w:rsidR="00203B19" w:rsidRPr="00BB4E0F">
          <w:rPr>
            <w:rFonts w:ascii="Arial" w:hAnsi="Arial" w:cs="Arial"/>
            <w:b/>
            <w:bCs/>
            <w:rPrChange w:id="7799" w:author="JAVIERA PAZ LEFORT IBANEZ" w:date="2025-09-22T17:14:00Z" w16du:dateUtc="2025-09-22T20:14:00Z">
              <w:rPr/>
            </w:rPrChange>
          </w:rPr>
          <w:t xml:space="preserve"> &amp; Hwang, 1999</w:t>
        </w:r>
        <w:r w:rsidR="00203B19" w:rsidRPr="00BB4E0F">
          <w:rPr>
            <w:rFonts w:ascii="Arial" w:hAnsi="Arial" w:cs="Arial"/>
            <w:rPrChange w:id="7800" w:author="JAVIERA PAZ LEFORT IBANEZ" w:date="2025-09-22T17:14:00Z" w16du:dateUtc="2025-09-22T20:14:00Z">
              <w:rPr/>
            </w:rPrChange>
          </w:rPr>
          <w:t>)</w:t>
        </w:r>
      </w:ins>
      <w:ins w:id="7801" w:author="JAVIERA PAZ LEFORT IBANEZ" w:date="2025-09-22T05:06:00Z" w16du:dateUtc="2025-09-22T08:06:00Z">
        <w:r w:rsidR="00203B19" w:rsidRPr="00BB4E0F">
          <w:rPr>
            <w:rFonts w:ascii="Arial" w:hAnsi="Arial" w:cs="Arial"/>
            <w:rPrChange w:id="7802" w:author="JAVIERA PAZ LEFORT IBANEZ" w:date="2025-09-22T17:14:00Z" w16du:dateUtc="2025-09-22T20:14:00Z">
              <w:rPr/>
            </w:rPrChange>
          </w:rPr>
          <w:t>.</w:t>
        </w:r>
      </w:ins>
      <w:del w:id="7803" w:author="JAVIERA PAZ LEFORT IBANEZ" w:date="2025-09-22T05:06:00Z" w16du:dateUtc="2025-09-22T08:06:00Z">
        <w:r w:rsidRPr="00BB4E0F" w:rsidDel="00203B19">
          <w:rPr>
            <w:rFonts w:ascii="Arial" w:hAnsi="Arial" w:cs="Arial"/>
            <w:rPrChange w:id="7804" w:author="JAVIERA PAZ LEFORT IBANEZ" w:date="2025-09-22T17:14:00Z" w16du:dateUtc="2025-09-22T20:14:00Z">
              <w:rPr/>
            </w:rPrChange>
          </w:rPr>
          <w:delText>[cita].</w:delText>
        </w:r>
      </w:del>
    </w:p>
    <w:p w14:paraId="71F94617" w14:textId="134A565E" w:rsidR="00A86A1D" w:rsidRPr="00BB4E0F" w:rsidRDefault="00A86A1D">
      <w:pPr>
        <w:spacing w:line="360" w:lineRule="auto"/>
        <w:jc w:val="both"/>
        <w:rPr>
          <w:rFonts w:ascii="Arial" w:hAnsi="Arial" w:cs="Arial"/>
          <w:rPrChange w:id="7805" w:author="JAVIERA PAZ LEFORT IBANEZ" w:date="2025-09-22T17:14:00Z" w16du:dateUtc="2025-09-22T20:14:00Z">
            <w:rPr/>
          </w:rPrChange>
        </w:rPr>
        <w:pPrChange w:id="7806" w:author="JAVIERA PAZ LEFORT IBANEZ" w:date="2025-09-22T17:14:00Z" w16du:dateUtc="2025-09-22T20:14:00Z">
          <w:pPr>
            <w:jc w:val="both"/>
          </w:pPr>
        </w:pPrChange>
      </w:pPr>
      <w:r w:rsidRPr="00BB4E0F">
        <w:rPr>
          <w:rFonts w:ascii="Arial" w:hAnsi="Arial" w:cs="Arial"/>
          <w:rPrChange w:id="7807" w:author="JAVIERA PAZ LEFORT IBANEZ" w:date="2025-09-22T17:14:00Z" w16du:dateUtc="2025-09-22T20:14:00Z">
            <w:rPr/>
          </w:rPrChange>
        </w:rPr>
        <w:t xml:space="preserve">En síntesis, </w:t>
      </w:r>
      <w:r w:rsidR="00F55EE5" w:rsidRPr="00BB4E0F">
        <w:rPr>
          <w:rFonts w:ascii="Arial" w:hAnsi="Arial" w:cs="Arial"/>
          <w:rPrChange w:id="7808" w:author="JAVIERA PAZ LEFORT IBANEZ" w:date="2025-09-22T17:14:00Z" w16du:dateUtc="2025-09-22T20:14:00Z">
            <w:rPr/>
          </w:rPrChange>
        </w:rPr>
        <w:t>los datos se ajustan a una ley de potencia</w:t>
      </w:r>
    </w:p>
    <w:p w14:paraId="0302CCB5" w14:textId="5155EC23" w:rsidR="00A86A1D" w:rsidRPr="00BB4E0F" w:rsidRDefault="00000000">
      <w:pPr>
        <w:spacing w:line="360" w:lineRule="auto"/>
        <w:jc w:val="center"/>
        <w:rPr>
          <w:rFonts w:ascii="Arial" w:hAnsi="Arial" w:cs="Arial"/>
          <w:rPrChange w:id="7809" w:author="JAVIERA PAZ LEFORT IBANEZ" w:date="2025-09-22T17:14:00Z" w16du:dateUtc="2025-09-22T20:14:00Z">
            <w:rPr/>
          </w:rPrChange>
        </w:rPr>
        <w:pPrChange w:id="7810" w:author="JAVIERA PAZ LEFORT IBANEZ" w:date="2025-09-22T17:14:00Z" w16du:dateUtc="2025-09-22T20:14:00Z">
          <w:pPr/>
        </w:pPrChange>
      </w:pPr>
      <m:oMath>
        <m:sSub>
          <m:sSubPr>
            <m:ctrlPr>
              <w:rPr>
                <w:rFonts w:ascii="Cambria Math" w:hAnsi="Cambria Math" w:cs="Arial"/>
                <w:i/>
              </w:rPr>
            </m:ctrlPr>
          </m:sSubPr>
          <m:e>
            <m:r>
              <w:rPr>
                <w:rFonts w:ascii="Cambria Math" w:hAnsi="Cambria Math" w:cs="Arial"/>
              </w:rPr>
              <m:t>K</m:t>
            </m:r>
          </m:e>
          <m:sub>
            <m:r>
              <w:rPr>
                <w:rFonts w:ascii="Cambria Math" w:hAnsi="Cambria Math" w:cs="Arial"/>
              </w:rPr>
              <m:t>L</m:t>
            </m:r>
          </m:sub>
        </m:sSub>
        <m:r>
          <w:rPr>
            <w:rFonts w:ascii="Cambria Math" w:hAnsi="Cambria Math" w:cs="Arial"/>
          </w:rPr>
          <m:t>∝</m:t>
        </m:r>
        <m:sSup>
          <m:sSupPr>
            <m:ctrlPr>
              <w:rPr>
                <w:rFonts w:ascii="Cambria Math" w:eastAsiaTheme="minorEastAsia" w:hAnsi="Cambria Math" w:cs="Arial"/>
                <w:i/>
              </w:rPr>
            </m:ctrlPr>
          </m:sSupPr>
          <m:e>
            <m:r>
              <w:rPr>
                <w:rFonts w:ascii="Cambria Math" w:eastAsiaTheme="minorEastAsia" w:hAnsi="Cambria Math" w:cs="Arial"/>
              </w:rPr>
              <m:t>Re</m:t>
            </m:r>
          </m:e>
          <m:sup>
            <m:r>
              <w:rPr>
                <w:rFonts w:ascii="Cambria Math" w:eastAsiaTheme="minorEastAsia" w:hAnsi="Cambria Math" w:cs="Arial"/>
              </w:rPr>
              <m:t>0.33</m:t>
            </m:r>
          </m:sup>
        </m:sSup>
      </m:oMath>
      <w:r w:rsidR="00107D8E" w:rsidRPr="00BB4E0F">
        <w:rPr>
          <w:rFonts w:ascii="Arial" w:hAnsi="Arial" w:cs="Arial"/>
        </w:rPr>
        <w:t>​</w:t>
      </w:r>
    </w:p>
    <w:p w14:paraId="7397D0E7" w14:textId="77777777" w:rsidR="003A4D66" w:rsidRDefault="00F55EE5" w:rsidP="001B7855">
      <w:pPr>
        <w:spacing w:line="360" w:lineRule="auto"/>
        <w:jc w:val="both"/>
        <w:rPr>
          <w:rFonts w:ascii="Arial" w:hAnsi="Arial" w:cs="Arial"/>
        </w:rPr>
      </w:pPr>
      <w:r w:rsidRPr="00BB4E0F">
        <w:rPr>
          <w:rFonts w:ascii="Arial" w:hAnsi="Arial" w:cs="Arial"/>
          <w:rPrChange w:id="7811" w:author="JAVIERA PAZ LEFORT IBANEZ" w:date="2025-09-22T17:14:00Z" w16du:dateUtc="2025-09-22T20:14:00Z">
            <w:rPr/>
          </w:rPrChange>
        </w:rPr>
        <w:t>en el rango evaluado de Re</w:t>
      </w:r>
      <w:r w:rsidR="00B10BA8" w:rsidRPr="00BB4E0F">
        <w:rPr>
          <w:rFonts w:ascii="Arial" w:hAnsi="Arial" w:cs="Arial"/>
          <w:rPrChange w:id="7812" w:author="JAVIERA PAZ LEFORT IBANEZ" w:date="2025-09-22T17:14:00Z" w16du:dateUtc="2025-09-22T20:14:00Z">
            <w:rPr/>
          </w:rPrChange>
        </w:rPr>
        <w:t xml:space="preserve">ynolds (figura 5.12), coherente con la teoría de capa límite para flujo laminar interno </w:t>
      </w:r>
      <w:ins w:id="7813" w:author="JAVIERA PAZ LEFORT IBANEZ" w:date="2025-09-22T05:08:00Z">
        <w:r w:rsidR="0024740D" w:rsidRPr="00BB4E0F">
          <w:rPr>
            <w:rFonts w:ascii="Arial" w:hAnsi="Arial" w:cs="Arial"/>
            <w:rPrChange w:id="7814" w:author="JAVIERA PAZ LEFORT IBANEZ" w:date="2025-09-22T17:14:00Z" w16du:dateUtc="2025-09-22T20:14:00Z">
              <w:rPr/>
            </w:rPrChange>
          </w:rPr>
          <w:t>(</w:t>
        </w:r>
        <w:proofErr w:type="spellStart"/>
        <w:r w:rsidR="0024740D" w:rsidRPr="00BB4E0F">
          <w:rPr>
            <w:rFonts w:ascii="Arial" w:hAnsi="Arial" w:cs="Arial"/>
            <w:b/>
            <w:bCs/>
            <w:rPrChange w:id="7815" w:author="JAVIERA PAZ LEFORT IBANEZ" w:date="2025-09-22T17:14:00Z" w16du:dateUtc="2025-09-22T20:14:00Z">
              <w:rPr/>
            </w:rPrChange>
          </w:rPr>
          <w:t>Everts</w:t>
        </w:r>
        <w:proofErr w:type="spellEnd"/>
        <w:r w:rsidR="0024740D" w:rsidRPr="00BB4E0F">
          <w:rPr>
            <w:rFonts w:ascii="Arial" w:hAnsi="Arial" w:cs="Arial"/>
            <w:b/>
            <w:bCs/>
            <w:rPrChange w:id="7816" w:author="JAVIERA PAZ LEFORT IBANEZ" w:date="2025-09-22T17:14:00Z" w16du:dateUtc="2025-09-22T20:14:00Z">
              <w:rPr/>
            </w:rPrChange>
          </w:rPr>
          <w:t xml:space="preserve"> et al., 2023</w:t>
        </w:r>
        <w:r w:rsidR="0024740D" w:rsidRPr="00BB4E0F">
          <w:rPr>
            <w:rFonts w:ascii="Arial" w:hAnsi="Arial" w:cs="Arial"/>
            <w:rPrChange w:id="7817" w:author="JAVIERA PAZ LEFORT IBANEZ" w:date="2025-09-22T17:14:00Z" w16du:dateUtc="2025-09-22T20:14:00Z">
              <w:rPr/>
            </w:rPrChange>
          </w:rPr>
          <w:t>)</w:t>
        </w:r>
      </w:ins>
      <w:ins w:id="7818" w:author="JAVIERA PAZ LEFORT IBANEZ" w:date="2025-09-22T05:08:00Z" w16du:dateUtc="2025-09-22T08:08:00Z">
        <w:r w:rsidR="0024740D" w:rsidRPr="00BB4E0F">
          <w:rPr>
            <w:rFonts w:ascii="Arial" w:hAnsi="Arial" w:cs="Arial"/>
            <w:rPrChange w:id="7819" w:author="JAVIERA PAZ LEFORT IBANEZ" w:date="2025-09-22T17:14:00Z" w16du:dateUtc="2025-09-22T20:14:00Z">
              <w:rPr/>
            </w:rPrChange>
          </w:rPr>
          <w:t>.</w:t>
        </w:r>
      </w:ins>
      <w:r w:rsidR="006E74FA">
        <w:rPr>
          <w:rFonts w:ascii="Arial" w:hAnsi="Arial" w:cs="Arial"/>
        </w:rPr>
        <w:t xml:space="preserve"> Este resultado </w:t>
      </w:r>
      <w:r w:rsidR="001644A8">
        <w:rPr>
          <w:rFonts w:ascii="Arial" w:hAnsi="Arial" w:cs="Arial"/>
        </w:rPr>
        <w:t>fue útil como criterio para seleccionar la correlación de Sherwood más adecuada para el modelo.</w:t>
      </w:r>
    </w:p>
    <w:p w14:paraId="11F63FA2" w14:textId="77777777" w:rsidR="003A4D66" w:rsidRDefault="003A4D66">
      <w:pPr>
        <w:rPr>
          <w:rFonts w:ascii="Arial" w:hAnsi="Arial" w:cs="Arial"/>
        </w:rPr>
      </w:pPr>
      <w:r>
        <w:rPr>
          <w:rFonts w:ascii="Arial" w:hAnsi="Arial" w:cs="Arial"/>
        </w:rPr>
        <w:br w:type="page"/>
      </w:r>
    </w:p>
    <w:p w14:paraId="2C07BEDD" w14:textId="1D7621A4" w:rsidR="00672065" w:rsidRPr="003A4D66" w:rsidRDefault="00B10BA8" w:rsidP="008B3E7F">
      <w:pPr>
        <w:spacing w:line="360" w:lineRule="auto"/>
        <w:jc w:val="both"/>
        <w:rPr>
          <w:rFonts w:ascii="Arial" w:hAnsi="Arial" w:cs="Arial"/>
          <w:rPrChange w:id="7820" w:author="JAVIERA PAZ LEFORT IBANEZ" w:date="2025-09-22T17:14:00Z" w16du:dateUtc="2025-09-22T20:14:00Z">
            <w:rPr/>
          </w:rPrChange>
        </w:rPr>
      </w:pPr>
      <w:del w:id="7821" w:author="JAVIERA PAZ LEFORT IBANEZ" w:date="2025-09-22T05:08:00Z" w16du:dateUtc="2025-09-22T08:08:00Z">
        <w:r w:rsidRPr="00BB4E0F" w:rsidDel="0024740D">
          <w:rPr>
            <w:rFonts w:ascii="Arial" w:hAnsi="Arial" w:cs="Arial"/>
            <w:rPrChange w:id="7822" w:author="JAVIERA PAZ LEFORT IBANEZ" w:date="2025-09-22T17:14:00Z" w16du:dateUtc="2025-09-22T20:14:00Z">
              <w:rPr/>
            </w:rPrChange>
          </w:rPr>
          <w:lastRenderedPageBreak/>
          <w:delText>[</w:delText>
        </w:r>
        <w:r w:rsidR="00A86A1D" w:rsidRPr="00BB4E0F" w:rsidDel="0024740D">
          <w:rPr>
            <w:rFonts w:ascii="Arial" w:hAnsi="Arial" w:cs="Arial"/>
            <w:rPrChange w:id="7823" w:author="JAVIERA PAZ LEFORT IBANEZ" w:date="2025-09-22T17:14:00Z" w16du:dateUtc="2025-09-22T20:14:00Z">
              <w:rPr/>
            </w:rPrChange>
          </w:rPr>
          <w:delText>cita].</w:delText>
        </w:r>
      </w:del>
      <w:bookmarkStart w:id="7824" w:name="_Hlk209474468"/>
      <w:r w:rsidR="00672065" w:rsidRPr="00BE66B1">
        <w:rPr>
          <w:rFonts w:ascii="Arial" w:hAnsi="Arial" w:cs="Arial"/>
          <w:b/>
          <w:bCs/>
          <w:sz w:val="22"/>
          <w:szCs w:val="22"/>
          <w:rPrChange w:id="7825" w:author="JAVIERA PAZ LEFORT IBANEZ" w:date="2025-09-22T17:14:00Z" w16du:dateUtc="2025-09-22T20:14:00Z">
            <w:rPr>
              <w:b/>
              <w:bCs/>
            </w:rPr>
          </w:rPrChange>
        </w:rPr>
        <w:t>Figura 5.1</w:t>
      </w:r>
      <w:r w:rsidR="002F0C81" w:rsidRPr="00BE66B1">
        <w:rPr>
          <w:rFonts w:ascii="Arial" w:hAnsi="Arial" w:cs="Arial"/>
          <w:b/>
          <w:bCs/>
          <w:sz w:val="22"/>
          <w:szCs w:val="22"/>
          <w:rPrChange w:id="7826" w:author="JAVIERA PAZ LEFORT IBANEZ" w:date="2025-09-22T17:14:00Z" w16du:dateUtc="2025-09-22T20:14:00Z">
            <w:rPr>
              <w:b/>
              <w:bCs/>
            </w:rPr>
          </w:rPrChange>
        </w:rPr>
        <w:t>1</w:t>
      </w:r>
      <w:r w:rsidR="00672065" w:rsidRPr="00BE66B1">
        <w:rPr>
          <w:rFonts w:ascii="Arial" w:hAnsi="Arial" w:cs="Arial"/>
          <w:b/>
          <w:bCs/>
          <w:sz w:val="22"/>
          <w:szCs w:val="22"/>
          <w:rPrChange w:id="7827" w:author="JAVIERA PAZ LEFORT IBANEZ" w:date="2025-09-22T17:14:00Z" w16du:dateUtc="2025-09-22T20:14:00Z">
            <w:rPr>
              <w:b/>
              <w:bCs/>
            </w:rPr>
          </w:rPrChange>
        </w:rPr>
        <w:t xml:space="preserve">  </w:t>
      </w:r>
      <m:oMath>
        <m:sSub>
          <m:sSubPr>
            <m:ctrlPr>
              <w:rPr>
                <w:rFonts w:ascii="Cambria Math" w:hAnsi="Cambria Math" w:cs="Arial"/>
                <w:i/>
                <w:sz w:val="22"/>
                <w:szCs w:val="22"/>
              </w:rPr>
            </m:ctrlPr>
          </m:sSubPr>
          <m:e>
            <m:r>
              <w:rPr>
                <w:rFonts w:ascii="Cambria Math" w:hAnsi="Cambria Math" w:cs="Arial"/>
                <w:sz w:val="22"/>
                <w:szCs w:val="22"/>
              </w:rPr>
              <m:t>K</m:t>
            </m:r>
          </m:e>
          <m:sub>
            <m:r>
              <w:rPr>
                <w:rFonts w:ascii="Cambria Math" w:hAnsi="Cambria Math" w:cs="Arial"/>
                <w:sz w:val="22"/>
                <w:szCs w:val="22"/>
              </w:rPr>
              <m:t>L</m:t>
            </m:r>
          </m:sub>
        </m:sSub>
      </m:oMath>
      <w:r w:rsidR="003C1541" w:rsidRPr="00BE66B1">
        <w:rPr>
          <w:rFonts w:ascii="Arial" w:eastAsiaTheme="minorEastAsia" w:hAnsi="Arial" w:cs="Arial"/>
          <w:sz w:val="22"/>
          <w:szCs w:val="22"/>
          <w:rPrChange w:id="7828" w:author="JAVIERA PAZ LEFORT IBANEZ" w:date="2025-09-22T17:14:00Z" w16du:dateUtc="2025-09-22T20:14:00Z">
            <w:rPr>
              <w:rFonts w:eastAsiaTheme="minorEastAsia"/>
            </w:rPr>
          </w:rPrChange>
        </w:rPr>
        <w:t xml:space="preserve"> </w:t>
      </w:r>
      <w:r w:rsidR="003C1541" w:rsidRPr="00BE66B1">
        <w:rPr>
          <w:rFonts w:ascii="Arial" w:hAnsi="Arial" w:cs="Arial"/>
          <w:sz w:val="22"/>
          <w:szCs w:val="22"/>
          <w:rPrChange w:id="7829" w:author="JAVIERA PAZ LEFORT IBANEZ" w:date="2025-09-22T17:14:00Z" w16du:dateUtc="2025-09-22T20:14:00Z">
            <w:rPr/>
          </w:rPrChange>
        </w:rPr>
        <w:t>[10</w:t>
      </w:r>
      <w:r w:rsidR="003C1541" w:rsidRPr="00BE66B1">
        <w:rPr>
          <w:rFonts w:ascii="Arial" w:hAnsi="Arial" w:cs="Arial"/>
          <w:sz w:val="22"/>
          <w:szCs w:val="22"/>
          <w:vertAlign w:val="superscript"/>
          <w:rPrChange w:id="7830" w:author="JAVIERA PAZ LEFORT IBANEZ" w:date="2025-09-22T17:14:00Z" w16du:dateUtc="2025-09-22T20:14:00Z">
            <w:rPr>
              <w:vertAlign w:val="superscript"/>
            </w:rPr>
          </w:rPrChange>
        </w:rPr>
        <w:t>-5</w:t>
      </w:r>
      <w:r w:rsidR="003C1541" w:rsidRPr="00BE66B1">
        <w:rPr>
          <w:rFonts w:ascii="Arial" w:hAnsi="Arial" w:cs="Arial"/>
          <w:sz w:val="22"/>
          <w:szCs w:val="22"/>
          <w:rPrChange w:id="7831" w:author="JAVIERA PAZ LEFORT IBANEZ" w:date="2025-09-22T17:14:00Z" w16du:dateUtc="2025-09-22T20:14:00Z">
            <w:rPr/>
          </w:rPrChange>
        </w:rPr>
        <w:t xml:space="preserve"> m s</w:t>
      </w:r>
      <w:r w:rsidR="003C1541" w:rsidRPr="00BE66B1">
        <w:rPr>
          <w:rFonts w:ascii="Arial" w:hAnsi="Arial" w:cs="Arial"/>
          <w:sz w:val="22"/>
          <w:szCs w:val="22"/>
          <w:vertAlign w:val="superscript"/>
          <w:rPrChange w:id="7832" w:author="JAVIERA PAZ LEFORT IBANEZ" w:date="2025-09-22T17:14:00Z" w16du:dateUtc="2025-09-22T20:14:00Z">
            <w:rPr>
              <w:vertAlign w:val="superscript"/>
            </w:rPr>
          </w:rPrChange>
        </w:rPr>
        <w:t>−1</w:t>
      </w:r>
      <w:r w:rsidR="003C1541" w:rsidRPr="00BE66B1">
        <w:rPr>
          <w:rFonts w:ascii="Arial" w:hAnsi="Arial" w:cs="Arial"/>
          <w:sz w:val="22"/>
          <w:szCs w:val="22"/>
          <w:rPrChange w:id="7833" w:author="JAVIERA PAZ LEFORT IBANEZ" w:date="2025-09-22T17:14:00Z" w16du:dateUtc="2025-09-22T20:14:00Z">
            <w:rPr/>
          </w:rPrChange>
        </w:rPr>
        <w:t xml:space="preserve">] vs </w:t>
      </w:r>
      <m:oMath>
        <m:r>
          <w:rPr>
            <w:rFonts w:ascii="Cambria Math" w:hAnsi="Cambria Math" w:cs="Arial"/>
            <w:sz w:val="22"/>
            <w:szCs w:val="22"/>
          </w:rPr>
          <m:t>Re</m:t>
        </m:r>
      </m:oMath>
      <w:r w:rsidR="003C1541" w:rsidRPr="00BE66B1">
        <w:rPr>
          <w:rFonts w:ascii="Arial" w:eastAsiaTheme="minorEastAsia" w:hAnsi="Arial" w:cs="Arial"/>
          <w:sz w:val="22"/>
          <w:szCs w:val="22"/>
          <w:rPrChange w:id="7834" w:author="JAVIERA PAZ LEFORT IBANEZ" w:date="2025-09-22T17:14:00Z" w16du:dateUtc="2025-09-22T20:14:00Z">
            <w:rPr>
              <w:rFonts w:eastAsiaTheme="minorEastAsia"/>
            </w:rPr>
          </w:rPrChange>
        </w:rPr>
        <w:t xml:space="preserve"> (log-log) y ajuste </w:t>
      </w:r>
      <m:oMath>
        <m:sSub>
          <m:sSubPr>
            <m:ctrlPr>
              <w:rPr>
                <w:rFonts w:ascii="Cambria Math" w:hAnsi="Cambria Math" w:cs="Arial"/>
                <w:i/>
                <w:sz w:val="22"/>
                <w:szCs w:val="22"/>
              </w:rPr>
            </m:ctrlPr>
          </m:sSubPr>
          <m:e>
            <m:r>
              <w:rPr>
                <w:rFonts w:ascii="Cambria Math" w:hAnsi="Cambria Math" w:cs="Arial"/>
                <w:sz w:val="22"/>
                <w:szCs w:val="22"/>
              </w:rPr>
              <m:t>K</m:t>
            </m:r>
          </m:e>
          <m:sub>
            <m:r>
              <w:rPr>
                <w:rFonts w:ascii="Cambria Math" w:hAnsi="Cambria Math" w:cs="Arial"/>
                <w:sz w:val="22"/>
                <w:szCs w:val="22"/>
              </w:rPr>
              <m:t>L</m:t>
            </m:r>
          </m:sub>
        </m:sSub>
        <m:r>
          <w:rPr>
            <w:rFonts w:ascii="Cambria Math" w:hAnsi="Cambria Math" w:cs="Arial"/>
            <w:sz w:val="22"/>
            <w:szCs w:val="22"/>
          </w:rPr>
          <m:t>∝</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Re</m:t>
            </m:r>
          </m:e>
          <m:sup>
            <m:r>
              <w:rPr>
                <w:rFonts w:ascii="Cambria Math" w:eastAsiaTheme="minorEastAsia" w:hAnsi="Cambria Math" w:cs="Arial"/>
                <w:sz w:val="22"/>
                <w:szCs w:val="22"/>
              </w:rPr>
              <m:t>0.33</m:t>
            </m:r>
          </m:sup>
        </m:sSup>
      </m:oMath>
      <w:r w:rsidR="003C1541" w:rsidRPr="00BE66B1">
        <w:rPr>
          <w:rFonts w:ascii="Arial" w:hAnsi="Arial" w:cs="Arial"/>
          <w:sz w:val="22"/>
          <w:szCs w:val="22"/>
        </w:rPr>
        <w:t>​</w:t>
      </w:r>
      <w:r w:rsidR="003C1541" w:rsidRPr="00BE66B1">
        <w:rPr>
          <w:rFonts w:ascii="Arial" w:hAnsi="Arial" w:cs="Arial"/>
          <w:sz w:val="22"/>
          <w:szCs w:val="22"/>
          <w:rPrChange w:id="7835" w:author="JAVIERA PAZ LEFORT IBANEZ" w:date="2025-09-22T17:14:00Z" w16du:dateUtc="2025-09-22T20:14:00Z">
            <w:rPr/>
          </w:rPrChange>
        </w:rPr>
        <w:t xml:space="preserve"> </w:t>
      </w:r>
    </w:p>
    <w:bookmarkEnd w:id="7824"/>
    <w:p w14:paraId="662EBE2C" w14:textId="6E9ECC31" w:rsidR="00107D8E" w:rsidRPr="00BB4E0F" w:rsidRDefault="00672065">
      <w:pPr>
        <w:spacing w:line="360" w:lineRule="auto"/>
        <w:ind w:left="708" w:hanging="708"/>
        <w:jc w:val="center"/>
        <w:rPr>
          <w:rFonts w:ascii="Arial" w:hAnsi="Arial" w:cs="Arial"/>
          <w:rPrChange w:id="7836" w:author="JAVIERA PAZ LEFORT IBANEZ" w:date="2025-09-22T17:14:00Z" w16du:dateUtc="2025-09-22T20:14:00Z">
            <w:rPr/>
          </w:rPrChange>
        </w:rPr>
        <w:pPrChange w:id="7837" w:author="JAVIERA PAZ LEFORT IBANEZ" w:date="2025-09-22T17:14:00Z" w16du:dateUtc="2025-09-22T20:14:00Z">
          <w:pPr>
            <w:jc w:val="both"/>
          </w:pPr>
        </w:pPrChange>
      </w:pPr>
      <w:r w:rsidRPr="00BB4E0F">
        <w:rPr>
          <w:rFonts w:ascii="Arial" w:hAnsi="Arial" w:cs="Arial"/>
          <w:noProof/>
          <w:rPrChange w:id="7838" w:author="JAVIERA PAZ LEFORT IBANEZ" w:date="2025-09-22T17:14:00Z" w16du:dateUtc="2025-09-22T20:14:00Z">
            <w:rPr>
              <w:noProof/>
            </w:rPr>
          </w:rPrChange>
        </w:rPr>
        <w:drawing>
          <wp:inline distT="0" distB="0" distL="0" distR="0" wp14:anchorId="5D0C6FBB" wp14:editId="5315299E">
            <wp:extent cx="3960000" cy="2655146"/>
            <wp:effectExtent l="0" t="0" r="2540" b="0"/>
            <wp:docPr id="102093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39256"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3960000" cy="2655146"/>
                    </a:xfrm>
                    <a:prstGeom prst="rect">
                      <a:avLst/>
                    </a:prstGeom>
                  </pic:spPr>
                </pic:pic>
              </a:graphicData>
            </a:graphic>
          </wp:inline>
        </w:drawing>
      </w:r>
    </w:p>
    <w:p w14:paraId="0E3A5262" w14:textId="65C16E4B" w:rsidR="00CE2B06" w:rsidRPr="001B7855" w:rsidRDefault="00CE2B06">
      <w:pPr>
        <w:pStyle w:val="Ttulo2"/>
        <w:spacing w:line="360" w:lineRule="auto"/>
        <w:jc w:val="both"/>
        <w:rPr>
          <w:rFonts w:ascii="Arial" w:hAnsi="Arial" w:cs="Arial"/>
          <w:color w:val="auto"/>
          <w:sz w:val="24"/>
          <w:szCs w:val="24"/>
          <w:lang w:val="en-US"/>
        </w:rPr>
        <w:pPrChange w:id="7839" w:author="JAVIERA PAZ LEFORT IBANEZ" w:date="2025-09-22T17:14:00Z" w16du:dateUtc="2025-09-22T20:14:00Z">
          <w:pPr>
            <w:pStyle w:val="Ttulo2"/>
          </w:pPr>
        </w:pPrChange>
      </w:pPr>
      <w:bookmarkStart w:id="7840" w:name="_Toc209475949"/>
      <w:r w:rsidRPr="001B7855">
        <w:rPr>
          <w:rFonts w:ascii="Arial" w:hAnsi="Arial" w:cs="Arial"/>
          <w:color w:val="auto"/>
          <w:sz w:val="24"/>
          <w:szCs w:val="24"/>
          <w:lang w:val="en-US"/>
        </w:rPr>
        <w:t>5.</w:t>
      </w:r>
      <w:r w:rsidR="00570944" w:rsidRPr="001B7855">
        <w:rPr>
          <w:rFonts w:ascii="Arial" w:hAnsi="Arial" w:cs="Arial"/>
          <w:color w:val="auto"/>
          <w:sz w:val="24"/>
          <w:szCs w:val="24"/>
          <w:lang w:val="en-US"/>
        </w:rPr>
        <w:t>5</w:t>
      </w:r>
      <w:r w:rsidRPr="001B7855">
        <w:rPr>
          <w:rFonts w:ascii="Arial" w:hAnsi="Arial" w:cs="Arial"/>
          <w:color w:val="auto"/>
          <w:sz w:val="24"/>
          <w:szCs w:val="24"/>
          <w:lang w:val="en-US"/>
        </w:rPr>
        <w:t xml:space="preserve"> </w:t>
      </w:r>
      <w:r w:rsidR="00570944" w:rsidRPr="001B7855">
        <w:rPr>
          <w:rFonts w:ascii="Arial" w:hAnsi="Arial" w:cs="Arial"/>
          <w:color w:val="auto"/>
          <w:sz w:val="24"/>
          <w:szCs w:val="24"/>
          <w:lang w:val="en-US"/>
        </w:rPr>
        <w:t xml:space="preserve">Trade-off </w:t>
      </w:r>
      <w:proofErr w:type="spellStart"/>
      <w:r w:rsidR="00570944" w:rsidRPr="001B7855">
        <w:rPr>
          <w:rFonts w:ascii="Arial" w:hAnsi="Arial" w:cs="Arial"/>
          <w:color w:val="auto"/>
          <w:sz w:val="24"/>
          <w:szCs w:val="24"/>
          <w:lang w:val="en-US"/>
        </w:rPr>
        <w:t>operativo</w:t>
      </w:r>
      <w:proofErr w:type="spellEnd"/>
      <w:r w:rsidR="002F0C81" w:rsidRPr="001B7855">
        <w:rPr>
          <w:rFonts w:ascii="Arial" w:hAnsi="Arial" w:cs="Arial"/>
          <w:color w:val="auto"/>
          <w:sz w:val="24"/>
          <w:szCs w:val="24"/>
          <w:lang w:val="en-US"/>
        </w:rPr>
        <w:t xml:space="preserve">: </w:t>
      </w:r>
      <w:proofErr w:type="spellStart"/>
      <w:r w:rsidR="002F0C81" w:rsidRPr="001B7855">
        <w:rPr>
          <w:rFonts w:ascii="Arial" w:hAnsi="Arial" w:cs="Arial"/>
          <w:color w:val="auto"/>
          <w:sz w:val="24"/>
          <w:szCs w:val="24"/>
          <w:lang w:val="en-US"/>
        </w:rPr>
        <w:t>productividad</w:t>
      </w:r>
      <w:proofErr w:type="spellEnd"/>
      <w:r w:rsidR="002F0C81" w:rsidRPr="001B7855">
        <w:rPr>
          <w:rFonts w:ascii="Arial" w:hAnsi="Arial" w:cs="Arial"/>
          <w:color w:val="auto"/>
          <w:sz w:val="24"/>
          <w:szCs w:val="24"/>
          <w:lang w:val="en-US"/>
        </w:rPr>
        <w:t xml:space="preserve"> vs </w:t>
      </w:r>
      <w:r w:rsidR="002F0C81" w:rsidRPr="001B7855">
        <w:rPr>
          <w:rFonts w:ascii="Arial" w:hAnsi="Arial" w:cs="Arial"/>
          <w:i/>
          <w:iCs/>
          <w:color w:val="auto"/>
          <w:sz w:val="24"/>
          <w:szCs w:val="24"/>
          <w:lang w:val="en-US"/>
        </w:rPr>
        <w:t>stage-cut</w:t>
      </w:r>
      <w:bookmarkEnd w:id="7840"/>
    </w:p>
    <w:p w14:paraId="795B3425" w14:textId="370DA70B" w:rsidR="00E80127" w:rsidRPr="00BB4E0F" w:rsidRDefault="00E80127">
      <w:pPr>
        <w:spacing w:line="360" w:lineRule="auto"/>
        <w:jc w:val="both"/>
        <w:rPr>
          <w:rFonts w:ascii="Arial" w:hAnsi="Arial" w:cs="Arial"/>
          <w:rPrChange w:id="7841" w:author="JAVIERA PAZ LEFORT IBANEZ" w:date="2025-09-22T17:14:00Z" w16du:dateUtc="2025-09-22T20:14:00Z">
            <w:rPr/>
          </w:rPrChange>
        </w:rPr>
        <w:pPrChange w:id="7842" w:author="JAVIERA PAZ LEFORT IBANEZ" w:date="2025-09-22T17:14:00Z" w16du:dateUtc="2025-09-22T20:14:00Z">
          <w:pPr>
            <w:jc w:val="both"/>
          </w:pPr>
        </w:pPrChange>
      </w:pPr>
      <w:r w:rsidRPr="00BB4E0F">
        <w:rPr>
          <w:rFonts w:ascii="Arial" w:hAnsi="Arial" w:cs="Arial"/>
          <w:rPrChange w:id="7843" w:author="JAVIERA PAZ LEFORT IBANEZ" w:date="2025-09-22T17:14:00Z" w16du:dateUtc="2025-09-22T20:14:00Z">
            <w:rPr/>
          </w:rPrChange>
        </w:rPr>
        <w:t xml:space="preserve">La Figura 5.12 muestra el compromiso clásico entre capacidad de proceso y grado de extracción por paso. En el eje horizontal se presenta el </w:t>
      </w:r>
      <w:proofErr w:type="spellStart"/>
      <w:r w:rsidRPr="00BB4E0F">
        <w:rPr>
          <w:rFonts w:ascii="Arial" w:hAnsi="Arial" w:cs="Arial"/>
          <w:i/>
          <w:iCs/>
          <w:rPrChange w:id="7844" w:author="JAVIERA PAZ LEFORT IBANEZ" w:date="2025-09-22T17:14:00Z" w16du:dateUtc="2025-09-22T20:14:00Z">
            <w:rPr>
              <w:i/>
              <w:iCs/>
            </w:rPr>
          </w:rPrChange>
        </w:rPr>
        <w:t>stage-cut</w:t>
      </w:r>
      <w:proofErr w:type="spellEnd"/>
      <w:r w:rsidRPr="00BB4E0F">
        <w:rPr>
          <w:rFonts w:ascii="Arial" w:hAnsi="Arial" w:cs="Arial"/>
          <w:b/>
          <w:bCs/>
          <w:rPrChange w:id="7845" w:author="JAVIERA PAZ LEFORT IBANEZ" w:date="2025-09-22T17:14:00Z" w16du:dateUtc="2025-09-22T20:14:00Z">
            <w:rPr>
              <w:b/>
              <w:bCs/>
            </w:rPr>
          </w:rPrChange>
        </w:rPr>
        <w:t xml:space="preserve"> </w:t>
      </w:r>
      <w:r w:rsidRPr="00BB4E0F">
        <w:rPr>
          <w:rFonts w:ascii="Arial" w:hAnsi="Arial" w:cs="Arial"/>
          <w:rPrChange w:id="7846" w:author="JAVIERA PAZ LEFORT IBANEZ" w:date="2025-09-22T17:14:00Z" w16du:dateUtc="2025-09-22T20:14:00Z">
            <w:rPr/>
          </w:rPrChange>
        </w:rPr>
        <w:t>en la fibra (porcentaje de agua removida respecto del caudal másico de agua que ingresa a la fibra) y en el eje vertical la productividad del módulo (masa de agua transferida por unidad de tiempo, kg h</w:t>
      </w:r>
      <w:r w:rsidRPr="00BB4E0F">
        <w:rPr>
          <w:rFonts w:ascii="Arial" w:hAnsi="Arial" w:cs="Arial"/>
          <w:vertAlign w:val="superscript"/>
          <w:rPrChange w:id="7847" w:author="JAVIERA PAZ LEFORT IBANEZ" w:date="2025-09-22T17:14:00Z" w16du:dateUtc="2025-09-22T20:14:00Z">
            <w:rPr>
              <w:vertAlign w:val="superscript"/>
            </w:rPr>
          </w:rPrChange>
        </w:rPr>
        <w:t>−1</w:t>
      </w:r>
      <w:r w:rsidRPr="00BB4E0F">
        <w:rPr>
          <w:rFonts w:ascii="Arial" w:hAnsi="Arial" w:cs="Arial"/>
          <w:rPrChange w:id="7848" w:author="JAVIERA PAZ LEFORT IBANEZ" w:date="2025-09-22T17:14:00Z" w16du:dateUtc="2025-09-22T20:14:00Z">
            <w:rPr/>
          </w:rPrChange>
        </w:rPr>
        <w:t>. Cada punto corresponde a una corrida a distinto caudal.</w:t>
      </w:r>
    </w:p>
    <w:p w14:paraId="7AE7B9F8" w14:textId="5D923755" w:rsidR="003A4D66" w:rsidRDefault="00E80127" w:rsidP="001B7855">
      <w:pPr>
        <w:spacing w:line="360" w:lineRule="auto"/>
        <w:jc w:val="both"/>
        <w:rPr>
          <w:rFonts w:ascii="Arial" w:hAnsi="Arial" w:cs="Arial"/>
        </w:rPr>
      </w:pPr>
      <w:r w:rsidRPr="00BB4E0F">
        <w:rPr>
          <w:rFonts w:ascii="Arial" w:hAnsi="Arial" w:cs="Arial"/>
          <w:rPrChange w:id="7849" w:author="JAVIERA PAZ LEFORT IBANEZ" w:date="2025-09-22T17:14:00Z" w16du:dateUtc="2025-09-22T20:14:00Z">
            <w:rPr/>
          </w:rPrChange>
        </w:rPr>
        <w:t xml:space="preserve">Se observa que, al incrementar el caudal, la productividad aumenta de forma casi monótona (más área de película renovada y mayor </w:t>
      </w:r>
      <m:oMath>
        <m:r>
          <w:rPr>
            <w:rFonts w:ascii="Cambria Math" w:hAnsi="Cambria Math" w:cs="Arial"/>
          </w:rPr>
          <m:t>K</m:t>
        </m:r>
      </m:oMath>
      <w:r w:rsidRPr="00BB4E0F">
        <w:rPr>
          <w:rFonts w:ascii="Arial" w:hAnsi="Arial" w:cs="Arial"/>
          <w:rPrChange w:id="7850" w:author="JAVIERA PAZ LEFORT IBANEZ" w:date="2025-09-22T17:14:00Z" w16du:dateUtc="2025-09-22T20:14:00Z">
            <w:rPr/>
          </w:rPrChange>
        </w:rPr>
        <w:t xml:space="preserve"> de película), mientras que el </w:t>
      </w:r>
      <w:proofErr w:type="spellStart"/>
      <w:r w:rsidRPr="00BB4E0F">
        <w:rPr>
          <w:rFonts w:ascii="Arial" w:hAnsi="Arial" w:cs="Arial"/>
          <w:i/>
          <w:iCs/>
          <w:rPrChange w:id="7851" w:author="JAVIERA PAZ LEFORT IBANEZ" w:date="2025-09-22T17:14:00Z" w16du:dateUtc="2025-09-22T20:14:00Z">
            <w:rPr>
              <w:i/>
              <w:iCs/>
            </w:rPr>
          </w:rPrChange>
        </w:rPr>
        <w:t>stage-cut</w:t>
      </w:r>
      <w:proofErr w:type="spellEnd"/>
      <w:r w:rsidRPr="00BB4E0F">
        <w:rPr>
          <w:rFonts w:ascii="Arial" w:hAnsi="Arial" w:cs="Arial"/>
          <w:rPrChange w:id="7852" w:author="JAVIERA PAZ LEFORT IBANEZ" w:date="2025-09-22T17:14:00Z" w16du:dateUtc="2025-09-22T20:14:00Z">
            <w:rPr/>
          </w:rPrChange>
        </w:rPr>
        <w:t xml:space="preserve"> disminuye suavemente (menor tiempo de residencia reduce el agotamiento fraccional por paso). Esta tendencia es consistente con los resultados de 5.3 (tendencias con </w:t>
      </w:r>
      <m:oMath>
        <m:r>
          <w:rPr>
            <w:rFonts w:ascii="Cambria Math" w:hAnsi="Cambria Math" w:cs="Arial"/>
          </w:rPr>
          <m:t>Q/Re</m:t>
        </m:r>
      </m:oMath>
      <w:r w:rsidRPr="00BB4E0F">
        <w:rPr>
          <w:rFonts w:ascii="Arial" w:hAnsi="Arial" w:cs="Arial"/>
          <w:rPrChange w:id="7853" w:author="JAVIERA PAZ LEFORT IBANEZ" w:date="2025-09-22T17:14:00Z" w16du:dateUtc="2025-09-22T20:14:00Z">
            <w:rPr/>
          </w:rPrChange>
        </w:rPr>
        <w:t xml:space="preserve">) y con el diagnóstico de resistencias (la membrana no domina en el rango analizado), por lo que el desempeño se rige principalmente por las películas externa e interna </w:t>
      </w:r>
      <w:ins w:id="7854" w:author="JAVIERA PAZ LEFORT IBANEZ" w:date="2025-09-22T05:08:00Z" w16du:dateUtc="2025-09-22T08:08:00Z">
        <w:r w:rsidR="0024740D" w:rsidRPr="00BB4E0F">
          <w:rPr>
            <w:rFonts w:ascii="Arial" w:hAnsi="Arial" w:cs="Arial"/>
            <w:rPrChange w:id="7855" w:author="JAVIERA PAZ LEFORT IBANEZ" w:date="2025-09-22T17:14:00Z" w16du:dateUtc="2025-09-22T20:14:00Z">
              <w:rPr/>
            </w:rPrChange>
          </w:rPr>
          <w:t>(</w:t>
        </w:r>
        <w:proofErr w:type="spellStart"/>
        <w:r w:rsidR="0024740D" w:rsidRPr="00BB4E0F">
          <w:rPr>
            <w:rFonts w:ascii="Arial" w:hAnsi="Arial" w:cs="Arial"/>
            <w:b/>
            <w:bCs/>
            <w:rPrChange w:id="7856" w:author="JAVIERA PAZ LEFORT IBANEZ" w:date="2025-09-22T17:14:00Z" w16du:dateUtc="2025-09-22T20:14:00Z">
              <w:rPr>
                <w:b/>
                <w:bCs/>
              </w:rPr>
            </w:rPrChange>
          </w:rPr>
          <w:t>Gabelman</w:t>
        </w:r>
        <w:proofErr w:type="spellEnd"/>
        <w:r w:rsidR="0024740D" w:rsidRPr="00BB4E0F">
          <w:rPr>
            <w:rFonts w:ascii="Arial" w:hAnsi="Arial" w:cs="Arial"/>
            <w:b/>
            <w:bCs/>
            <w:rPrChange w:id="7857" w:author="JAVIERA PAZ LEFORT IBANEZ" w:date="2025-09-22T17:14:00Z" w16du:dateUtc="2025-09-22T20:14:00Z">
              <w:rPr>
                <w:b/>
                <w:bCs/>
              </w:rPr>
            </w:rPrChange>
          </w:rPr>
          <w:t xml:space="preserve"> &amp; Hwang, 1999</w:t>
        </w:r>
        <w:r w:rsidR="0024740D" w:rsidRPr="00BB4E0F">
          <w:rPr>
            <w:rFonts w:ascii="Arial" w:hAnsi="Arial" w:cs="Arial"/>
            <w:rPrChange w:id="7858" w:author="JAVIERA PAZ LEFORT IBANEZ" w:date="2025-09-22T17:14:00Z" w16du:dateUtc="2025-09-22T20:14:00Z">
              <w:rPr/>
            </w:rPrChange>
          </w:rPr>
          <w:t>)</w:t>
        </w:r>
        <w:r w:rsidR="0024740D" w:rsidRPr="00BB4E0F" w:rsidDel="0024740D">
          <w:rPr>
            <w:rFonts w:ascii="Arial" w:hAnsi="Arial" w:cs="Arial"/>
            <w:rPrChange w:id="7859" w:author="JAVIERA PAZ LEFORT IBANEZ" w:date="2025-09-22T17:14:00Z" w16du:dateUtc="2025-09-22T20:14:00Z">
              <w:rPr/>
            </w:rPrChange>
          </w:rPr>
          <w:t xml:space="preserve"> </w:t>
        </w:r>
      </w:ins>
      <w:del w:id="7860" w:author="JAVIERA PAZ LEFORT IBANEZ" w:date="2025-09-22T05:08:00Z" w16du:dateUtc="2025-09-22T08:08:00Z">
        <w:r w:rsidRPr="00BB4E0F" w:rsidDel="0024740D">
          <w:rPr>
            <w:rFonts w:ascii="Arial" w:hAnsi="Arial" w:cs="Arial"/>
            <w:rPrChange w:id="7861" w:author="JAVIERA PAZ LEFORT IBANEZ" w:date="2025-09-22T17:14:00Z" w16du:dateUtc="2025-09-22T20:14:00Z">
              <w:rPr/>
            </w:rPrChange>
          </w:rPr>
          <w:delText>[ref]</w:delText>
        </w:r>
      </w:del>
      <w:r w:rsidRPr="00BB4E0F">
        <w:rPr>
          <w:rFonts w:ascii="Arial" w:hAnsi="Arial" w:cs="Arial"/>
          <w:rPrChange w:id="7862" w:author="JAVIERA PAZ LEFORT IBANEZ" w:date="2025-09-22T17:14:00Z" w16du:dateUtc="2025-09-22T20:14:00Z">
            <w:rPr/>
          </w:rPrChange>
        </w:rPr>
        <w:t>.</w:t>
      </w:r>
    </w:p>
    <w:p w14:paraId="4D61914E" w14:textId="77777777" w:rsidR="003A4D66" w:rsidRDefault="003A4D66">
      <w:pPr>
        <w:rPr>
          <w:rFonts w:ascii="Arial" w:hAnsi="Arial" w:cs="Arial"/>
        </w:rPr>
      </w:pPr>
      <w:r>
        <w:rPr>
          <w:rFonts w:ascii="Arial" w:hAnsi="Arial" w:cs="Arial"/>
        </w:rPr>
        <w:br w:type="page"/>
      </w:r>
    </w:p>
    <w:p w14:paraId="3BE3DA6A" w14:textId="1B4ED5F9" w:rsidR="00281A05" w:rsidRPr="00BE66B1" w:rsidRDefault="00281A05">
      <w:pPr>
        <w:spacing w:line="360" w:lineRule="auto"/>
        <w:jc w:val="both"/>
        <w:rPr>
          <w:rFonts w:ascii="Arial" w:hAnsi="Arial" w:cs="Arial"/>
          <w:sz w:val="22"/>
          <w:szCs w:val="22"/>
          <w:lang w:val="en-US"/>
          <w:rPrChange w:id="7863" w:author="JAVIERA PAZ LEFORT IBANEZ" w:date="2025-09-22T17:14:00Z" w16du:dateUtc="2025-09-22T20:14:00Z">
            <w:rPr>
              <w:lang w:val="en-US"/>
            </w:rPr>
          </w:rPrChange>
        </w:rPr>
        <w:pPrChange w:id="7864" w:author="JAVIERA PAZ LEFORT IBANEZ" w:date="2025-09-22T17:14:00Z" w16du:dateUtc="2025-09-22T20:14:00Z">
          <w:pPr>
            <w:jc w:val="both"/>
          </w:pPr>
        </w:pPrChange>
      </w:pPr>
      <w:bookmarkStart w:id="7865" w:name="_Hlk209474487"/>
      <w:proofErr w:type="spellStart"/>
      <w:r w:rsidRPr="00BE66B1">
        <w:rPr>
          <w:rFonts w:ascii="Arial" w:hAnsi="Arial" w:cs="Arial"/>
          <w:b/>
          <w:bCs/>
          <w:sz w:val="22"/>
          <w:szCs w:val="22"/>
          <w:lang w:val="en-US"/>
          <w:rPrChange w:id="7866" w:author="JAVIERA PAZ LEFORT IBANEZ" w:date="2025-09-22T17:14:00Z" w16du:dateUtc="2025-09-22T20:14:00Z">
            <w:rPr>
              <w:b/>
              <w:bCs/>
              <w:lang w:val="en-US"/>
            </w:rPr>
          </w:rPrChange>
        </w:rPr>
        <w:lastRenderedPageBreak/>
        <w:t>Figura</w:t>
      </w:r>
      <w:proofErr w:type="spellEnd"/>
      <w:r w:rsidRPr="00BE66B1">
        <w:rPr>
          <w:rFonts w:ascii="Arial" w:hAnsi="Arial" w:cs="Arial"/>
          <w:b/>
          <w:bCs/>
          <w:sz w:val="22"/>
          <w:szCs w:val="22"/>
          <w:lang w:val="en-US"/>
          <w:rPrChange w:id="7867" w:author="JAVIERA PAZ LEFORT IBANEZ" w:date="2025-09-22T17:14:00Z" w16du:dateUtc="2025-09-22T20:14:00Z">
            <w:rPr>
              <w:b/>
              <w:bCs/>
              <w:lang w:val="en-US"/>
            </w:rPr>
          </w:rPrChange>
        </w:rPr>
        <w:t xml:space="preserve"> 5.1</w:t>
      </w:r>
      <w:r w:rsidR="002F0C81" w:rsidRPr="00BE66B1">
        <w:rPr>
          <w:rFonts w:ascii="Arial" w:hAnsi="Arial" w:cs="Arial"/>
          <w:b/>
          <w:bCs/>
          <w:sz w:val="22"/>
          <w:szCs w:val="22"/>
          <w:lang w:val="en-US"/>
          <w:rPrChange w:id="7868" w:author="JAVIERA PAZ LEFORT IBANEZ" w:date="2025-09-22T17:14:00Z" w16du:dateUtc="2025-09-22T20:14:00Z">
            <w:rPr>
              <w:b/>
              <w:bCs/>
              <w:lang w:val="en-US"/>
            </w:rPr>
          </w:rPrChange>
        </w:rPr>
        <w:t>2</w:t>
      </w:r>
      <w:r w:rsidRPr="00BE66B1">
        <w:rPr>
          <w:rFonts w:ascii="Arial" w:hAnsi="Arial" w:cs="Arial"/>
          <w:b/>
          <w:bCs/>
          <w:sz w:val="22"/>
          <w:szCs w:val="22"/>
          <w:lang w:val="en-US"/>
          <w:rPrChange w:id="7869" w:author="JAVIERA PAZ LEFORT IBANEZ" w:date="2025-09-22T17:14:00Z" w16du:dateUtc="2025-09-22T20:14:00Z">
            <w:rPr>
              <w:b/>
              <w:bCs/>
              <w:lang w:val="en-US"/>
            </w:rPr>
          </w:rPrChange>
        </w:rPr>
        <w:t xml:space="preserve"> </w:t>
      </w:r>
      <w:proofErr w:type="spellStart"/>
      <w:r w:rsidRPr="00BE66B1">
        <w:rPr>
          <w:rFonts w:ascii="Arial" w:hAnsi="Arial" w:cs="Arial"/>
          <w:sz w:val="22"/>
          <w:szCs w:val="22"/>
          <w:lang w:val="en-US"/>
          <w:rPrChange w:id="7870" w:author="JAVIERA PAZ LEFORT IBANEZ" w:date="2025-09-22T17:14:00Z" w16du:dateUtc="2025-09-22T20:14:00Z">
            <w:rPr>
              <w:lang w:val="en-US"/>
            </w:rPr>
          </w:rPrChange>
        </w:rPr>
        <w:t>Productividad</w:t>
      </w:r>
      <w:proofErr w:type="spellEnd"/>
      <w:r w:rsidRPr="00BE66B1">
        <w:rPr>
          <w:rFonts w:ascii="Arial" w:hAnsi="Arial" w:cs="Arial"/>
          <w:sz w:val="22"/>
          <w:szCs w:val="22"/>
          <w:lang w:val="en-US"/>
          <w:rPrChange w:id="7871" w:author="JAVIERA PAZ LEFORT IBANEZ" w:date="2025-09-22T17:14:00Z" w16du:dateUtc="2025-09-22T20:14:00Z">
            <w:rPr>
              <w:lang w:val="en-US"/>
            </w:rPr>
          </w:rPrChange>
        </w:rPr>
        <w:t xml:space="preserve"> vs </w:t>
      </w:r>
      <w:r w:rsidRPr="00BE66B1">
        <w:rPr>
          <w:rFonts w:ascii="Arial" w:hAnsi="Arial" w:cs="Arial"/>
          <w:i/>
          <w:iCs/>
          <w:sz w:val="22"/>
          <w:szCs w:val="22"/>
          <w:lang w:val="en-US"/>
          <w:rPrChange w:id="7872" w:author="JAVIERA PAZ LEFORT IBANEZ" w:date="2025-09-22T17:14:00Z" w16du:dateUtc="2025-09-22T20:14:00Z">
            <w:rPr>
              <w:i/>
              <w:iCs/>
              <w:lang w:val="en-US"/>
            </w:rPr>
          </w:rPrChange>
        </w:rPr>
        <w:t xml:space="preserve">stage-cut </w:t>
      </w:r>
      <w:r w:rsidRPr="00BE66B1">
        <w:rPr>
          <w:rFonts w:ascii="Arial" w:hAnsi="Arial" w:cs="Arial"/>
          <w:sz w:val="22"/>
          <w:szCs w:val="22"/>
          <w:lang w:val="en-US"/>
          <w:rPrChange w:id="7873" w:author="JAVIERA PAZ LEFORT IBANEZ" w:date="2025-09-22T17:14:00Z" w16du:dateUtc="2025-09-22T20:14:00Z">
            <w:rPr>
              <w:lang w:val="en-US"/>
            </w:rPr>
          </w:rPrChange>
        </w:rPr>
        <w:t>(%).</w:t>
      </w:r>
    </w:p>
    <w:bookmarkEnd w:id="7865"/>
    <w:p w14:paraId="2F3EE9ED" w14:textId="77777777" w:rsidR="00281A05" w:rsidRPr="00BB4E0F" w:rsidRDefault="00281A05">
      <w:pPr>
        <w:spacing w:line="360" w:lineRule="auto"/>
        <w:jc w:val="center"/>
        <w:rPr>
          <w:rFonts w:ascii="Arial" w:hAnsi="Arial" w:cs="Arial"/>
          <w:lang w:val="en-US"/>
          <w:rPrChange w:id="7874" w:author="JAVIERA PAZ LEFORT IBANEZ" w:date="2025-09-22T17:14:00Z" w16du:dateUtc="2025-09-22T20:14:00Z">
            <w:rPr>
              <w:lang w:val="en-US"/>
            </w:rPr>
          </w:rPrChange>
        </w:rPr>
        <w:pPrChange w:id="7875" w:author="JAVIERA PAZ LEFORT IBANEZ" w:date="2025-09-22T17:14:00Z" w16du:dateUtc="2025-09-22T20:14:00Z">
          <w:pPr>
            <w:jc w:val="both"/>
          </w:pPr>
        </w:pPrChange>
      </w:pPr>
      <w:r w:rsidRPr="00BB4E0F">
        <w:rPr>
          <w:rFonts w:ascii="Arial" w:hAnsi="Arial" w:cs="Arial"/>
          <w:noProof/>
          <w:lang w:val="en-US"/>
          <w:rPrChange w:id="7876" w:author="JAVIERA PAZ LEFORT IBANEZ" w:date="2025-09-22T17:14:00Z" w16du:dateUtc="2025-09-22T20:14:00Z">
            <w:rPr>
              <w:noProof/>
              <w:lang w:val="en-US"/>
            </w:rPr>
          </w:rPrChange>
        </w:rPr>
        <w:drawing>
          <wp:inline distT="0" distB="0" distL="0" distR="0" wp14:anchorId="1BA105A3" wp14:editId="33A87429">
            <wp:extent cx="3960000" cy="2626526"/>
            <wp:effectExtent l="0" t="0" r="2540" b="2540"/>
            <wp:docPr id="1052094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94271" name="Imagen 1"/>
                    <pic:cNvPicPr/>
                  </pic:nvPicPr>
                  <pic:blipFill>
                    <a:blip r:embed="rId32">
                      <a:extLst>
                        <a:ext uri="{28A0092B-C50C-407E-A947-70E740481C1C}">
                          <a14:useLocalDpi xmlns:a14="http://schemas.microsoft.com/office/drawing/2010/main" val="0"/>
                        </a:ext>
                      </a:extLst>
                    </a:blip>
                    <a:stretch>
                      <a:fillRect/>
                    </a:stretch>
                  </pic:blipFill>
                  <pic:spPr>
                    <a:xfrm>
                      <a:off x="0" y="0"/>
                      <a:ext cx="3960000" cy="2626526"/>
                    </a:xfrm>
                    <a:prstGeom prst="rect">
                      <a:avLst/>
                    </a:prstGeom>
                  </pic:spPr>
                </pic:pic>
              </a:graphicData>
            </a:graphic>
          </wp:inline>
        </w:drawing>
      </w:r>
    </w:p>
    <w:p w14:paraId="7BB08DEA" w14:textId="51D457B6" w:rsidR="00CC4E46" w:rsidRPr="00BB4E0F" w:rsidRDefault="00EC3BF7">
      <w:pPr>
        <w:spacing w:line="360" w:lineRule="auto"/>
        <w:jc w:val="both"/>
        <w:rPr>
          <w:rFonts w:ascii="Arial" w:hAnsi="Arial" w:cs="Arial"/>
        </w:rPr>
        <w:pPrChange w:id="7877" w:author="JAVIERA PAZ LEFORT IBANEZ" w:date="2025-09-22T17:14:00Z" w16du:dateUtc="2025-09-22T20:14:00Z">
          <w:pPr>
            <w:jc w:val="both"/>
          </w:pPr>
        </w:pPrChange>
      </w:pPr>
      <w:r w:rsidRPr="00BB4E0F">
        <w:rPr>
          <w:rFonts w:ascii="Arial" w:hAnsi="Arial" w:cs="Arial"/>
        </w:rPr>
        <w:t>Como se aprecia en la figura, la curva resume un compromiso intrínseco del proceso: al aumentar el caudal se gana capacidad instantánea (más kg·h</w:t>
      </w:r>
      <w:r w:rsidRPr="00BB4E0F">
        <w:rPr>
          <w:rFonts w:ascii="Cambria Math" w:hAnsi="Cambria Math" w:cs="Cambria Math"/>
        </w:rPr>
        <w:t>⁻</w:t>
      </w:r>
      <w:r w:rsidRPr="00BB4E0F">
        <w:rPr>
          <w:rFonts w:ascii="Arial" w:hAnsi="Arial" w:cs="Arial"/>
        </w:rPr>
        <w:t>¹ de agua transferida), pero se pierde remoción fraccional por pasada (</w:t>
      </w:r>
      <w:proofErr w:type="spellStart"/>
      <w:r w:rsidRPr="00BB4E0F">
        <w:rPr>
          <w:rFonts w:ascii="Arial" w:hAnsi="Arial" w:cs="Arial"/>
          <w:i/>
          <w:iCs/>
        </w:rPr>
        <w:t>stage-cut</w:t>
      </w:r>
      <w:proofErr w:type="spellEnd"/>
      <w:r w:rsidRPr="00BB4E0F">
        <w:rPr>
          <w:rFonts w:ascii="Arial" w:hAnsi="Arial" w:cs="Arial"/>
        </w:rPr>
        <w:t xml:space="preserve"> más bajo); al disminuir el caudal ocurre lo contrario. Esta relación</w:t>
      </w:r>
      <w:r w:rsidR="00D80974" w:rsidRPr="00BB4E0F">
        <w:rPr>
          <w:rFonts w:ascii="Arial" w:hAnsi="Arial" w:cs="Arial"/>
        </w:rPr>
        <w:t xml:space="preserve"> </w:t>
      </w:r>
      <w:r w:rsidRPr="00BB4E0F">
        <w:rPr>
          <w:rFonts w:ascii="Arial" w:hAnsi="Arial" w:cs="Arial"/>
        </w:rPr>
        <w:t xml:space="preserve">es la consecuencia natural de combinar convección (que renueva la película y acelera el intercambio) con un tiempo de residencia finito que limita cuánto puede agotarse cada pasada. La tendencia observada es consistente con lo descrito para contactores de membrana en régimen laminar, donde incrementos de velocidad elevan los coeficientes de </w:t>
      </w:r>
      <w:r w:rsidR="00D80974" w:rsidRPr="00BB4E0F">
        <w:rPr>
          <w:rFonts w:ascii="Arial" w:hAnsi="Arial" w:cs="Arial"/>
        </w:rPr>
        <w:t>película,</w:t>
      </w:r>
      <w:r w:rsidRPr="00BB4E0F">
        <w:rPr>
          <w:rFonts w:ascii="Arial" w:hAnsi="Arial" w:cs="Arial"/>
        </w:rPr>
        <w:t xml:space="preserve"> pero reducen el agotamiento local por tramo</w:t>
      </w:r>
      <w:del w:id="7878" w:author="JAVIERA PAZ LEFORT IBANEZ" w:date="2025-09-22T05:10:00Z" w16du:dateUtc="2025-09-22T08:10:00Z">
        <w:r w:rsidRPr="00BB4E0F" w:rsidDel="00116910">
          <w:rPr>
            <w:rFonts w:ascii="Arial" w:hAnsi="Arial" w:cs="Arial"/>
          </w:rPr>
          <w:delText xml:space="preserve"> </w:delText>
        </w:r>
      </w:del>
      <w:ins w:id="7879" w:author="JAVIERA PAZ LEFORT IBANEZ" w:date="2025-09-22T05:10:00Z" w16du:dateUtc="2025-09-22T08:10:00Z">
        <w:r w:rsidR="00116910" w:rsidRPr="00BB4E0F">
          <w:rPr>
            <w:rFonts w:ascii="Arial" w:hAnsi="Arial" w:cs="Arial"/>
          </w:rPr>
          <w:t xml:space="preserve"> </w:t>
        </w:r>
      </w:ins>
      <w:ins w:id="7880" w:author="JAVIERA PAZ LEFORT IBANEZ" w:date="2025-09-22T05:10:00Z">
        <w:r w:rsidR="00116910" w:rsidRPr="00BB4E0F">
          <w:rPr>
            <w:rFonts w:ascii="Arial" w:hAnsi="Arial" w:cs="Arial"/>
          </w:rPr>
          <w:t>(</w:t>
        </w:r>
        <w:proofErr w:type="spellStart"/>
        <w:r w:rsidR="00116910" w:rsidRPr="00BB4E0F">
          <w:rPr>
            <w:rFonts w:ascii="Arial" w:hAnsi="Arial" w:cs="Arial"/>
            <w:b/>
            <w:bCs/>
            <w:rPrChange w:id="7881" w:author="JAVIERA PAZ LEFORT IBANEZ" w:date="2025-09-22T17:14:00Z" w16du:dateUtc="2025-09-22T20:14:00Z">
              <w:rPr>
                <w:rFonts w:ascii="Arial" w:hAnsi="Arial" w:cs="Arial"/>
              </w:rPr>
            </w:rPrChange>
          </w:rPr>
          <w:t>Shirazian</w:t>
        </w:r>
        <w:proofErr w:type="spellEnd"/>
        <w:r w:rsidR="00116910" w:rsidRPr="00BB4E0F">
          <w:rPr>
            <w:rFonts w:ascii="Arial" w:hAnsi="Arial" w:cs="Arial"/>
            <w:b/>
            <w:bCs/>
            <w:rPrChange w:id="7882" w:author="JAVIERA PAZ LEFORT IBANEZ" w:date="2025-09-22T17:14:00Z" w16du:dateUtc="2025-09-22T20:14:00Z">
              <w:rPr>
                <w:rFonts w:ascii="Arial" w:hAnsi="Arial" w:cs="Arial"/>
              </w:rPr>
            </w:rPrChange>
          </w:rPr>
          <w:t xml:space="preserve"> et al., 2009</w:t>
        </w:r>
        <w:r w:rsidR="00116910" w:rsidRPr="00BB4E0F">
          <w:rPr>
            <w:rFonts w:ascii="Arial" w:hAnsi="Arial" w:cs="Arial"/>
          </w:rPr>
          <w:t>)</w:t>
        </w:r>
      </w:ins>
      <w:ins w:id="7883" w:author="JAVIERA PAZ LEFORT IBANEZ" w:date="2025-09-22T05:10:00Z" w16du:dateUtc="2025-09-22T08:10:00Z">
        <w:r w:rsidR="00116910" w:rsidRPr="00BB4E0F">
          <w:rPr>
            <w:rFonts w:ascii="Arial" w:hAnsi="Arial" w:cs="Arial"/>
          </w:rPr>
          <w:t>.</w:t>
        </w:r>
      </w:ins>
      <w:del w:id="7884" w:author="JAVIERA PAZ LEFORT IBANEZ" w:date="2025-09-22T05:10:00Z" w16du:dateUtc="2025-09-22T08:10:00Z">
        <w:r w:rsidRPr="00BB4E0F" w:rsidDel="00116910">
          <w:rPr>
            <w:rFonts w:ascii="Arial" w:hAnsi="Arial" w:cs="Arial"/>
          </w:rPr>
          <w:delText>[ref].</w:delText>
        </w:r>
      </w:del>
    </w:p>
    <w:p w14:paraId="0C933B44" w14:textId="12C0958F" w:rsidR="00722B7C" w:rsidRPr="001B7855" w:rsidRDefault="00722B7C">
      <w:pPr>
        <w:pStyle w:val="Ttulo2"/>
        <w:spacing w:line="360" w:lineRule="auto"/>
        <w:jc w:val="both"/>
        <w:rPr>
          <w:rFonts w:ascii="Arial" w:hAnsi="Arial" w:cs="Arial"/>
          <w:color w:val="auto"/>
          <w:sz w:val="24"/>
          <w:szCs w:val="24"/>
        </w:rPr>
        <w:pPrChange w:id="7885" w:author="JAVIERA PAZ LEFORT IBANEZ" w:date="2025-09-22T17:14:00Z" w16du:dateUtc="2025-09-22T20:14:00Z">
          <w:pPr>
            <w:pStyle w:val="Ttulo2"/>
          </w:pPr>
        </w:pPrChange>
      </w:pPr>
      <w:bookmarkStart w:id="7886" w:name="_Toc209475950"/>
      <w:r w:rsidRPr="001B7855">
        <w:rPr>
          <w:rFonts w:ascii="Arial" w:hAnsi="Arial" w:cs="Arial"/>
          <w:color w:val="auto"/>
          <w:sz w:val="24"/>
          <w:szCs w:val="24"/>
        </w:rPr>
        <w:t xml:space="preserve">5.6 </w:t>
      </w:r>
      <w:r w:rsidR="00570944" w:rsidRPr="001B7855">
        <w:rPr>
          <w:rFonts w:ascii="Arial" w:hAnsi="Arial" w:cs="Arial"/>
          <w:color w:val="auto"/>
          <w:sz w:val="24"/>
          <w:szCs w:val="24"/>
        </w:rPr>
        <w:t>Sensibilidad térmica</w:t>
      </w:r>
      <w:bookmarkEnd w:id="7886"/>
    </w:p>
    <w:p w14:paraId="40A7BE47" w14:textId="5E402AF5" w:rsidR="003A4D66" w:rsidRDefault="0024384F" w:rsidP="001B7855">
      <w:pPr>
        <w:pStyle w:val="Ttulo3"/>
        <w:spacing w:line="360" w:lineRule="auto"/>
        <w:ind w:left="708"/>
        <w:jc w:val="both"/>
        <w:rPr>
          <w:rFonts w:ascii="Arial" w:hAnsi="Arial" w:cs="Arial"/>
          <w:color w:val="auto"/>
          <w:sz w:val="24"/>
          <w:szCs w:val="24"/>
        </w:rPr>
      </w:pPr>
      <w:bookmarkStart w:id="7887" w:name="_Toc209475951"/>
      <w:r w:rsidRPr="001B7855">
        <w:rPr>
          <w:rFonts w:ascii="Arial" w:hAnsi="Arial" w:cs="Arial"/>
          <w:color w:val="auto"/>
          <w:sz w:val="24"/>
          <w:szCs w:val="24"/>
          <w:rPrChange w:id="7888" w:author="JAVIERA PAZ LEFORT IBANEZ" w:date="2025-09-22T17:14:00Z" w16du:dateUtc="2025-09-22T20:14:00Z">
            <w:rPr/>
          </w:rPrChange>
        </w:rPr>
        <w:t>5.6.1 Perfil térmico en contracorriente</w:t>
      </w:r>
      <w:bookmarkEnd w:id="7887"/>
    </w:p>
    <w:p w14:paraId="5EBCD83C" w14:textId="77777777" w:rsidR="003A4D66" w:rsidRDefault="003A4D66">
      <w:pPr>
        <w:rPr>
          <w:rFonts w:ascii="Arial" w:eastAsiaTheme="majorEastAsia" w:hAnsi="Arial" w:cs="Arial"/>
        </w:rPr>
      </w:pPr>
      <w:r>
        <w:rPr>
          <w:rFonts w:ascii="Arial" w:hAnsi="Arial" w:cs="Arial"/>
        </w:rPr>
        <w:br w:type="page"/>
      </w:r>
    </w:p>
    <w:p w14:paraId="7E3B93BD" w14:textId="42493054" w:rsidR="0024384F" w:rsidRPr="00BE66B1" w:rsidRDefault="0024384F">
      <w:pPr>
        <w:spacing w:line="360" w:lineRule="auto"/>
        <w:ind w:left="708"/>
        <w:jc w:val="both"/>
        <w:rPr>
          <w:rFonts w:ascii="Arial" w:hAnsi="Arial" w:cs="Arial"/>
          <w:sz w:val="22"/>
          <w:szCs w:val="22"/>
        </w:rPr>
        <w:pPrChange w:id="7889" w:author="JAVIERA PAZ LEFORT IBANEZ" w:date="2025-09-22T17:14:00Z" w16du:dateUtc="2025-09-22T20:14:00Z">
          <w:pPr>
            <w:jc w:val="both"/>
          </w:pPr>
        </w:pPrChange>
      </w:pPr>
      <w:bookmarkStart w:id="7890" w:name="_Hlk209474506"/>
      <w:r w:rsidRPr="00BE66B1">
        <w:rPr>
          <w:rFonts w:ascii="Arial" w:hAnsi="Arial" w:cs="Arial"/>
          <w:b/>
          <w:bCs/>
          <w:sz w:val="22"/>
          <w:szCs w:val="22"/>
        </w:rPr>
        <w:lastRenderedPageBreak/>
        <w:t>Figura 5.</w:t>
      </w:r>
      <w:r w:rsidR="00F23CBB" w:rsidRPr="00BE66B1">
        <w:rPr>
          <w:rFonts w:ascii="Arial" w:hAnsi="Arial" w:cs="Arial"/>
          <w:b/>
          <w:bCs/>
          <w:sz w:val="22"/>
          <w:szCs w:val="22"/>
        </w:rPr>
        <w:t>13</w:t>
      </w:r>
      <w:r w:rsidRPr="00BE66B1">
        <w:rPr>
          <w:rFonts w:ascii="Arial" w:hAnsi="Arial" w:cs="Arial"/>
          <w:sz w:val="22"/>
          <w:szCs w:val="22"/>
        </w:rPr>
        <w:t>. Perfil de temperatura en fibra (vino) y carcasa (</w:t>
      </w:r>
      <w:proofErr w:type="spellStart"/>
      <w:r w:rsidRPr="00BE66B1">
        <w:rPr>
          <w:rFonts w:ascii="Arial" w:hAnsi="Arial" w:cs="Arial"/>
          <w:sz w:val="22"/>
          <w:szCs w:val="22"/>
        </w:rPr>
        <w:t>CaCl</w:t>
      </w:r>
      <w:proofErr w:type="spellEnd"/>
      <w:r w:rsidRPr="00BE66B1">
        <w:rPr>
          <w:rFonts w:ascii="Cambria Math" w:hAnsi="Cambria Math" w:cs="Cambria Math"/>
          <w:sz w:val="22"/>
          <w:szCs w:val="22"/>
        </w:rPr>
        <w:t>₂</w:t>
      </w:r>
      <w:r w:rsidRPr="00BE66B1">
        <w:rPr>
          <w:rFonts w:ascii="Arial" w:hAnsi="Arial" w:cs="Arial"/>
          <w:sz w:val="22"/>
          <w:szCs w:val="22"/>
        </w:rPr>
        <w:t>) a lo largo del módulo.</w:t>
      </w:r>
    </w:p>
    <w:bookmarkEnd w:id="7890"/>
    <w:p w14:paraId="25884DF9" w14:textId="0FB1758B" w:rsidR="00F23CBB" w:rsidRPr="00BB4E0F" w:rsidRDefault="00E233C7">
      <w:pPr>
        <w:spacing w:line="360" w:lineRule="auto"/>
        <w:ind w:left="708"/>
        <w:jc w:val="center"/>
        <w:rPr>
          <w:rFonts w:ascii="Arial" w:hAnsi="Arial" w:cs="Arial"/>
        </w:rPr>
        <w:pPrChange w:id="7891" w:author="JAVIERA PAZ LEFORT IBANEZ" w:date="2025-09-22T17:14:00Z" w16du:dateUtc="2025-09-22T20:14:00Z">
          <w:pPr>
            <w:jc w:val="both"/>
          </w:pPr>
        </w:pPrChange>
      </w:pPr>
      <w:r w:rsidRPr="00BB4E0F">
        <w:rPr>
          <w:rFonts w:ascii="Arial" w:hAnsi="Arial" w:cs="Arial"/>
          <w:noProof/>
        </w:rPr>
        <w:drawing>
          <wp:inline distT="0" distB="0" distL="0" distR="0" wp14:anchorId="25F70095" wp14:editId="5C38AB6D">
            <wp:extent cx="3960000" cy="2241509"/>
            <wp:effectExtent l="0" t="0" r="2540" b="6985"/>
            <wp:docPr id="812720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0534" name="Imagen 1"/>
                    <pic:cNvPicPr/>
                  </pic:nvPicPr>
                  <pic:blipFill>
                    <a:blip r:embed="rId33">
                      <a:extLst>
                        <a:ext uri="{28A0092B-C50C-407E-A947-70E740481C1C}">
                          <a14:useLocalDpi xmlns:a14="http://schemas.microsoft.com/office/drawing/2010/main" val="0"/>
                        </a:ext>
                      </a:extLst>
                    </a:blip>
                    <a:stretch>
                      <a:fillRect/>
                    </a:stretch>
                  </pic:blipFill>
                  <pic:spPr>
                    <a:xfrm>
                      <a:off x="0" y="0"/>
                      <a:ext cx="3960000" cy="2241509"/>
                    </a:xfrm>
                    <a:prstGeom prst="rect">
                      <a:avLst/>
                    </a:prstGeom>
                  </pic:spPr>
                </pic:pic>
              </a:graphicData>
            </a:graphic>
          </wp:inline>
        </w:drawing>
      </w:r>
    </w:p>
    <w:p w14:paraId="4E9FB3B8" w14:textId="613288AF" w:rsidR="0024384F" w:rsidRPr="00BB4E0F" w:rsidRDefault="0024384F">
      <w:pPr>
        <w:spacing w:line="360" w:lineRule="auto"/>
        <w:ind w:left="708"/>
        <w:jc w:val="both"/>
        <w:rPr>
          <w:rFonts w:ascii="Arial" w:hAnsi="Arial" w:cs="Arial"/>
        </w:rPr>
        <w:pPrChange w:id="7892" w:author="JAVIERA PAZ LEFORT IBANEZ" w:date="2025-09-22T17:14:00Z" w16du:dateUtc="2025-09-22T20:14:00Z">
          <w:pPr>
            <w:jc w:val="both"/>
          </w:pPr>
        </w:pPrChange>
      </w:pPr>
      <w:r w:rsidRPr="00BB4E0F">
        <w:rPr>
          <w:rFonts w:ascii="Arial" w:hAnsi="Arial" w:cs="Arial"/>
        </w:rPr>
        <w:t>En la condición base, ambas corrientes muestran un descenso suave y casi lineal de temperatura a lo largo de la longitud (véase Fig. 5.</w:t>
      </w:r>
      <w:r w:rsidR="00E233C7" w:rsidRPr="00BB4E0F">
        <w:rPr>
          <w:rFonts w:ascii="Arial" w:hAnsi="Arial" w:cs="Arial"/>
        </w:rPr>
        <w:t>13</w:t>
      </w:r>
      <w:r w:rsidRPr="00BB4E0F">
        <w:rPr>
          <w:rFonts w:ascii="Arial" w:hAnsi="Arial" w:cs="Arial"/>
        </w:rPr>
        <w:t>). La diferencia entre fibra y carcasa se mantiene pequeña y aproximadamente constante, lo que indica un intercambio de calor moderado y sin cruce de temperaturas. Este comportamiento es coherente con un coeficiente global de calor U de orden intermedio y con la operación en contracorriente, donde el gradiente térmico se reparte a lo largo del módulo.</w:t>
      </w:r>
    </w:p>
    <w:p w14:paraId="5FBE6FA3" w14:textId="77777777" w:rsidR="0024384F" w:rsidRPr="001B7855" w:rsidRDefault="0024384F">
      <w:pPr>
        <w:pStyle w:val="Ttulo3"/>
        <w:spacing w:line="360" w:lineRule="auto"/>
        <w:ind w:left="708"/>
        <w:jc w:val="both"/>
        <w:rPr>
          <w:rFonts w:ascii="Arial" w:hAnsi="Arial" w:cs="Arial"/>
          <w:color w:val="auto"/>
          <w:sz w:val="24"/>
          <w:szCs w:val="24"/>
          <w:rPrChange w:id="7893" w:author="JAVIERA PAZ LEFORT IBANEZ" w:date="2025-09-22T17:14:00Z" w16du:dateUtc="2025-09-22T20:14:00Z">
            <w:rPr/>
          </w:rPrChange>
        </w:rPr>
        <w:pPrChange w:id="7894" w:author="JAVIERA PAZ LEFORT IBANEZ" w:date="2025-09-22T17:14:00Z" w16du:dateUtc="2025-09-22T20:14:00Z">
          <w:pPr>
            <w:pStyle w:val="Ttulo3"/>
          </w:pPr>
        </w:pPrChange>
      </w:pPr>
      <w:bookmarkStart w:id="7895" w:name="_Toc209475952"/>
      <w:r w:rsidRPr="001B7855">
        <w:rPr>
          <w:rFonts w:ascii="Arial" w:hAnsi="Arial" w:cs="Arial"/>
          <w:color w:val="auto"/>
          <w:sz w:val="24"/>
          <w:szCs w:val="24"/>
          <w:rPrChange w:id="7896" w:author="JAVIERA PAZ LEFORT IBANEZ" w:date="2025-09-22T17:14:00Z" w16du:dateUtc="2025-09-22T20:14:00Z">
            <w:rPr/>
          </w:rPrChange>
        </w:rPr>
        <w:t>5.6.2 Temperatura de entrada y concentración de polifenoles</w:t>
      </w:r>
      <w:bookmarkEnd w:id="7895"/>
    </w:p>
    <w:p w14:paraId="27CD993B" w14:textId="3E14BBFB" w:rsidR="0024384F" w:rsidRPr="00BE66B1" w:rsidRDefault="0024384F">
      <w:pPr>
        <w:spacing w:line="360" w:lineRule="auto"/>
        <w:ind w:left="708"/>
        <w:jc w:val="both"/>
        <w:rPr>
          <w:rFonts w:ascii="Arial" w:hAnsi="Arial" w:cs="Arial"/>
          <w:sz w:val="22"/>
          <w:szCs w:val="22"/>
        </w:rPr>
        <w:pPrChange w:id="7897" w:author="JAVIERA PAZ LEFORT IBANEZ" w:date="2025-09-22T17:14:00Z" w16du:dateUtc="2025-09-22T20:14:00Z">
          <w:pPr>
            <w:jc w:val="both"/>
          </w:pPr>
        </w:pPrChange>
      </w:pPr>
      <w:r w:rsidRPr="00BE66B1">
        <w:rPr>
          <w:rFonts w:ascii="Arial" w:hAnsi="Arial" w:cs="Arial"/>
          <w:b/>
          <w:bCs/>
          <w:sz w:val="22"/>
          <w:szCs w:val="22"/>
        </w:rPr>
        <w:t>Figura 5.</w:t>
      </w:r>
      <w:r w:rsidR="00943C1A" w:rsidRPr="00BE66B1">
        <w:rPr>
          <w:rFonts w:ascii="Arial" w:hAnsi="Arial" w:cs="Arial"/>
          <w:b/>
          <w:bCs/>
          <w:sz w:val="22"/>
          <w:szCs w:val="22"/>
        </w:rPr>
        <w:t>14</w:t>
      </w:r>
      <w:r w:rsidR="00414882" w:rsidRPr="00BE66B1">
        <w:rPr>
          <w:rFonts w:ascii="Arial" w:hAnsi="Arial" w:cs="Arial"/>
          <w:b/>
          <w:bCs/>
          <w:sz w:val="22"/>
          <w:szCs w:val="22"/>
        </w:rPr>
        <w:t>a</w:t>
      </w:r>
      <w:r w:rsidRPr="00BE66B1">
        <w:rPr>
          <w:rFonts w:ascii="Arial" w:hAnsi="Arial" w:cs="Arial"/>
          <w:sz w:val="22"/>
          <w:szCs w:val="22"/>
        </w:rPr>
        <w:t xml:space="preserve">. Sensibilidad de la temperatura de entrada en la fibra sobre el perfil </w:t>
      </w:r>
      <m:oMath>
        <m:sSub>
          <m:sSubPr>
            <m:ctrlPr>
              <w:ins w:id="7898" w:author="JAVIERA PAZ LEFORT IBANEZ" w:date="2025-09-20T03:14:00Z" w16du:dateUtc="2025-09-20T06:14:00Z">
                <w:rPr>
                  <w:rFonts w:ascii="Cambria Math" w:hAnsi="Cambria Math" w:cs="Arial"/>
                  <w:sz w:val="22"/>
                  <w:szCs w:val="22"/>
                </w:rPr>
              </w:ins>
            </m:ctrlPr>
          </m:sSubPr>
          <m:e>
            <m:r>
              <w:ins w:id="7899" w:author="JAVIERA PAZ LEFORT IBANEZ" w:date="2025-09-20T03:14:00Z" w16du:dateUtc="2025-09-20T06:14:00Z">
                <w:rPr>
                  <w:rFonts w:ascii="Cambria Math" w:hAnsi="Cambria Math" w:cs="Arial"/>
                  <w:sz w:val="22"/>
                  <w:szCs w:val="22"/>
                </w:rPr>
                <m:t>C</m:t>
              </w:ins>
            </m:r>
          </m:e>
          <m:sub>
            <m:r>
              <w:rPr>
                <w:rFonts w:ascii="Cambria Math" w:hAnsi="Cambria Math" w:cs="Arial"/>
                <w:sz w:val="22"/>
                <w:szCs w:val="22"/>
              </w:rPr>
              <m:t>poly</m:t>
            </m:r>
          </m:sub>
        </m:sSub>
        <m:r>
          <w:rPr>
            <w:rFonts w:ascii="Cambria Math" w:hAnsi="Cambria Math" w:cs="Arial"/>
            <w:sz w:val="22"/>
            <w:szCs w:val="22"/>
          </w:rPr>
          <m:t>(z)</m:t>
        </m:r>
      </m:oMath>
      <w:r w:rsidRPr="00BE66B1">
        <w:rPr>
          <w:rFonts w:ascii="Arial" w:hAnsi="Arial" w:cs="Arial"/>
          <w:sz w:val="22"/>
          <w:szCs w:val="22"/>
        </w:rPr>
        <w:t>.</w:t>
      </w:r>
    </w:p>
    <w:p w14:paraId="51954E68" w14:textId="4E7BED62" w:rsidR="00E233C7" w:rsidRPr="00BB4E0F" w:rsidRDefault="0091338D">
      <w:pPr>
        <w:spacing w:line="360" w:lineRule="auto"/>
        <w:ind w:left="708"/>
        <w:jc w:val="center"/>
        <w:rPr>
          <w:rFonts w:ascii="Arial" w:hAnsi="Arial" w:cs="Arial"/>
        </w:rPr>
        <w:pPrChange w:id="7900" w:author="JAVIERA PAZ LEFORT IBANEZ" w:date="2025-09-22T17:14:00Z" w16du:dateUtc="2025-09-22T20:14:00Z">
          <w:pPr>
            <w:jc w:val="both"/>
          </w:pPr>
        </w:pPrChange>
      </w:pPr>
      <w:r w:rsidRPr="00BB4E0F">
        <w:rPr>
          <w:rFonts w:ascii="Arial" w:hAnsi="Arial" w:cs="Arial"/>
          <w:noProof/>
        </w:rPr>
        <w:drawing>
          <wp:inline distT="0" distB="0" distL="0" distR="0" wp14:anchorId="034EA032" wp14:editId="3E3A221A">
            <wp:extent cx="3960000" cy="2182675"/>
            <wp:effectExtent l="0" t="0" r="2540" b="8255"/>
            <wp:docPr id="1603090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90942" name="Imagen 1"/>
                    <pic:cNvPicPr/>
                  </pic:nvPicPr>
                  <pic:blipFill>
                    <a:blip r:embed="rId34">
                      <a:extLst>
                        <a:ext uri="{28A0092B-C50C-407E-A947-70E740481C1C}">
                          <a14:useLocalDpi xmlns:a14="http://schemas.microsoft.com/office/drawing/2010/main" val="0"/>
                        </a:ext>
                      </a:extLst>
                    </a:blip>
                    <a:stretch>
                      <a:fillRect/>
                    </a:stretch>
                  </pic:blipFill>
                  <pic:spPr>
                    <a:xfrm>
                      <a:off x="0" y="0"/>
                      <a:ext cx="3960000" cy="2182675"/>
                    </a:xfrm>
                    <a:prstGeom prst="rect">
                      <a:avLst/>
                    </a:prstGeom>
                  </pic:spPr>
                </pic:pic>
              </a:graphicData>
            </a:graphic>
          </wp:inline>
        </w:drawing>
      </w:r>
    </w:p>
    <w:p w14:paraId="157C3E2F" w14:textId="2AD165B8" w:rsidR="0024384F" w:rsidRPr="00BB4E0F" w:rsidRDefault="0024384F">
      <w:pPr>
        <w:spacing w:line="360" w:lineRule="auto"/>
        <w:ind w:left="708"/>
        <w:jc w:val="both"/>
        <w:rPr>
          <w:rFonts w:ascii="Arial" w:hAnsi="Arial" w:cs="Arial"/>
        </w:rPr>
        <w:pPrChange w:id="7901" w:author="JAVIERA PAZ LEFORT IBANEZ" w:date="2025-09-22T17:14:00Z" w16du:dateUtc="2025-09-22T20:14:00Z">
          <w:pPr>
            <w:jc w:val="both"/>
          </w:pPr>
        </w:pPrChange>
      </w:pPr>
      <w:r w:rsidRPr="00BB4E0F">
        <w:rPr>
          <w:rFonts w:ascii="Arial" w:hAnsi="Arial" w:cs="Arial"/>
        </w:rPr>
        <w:lastRenderedPageBreak/>
        <w:t>Al aumentar la temperatura de entrada del vino de 15 a 30 °C, las curvas de concentración de polifenoles se desplazan levemente hacia valores mayores en todo el dominio (Fig. 5.</w:t>
      </w:r>
      <w:r w:rsidR="00414882" w:rsidRPr="00BB4E0F">
        <w:rPr>
          <w:rFonts w:ascii="Arial" w:hAnsi="Arial" w:cs="Arial"/>
        </w:rPr>
        <w:t>14a</w:t>
      </w:r>
      <w:r w:rsidRPr="00BB4E0F">
        <w:rPr>
          <w:rFonts w:ascii="Arial" w:hAnsi="Arial" w:cs="Arial"/>
        </w:rPr>
        <w:t xml:space="preserve">). El orden de las curvas es monótono (mayor temperatura → mayor </w:t>
      </w:r>
      <m:oMath>
        <m:sSub>
          <m:sSubPr>
            <m:ctrlPr>
              <w:rPr>
                <w:rFonts w:ascii="Cambria Math" w:hAnsi="Cambria Math" w:cs="Arial"/>
                <w:i/>
              </w:rPr>
            </m:ctrlPr>
          </m:sSubPr>
          <m:e>
            <m:r>
              <w:rPr>
                <w:rFonts w:ascii="Cambria Math" w:hAnsi="Cambria Math" w:cs="Arial"/>
              </w:rPr>
              <m:t>C</m:t>
            </m:r>
          </m:e>
          <m:sub>
            <m:r>
              <w:rPr>
                <w:rFonts w:ascii="Cambria Math" w:hAnsi="Cambria Math" w:cs="Arial"/>
              </w:rPr>
              <m:t>poly</m:t>
            </m:r>
          </m:sub>
        </m:sSub>
      </m:oMath>
      <w:r w:rsidRPr="00BB4E0F">
        <w:rPr>
          <w:rFonts w:ascii="Arial" w:hAnsi="Arial" w:cs="Arial"/>
        </w:rPr>
        <w:t>​), con separaciones moderadas. La interpretación es directa: la mayor temperatura reduce la viscosidad y aumenta difusividades y coeficientes de película, lo que favorece una extracción de agua un poco más rápida y, por tanto, una concentración algo mayor del soluto no volátil (polifenoles).</w:t>
      </w:r>
    </w:p>
    <w:p w14:paraId="0DF9D20B" w14:textId="48ABB0AF" w:rsidR="00C22DAB" w:rsidRPr="00D52BF1" w:rsidRDefault="00C22DAB">
      <w:pPr>
        <w:spacing w:line="360" w:lineRule="auto"/>
        <w:ind w:left="708"/>
        <w:jc w:val="both"/>
        <w:rPr>
          <w:rFonts w:ascii="Arial" w:hAnsi="Arial" w:cs="Arial"/>
          <w:sz w:val="22"/>
          <w:szCs w:val="22"/>
        </w:rPr>
        <w:pPrChange w:id="7902" w:author="JAVIERA PAZ LEFORT IBANEZ" w:date="2025-09-22T17:14:00Z" w16du:dateUtc="2025-09-22T20:14:00Z">
          <w:pPr>
            <w:jc w:val="both"/>
          </w:pPr>
        </w:pPrChange>
      </w:pPr>
      <w:bookmarkStart w:id="7903" w:name="_Hlk209474542"/>
      <w:r w:rsidRPr="00D52BF1">
        <w:rPr>
          <w:rFonts w:ascii="Arial" w:hAnsi="Arial" w:cs="Arial"/>
          <w:b/>
          <w:bCs/>
          <w:sz w:val="22"/>
          <w:szCs w:val="22"/>
        </w:rPr>
        <w:t>Figura 5.1</w:t>
      </w:r>
      <w:r w:rsidR="00414882" w:rsidRPr="00D52BF1">
        <w:rPr>
          <w:rFonts w:ascii="Arial" w:hAnsi="Arial" w:cs="Arial"/>
          <w:b/>
          <w:bCs/>
          <w:sz w:val="22"/>
          <w:szCs w:val="22"/>
        </w:rPr>
        <w:t>4b</w:t>
      </w:r>
      <w:r w:rsidR="00BE66B1" w:rsidRPr="00D52BF1">
        <w:rPr>
          <w:rFonts w:ascii="Arial" w:hAnsi="Arial" w:cs="Arial"/>
          <w:sz w:val="22"/>
          <w:szCs w:val="22"/>
        </w:rPr>
        <w:t xml:space="preserve"> Sensibilidad térmica porcentual </w:t>
      </w:r>
      <w:r w:rsidR="00D52BF1" w:rsidRPr="00D52BF1">
        <w:rPr>
          <w:rFonts w:ascii="Arial" w:hAnsi="Arial" w:cs="Arial"/>
          <w:sz w:val="22"/>
          <w:szCs w:val="22"/>
        </w:rPr>
        <w:t>respecto al caso base (20°C)</w:t>
      </w:r>
    </w:p>
    <w:bookmarkEnd w:id="7903"/>
    <w:p w14:paraId="7675852F" w14:textId="27821EA5" w:rsidR="008650EA" w:rsidRPr="00BB4E0F" w:rsidRDefault="00C22DAB">
      <w:pPr>
        <w:spacing w:line="360" w:lineRule="auto"/>
        <w:ind w:left="708"/>
        <w:jc w:val="center"/>
        <w:rPr>
          <w:rFonts w:ascii="Arial" w:hAnsi="Arial" w:cs="Arial"/>
        </w:rPr>
        <w:pPrChange w:id="7904" w:author="JAVIERA PAZ LEFORT IBANEZ" w:date="2025-09-22T17:14:00Z" w16du:dateUtc="2025-09-22T20:14:00Z">
          <w:pPr>
            <w:jc w:val="both"/>
          </w:pPr>
        </w:pPrChange>
      </w:pPr>
      <w:r w:rsidRPr="00BB4E0F">
        <w:rPr>
          <w:rFonts w:ascii="Arial" w:hAnsi="Arial" w:cs="Arial"/>
          <w:noProof/>
        </w:rPr>
        <w:drawing>
          <wp:inline distT="0" distB="0" distL="0" distR="0" wp14:anchorId="45DE7AC1" wp14:editId="65C91700">
            <wp:extent cx="3960000" cy="2238259"/>
            <wp:effectExtent l="0" t="0" r="2540" b="0"/>
            <wp:docPr id="1351754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54631" name="Imagen 1"/>
                    <pic:cNvPicPr/>
                  </pic:nvPicPr>
                  <pic:blipFill>
                    <a:blip r:embed="rId35">
                      <a:extLst>
                        <a:ext uri="{28A0092B-C50C-407E-A947-70E740481C1C}">
                          <a14:useLocalDpi xmlns:a14="http://schemas.microsoft.com/office/drawing/2010/main" val="0"/>
                        </a:ext>
                      </a:extLst>
                    </a:blip>
                    <a:stretch>
                      <a:fillRect/>
                    </a:stretch>
                  </pic:blipFill>
                  <pic:spPr>
                    <a:xfrm>
                      <a:off x="0" y="0"/>
                      <a:ext cx="3960000" cy="2238259"/>
                    </a:xfrm>
                    <a:prstGeom prst="rect">
                      <a:avLst/>
                    </a:prstGeom>
                  </pic:spPr>
                </pic:pic>
              </a:graphicData>
            </a:graphic>
          </wp:inline>
        </w:drawing>
      </w:r>
    </w:p>
    <w:p w14:paraId="1F415F9B" w14:textId="189AD3A5" w:rsidR="008650EA" w:rsidRPr="00BB4E0F" w:rsidRDefault="008650EA">
      <w:pPr>
        <w:spacing w:line="360" w:lineRule="auto"/>
        <w:ind w:left="708"/>
        <w:jc w:val="both"/>
        <w:rPr>
          <w:rFonts w:ascii="Arial" w:hAnsi="Arial" w:cs="Arial"/>
        </w:rPr>
        <w:pPrChange w:id="7905" w:author="JAVIERA PAZ LEFORT IBANEZ" w:date="2025-09-22T17:14:00Z" w16du:dateUtc="2025-09-22T20:14:00Z">
          <w:pPr>
            <w:jc w:val="both"/>
          </w:pPr>
        </w:pPrChange>
      </w:pPr>
      <w:r w:rsidRPr="00BB4E0F">
        <w:rPr>
          <w:rFonts w:ascii="Arial" w:hAnsi="Arial" w:cs="Arial"/>
        </w:rPr>
        <w:t>La Fig. 5.</w:t>
      </w:r>
      <w:r w:rsidR="00414882" w:rsidRPr="00BB4E0F">
        <w:rPr>
          <w:rFonts w:ascii="Arial" w:hAnsi="Arial" w:cs="Arial"/>
        </w:rPr>
        <w:t>14b</w:t>
      </w:r>
      <w:r w:rsidRPr="00BB4E0F">
        <w:rPr>
          <w:rFonts w:ascii="Arial" w:hAnsi="Arial" w:cs="Arial"/>
        </w:rPr>
        <w:t xml:space="preserve">.c muestra el cambio porcentual de </w:t>
      </w:r>
      <m:oMath>
        <m:sSub>
          <m:sSubPr>
            <m:ctrlPr>
              <w:rPr>
                <w:rFonts w:ascii="Cambria Math" w:hAnsi="Cambria Math" w:cs="Arial"/>
                <w:i/>
              </w:rPr>
            </m:ctrlPr>
          </m:sSubPr>
          <m:e>
            <m:r>
              <w:rPr>
                <w:rFonts w:ascii="Cambria Math" w:hAnsi="Cambria Math" w:cs="Arial"/>
              </w:rPr>
              <m:t>C</m:t>
            </m:r>
          </m:e>
          <m:sub>
            <m:r>
              <w:rPr>
                <w:rFonts w:ascii="Cambria Math" w:hAnsi="Cambria Math" w:cs="Arial"/>
              </w:rPr>
              <m:t>poly</m:t>
            </m:r>
          </m:sub>
        </m:sSub>
        <m:r>
          <w:rPr>
            <w:rFonts w:ascii="Cambria Math" w:hAnsi="Cambria Math" w:cs="Arial"/>
          </w:rPr>
          <m:t>(z)</m:t>
        </m:r>
      </m:oMath>
      <w:r w:rsidRPr="00BB4E0F">
        <w:rPr>
          <w:rFonts w:ascii="Arial" w:hAnsi="Arial" w:cs="Arial"/>
        </w:rPr>
        <w:t xml:space="preserve"> respecto al caso base (20 °C). A 25 °C el incremento máximo es del orden de +0,08 %, mientras que a 30 °C alcanza +0,17–0,18 %; a 15 °C se observa una disminución de alrededor de −0,10 %. Todas las curvas parten en 0 % en </w:t>
      </w:r>
      <m:oMath>
        <m:r>
          <w:rPr>
            <w:rFonts w:ascii="Cambria Math" w:hAnsi="Cambria Math" w:cs="Arial"/>
          </w:rPr>
          <m:t>z=0</m:t>
        </m:r>
      </m:oMath>
      <w:r w:rsidRPr="00BB4E0F">
        <w:rPr>
          <w:rFonts w:ascii="Arial" w:hAnsi="Arial" w:cs="Arial"/>
        </w:rPr>
        <w:t xml:space="preserve"> (misma condición de entrada) y crecen en magnitud hasta un máximo alrededor del tercio–mitad del módulo, para luego aplanarse levemente, coherente con la </w:t>
      </w:r>
      <w:r w:rsidRPr="00BB4E0F">
        <w:rPr>
          <w:rFonts w:ascii="Arial" w:hAnsi="Arial" w:cs="Arial"/>
          <w:b/>
          <w:bCs/>
        </w:rPr>
        <w:t>disminución del gradiente</w:t>
      </w:r>
      <w:r w:rsidRPr="00BB4E0F">
        <w:rPr>
          <w:rFonts w:ascii="Arial" w:hAnsi="Arial" w:cs="Arial"/>
        </w:rPr>
        <w:t xml:space="preserve"> a lo largo del contacto. El signo y la magnitud son consistentes con el efecto de </w:t>
      </w:r>
      <m:oMath>
        <m:r>
          <w:rPr>
            <w:rFonts w:ascii="Cambria Math" w:hAnsi="Cambria Math" w:cs="Arial"/>
          </w:rPr>
          <m:t>T</m:t>
        </m:r>
      </m:oMath>
      <w:r w:rsidR="00CB15D7" w:rsidRPr="00BB4E0F">
        <w:rPr>
          <w:rFonts w:ascii="Arial" w:eastAsiaTheme="minorEastAsia" w:hAnsi="Arial" w:cs="Arial"/>
        </w:rPr>
        <w:t xml:space="preserve"> </w:t>
      </w:r>
      <w:r w:rsidRPr="00BB4E0F">
        <w:rPr>
          <w:rFonts w:ascii="Arial" w:hAnsi="Arial" w:cs="Arial"/>
        </w:rPr>
        <w:t xml:space="preserve">sobre propiedades (ligera reducción de </w:t>
      </w:r>
      <m:oMath>
        <m:r>
          <w:rPr>
            <w:rFonts w:ascii="Cambria Math" w:hAnsi="Cambria Math" w:cs="Arial"/>
          </w:rPr>
          <m:t>μ</m:t>
        </m:r>
      </m:oMath>
      <w:r w:rsidRPr="00BB4E0F">
        <w:rPr>
          <w:rFonts w:ascii="Arial" w:hAnsi="Arial" w:cs="Arial"/>
        </w:rPr>
        <w:t xml:space="preserve">, aumento de </w:t>
      </w:r>
      <m:oMath>
        <m:r>
          <w:rPr>
            <w:rFonts w:ascii="Cambria Math" w:hAnsi="Cambria Math" w:cs="Arial"/>
          </w:rPr>
          <m:t>D</m:t>
        </m:r>
      </m:oMath>
      <w:r w:rsidRPr="00BB4E0F">
        <w:rPr>
          <w:rFonts w:ascii="Arial" w:hAnsi="Arial" w:cs="Arial"/>
        </w:rPr>
        <w:t>) y, por ende, de los coeficientes de película; no obstante, en el rango evaluado la sensibilidad es débil (&lt;0,2 %), por lo que la temperatura juega un papel secundario frente al caudal/Re en la concentración lograda.</w:t>
      </w:r>
    </w:p>
    <w:p w14:paraId="17AF12AC" w14:textId="77A030EF" w:rsidR="008762D8" w:rsidRPr="00BB4E0F" w:rsidRDefault="008762D8">
      <w:pPr>
        <w:spacing w:line="360" w:lineRule="auto"/>
        <w:ind w:left="708"/>
        <w:jc w:val="both"/>
        <w:rPr>
          <w:rFonts w:ascii="Arial" w:hAnsi="Arial" w:cs="Arial"/>
        </w:rPr>
        <w:pPrChange w:id="7906" w:author="JAVIERA PAZ LEFORT IBANEZ" w:date="2025-09-22T17:14:00Z" w16du:dateUtc="2025-09-22T20:14:00Z">
          <w:pPr>
            <w:jc w:val="both"/>
          </w:pPr>
        </w:pPrChange>
      </w:pPr>
      <w:r w:rsidRPr="00BB4E0F">
        <w:rPr>
          <w:rFonts w:ascii="Arial" w:hAnsi="Arial" w:cs="Arial"/>
        </w:rPr>
        <w:lastRenderedPageBreak/>
        <w:t>En conjunto con los perfiles de temperatura (Fig. 5.</w:t>
      </w:r>
      <w:r w:rsidR="00CB15D7" w:rsidRPr="00BB4E0F">
        <w:rPr>
          <w:rFonts w:ascii="Arial" w:hAnsi="Arial" w:cs="Arial"/>
        </w:rPr>
        <w:t>13</w:t>
      </w:r>
      <w:r w:rsidRPr="00BB4E0F">
        <w:rPr>
          <w:rFonts w:ascii="Arial" w:hAnsi="Arial" w:cs="Arial"/>
        </w:rPr>
        <w:t xml:space="preserve">) y el </w:t>
      </w:r>
      <m:oMath>
        <m:sSub>
          <m:sSubPr>
            <m:ctrlPr>
              <w:rPr>
                <w:rFonts w:ascii="Cambria Math" w:hAnsi="Cambria Math" w:cs="Arial"/>
                <w:i/>
              </w:rPr>
            </m:ctrlPr>
          </m:sSubPr>
          <m:e>
            <m:r>
              <w:rPr>
                <w:rFonts w:ascii="Cambria Math" w:hAnsi="Cambria Math" w:cs="Arial"/>
              </w:rPr>
              <m:t>C</m:t>
            </m:r>
          </m:e>
          <m:sub>
            <m:r>
              <w:rPr>
                <w:rFonts w:ascii="Cambria Math" w:hAnsi="Cambria Math" w:cs="Arial"/>
              </w:rPr>
              <m:t>poly</m:t>
            </m:r>
          </m:sub>
        </m:sSub>
        <m:r>
          <w:rPr>
            <w:rFonts w:ascii="Cambria Math" w:hAnsi="Cambria Math" w:cs="Arial"/>
          </w:rPr>
          <m:t>(z)</m:t>
        </m:r>
      </m:oMath>
      <w:r w:rsidRPr="00BB4E0F">
        <w:rPr>
          <w:rFonts w:ascii="Arial" w:hAnsi="Arial" w:cs="Arial"/>
        </w:rPr>
        <w:t xml:space="preserve"> absoluto (Fig. 5.</w:t>
      </w:r>
      <w:r w:rsidR="00CC0C4B" w:rsidRPr="00BB4E0F">
        <w:rPr>
          <w:rFonts w:ascii="Arial" w:hAnsi="Arial" w:cs="Arial"/>
        </w:rPr>
        <w:t>14a</w:t>
      </w:r>
      <w:r w:rsidRPr="00BB4E0F">
        <w:rPr>
          <w:rFonts w:ascii="Arial" w:hAnsi="Arial" w:cs="Arial"/>
        </w:rPr>
        <w:t>), la Fig. 5.</w:t>
      </w:r>
      <w:r w:rsidR="00CC0C4B" w:rsidRPr="00BB4E0F">
        <w:rPr>
          <w:rFonts w:ascii="Arial" w:hAnsi="Arial" w:cs="Arial"/>
        </w:rPr>
        <w:t>14b</w:t>
      </w:r>
      <w:r w:rsidRPr="00BB4E0F">
        <w:rPr>
          <w:rFonts w:ascii="Arial" w:hAnsi="Arial" w:cs="Arial"/>
        </w:rPr>
        <w:t xml:space="preserve"> sugiere que, para el rango 15–30 °C, los cambios térmicos modifican la concentración principalmente por ajustes menores en las resistencias de película; los efectos operacionales dominantes siguen siendo los hidrodinámicos (véase 5.3).</w:t>
      </w:r>
    </w:p>
    <w:p w14:paraId="5A6A4B11" w14:textId="77777777" w:rsidR="0024384F" w:rsidRPr="001B7855" w:rsidRDefault="0024384F">
      <w:pPr>
        <w:pStyle w:val="Ttulo3"/>
        <w:spacing w:line="360" w:lineRule="auto"/>
        <w:ind w:left="708"/>
        <w:jc w:val="both"/>
        <w:rPr>
          <w:rFonts w:ascii="Arial" w:hAnsi="Arial" w:cs="Arial"/>
          <w:color w:val="auto"/>
          <w:sz w:val="24"/>
          <w:szCs w:val="24"/>
          <w:rPrChange w:id="7907" w:author="JAVIERA PAZ LEFORT IBANEZ" w:date="2025-09-22T17:14:00Z" w16du:dateUtc="2025-09-22T20:14:00Z">
            <w:rPr/>
          </w:rPrChange>
        </w:rPr>
        <w:pPrChange w:id="7908" w:author="JAVIERA PAZ LEFORT IBANEZ" w:date="2025-09-22T17:14:00Z" w16du:dateUtc="2025-09-22T20:14:00Z">
          <w:pPr>
            <w:pStyle w:val="Ttulo3"/>
          </w:pPr>
        </w:pPrChange>
      </w:pPr>
      <w:bookmarkStart w:id="7909" w:name="_Toc209475953"/>
      <w:r w:rsidRPr="001B7855">
        <w:rPr>
          <w:rFonts w:ascii="Arial" w:hAnsi="Arial" w:cs="Arial"/>
          <w:color w:val="auto"/>
          <w:sz w:val="24"/>
          <w:szCs w:val="24"/>
          <w:rPrChange w:id="7910" w:author="JAVIERA PAZ LEFORT IBANEZ" w:date="2025-09-22T17:14:00Z" w16du:dateUtc="2025-09-22T20:14:00Z">
            <w:rPr/>
          </w:rPrChange>
        </w:rPr>
        <w:t>5.6.3 Temperatura y flujo de agua</w:t>
      </w:r>
      <w:bookmarkEnd w:id="7909"/>
    </w:p>
    <w:p w14:paraId="52840E8C" w14:textId="3C66380D" w:rsidR="00123CDD" w:rsidRPr="00D52BF1" w:rsidRDefault="0024384F">
      <w:pPr>
        <w:spacing w:line="360" w:lineRule="auto"/>
        <w:ind w:left="708"/>
        <w:jc w:val="both"/>
        <w:rPr>
          <w:rFonts w:ascii="Arial" w:hAnsi="Arial" w:cs="Arial"/>
          <w:sz w:val="22"/>
          <w:szCs w:val="22"/>
        </w:rPr>
        <w:pPrChange w:id="7911" w:author="JAVIERA PAZ LEFORT IBANEZ" w:date="2025-09-22T17:14:00Z" w16du:dateUtc="2025-09-22T20:14:00Z">
          <w:pPr>
            <w:jc w:val="both"/>
          </w:pPr>
        </w:pPrChange>
      </w:pPr>
      <w:bookmarkStart w:id="7912" w:name="_Hlk209474558"/>
      <w:r w:rsidRPr="00D52BF1">
        <w:rPr>
          <w:rFonts w:ascii="Arial" w:hAnsi="Arial" w:cs="Arial"/>
          <w:b/>
          <w:bCs/>
          <w:sz w:val="22"/>
          <w:szCs w:val="22"/>
        </w:rPr>
        <w:t>Figura 5.</w:t>
      </w:r>
      <w:r w:rsidR="00943C1A" w:rsidRPr="00D52BF1">
        <w:rPr>
          <w:rFonts w:ascii="Arial" w:hAnsi="Arial" w:cs="Arial"/>
          <w:b/>
          <w:bCs/>
          <w:sz w:val="22"/>
          <w:szCs w:val="22"/>
        </w:rPr>
        <w:t>15</w:t>
      </w:r>
      <w:r w:rsidRPr="00D52BF1">
        <w:rPr>
          <w:rFonts w:ascii="Arial" w:hAnsi="Arial" w:cs="Arial"/>
          <w:sz w:val="22"/>
          <w:szCs w:val="22"/>
        </w:rPr>
        <w:t xml:space="preserve">. Sensibilidad de la temperatura de entrada en la fibra sobre el perfil de flujo </w:t>
      </w:r>
      <m:oMath>
        <m:r>
          <w:rPr>
            <w:rFonts w:ascii="Cambria Math" w:hAnsi="Cambria Math" w:cs="Arial"/>
            <w:sz w:val="22"/>
            <w:szCs w:val="22"/>
          </w:rPr>
          <m:t>J(z)</m:t>
        </m:r>
      </m:oMath>
      <w:r w:rsidRPr="00D52BF1">
        <w:rPr>
          <w:rFonts w:ascii="Arial" w:hAnsi="Arial" w:cs="Arial"/>
          <w:sz w:val="22"/>
          <w:szCs w:val="22"/>
        </w:rPr>
        <w:t>.</w:t>
      </w:r>
    </w:p>
    <w:bookmarkEnd w:id="7912"/>
    <w:p w14:paraId="3ACEBBA5" w14:textId="340240E6" w:rsidR="0024384F" w:rsidRPr="00BB4E0F" w:rsidRDefault="002B5C78">
      <w:pPr>
        <w:spacing w:line="360" w:lineRule="auto"/>
        <w:ind w:left="708"/>
        <w:jc w:val="center"/>
        <w:rPr>
          <w:rFonts w:ascii="Arial" w:hAnsi="Arial" w:cs="Arial"/>
        </w:rPr>
        <w:pPrChange w:id="7913" w:author="JAVIERA PAZ LEFORT IBANEZ" w:date="2025-09-22T17:14:00Z" w16du:dateUtc="2025-09-22T20:14:00Z">
          <w:pPr>
            <w:jc w:val="both"/>
          </w:pPr>
        </w:pPrChange>
      </w:pPr>
      <w:r w:rsidRPr="00BB4E0F">
        <w:rPr>
          <w:rFonts w:ascii="Arial" w:hAnsi="Arial" w:cs="Arial"/>
          <w:noProof/>
        </w:rPr>
        <w:drawing>
          <wp:inline distT="0" distB="0" distL="0" distR="0" wp14:anchorId="558085C7" wp14:editId="08C9E9E9">
            <wp:extent cx="3960000" cy="2182675"/>
            <wp:effectExtent l="0" t="0" r="2540" b="8255"/>
            <wp:docPr id="1251992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92215" name="Imagen 1"/>
                    <pic:cNvPicPr/>
                  </pic:nvPicPr>
                  <pic:blipFill>
                    <a:blip r:embed="rId36">
                      <a:extLst>
                        <a:ext uri="{28A0092B-C50C-407E-A947-70E740481C1C}">
                          <a14:useLocalDpi xmlns:a14="http://schemas.microsoft.com/office/drawing/2010/main" val="0"/>
                        </a:ext>
                      </a:extLst>
                    </a:blip>
                    <a:stretch>
                      <a:fillRect/>
                    </a:stretch>
                  </pic:blipFill>
                  <pic:spPr>
                    <a:xfrm>
                      <a:off x="0" y="0"/>
                      <a:ext cx="3960000" cy="2182675"/>
                    </a:xfrm>
                    <a:prstGeom prst="rect">
                      <a:avLst/>
                    </a:prstGeom>
                  </pic:spPr>
                </pic:pic>
              </a:graphicData>
            </a:graphic>
          </wp:inline>
        </w:drawing>
      </w:r>
      <w:r w:rsidR="0024384F" w:rsidRPr="00BB4E0F">
        <w:rPr>
          <w:rFonts w:ascii="Arial" w:hAnsi="Arial" w:cs="Arial"/>
        </w:rPr>
        <w:br/>
      </w:r>
      <w:bookmarkStart w:id="7914" w:name="_Hlk209474576"/>
      <w:r w:rsidR="0024384F" w:rsidRPr="00D52BF1">
        <w:rPr>
          <w:rFonts w:ascii="Arial" w:hAnsi="Arial" w:cs="Arial"/>
          <w:b/>
          <w:bCs/>
          <w:sz w:val="22"/>
          <w:szCs w:val="22"/>
        </w:rPr>
        <w:t>Figura 5.</w:t>
      </w:r>
      <w:r w:rsidR="00943C1A" w:rsidRPr="00D52BF1">
        <w:rPr>
          <w:rFonts w:ascii="Arial" w:hAnsi="Arial" w:cs="Arial"/>
          <w:b/>
          <w:bCs/>
          <w:sz w:val="22"/>
          <w:szCs w:val="22"/>
        </w:rPr>
        <w:t>16</w:t>
      </w:r>
      <w:r w:rsidR="0024384F" w:rsidRPr="00D52BF1">
        <w:rPr>
          <w:rFonts w:ascii="Arial" w:hAnsi="Arial" w:cs="Arial"/>
          <w:sz w:val="22"/>
          <w:szCs w:val="22"/>
        </w:rPr>
        <w:t xml:space="preserve">. Flujo medio </w:t>
      </w:r>
      <m:oMath>
        <m:r>
          <w:rPr>
            <w:rFonts w:ascii="Cambria Math" w:hAnsi="Cambria Math" w:cs="Arial"/>
            <w:sz w:val="22"/>
            <w:szCs w:val="22"/>
          </w:rPr>
          <m:t>⟨J⟩</m:t>
        </m:r>
      </m:oMath>
      <w:r w:rsidR="0024384F" w:rsidRPr="00D52BF1">
        <w:rPr>
          <w:rFonts w:ascii="Arial" w:hAnsi="Arial" w:cs="Arial"/>
          <w:sz w:val="22"/>
          <w:szCs w:val="22"/>
        </w:rPr>
        <w:t xml:space="preserve"> y </w:t>
      </w:r>
      <w:proofErr w:type="spellStart"/>
      <w:r w:rsidR="0024384F" w:rsidRPr="00D52BF1">
        <w:rPr>
          <w:rFonts w:ascii="Arial" w:hAnsi="Arial" w:cs="Arial"/>
          <w:i/>
          <w:iCs/>
          <w:sz w:val="22"/>
          <w:szCs w:val="22"/>
        </w:rPr>
        <w:t>stage-cut</w:t>
      </w:r>
      <w:proofErr w:type="spellEnd"/>
      <w:r w:rsidR="0024384F" w:rsidRPr="00D52BF1">
        <w:rPr>
          <w:rFonts w:ascii="Arial" w:hAnsi="Arial" w:cs="Arial"/>
          <w:sz w:val="22"/>
          <w:szCs w:val="22"/>
        </w:rPr>
        <w:t xml:space="preserve"> en la fibra en función de la temperatura.</w:t>
      </w:r>
    </w:p>
    <w:bookmarkEnd w:id="7914"/>
    <w:p w14:paraId="2672F3C3" w14:textId="60AEE255" w:rsidR="00123CDD" w:rsidRPr="00BB4E0F" w:rsidRDefault="0011092C">
      <w:pPr>
        <w:spacing w:line="360" w:lineRule="auto"/>
        <w:ind w:left="708"/>
        <w:jc w:val="center"/>
        <w:rPr>
          <w:rFonts w:ascii="Arial" w:hAnsi="Arial" w:cs="Arial"/>
        </w:rPr>
        <w:pPrChange w:id="7915" w:author="JAVIERA PAZ LEFORT IBANEZ" w:date="2025-09-22T17:14:00Z" w16du:dateUtc="2025-09-22T20:14:00Z">
          <w:pPr>
            <w:jc w:val="both"/>
          </w:pPr>
        </w:pPrChange>
      </w:pPr>
      <w:r w:rsidRPr="00BB4E0F">
        <w:rPr>
          <w:rFonts w:ascii="Arial" w:hAnsi="Arial" w:cs="Arial"/>
          <w:noProof/>
        </w:rPr>
        <w:drawing>
          <wp:inline distT="0" distB="0" distL="0" distR="0" wp14:anchorId="302DB630" wp14:editId="5986EDE5">
            <wp:extent cx="3960000" cy="2497844"/>
            <wp:effectExtent l="0" t="0" r="2540" b="0"/>
            <wp:docPr id="1349474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74478" name="Imagen 1"/>
                    <pic:cNvPicPr/>
                  </pic:nvPicPr>
                  <pic:blipFill>
                    <a:blip r:embed="rId37">
                      <a:extLst>
                        <a:ext uri="{28A0092B-C50C-407E-A947-70E740481C1C}">
                          <a14:useLocalDpi xmlns:a14="http://schemas.microsoft.com/office/drawing/2010/main" val="0"/>
                        </a:ext>
                      </a:extLst>
                    </a:blip>
                    <a:stretch>
                      <a:fillRect/>
                    </a:stretch>
                  </pic:blipFill>
                  <pic:spPr>
                    <a:xfrm>
                      <a:off x="0" y="0"/>
                      <a:ext cx="3960000" cy="2497844"/>
                    </a:xfrm>
                    <a:prstGeom prst="rect">
                      <a:avLst/>
                    </a:prstGeom>
                  </pic:spPr>
                </pic:pic>
              </a:graphicData>
            </a:graphic>
          </wp:inline>
        </w:drawing>
      </w:r>
    </w:p>
    <w:p w14:paraId="28017512" w14:textId="67A7A082" w:rsidR="0024384F" w:rsidRPr="00BB4E0F" w:rsidRDefault="0024384F">
      <w:pPr>
        <w:spacing w:line="360" w:lineRule="auto"/>
        <w:ind w:left="708"/>
        <w:jc w:val="both"/>
        <w:rPr>
          <w:rFonts w:ascii="Arial" w:hAnsi="Arial" w:cs="Arial"/>
        </w:rPr>
        <w:pPrChange w:id="7916" w:author="JAVIERA PAZ LEFORT IBANEZ" w:date="2025-09-22T17:14:00Z" w16du:dateUtc="2025-09-22T20:14:00Z">
          <w:pPr>
            <w:jc w:val="both"/>
          </w:pPr>
        </w:pPrChange>
      </w:pPr>
      <w:r w:rsidRPr="00BB4E0F">
        <w:rPr>
          <w:rFonts w:ascii="Arial" w:hAnsi="Arial" w:cs="Arial"/>
        </w:rPr>
        <w:t xml:space="preserve">Los perfiles </w:t>
      </w:r>
      <m:oMath>
        <m:r>
          <w:rPr>
            <w:rFonts w:ascii="Cambria Math" w:hAnsi="Cambria Math" w:cs="Arial"/>
          </w:rPr>
          <m:t>J(z)</m:t>
        </m:r>
      </m:oMath>
      <w:r w:rsidRPr="00BB4E0F">
        <w:rPr>
          <w:rFonts w:ascii="Arial" w:hAnsi="Arial" w:cs="Arial"/>
        </w:rPr>
        <w:t xml:space="preserve"> para 15–30 °C prácticamente se superponen (Fig. 5.</w:t>
      </w:r>
      <w:r w:rsidR="000D560F" w:rsidRPr="00BB4E0F">
        <w:rPr>
          <w:rFonts w:ascii="Arial" w:hAnsi="Arial" w:cs="Arial"/>
        </w:rPr>
        <w:t>15</w:t>
      </w:r>
      <w:r w:rsidRPr="00BB4E0F">
        <w:rPr>
          <w:rFonts w:ascii="Arial" w:hAnsi="Arial" w:cs="Arial"/>
        </w:rPr>
        <w:t xml:space="preserve">), con diferencias pequeñas al inicio y convergencia hacia el extremo de salida. En </w:t>
      </w:r>
      <w:r w:rsidRPr="00BB4E0F">
        <w:rPr>
          <w:rFonts w:ascii="Arial" w:hAnsi="Arial" w:cs="Arial"/>
        </w:rPr>
        <w:lastRenderedPageBreak/>
        <w:t xml:space="preserve">términos agregados, el flujo medio </w:t>
      </w:r>
      <m:oMath>
        <m:r>
          <w:rPr>
            <w:rFonts w:ascii="Cambria Math" w:hAnsi="Cambria Math" w:cs="Arial"/>
          </w:rPr>
          <m:t>⟨J⟩</m:t>
        </m:r>
      </m:oMath>
      <w:r w:rsidRPr="00BB4E0F">
        <w:rPr>
          <w:rFonts w:ascii="Arial" w:hAnsi="Arial" w:cs="Arial"/>
        </w:rPr>
        <w:t xml:space="preserve"> muestra un incremento muy leve con la temperatura y el </w:t>
      </w:r>
      <w:proofErr w:type="spellStart"/>
      <w:r w:rsidRPr="00BB4E0F">
        <w:rPr>
          <w:rFonts w:ascii="Arial" w:hAnsi="Arial" w:cs="Arial"/>
          <w:i/>
          <w:iCs/>
        </w:rPr>
        <w:t>stage-cut</w:t>
      </w:r>
      <w:proofErr w:type="spellEnd"/>
      <w:r w:rsidRPr="00BB4E0F">
        <w:rPr>
          <w:rFonts w:ascii="Arial" w:hAnsi="Arial" w:cs="Arial"/>
        </w:rPr>
        <w:t xml:space="preserve"> de la fibra permanece casi constante (Fig. 5.</w:t>
      </w:r>
      <w:r w:rsidR="000D560F" w:rsidRPr="00BB4E0F">
        <w:rPr>
          <w:rFonts w:ascii="Arial" w:hAnsi="Arial" w:cs="Arial"/>
        </w:rPr>
        <w:t>16</w:t>
      </w:r>
      <w:r w:rsidRPr="00BB4E0F">
        <w:rPr>
          <w:rFonts w:ascii="Arial" w:hAnsi="Arial" w:cs="Arial"/>
        </w:rPr>
        <w:t xml:space="preserve">). En el rango estudiado, el efecto térmico sobre </w:t>
      </w:r>
      <m:oMath>
        <m:r>
          <w:rPr>
            <w:rFonts w:ascii="Cambria Math" w:hAnsi="Cambria Math" w:cs="Arial"/>
          </w:rPr>
          <m:t>J</m:t>
        </m:r>
      </m:oMath>
      <w:r w:rsidRPr="00BB4E0F">
        <w:rPr>
          <w:rFonts w:ascii="Arial" w:hAnsi="Arial" w:cs="Arial"/>
        </w:rPr>
        <w:t xml:space="preserve"> es de segundo orden frente al papel del gradiente de fracción de agua y de la hidrodinámica; la temperatura modifica propiedades (</w:t>
      </w:r>
      <m:oMath>
        <m:r>
          <w:rPr>
            <w:rFonts w:ascii="Cambria Math" w:hAnsi="Cambria Math" w:cs="Arial"/>
          </w:rPr>
          <m:t>μ, D</m:t>
        </m:r>
        <m:r>
          <w:rPr>
            <w:rFonts w:ascii="Cambria Math" w:eastAsiaTheme="minorEastAsia" w:hAnsi="Cambria Math" w:cs="Arial"/>
          </w:rPr>
          <m:t xml:space="preserve">, </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p</m:t>
            </m:r>
          </m:sub>
        </m:sSub>
      </m:oMath>
      <w:r w:rsidRPr="00BB4E0F">
        <w:rPr>
          <w:rFonts w:ascii="Arial" w:hAnsi="Arial" w:cs="Arial"/>
        </w:rPr>
        <w:t>) y coeficientes adimensionales, pero sin traducirse en cambios grandes en la fuerza impulsora másico-difusiva.</w:t>
      </w:r>
    </w:p>
    <w:p w14:paraId="1967F8E3" w14:textId="6BA27945" w:rsidR="00B71045" w:rsidRPr="00BB4E0F" w:rsidRDefault="0024384F">
      <w:pPr>
        <w:spacing w:line="360" w:lineRule="auto"/>
        <w:ind w:left="708"/>
        <w:jc w:val="both"/>
        <w:rPr>
          <w:rFonts w:ascii="Arial" w:hAnsi="Arial" w:cs="Arial"/>
        </w:rPr>
        <w:pPrChange w:id="7917" w:author="JAVIERA PAZ LEFORT IBANEZ" w:date="2025-09-22T17:14:00Z" w16du:dateUtc="2025-09-22T20:14:00Z">
          <w:pPr>
            <w:jc w:val="both"/>
          </w:pPr>
        </w:pPrChange>
      </w:pPr>
      <w:r w:rsidRPr="00BB4E0F">
        <w:rPr>
          <w:rFonts w:ascii="Arial" w:hAnsi="Arial" w:cs="Arial"/>
        </w:rPr>
        <w:t>En conjunto (Figs. 5.</w:t>
      </w:r>
      <w:r w:rsidR="000D560F" w:rsidRPr="00BB4E0F">
        <w:rPr>
          <w:rFonts w:ascii="Arial" w:hAnsi="Arial" w:cs="Arial"/>
        </w:rPr>
        <w:t>13</w:t>
      </w:r>
      <w:r w:rsidRPr="00BB4E0F">
        <w:rPr>
          <w:rFonts w:ascii="Arial" w:hAnsi="Arial" w:cs="Arial"/>
        </w:rPr>
        <w:t>–5.</w:t>
      </w:r>
      <w:r w:rsidR="000D560F" w:rsidRPr="00BB4E0F">
        <w:rPr>
          <w:rFonts w:ascii="Arial" w:hAnsi="Arial" w:cs="Arial"/>
        </w:rPr>
        <w:t>16</w:t>
      </w:r>
      <w:r w:rsidRPr="00BB4E0F">
        <w:rPr>
          <w:rFonts w:ascii="Arial" w:hAnsi="Arial" w:cs="Arial"/>
        </w:rPr>
        <w:t>), la temperatura actúa como un modulador suave del desempeño: eleva marginalmente la capacidad de transferencia y, por arrastre, la concentración de polifenoles, mientras deja casi inalterada la fracción extraída por pasada (</w:t>
      </w:r>
      <w:proofErr w:type="spellStart"/>
      <w:r w:rsidRPr="00BB4E0F">
        <w:rPr>
          <w:rFonts w:ascii="Arial" w:hAnsi="Arial" w:cs="Arial"/>
          <w:i/>
          <w:iCs/>
        </w:rPr>
        <w:t>stage-cut</w:t>
      </w:r>
      <w:proofErr w:type="spellEnd"/>
      <w:r w:rsidRPr="00BB4E0F">
        <w:rPr>
          <w:rFonts w:ascii="Arial" w:hAnsi="Arial" w:cs="Arial"/>
        </w:rPr>
        <w:t>). Para el intervalo 15–30 °C —típico de operación enológico-industrial— esto sugiere que ajustes finos de temperatura pueden ayudar a acortar tiempos o a compensar variaciones de caudal/propiedades, sin comprometer selectividad ni requerir rediseño del módulo. Si se buscan efectos térmicos más notorios, habría que explorar temperaturas más separadas entre corrientes o incorporar explícitamente mecanismos termo-osmóticos y/o dependencias de presión de vapor de agua en el modelo</w:t>
      </w:r>
      <w:del w:id="7918" w:author="JAVIERA PAZ LEFORT IBANEZ" w:date="2025-09-22T05:12:00Z" w16du:dateUtc="2025-09-22T08:12:00Z">
        <w:r w:rsidRPr="00BB4E0F" w:rsidDel="006450DE">
          <w:rPr>
            <w:rFonts w:ascii="Arial" w:hAnsi="Arial" w:cs="Arial"/>
          </w:rPr>
          <w:delText xml:space="preserve"> [citas aquí</w:delText>
        </w:r>
      </w:del>
      <w:ins w:id="7919" w:author="JAVIERA PAZ LEFORT IBANEZ" w:date="2025-09-22T05:12:00Z" w16du:dateUtc="2025-09-22T08:12:00Z">
        <w:r w:rsidR="006450DE" w:rsidRPr="00BB4E0F">
          <w:rPr>
            <w:rFonts w:ascii="Arial" w:hAnsi="Arial" w:cs="Arial"/>
          </w:rPr>
          <w:t xml:space="preserve"> </w:t>
        </w:r>
      </w:ins>
      <w:ins w:id="7920" w:author="JAVIERA PAZ LEFORT IBANEZ" w:date="2025-09-22T05:12:00Z">
        <w:r w:rsidR="006450DE" w:rsidRPr="00BB4E0F">
          <w:rPr>
            <w:rFonts w:ascii="Arial" w:hAnsi="Arial" w:cs="Arial"/>
          </w:rPr>
          <w:t>(</w:t>
        </w:r>
        <w:proofErr w:type="spellStart"/>
        <w:r w:rsidR="006450DE" w:rsidRPr="00BB4E0F">
          <w:rPr>
            <w:rFonts w:ascii="Arial" w:hAnsi="Arial" w:cs="Arial"/>
            <w:b/>
            <w:bCs/>
            <w:rPrChange w:id="7921" w:author="JAVIERA PAZ LEFORT IBANEZ" w:date="2025-09-22T17:14:00Z" w16du:dateUtc="2025-09-22T20:14:00Z">
              <w:rPr>
                <w:rFonts w:ascii="Arial" w:hAnsi="Arial" w:cs="Arial"/>
              </w:rPr>
            </w:rPrChange>
          </w:rPr>
          <w:t>Luo</w:t>
        </w:r>
        <w:proofErr w:type="spellEnd"/>
        <w:r w:rsidR="006450DE" w:rsidRPr="00BB4E0F">
          <w:rPr>
            <w:rFonts w:ascii="Arial" w:hAnsi="Arial" w:cs="Arial"/>
            <w:b/>
            <w:bCs/>
            <w:rPrChange w:id="7922" w:author="JAVIERA PAZ LEFORT IBANEZ" w:date="2025-09-22T17:14:00Z" w16du:dateUtc="2025-09-22T20:14:00Z">
              <w:rPr>
                <w:rFonts w:ascii="Arial" w:hAnsi="Arial" w:cs="Arial"/>
              </w:rPr>
            </w:rPrChange>
          </w:rPr>
          <w:t xml:space="preserve"> et al., 2024</w:t>
        </w:r>
        <w:r w:rsidR="006450DE" w:rsidRPr="00BB4E0F">
          <w:rPr>
            <w:rFonts w:ascii="Arial" w:hAnsi="Arial" w:cs="Arial"/>
          </w:rPr>
          <w:t>)</w:t>
        </w:r>
      </w:ins>
      <w:del w:id="7923" w:author="JAVIERA PAZ LEFORT IBANEZ" w:date="2025-09-22T05:12:00Z" w16du:dateUtc="2025-09-22T08:12:00Z">
        <w:r w:rsidRPr="00BB4E0F" w:rsidDel="006450DE">
          <w:rPr>
            <w:rFonts w:ascii="Arial" w:hAnsi="Arial" w:cs="Arial"/>
          </w:rPr>
          <w:delText>]</w:delText>
        </w:r>
      </w:del>
      <w:r w:rsidRPr="00BB4E0F">
        <w:rPr>
          <w:rFonts w:ascii="Arial" w:hAnsi="Arial" w:cs="Arial"/>
        </w:rPr>
        <w:t>.</w:t>
      </w:r>
    </w:p>
    <w:p w14:paraId="265D4B70" w14:textId="74C80335" w:rsidR="00722B7C" w:rsidRPr="001B7855" w:rsidRDefault="00722B7C">
      <w:pPr>
        <w:pStyle w:val="Ttulo2"/>
        <w:spacing w:line="360" w:lineRule="auto"/>
        <w:jc w:val="both"/>
        <w:rPr>
          <w:rFonts w:ascii="Arial" w:hAnsi="Arial" w:cs="Arial"/>
          <w:color w:val="auto"/>
          <w:sz w:val="24"/>
          <w:szCs w:val="24"/>
        </w:rPr>
        <w:pPrChange w:id="7924" w:author="JAVIERA PAZ LEFORT IBANEZ" w:date="2025-09-22T17:14:00Z" w16du:dateUtc="2025-09-22T20:14:00Z">
          <w:pPr>
            <w:pStyle w:val="Ttulo2"/>
          </w:pPr>
        </w:pPrChange>
      </w:pPr>
      <w:bookmarkStart w:id="7925" w:name="_Toc209475954"/>
      <w:r w:rsidRPr="001B7855">
        <w:rPr>
          <w:rFonts w:ascii="Arial" w:hAnsi="Arial" w:cs="Arial"/>
          <w:color w:val="auto"/>
          <w:sz w:val="24"/>
          <w:szCs w:val="24"/>
        </w:rPr>
        <w:t>5.</w:t>
      </w:r>
      <w:r w:rsidR="00570944" w:rsidRPr="001B7855">
        <w:rPr>
          <w:rFonts w:ascii="Arial" w:hAnsi="Arial" w:cs="Arial"/>
          <w:color w:val="auto"/>
          <w:sz w:val="24"/>
          <w:szCs w:val="24"/>
        </w:rPr>
        <w:t>7</w:t>
      </w:r>
      <w:r w:rsidRPr="001B7855">
        <w:rPr>
          <w:rFonts w:ascii="Arial" w:hAnsi="Arial" w:cs="Arial"/>
          <w:color w:val="auto"/>
          <w:sz w:val="24"/>
          <w:szCs w:val="24"/>
        </w:rPr>
        <w:t xml:space="preserve"> </w:t>
      </w:r>
      <w:r w:rsidR="00570944" w:rsidRPr="001B7855">
        <w:rPr>
          <w:rFonts w:ascii="Arial" w:hAnsi="Arial" w:cs="Arial"/>
          <w:color w:val="auto"/>
          <w:sz w:val="24"/>
          <w:szCs w:val="24"/>
        </w:rPr>
        <w:t>Robustez numérica y consistencia</w:t>
      </w:r>
      <w:bookmarkEnd w:id="7925"/>
    </w:p>
    <w:p w14:paraId="2A51901E" w14:textId="77777777" w:rsidR="002B4796" w:rsidRPr="00BB4E0F" w:rsidRDefault="002B4796">
      <w:pPr>
        <w:spacing w:line="360" w:lineRule="auto"/>
        <w:jc w:val="both"/>
        <w:rPr>
          <w:rFonts w:ascii="Arial" w:hAnsi="Arial" w:cs="Arial"/>
          <w:rPrChange w:id="7926" w:author="JAVIERA PAZ LEFORT IBANEZ" w:date="2025-09-22T17:14:00Z" w16du:dateUtc="2025-09-22T20:14:00Z">
            <w:rPr/>
          </w:rPrChange>
        </w:rPr>
        <w:pPrChange w:id="7927" w:author="JAVIERA PAZ LEFORT IBANEZ" w:date="2025-09-22T17:14:00Z" w16du:dateUtc="2025-09-22T20:14:00Z">
          <w:pPr>
            <w:jc w:val="both"/>
          </w:pPr>
        </w:pPrChange>
      </w:pPr>
      <w:r w:rsidRPr="00BB4E0F">
        <w:rPr>
          <w:rFonts w:ascii="Arial" w:hAnsi="Arial" w:cs="Arial"/>
          <w:rPrChange w:id="7928" w:author="JAVIERA PAZ LEFORT IBANEZ" w:date="2025-09-22T17:14:00Z" w16du:dateUtc="2025-09-22T20:14:00Z">
            <w:rPr/>
          </w:rPrChange>
        </w:rPr>
        <w:t>Con el fin de asegurar que las tendencias reportadas no dependan de artefactos del esquema numérico, se aplicaron tres chequeos: independencia de malla, cierre de balances y estabilidad de los solucionadores.</w:t>
      </w:r>
    </w:p>
    <w:p w14:paraId="4835CA81" w14:textId="77777777" w:rsidR="002B4796" w:rsidRPr="00BB4E0F" w:rsidRDefault="002B4796">
      <w:pPr>
        <w:spacing w:line="360" w:lineRule="auto"/>
        <w:jc w:val="both"/>
        <w:rPr>
          <w:rStyle w:val="nfasissutil"/>
          <w:rFonts w:ascii="Arial" w:hAnsi="Arial" w:cs="Arial"/>
          <w:rPrChange w:id="7929" w:author="JAVIERA PAZ LEFORT IBANEZ" w:date="2025-09-22T17:14:00Z" w16du:dateUtc="2025-09-22T20:14:00Z">
            <w:rPr>
              <w:rStyle w:val="nfasissutil"/>
            </w:rPr>
          </w:rPrChange>
        </w:rPr>
        <w:pPrChange w:id="7930" w:author="JAVIERA PAZ LEFORT IBANEZ" w:date="2025-09-22T17:14:00Z" w16du:dateUtc="2025-09-22T20:14:00Z">
          <w:pPr>
            <w:jc w:val="both"/>
          </w:pPr>
        </w:pPrChange>
      </w:pPr>
      <w:r w:rsidRPr="00BB4E0F">
        <w:rPr>
          <w:rStyle w:val="nfasissutil"/>
          <w:rFonts w:ascii="Arial" w:hAnsi="Arial" w:cs="Arial"/>
          <w:rPrChange w:id="7931" w:author="JAVIERA PAZ LEFORT IBANEZ" w:date="2025-09-22T17:14:00Z" w16du:dateUtc="2025-09-22T20:14:00Z">
            <w:rPr>
              <w:rStyle w:val="nfasissutil"/>
            </w:rPr>
          </w:rPrChange>
        </w:rPr>
        <w:t>Independencia de malla.</w:t>
      </w:r>
    </w:p>
    <w:p w14:paraId="16128B25" w14:textId="5A2499DC" w:rsidR="002B4796" w:rsidRPr="00BB4E0F" w:rsidRDefault="002B4796">
      <w:pPr>
        <w:spacing w:line="360" w:lineRule="auto"/>
        <w:jc w:val="both"/>
        <w:rPr>
          <w:rFonts w:ascii="Arial" w:hAnsi="Arial" w:cs="Arial"/>
          <w:rPrChange w:id="7932" w:author="JAVIERA PAZ LEFORT IBANEZ" w:date="2025-09-22T17:14:00Z" w16du:dateUtc="2025-09-22T20:14:00Z">
            <w:rPr/>
          </w:rPrChange>
        </w:rPr>
        <w:pPrChange w:id="7933" w:author="JAVIERA PAZ LEFORT IBANEZ" w:date="2025-09-22T17:14:00Z" w16du:dateUtc="2025-09-22T20:14:00Z">
          <w:pPr>
            <w:jc w:val="both"/>
          </w:pPr>
        </w:pPrChange>
      </w:pPr>
      <w:r w:rsidRPr="00BB4E0F">
        <w:rPr>
          <w:rFonts w:ascii="Arial" w:hAnsi="Arial" w:cs="Arial"/>
          <w:rPrChange w:id="7934" w:author="JAVIERA PAZ LEFORT IBANEZ" w:date="2025-09-22T17:14:00Z" w16du:dateUtc="2025-09-22T20:14:00Z">
            <w:rPr/>
          </w:rPrChange>
        </w:rPr>
        <w:t xml:space="preserve">Se compararon perfiles con 50, 100 y 200 nodos axiales. En la Fig. </w:t>
      </w:r>
      <w:r w:rsidR="00E0457E" w:rsidRPr="00BB4E0F">
        <w:rPr>
          <w:rFonts w:ascii="Arial" w:hAnsi="Arial" w:cs="Arial"/>
          <w:rPrChange w:id="7935" w:author="JAVIERA PAZ LEFORT IBANEZ" w:date="2025-09-22T17:14:00Z" w16du:dateUtc="2025-09-22T20:14:00Z">
            <w:rPr/>
          </w:rPrChange>
        </w:rPr>
        <w:t>5.17</w:t>
      </w:r>
      <w:r w:rsidRPr="00BB4E0F">
        <w:rPr>
          <w:rFonts w:ascii="Arial" w:hAnsi="Arial" w:cs="Arial"/>
          <w:rPrChange w:id="7936" w:author="JAVIERA PAZ LEFORT IBANEZ" w:date="2025-09-22T17:14:00Z" w16du:dateUtc="2025-09-22T20:14:00Z">
            <w:rPr/>
          </w:rPrChange>
        </w:rPr>
        <w:t xml:space="preserve"> las curvas de fracción de agua en la fibra se sobreponen a escala de la figura, y el cambio entre 100 y 200 nodos no altera el tercer decimal de los indicadores agregados</w:t>
      </w:r>
      <w:r w:rsidR="00CE07DA" w:rsidRPr="00BB4E0F">
        <w:rPr>
          <w:rFonts w:ascii="Arial" w:hAnsi="Arial" w:cs="Arial"/>
          <w:rPrChange w:id="7937" w:author="JAVIERA PAZ LEFORT IBANEZ" w:date="2025-09-22T17:14:00Z" w16du:dateUtc="2025-09-22T20:14:00Z">
            <w:rPr/>
          </w:rPrChange>
        </w:rPr>
        <w:t xml:space="preserve"> (</w:t>
      </w:r>
      <m:oMath>
        <m:sSub>
          <m:sSubPr>
            <m:ctrlPr>
              <w:rPr>
                <w:rFonts w:ascii="Cambria Math" w:hAnsi="Cambria Math" w:cs="Arial"/>
                <w:i/>
              </w:rPr>
            </m:ctrlPr>
          </m:sSubPr>
          <m:e>
            <m:r>
              <w:rPr>
                <w:rFonts w:ascii="Cambria Math" w:hAnsi="Cambria Math" w:cs="Arial"/>
              </w:rPr>
              <m:t>f</m:t>
            </m:r>
          </m:e>
          <m:sub>
            <m:r>
              <w:rPr>
                <w:rFonts w:ascii="Cambria Math" w:hAnsi="Cambria Math" w:cs="Arial"/>
              </w:rPr>
              <m:t>fibra,salida</m:t>
            </m:r>
          </m:sub>
        </m:sSub>
      </m:oMath>
      <w:r w:rsidR="00E0457E" w:rsidRPr="00BB4E0F">
        <w:rPr>
          <w:rFonts w:ascii="Arial" w:eastAsiaTheme="minorEastAsia" w:hAnsi="Arial" w:cs="Arial"/>
          <w:rPrChange w:id="7938" w:author="JAVIERA PAZ LEFORT IBANEZ" w:date="2025-09-22T17:14:00Z" w16du:dateUtc="2025-09-22T20:14:00Z">
            <w:rPr>
              <w:rFonts w:eastAsiaTheme="minorEastAsia"/>
            </w:rPr>
          </w:rPrChange>
        </w:rPr>
        <w:t xml:space="preserve">, </w:t>
      </w:r>
      <m:oMath>
        <m:d>
          <m:dPr>
            <m:begChr m:val="〈"/>
            <m:endChr m:val="〉"/>
            <m:ctrlPr>
              <w:rPr>
                <w:rFonts w:ascii="Cambria Math" w:eastAsiaTheme="minorEastAsia" w:hAnsi="Cambria Math" w:cs="Arial"/>
                <w:i/>
              </w:rPr>
            </m:ctrlPr>
          </m:dPr>
          <m:e>
            <m:r>
              <w:rPr>
                <w:rFonts w:ascii="Cambria Math" w:eastAsiaTheme="minorEastAsia" w:hAnsi="Cambria Math" w:cs="Arial"/>
              </w:rPr>
              <m:t>J</m:t>
            </m:r>
          </m:e>
        </m:d>
      </m:oMath>
      <w:r w:rsidRPr="00BB4E0F">
        <w:rPr>
          <w:rFonts w:ascii="Arial" w:hAnsi="Arial" w:cs="Arial"/>
          <w:rPrChange w:id="7939" w:author="JAVIERA PAZ LEFORT IBANEZ" w:date="2025-09-22T17:14:00Z" w16du:dateUtc="2025-09-22T20:14:00Z">
            <w:rPr/>
          </w:rPrChange>
        </w:rPr>
        <w:t xml:space="preserve">). Se adoptó </w:t>
      </w:r>
      <m:oMath>
        <m:r>
          <w:rPr>
            <w:rFonts w:ascii="Cambria Math" w:hAnsi="Cambria Math" w:cs="Arial"/>
          </w:rPr>
          <m:t>N=100</m:t>
        </m:r>
      </m:oMath>
      <w:r w:rsidRPr="00BB4E0F">
        <w:rPr>
          <w:rFonts w:ascii="Arial" w:hAnsi="Arial" w:cs="Arial"/>
          <w:rPrChange w:id="7940" w:author="JAVIERA PAZ LEFORT IBANEZ" w:date="2025-09-22T17:14:00Z" w16du:dateUtc="2025-09-22T20:14:00Z">
            <w:rPr/>
          </w:rPrChange>
        </w:rPr>
        <w:t xml:space="preserve"> como malla base para las corridas de sensibilidad, y </w:t>
      </w:r>
      <m:oMath>
        <m:r>
          <w:rPr>
            <w:rFonts w:ascii="Cambria Math" w:hAnsi="Cambria Math" w:cs="Arial"/>
          </w:rPr>
          <m:t>N=200</m:t>
        </m:r>
      </m:oMath>
      <w:r w:rsidR="00CE07DA" w:rsidRPr="00BB4E0F">
        <w:rPr>
          <w:rFonts w:ascii="Arial" w:hAnsi="Arial" w:cs="Arial"/>
          <w:rPrChange w:id="7941" w:author="JAVIERA PAZ LEFORT IBANEZ" w:date="2025-09-22T17:14:00Z" w16du:dateUtc="2025-09-22T20:14:00Z">
            <w:rPr/>
          </w:rPrChange>
        </w:rPr>
        <w:t xml:space="preserve"> </w:t>
      </w:r>
      <w:r w:rsidRPr="00BB4E0F">
        <w:rPr>
          <w:rFonts w:ascii="Arial" w:hAnsi="Arial" w:cs="Arial"/>
          <w:rPrChange w:id="7942" w:author="JAVIERA PAZ LEFORT IBANEZ" w:date="2025-09-22T17:14:00Z" w16du:dateUtc="2025-09-22T20:14:00Z">
            <w:rPr/>
          </w:rPrChange>
        </w:rPr>
        <w:t>cuando se requirió verificación puntual.</w:t>
      </w:r>
      <w:del w:id="7943" w:author="JAVIERA PAZ LEFORT IBANEZ" w:date="2025-09-22T05:12:00Z" w16du:dateUtc="2025-09-22T08:12:00Z">
        <w:r w:rsidRPr="00BB4E0F" w:rsidDel="006450DE">
          <w:rPr>
            <w:rFonts w:ascii="Arial" w:hAnsi="Arial" w:cs="Arial"/>
            <w:rPrChange w:id="7944" w:author="JAVIERA PAZ LEFORT IBANEZ" w:date="2025-09-22T17:14:00Z" w16du:dateUtc="2025-09-22T20:14:00Z">
              <w:rPr/>
            </w:rPrChange>
          </w:rPr>
          <w:delText xml:space="preserve"> [cita metodología de independencia de malla si se desea]</w:delText>
        </w:r>
      </w:del>
    </w:p>
    <w:p w14:paraId="376526C7" w14:textId="41999592" w:rsidR="0012166A" w:rsidRPr="00D52BF1" w:rsidRDefault="0012166A">
      <w:pPr>
        <w:spacing w:line="360" w:lineRule="auto"/>
        <w:jc w:val="both"/>
        <w:rPr>
          <w:rStyle w:val="nfasissutil"/>
          <w:rFonts w:ascii="Arial" w:hAnsi="Arial" w:cs="Arial"/>
          <w:i w:val="0"/>
          <w:iCs w:val="0"/>
          <w:color w:val="auto"/>
          <w:sz w:val="22"/>
          <w:szCs w:val="22"/>
          <w:rPrChange w:id="7945" w:author="JAVIERA PAZ LEFORT IBANEZ" w:date="2025-09-22T17:14:00Z" w16du:dateUtc="2025-09-22T20:14:00Z">
            <w:rPr>
              <w:rStyle w:val="nfasissutil"/>
              <w:i w:val="0"/>
              <w:iCs w:val="0"/>
              <w:color w:val="auto"/>
            </w:rPr>
          </w:rPrChange>
        </w:rPr>
        <w:pPrChange w:id="7946" w:author="JAVIERA PAZ LEFORT IBANEZ" w:date="2025-09-22T17:14:00Z" w16du:dateUtc="2025-09-22T20:14:00Z">
          <w:pPr/>
        </w:pPrChange>
      </w:pPr>
      <w:bookmarkStart w:id="7947" w:name="_Hlk209474608"/>
      <w:r w:rsidRPr="00D52BF1">
        <w:rPr>
          <w:rStyle w:val="nfasissutil"/>
          <w:rFonts w:ascii="Arial" w:hAnsi="Arial" w:cs="Arial"/>
          <w:b/>
          <w:bCs/>
          <w:i w:val="0"/>
          <w:iCs w:val="0"/>
          <w:color w:val="auto"/>
          <w:sz w:val="22"/>
          <w:szCs w:val="22"/>
          <w:rPrChange w:id="7948" w:author="JAVIERA PAZ LEFORT IBANEZ" w:date="2025-09-22T17:14:00Z" w16du:dateUtc="2025-09-22T20:14:00Z">
            <w:rPr>
              <w:rStyle w:val="nfasissutil"/>
              <w:b/>
              <w:bCs/>
              <w:i w:val="0"/>
              <w:iCs w:val="0"/>
              <w:color w:val="auto"/>
            </w:rPr>
          </w:rPrChange>
        </w:rPr>
        <w:t>Figura 5.17</w:t>
      </w:r>
      <w:r w:rsidRPr="00D52BF1">
        <w:rPr>
          <w:rStyle w:val="nfasissutil"/>
          <w:rFonts w:ascii="Arial" w:hAnsi="Arial" w:cs="Arial"/>
          <w:i w:val="0"/>
          <w:iCs w:val="0"/>
          <w:color w:val="auto"/>
          <w:sz w:val="22"/>
          <w:szCs w:val="22"/>
          <w:rPrChange w:id="7949" w:author="JAVIERA PAZ LEFORT IBANEZ" w:date="2025-09-22T17:14:00Z" w16du:dateUtc="2025-09-22T20:14:00Z">
            <w:rPr>
              <w:rStyle w:val="nfasissutil"/>
              <w:i w:val="0"/>
              <w:iCs w:val="0"/>
              <w:color w:val="auto"/>
            </w:rPr>
          </w:rPrChange>
        </w:rPr>
        <w:t xml:space="preserve"> Sensibilidad a la discretización espacial</w:t>
      </w:r>
    </w:p>
    <w:bookmarkEnd w:id="7947"/>
    <w:p w14:paraId="657B2518" w14:textId="0E499E86" w:rsidR="007E213F" w:rsidRPr="00BB4E0F" w:rsidRDefault="0012166A">
      <w:pPr>
        <w:spacing w:line="360" w:lineRule="auto"/>
        <w:ind w:left="708" w:hanging="708"/>
        <w:jc w:val="center"/>
        <w:rPr>
          <w:rFonts w:ascii="Arial" w:hAnsi="Arial" w:cs="Arial"/>
          <w:rPrChange w:id="7950" w:author="JAVIERA PAZ LEFORT IBANEZ" w:date="2025-09-22T17:14:00Z" w16du:dateUtc="2025-09-22T20:14:00Z">
            <w:rPr/>
          </w:rPrChange>
        </w:rPr>
        <w:pPrChange w:id="7951" w:author="JAVIERA PAZ LEFORT IBANEZ" w:date="2025-09-22T17:14:00Z" w16du:dateUtc="2025-09-22T20:14:00Z">
          <w:pPr>
            <w:jc w:val="both"/>
          </w:pPr>
        </w:pPrChange>
      </w:pPr>
      <w:r w:rsidRPr="00BB4E0F">
        <w:rPr>
          <w:rFonts w:ascii="Arial" w:hAnsi="Arial" w:cs="Arial"/>
          <w:noProof/>
          <w:rPrChange w:id="7952" w:author="JAVIERA PAZ LEFORT IBANEZ" w:date="2025-09-22T17:14:00Z" w16du:dateUtc="2025-09-22T20:14:00Z">
            <w:rPr>
              <w:noProof/>
            </w:rPr>
          </w:rPrChange>
        </w:rPr>
        <w:lastRenderedPageBreak/>
        <w:drawing>
          <wp:inline distT="0" distB="0" distL="0" distR="0" wp14:anchorId="39533F64" wp14:editId="57C1F442">
            <wp:extent cx="3696835" cy="2913824"/>
            <wp:effectExtent l="0" t="0" r="0" b="1270"/>
            <wp:docPr id="1930690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90262" name="Imagen 1"/>
                    <pic:cNvPicPr/>
                  </pic:nvPicPr>
                  <pic:blipFill>
                    <a:blip r:embed="rId38">
                      <a:extLst>
                        <a:ext uri="{28A0092B-C50C-407E-A947-70E740481C1C}">
                          <a14:useLocalDpi xmlns:a14="http://schemas.microsoft.com/office/drawing/2010/main" val="0"/>
                        </a:ext>
                      </a:extLst>
                    </a:blip>
                    <a:stretch>
                      <a:fillRect/>
                    </a:stretch>
                  </pic:blipFill>
                  <pic:spPr>
                    <a:xfrm>
                      <a:off x="0" y="0"/>
                      <a:ext cx="3696835" cy="2913824"/>
                    </a:xfrm>
                    <a:prstGeom prst="rect">
                      <a:avLst/>
                    </a:prstGeom>
                  </pic:spPr>
                </pic:pic>
              </a:graphicData>
            </a:graphic>
          </wp:inline>
        </w:drawing>
      </w:r>
    </w:p>
    <w:p w14:paraId="3DA9ED81" w14:textId="77777777" w:rsidR="002B4796" w:rsidRPr="00BB4E0F" w:rsidRDefault="002B4796">
      <w:pPr>
        <w:spacing w:line="360" w:lineRule="auto"/>
        <w:jc w:val="both"/>
        <w:rPr>
          <w:rStyle w:val="nfasissutil"/>
          <w:rFonts w:ascii="Arial" w:hAnsi="Arial" w:cs="Arial"/>
          <w:rPrChange w:id="7953" w:author="JAVIERA PAZ LEFORT IBANEZ" w:date="2025-09-22T17:14:00Z" w16du:dateUtc="2025-09-22T20:14:00Z">
            <w:rPr>
              <w:rStyle w:val="nfasissutil"/>
            </w:rPr>
          </w:rPrChange>
        </w:rPr>
        <w:pPrChange w:id="7954" w:author="JAVIERA PAZ LEFORT IBANEZ" w:date="2025-09-22T17:14:00Z" w16du:dateUtc="2025-09-22T20:14:00Z">
          <w:pPr>
            <w:jc w:val="both"/>
          </w:pPr>
        </w:pPrChange>
      </w:pPr>
      <w:r w:rsidRPr="00BB4E0F">
        <w:rPr>
          <w:rStyle w:val="nfasissutil"/>
          <w:rFonts w:ascii="Arial" w:hAnsi="Arial" w:cs="Arial"/>
          <w:rPrChange w:id="7955" w:author="JAVIERA PAZ LEFORT IBANEZ" w:date="2025-09-22T17:14:00Z" w16du:dateUtc="2025-09-22T20:14:00Z">
            <w:rPr>
              <w:rStyle w:val="nfasissutil"/>
            </w:rPr>
          </w:rPrChange>
        </w:rPr>
        <w:t>Cierre de balances.</w:t>
      </w:r>
    </w:p>
    <w:p w14:paraId="6070BF6A" w14:textId="1FCC4603" w:rsidR="002B4796" w:rsidRPr="00BB4E0F" w:rsidRDefault="002B4796">
      <w:pPr>
        <w:spacing w:line="360" w:lineRule="auto"/>
        <w:jc w:val="both"/>
        <w:rPr>
          <w:rFonts w:ascii="Arial" w:hAnsi="Arial" w:cs="Arial"/>
          <w:rPrChange w:id="7956" w:author="JAVIERA PAZ LEFORT IBANEZ" w:date="2025-09-22T17:14:00Z" w16du:dateUtc="2025-09-22T20:14:00Z">
            <w:rPr/>
          </w:rPrChange>
        </w:rPr>
        <w:pPrChange w:id="7957" w:author="JAVIERA PAZ LEFORT IBANEZ" w:date="2025-09-22T17:14:00Z" w16du:dateUtc="2025-09-22T20:14:00Z">
          <w:pPr>
            <w:jc w:val="both"/>
          </w:pPr>
        </w:pPrChange>
      </w:pPr>
      <w:r w:rsidRPr="00BB4E0F">
        <w:rPr>
          <w:rFonts w:ascii="Arial" w:hAnsi="Arial" w:cs="Arial"/>
          <w:rPrChange w:id="7958" w:author="JAVIERA PAZ LEFORT IBANEZ" w:date="2025-09-22T17:14:00Z" w16du:dateUtc="2025-09-22T20:14:00Z">
            <w:rPr/>
          </w:rPrChange>
        </w:rPr>
        <w:t xml:space="preserve">En cada tramo axial, la concentración interfacial se obtiene igualando los flujos por ambos lados mediante Regula </w:t>
      </w:r>
      <w:proofErr w:type="spellStart"/>
      <w:r w:rsidRPr="00BB4E0F">
        <w:rPr>
          <w:rFonts w:ascii="Arial" w:hAnsi="Arial" w:cs="Arial"/>
          <w:rPrChange w:id="7959" w:author="JAVIERA PAZ LEFORT IBANEZ" w:date="2025-09-22T17:14:00Z" w16du:dateUtc="2025-09-22T20:14:00Z">
            <w:rPr/>
          </w:rPrChange>
        </w:rPr>
        <w:t>Falsi</w:t>
      </w:r>
      <w:proofErr w:type="spellEnd"/>
      <w:r w:rsidRPr="00BB4E0F">
        <w:rPr>
          <w:rFonts w:ascii="Arial" w:hAnsi="Arial" w:cs="Arial"/>
          <w:rPrChange w:id="7960" w:author="JAVIERA PAZ LEFORT IBANEZ" w:date="2025-09-22T17:14:00Z" w16du:dateUtc="2025-09-22T20:14:00Z">
            <w:rPr/>
          </w:rPrChange>
        </w:rPr>
        <w:t xml:space="preserve"> (cierre interfacial). A nivel de módulo, se reporta un error de cierre de masa (tabla resumen de sensibilidad a caudal): éste disminuye desde valores cercanos a 5–6 % a </w:t>
      </w:r>
      <m:oMath>
        <m:r>
          <w:rPr>
            <w:rFonts w:ascii="Cambria Math" w:hAnsi="Cambria Math" w:cs="Arial"/>
          </w:rPr>
          <m:t>Q=100</m:t>
        </m:r>
      </m:oMath>
      <w:r w:rsidR="006F7037" w:rsidRPr="00BB4E0F">
        <w:rPr>
          <w:rFonts w:ascii="Arial" w:eastAsiaTheme="minorEastAsia" w:hAnsi="Arial" w:cs="Arial"/>
          <w:iCs/>
          <w:rPrChange w:id="7961" w:author="JAVIERA PAZ LEFORT IBANEZ" w:date="2025-09-22T17:14:00Z" w16du:dateUtc="2025-09-22T20:14:00Z">
            <w:rPr>
              <w:rFonts w:eastAsiaTheme="minorEastAsia"/>
              <w:iCs/>
            </w:rPr>
          </w:rPrChange>
        </w:rPr>
        <w:t xml:space="preserve">  </w:t>
      </w:r>
      <w:proofErr w:type="spellStart"/>
      <w:r w:rsidR="006F7037" w:rsidRPr="00BB4E0F">
        <w:rPr>
          <w:rFonts w:ascii="Arial" w:eastAsiaTheme="minorEastAsia" w:hAnsi="Arial" w:cs="Arial"/>
          <w:iCs/>
          <w:rPrChange w:id="7962" w:author="JAVIERA PAZ LEFORT IBANEZ" w:date="2025-09-22T17:14:00Z" w16du:dateUtc="2025-09-22T20:14:00Z">
            <w:rPr>
              <w:rFonts w:eastAsiaTheme="minorEastAsia"/>
              <w:iCs/>
            </w:rPr>
          </w:rPrChange>
        </w:rPr>
        <w:t>mL</w:t>
      </w:r>
      <w:proofErr w:type="spellEnd"/>
      <w:r w:rsidR="006F7037" w:rsidRPr="00BB4E0F">
        <w:rPr>
          <w:rFonts w:ascii="Arial" w:eastAsiaTheme="minorEastAsia" w:hAnsi="Arial" w:cs="Arial"/>
          <w:iCs/>
          <w:rPrChange w:id="7963" w:author="JAVIERA PAZ LEFORT IBANEZ" w:date="2025-09-22T17:14:00Z" w16du:dateUtc="2025-09-22T20:14:00Z">
            <w:rPr>
              <w:rFonts w:eastAsiaTheme="minorEastAsia"/>
              <w:iCs/>
            </w:rPr>
          </w:rPrChange>
        </w:rPr>
        <w:t xml:space="preserve"> min</w:t>
      </w:r>
      <w:r w:rsidR="006F7037" w:rsidRPr="00BB4E0F">
        <w:rPr>
          <w:rFonts w:ascii="Arial" w:eastAsiaTheme="minorEastAsia" w:hAnsi="Arial" w:cs="Arial"/>
          <w:iCs/>
          <w:vertAlign w:val="superscript"/>
          <w:rPrChange w:id="7964" w:author="JAVIERA PAZ LEFORT IBANEZ" w:date="2025-09-22T17:14:00Z" w16du:dateUtc="2025-09-22T20:14:00Z">
            <w:rPr>
              <w:rFonts w:eastAsiaTheme="minorEastAsia"/>
              <w:iCs/>
              <w:vertAlign w:val="superscript"/>
            </w:rPr>
          </w:rPrChange>
        </w:rPr>
        <w:t>−1</w:t>
      </w:r>
      <w:r w:rsidRPr="00BB4E0F">
        <w:rPr>
          <w:rFonts w:ascii="Arial" w:hAnsi="Arial" w:cs="Arial"/>
          <w:rPrChange w:id="7965" w:author="JAVIERA PAZ LEFORT IBANEZ" w:date="2025-09-22T17:14:00Z" w16du:dateUtc="2025-09-22T20:14:00Z">
            <w:rPr/>
          </w:rPrChange>
        </w:rPr>
        <w:t xml:space="preserve"> hasta &lt;1 % para </w:t>
      </w:r>
      <m:oMath>
        <m:r>
          <w:rPr>
            <w:rFonts w:ascii="Cambria Math" w:hAnsi="Cambria Math" w:cs="Arial"/>
          </w:rPr>
          <m:t>Q≥1000</m:t>
        </m:r>
      </m:oMath>
      <w:r w:rsidRPr="00BB4E0F">
        <w:rPr>
          <w:rFonts w:ascii="Arial" w:hAnsi="Arial" w:cs="Arial"/>
          <w:rPrChange w:id="7966" w:author="JAVIERA PAZ LEFORT IBANEZ" w:date="2025-09-22T17:14:00Z" w16du:dateUtc="2025-09-22T20:14:00Z">
            <w:rPr/>
          </w:rPrChange>
        </w:rPr>
        <w:t> mL</w:t>
      </w:r>
      <w:r w:rsidRPr="00BB4E0F">
        <w:rPr>
          <w:rFonts w:ascii="Arial" w:hAnsi="Arial" w:cs="Arial"/>
        </w:rPr>
        <w:t> </w:t>
      </w:r>
      <w:r w:rsidRPr="00BB4E0F">
        <w:rPr>
          <w:rFonts w:ascii="Arial" w:hAnsi="Arial" w:cs="Arial"/>
          <w:rPrChange w:id="7967" w:author="JAVIERA PAZ LEFORT IBANEZ" w:date="2025-09-22T17:14:00Z" w16du:dateUtc="2025-09-22T20:14:00Z">
            <w:rPr/>
          </w:rPrChange>
        </w:rPr>
        <w:t>min</w:t>
      </w:r>
      <w:r w:rsidRPr="00BB4E0F">
        <w:rPr>
          <w:rFonts w:ascii="Arial" w:hAnsi="Arial" w:cs="Arial"/>
          <w:vertAlign w:val="superscript"/>
          <w:rPrChange w:id="7968" w:author="JAVIERA PAZ LEFORT IBANEZ" w:date="2025-09-22T17:14:00Z" w16du:dateUtc="2025-09-22T20:14:00Z">
            <w:rPr>
              <w:rFonts w:ascii="Aptos" w:hAnsi="Aptos" w:cs="Aptos"/>
              <w:vertAlign w:val="superscript"/>
            </w:rPr>
          </w:rPrChange>
        </w:rPr>
        <w:t>−</w:t>
      </w:r>
      <w:r w:rsidR="006F7037" w:rsidRPr="00BB4E0F">
        <w:rPr>
          <w:rFonts w:ascii="Arial" w:hAnsi="Arial" w:cs="Arial"/>
          <w:vertAlign w:val="superscript"/>
          <w:rPrChange w:id="7969" w:author="JAVIERA PAZ LEFORT IBANEZ" w:date="2025-09-22T17:14:00Z" w16du:dateUtc="2025-09-22T20:14:00Z">
            <w:rPr>
              <w:vertAlign w:val="superscript"/>
            </w:rPr>
          </w:rPrChange>
        </w:rPr>
        <w:t>1</w:t>
      </w:r>
      <w:r w:rsidRPr="00BB4E0F">
        <w:rPr>
          <w:rFonts w:ascii="Arial" w:hAnsi="Arial" w:cs="Arial"/>
          <w:rPrChange w:id="7970" w:author="JAVIERA PAZ LEFORT IBANEZ" w:date="2025-09-22T17:14:00Z" w16du:dateUtc="2025-09-22T20:14:00Z">
            <w:rPr/>
          </w:rPrChange>
        </w:rPr>
        <w:t xml:space="preserve">. Como criterio interno, &lt;2 % se consideró satisfactorio y 1–3 % aceptable si las tendencias permanecen monótonas; por sobre ese umbral, se refinó la malla o se revisaron tolerancias. Este control garantiza que las variaciones de </w:t>
      </w:r>
      <m:oMath>
        <m:sSub>
          <m:sSubPr>
            <m:ctrlPr>
              <w:rPr>
                <w:rFonts w:ascii="Cambria Math" w:hAnsi="Cambria Math" w:cs="Arial"/>
                <w:i/>
              </w:rPr>
            </m:ctrlPr>
          </m:sSubPr>
          <m:e>
            <m:r>
              <w:rPr>
                <w:rFonts w:ascii="Cambria Math" w:hAnsi="Cambria Math" w:cs="Arial"/>
              </w:rPr>
              <m:t>f</m:t>
            </m:r>
          </m:e>
          <m:sub>
            <m:r>
              <w:rPr>
                <w:rFonts w:ascii="Cambria Math" w:hAnsi="Cambria Math" w:cs="Arial"/>
              </w:rPr>
              <m:t>fibra</m:t>
            </m:r>
          </m:sub>
        </m:sSub>
      </m:oMath>
      <w:r w:rsidR="00EC01D1" w:rsidRPr="00BB4E0F">
        <w:rPr>
          <w:rFonts w:ascii="Arial" w:eastAsiaTheme="minorEastAsia" w:hAnsi="Arial" w:cs="Arial"/>
          <w:rPrChange w:id="7971" w:author="JAVIERA PAZ LEFORT IBANEZ" w:date="2025-09-22T17:14:00Z" w16du:dateUtc="2025-09-22T20:14:00Z">
            <w:rPr>
              <w:rFonts w:eastAsiaTheme="minorEastAsia"/>
            </w:rPr>
          </w:rPrChange>
        </w:rPr>
        <w:t xml:space="preserve"> y </w:t>
      </w:r>
      <m:oMath>
        <m:sSub>
          <m:sSubPr>
            <m:ctrlPr>
              <w:rPr>
                <w:rFonts w:ascii="Cambria Math" w:hAnsi="Cambria Math" w:cs="Arial"/>
                <w:i/>
              </w:rPr>
            </m:ctrlPr>
          </m:sSubPr>
          <m:e>
            <m:r>
              <w:rPr>
                <w:rFonts w:ascii="Cambria Math" w:hAnsi="Cambria Math" w:cs="Arial"/>
              </w:rPr>
              <m:t>f</m:t>
            </m:r>
          </m:e>
          <m:sub>
            <m:r>
              <w:rPr>
                <w:rFonts w:ascii="Cambria Math" w:hAnsi="Cambria Math" w:cs="Arial"/>
              </w:rPr>
              <m:t>carcasa</m:t>
            </m:r>
          </m:sub>
        </m:sSub>
      </m:oMath>
      <w:r w:rsidRPr="00BB4E0F">
        <w:rPr>
          <w:rFonts w:ascii="Arial" w:hAnsi="Arial" w:cs="Arial"/>
          <w:rPrChange w:id="7972" w:author="JAVIERA PAZ LEFORT IBANEZ" w:date="2025-09-22T17:14:00Z" w16du:dateUtc="2025-09-22T20:14:00Z">
            <w:rPr/>
          </w:rPrChange>
        </w:rPr>
        <w:t xml:space="preserve"> sean coherentes con la masa integrada de agua transferida</w:t>
      </w:r>
      <w:ins w:id="7973" w:author="JAVIERA PAZ LEFORT IBANEZ" w:date="2025-09-22T05:18:00Z" w16du:dateUtc="2025-09-22T08:18:00Z">
        <w:r w:rsidR="00A957E8" w:rsidRPr="00BB4E0F">
          <w:rPr>
            <w:rFonts w:ascii="Arial" w:hAnsi="Arial" w:cs="Arial"/>
            <w:rPrChange w:id="7974" w:author="JAVIERA PAZ LEFORT IBANEZ" w:date="2025-09-22T17:14:00Z" w16du:dateUtc="2025-09-22T20:14:00Z">
              <w:rPr/>
            </w:rPrChange>
          </w:rPr>
          <w:t xml:space="preserve"> </w:t>
        </w:r>
      </w:ins>
      <w:ins w:id="7975" w:author="JAVIERA PAZ LEFORT IBANEZ" w:date="2025-09-22T05:18:00Z">
        <w:r w:rsidR="00A957E8" w:rsidRPr="00BB4E0F">
          <w:rPr>
            <w:rFonts w:ascii="Arial" w:hAnsi="Arial" w:cs="Arial"/>
            <w:rPrChange w:id="7976" w:author="JAVIERA PAZ LEFORT IBANEZ" w:date="2025-09-22T17:14:00Z" w16du:dateUtc="2025-09-22T20:14:00Z">
              <w:rPr/>
            </w:rPrChange>
          </w:rPr>
          <w:t>(</w:t>
        </w:r>
        <w:proofErr w:type="spellStart"/>
        <w:r w:rsidR="00A957E8" w:rsidRPr="00BB4E0F">
          <w:rPr>
            <w:rFonts w:ascii="Arial" w:hAnsi="Arial" w:cs="Arial"/>
            <w:rPrChange w:id="7977" w:author="JAVIERA PAZ LEFORT IBANEZ" w:date="2025-09-22T17:14:00Z" w16du:dateUtc="2025-09-22T20:14:00Z">
              <w:rPr/>
            </w:rPrChange>
          </w:rPr>
          <w:t>Quek</w:t>
        </w:r>
        <w:proofErr w:type="spellEnd"/>
        <w:r w:rsidR="00A957E8" w:rsidRPr="00BB4E0F">
          <w:rPr>
            <w:rFonts w:ascii="Arial" w:hAnsi="Arial" w:cs="Arial"/>
            <w:rPrChange w:id="7978" w:author="JAVIERA PAZ LEFORT IBANEZ" w:date="2025-09-22T17:14:00Z" w16du:dateUtc="2025-09-22T20:14:00Z">
              <w:rPr/>
            </w:rPrChange>
          </w:rPr>
          <w:t xml:space="preserve"> et al., 2021)</w:t>
        </w:r>
      </w:ins>
      <w:r w:rsidRPr="00BB4E0F">
        <w:rPr>
          <w:rFonts w:ascii="Arial" w:hAnsi="Arial" w:cs="Arial"/>
          <w:rPrChange w:id="7979" w:author="JAVIERA PAZ LEFORT IBANEZ" w:date="2025-09-22T17:14:00Z" w16du:dateUtc="2025-09-22T20:14:00Z">
            <w:rPr/>
          </w:rPrChange>
        </w:rPr>
        <w:t xml:space="preserve">. </w:t>
      </w:r>
      <w:del w:id="7980" w:author="JAVIERA PAZ LEFORT IBANEZ" w:date="2025-09-22T05:12:00Z" w16du:dateUtc="2025-09-22T08:12:00Z">
        <w:r w:rsidRPr="00BB4E0F" w:rsidDel="000B15F2">
          <w:rPr>
            <w:rFonts w:ascii="Arial" w:hAnsi="Arial" w:cs="Arial"/>
            <w:rPrChange w:id="7981" w:author="JAVIERA PAZ LEFORT IBANEZ" w:date="2025-09-22T17:14:00Z" w16du:dateUtc="2025-09-22T20:14:00Z">
              <w:rPr/>
            </w:rPrChange>
          </w:rPr>
          <w:delText>[espacio para cita sobre prácticas de verificación de balances]</w:delText>
        </w:r>
      </w:del>
    </w:p>
    <w:p w14:paraId="78D802B3" w14:textId="77777777" w:rsidR="00B56BE6" w:rsidRPr="00BB4E0F" w:rsidRDefault="002B4796">
      <w:pPr>
        <w:spacing w:line="360" w:lineRule="auto"/>
        <w:jc w:val="both"/>
        <w:rPr>
          <w:rStyle w:val="nfasissutil"/>
          <w:rFonts w:ascii="Arial" w:hAnsi="Arial" w:cs="Arial"/>
          <w:rPrChange w:id="7982" w:author="JAVIERA PAZ LEFORT IBANEZ" w:date="2025-09-22T17:14:00Z" w16du:dateUtc="2025-09-22T20:14:00Z">
            <w:rPr>
              <w:rStyle w:val="nfasissutil"/>
            </w:rPr>
          </w:rPrChange>
        </w:rPr>
        <w:pPrChange w:id="7983" w:author="JAVIERA PAZ LEFORT IBANEZ" w:date="2025-09-22T17:14:00Z" w16du:dateUtc="2025-09-22T20:14:00Z">
          <w:pPr>
            <w:jc w:val="both"/>
          </w:pPr>
        </w:pPrChange>
      </w:pPr>
      <w:r w:rsidRPr="00BB4E0F">
        <w:rPr>
          <w:rStyle w:val="nfasissutil"/>
          <w:rFonts w:ascii="Arial" w:hAnsi="Arial" w:cs="Arial"/>
          <w:rPrChange w:id="7984" w:author="JAVIERA PAZ LEFORT IBANEZ" w:date="2025-09-22T17:14:00Z" w16du:dateUtc="2025-09-22T20:14:00Z">
            <w:rPr>
              <w:rStyle w:val="nfasissutil"/>
            </w:rPr>
          </w:rPrChange>
        </w:rPr>
        <w:t>Estabilidad del BVP térmico.</w:t>
      </w:r>
    </w:p>
    <w:p w14:paraId="606C2F74" w14:textId="0A280E1A" w:rsidR="002B4796" w:rsidRPr="00BB4E0F" w:rsidRDefault="002B4796">
      <w:pPr>
        <w:spacing w:line="360" w:lineRule="auto"/>
        <w:jc w:val="both"/>
        <w:rPr>
          <w:rFonts w:ascii="Arial" w:hAnsi="Arial" w:cs="Arial"/>
          <w:rPrChange w:id="7985" w:author="JAVIERA PAZ LEFORT IBANEZ" w:date="2025-09-22T17:14:00Z" w16du:dateUtc="2025-09-22T20:14:00Z">
            <w:rPr/>
          </w:rPrChange>
        </w:rPr>
        <w:pPrChange w:id="7986" w:author="JAVIERA PAZ LEFORT IBANEZ" w:date="2025-09-22T17:14:00Z" w16du:dateUtc="2025-09-22T20:14:00Z">
          <w:pPr>
            <w:jc w:val="both"/>
          </w:pPr>
        </w:pPrChange>
      </w:pPr>
      <w:r w:rsidRPr="00BB4E0F">
        <w:rPr>
          <w:rFonts w:ascii="Arial" w:hAnsi="Arial" w:cs="Arial"/>
          <w:rPrChange w:id="7987" w:author="JAVIERA PAZ LEFORT IBANEZ" w:date="2025-09-22T17:14:00Z" w16du:dateUtc="2025-09-22T20:14:00Z">
            <w:rPr/>
          </w:rPrChange>
        </w:rPr>
        <w:t xml:space="preserve">El perfil de temperatura en contracorriente se resolvió con </w:t>
      </w:r>
      <w:proofErr w:type="spellStart"/>
      <w:r w:rsidRPr="00BB4E0F">
        <w:rPr>
          <w:rFonts w:ascii="Arial" w:hAnsi="Arial" w:cs="Arial"/>
          <w:i/>
          <w:iCs/>
          <w:rPrChange w:id="7988" w:author="JAVIERA PAZ LEFORT IBANEZ" w:date="2025-09-22T17:14:00Z" w16du:dateUtc="2025-09-22T20:14:00Z">
            <w:rPr>
              <w:i/>
              <w:iCs/>
            </w:rPr>
          </w:rPrChange>
        </w:rPr>
        <w:t>solve_bvp</w:t>
      </w:r>
      <w:proofErr w:type="spellEnd"/>
      <w:r w:rsidRPr="00BB4E0F">
        <w:rPr>
          <w:rFonts w:ascii="Arial" w:hAnsi="Arial" w:cs="Arial"/>
          <w:rPrChange w:id="7989" w:author="JAVIERA PAZ LEFORT IBANEZ" w:date="2025-09-22T17:14:00Z" w16du:dateUtc="2025-09-22T20:14:00Z">
            <w:rPr/>
          </w:rPrChange>
        </w:rPr>
        <w:t>. Las soluciones fueron suaves y monótonas (Fig. 5.</w:t>
      </w:r>
      <w:r w:rsidR="00EC01D1" w:rsidRPr="00BB4E0F">
        <w:rPr>
          <w:rFonts w:ascii="Arial" w:hAnsi="Arial" w:cs="Arial"/>
          <w:rPrChange w:id="7990" w:author="JAVIERA PAZ LEFORT IBANEZ" w:date="2025-09-22T17:14:00Z" w16du:dateUtc="2025-09-22T20:14:00Z">
            <w:rPr/>
          </w:rPrChange>
        </w:rPr>
        <w:t>13</w:t>
      </w:r>
      <w:r w:rsidRPr="00BB4E0F">
        <w:rPr>
          <w:rFonts w:ascii="Arial" w:hAnsi="Arial" w:cs="Arial"/>
          <w:rPrChange w:id="7991" w:author="JAVIERA PAZ LEFORT IBANEZ" w:date="2025-09-22T17:14:00Z" w16du:dateUtc="2025-09-22T20:14:00Z">
            <w:rPr/>
          </w:rPrChange>
        </w:rPr>
        <w:t xml:space="preserve">), sin cruces no físicos entre corrientes. Al repetir el BVP con </w:t>
      </w:r>
      <m:oMath>
        <m:r>
          <w:rPr>
            <w:rFonts w:ascii="Cambria Math" w:hAnsi="Cambria Math" w:cs="Arial"/>
          </w:rPr>
          <m:t>N=50, 100, 200</m:t>
        </m:r>
      </m:oMath>
      <w:r w:rsidRPr="00BB4E0F">
        <w:rPr>
          <w:rFonts w:ascii="Arial" w:hAnsi="Arial" w:cs="Arial"/>
          <w:rPrChange w:id="7992" w:author="JAVIERA PAZ LEFORT IBANEZ" w:date="2025-09-22T17:14:00Z" w16du:dateUtc="2025-09-22T20:14:00Z">
            <w:rPr/>
          </w:rPrChange>
        </w:rPr>
        <w:t xml:space="preserve"> nodos, los cambios en </w:t>
      </w:r>
      <m:oMath>
        <m:r>
          <w:rPr>
            <w:rFonts w:ascii="Cambria Math" w:hAnsi="Cambria Math" w:cs="Arial"/>
          </w:rPr>
          <m:t>T(z)</m:t>
        </m:r>
      </m:oMath>
      <w:r w:rsidRPr="00BB4E0F">
        <w:rPr>
          <w:rFonts w:ascii="Arial" w:hAnsi="Arial" w:cs="Arial"/>
          <w:rPrChange w:id="7993" w:author="JAVIERA PAZ LEFORT IBANEZ" w:date="2025-09-22T17:14:00Z" w16du:dateUtc="2025-09-22T20:14:00Z">
            <w:rPr/>
          </w:rPrChange>
        </w:rPr>
        <w:t xml:space="preserve"> fueron despreciables a escala de la figura, lo que indica estabilidad del esquema y de los coeficientes </w:t>
      </w:r>
      <m:oMath>
        <m:sSub>
          <m:sSubPr>
            <m:ctrlPr>
              <w:rPr>
                <w:rFonts w:ascii="Cambria Math" w:hAnsi="Cambria Math" w:cs="Arial"/>
                <w:i/>
              </w:rPr>
            </m:ctrlPr>
          </m:sSubPr>
          <m:e>
            <m:r>
              <w:rPr>
                <w:rFonts w:ascii="Cambria Math" w:hAnsi="Cambria Math" w:cs="Arial"/>
              </w:rPr>
              <m:t>h</m:t>
            </m:r>
          </m:e>
          <m:sub>
            <m:r>
              <w:rPr>
                <w:rFonts w:ascii="Cambria Math" w:hAnsi="Cambria Math" w:cs="Arial"/>
              </w:rPr>
              <m:t>f</m:t>
            </m:r>
          </m:sub>
        </m:sSub>
      </m:oMath>
      <w:r w:rsidR="008248E1" w:rsidRPr="00BB4E0F">
        <w:rPr>
          <w:rFonts w:ascii="Arial" w:eastAsiaTheme="minorEastAsia" w:hAnsi="Arial" w:cs="Arial"/>
          <w:rPrChange w:id="7994" w:author="JAVIERA PAZ LEFORT IBANEZ" w:date="2025-09-22T17:14:00Z" w16du:dateUtc="2025-09-22T20:14:00Z">
            <w:rPr>
              <w:rFonts w:eastAsiaTheme="minorEastAsia"/>
            </w:rPr>
          </w:rPrChange>
        </w:rPr>
        <w:t xml:space="preserve">, </w:t>
      </w:r>
      <m:oMath>
        <m:sSub>
          <m:sSubPr>
            <m:ctrlPr>
              <w:rPr>
                <w:rFonts w:ascii="Cambria Math" w:hAnsi="Cambria Math" w:cs="Arial"/>
                <w:i/>
              </w:rPr>
            </m:ctrlPr>
          </m:sSubPr>
          <m:e>
            <m:r>
              <w:rPr>
                <w:rFonts w:ascii="Cambria Math" w:hAnsi="Cambria Math" w:cs="Arial"/>
              </w:rPr>
              <m:t>h</m:t>
            </m:r>
          </m:e>
          <m:sub>
            <m:r>
              <w:rPr>
                <w:rFonts w:ascii="Cambria Math" w:hAnsi="Cambria Math" w:cs="Arial"/>
              </w:rPr>
              <m:t>s</m:t>
            </m:r>
          </m:sub>
        </m:sSub>
      </m:oMath>
      <w:r w:rsidR="008248E1" w:rsidRPr="00BB4E0F">
        <w:rPr>
          <w:rFonts w:ascii="Arial" w:eastAsiaTheme="minorEastAsia" w:hAnsi="Arial" w:cs="Arial"/>
          <w:rPrChange w:id="7995" w:author="JAVIERA PAZ LEFORT IBANEZ" w:date="2025-09-22T17:14:00Z" w16du:dateUtc="2025-09-22T20:14:00Z">
            <w:rPr>
              <w:rFonts w:eastAsiaTheme="minorEastAsia"/>
            </w:rPr>
          </w:rPrChange>
        </w:rPr>
        <w:t xml:space="preserve"> </w:t>
      </w:r>
      <w:r w:rsidRPr="00BB4E0F">
        <w:rPr>
          <w:rFonts w:ascii="Arial" w:hAnsi="Arial" w:cs="Arial"/>
          <w:rPrChange w:id="7996" w:author="JAVIERA PAZ LEFORT IBANEZ" w:date="2025-09-22T17:14:00Z" w16du:dateUtc="2025-09-22T20:14:00Z">
            <w:rPr/>
          </w:rPrChange>
        </w:rPr>
        <w:t xml:space="preserve">y </w:t>
      </w:r>
      <m:oMath>
        <m:r>
          <w:rPr>
            <w:rFonts w:ascii="Cambria Math" w:hAnsi="Cambria Math" w:cs="Arial"/>
          </w:rPr>
          <m:t>U</m:t>
        </m:r>
      </m:oMath>
      <w:r w:rsidRPr="00BB4E0F">
        <w:rPr>
          <w:rFonts w:ascii="Arial" w:hAnsi="Arial" w:cs="Arial"/>
          <w:rPrChange w:id="7997" w:author="JAVIERA PAZ LEFORT IBANEZ" w:date="2025-09-22T17:14:00Z" w16du:dateUtc="2025-09-22T20:14:00Z">
            <w:rPr/>
          </w:rPrChange>
        </w:rPr>
        <w:t>.</w:t>
      </w:r>
      <w:del w:id="7998" w:author="JAVIERA PAZ LEFORT IBANEZ" w:date="2025-09-22T05:18:00Z" w16du:dateUtc="2025-09-22T08:18:00Z">
        <w:r w:rsidRPr="00BB4E0F" w:rsidDel="00A957E8">
          <w:rPr>
            <w:rFonts w:ascii="Arial" w:hAnsi="Arial" w:cs="Arial"/>
            <w:rPrChange w:id="7999" w:author="JAVIERA PAZ LEFORT IBANEZ" w:date="2025-09-22T17:14:00Z" w16du:dateUtc="2025-09-22T20:14:00Z">
              <w:rPr/>
            </w:rPrChange>
          </w:rPr>
          <w:delText xml:space="preserve"> [espacio para cita genérica de BVP/estabilidad]</w:delText>
        </w:r>
      </w:del>
    </w:p>
    <w:p w14:paraId="105B48FA" w14:textId="77777777" w:rsidR="00B56BE6" w:rsidRPr="00BB4E0F" w:rsidRDefault="002B4796">
      <w:pPr>
        <w:spacing w:line="360" w:lineRule="auto"/>
        <w:jc w:val="both"/>
        <w:rPr>
          <w:rStyle w:val="nfasissutil"/>
          <w:rFonts w:ascii="Arial" w:hAnsi="Arial" w:cs="Arial"/>
          <w:rPrChange w:id="8000" w:author="JAVIERA PAZ LEFORT IBANEZ" w:date="2025-09-22T17:14:00Z" w16du:dateUtc="2025-09-22T20:14:00Z">
            <w:rPr>
              <w:rStyle w:val="nfasissutil"/>
            </w:rPr>
          </w:rPrChange>
        </w:rPr>
        <w:pPrChange w:id="8001" w:author="JAVIERA PAZ LEFORT IBANEZ" w:date="2025-09-22T17:14:00Z" w16du:dateUtc="2025-09-22T20:14:00Z">
          <w:pPr>
            <w:jc w:val="both"/>
          </w:pPr>
        </w:pPrChange>
      </w:pPr>
      <w:r w:rsidRPr="00BB4E0F">
        <w:rPr>
          <w:rStyle w:val="nfasissutil"/>
          <w:rFonts w:ascii="Arial" w:hAnsi="Arial" w:cs="Arial"/>
          <w:rPrChange w:id="8002" w:author="JAVIERA PAZ LEFORT IBANEZ" w:date="2025-09-22T17:14:00Z" w16du:dateUtc="2025-09-22T20:14:00Z">
            <w:rPr>
              <w:rStyle w:val="nfasissutil"/>
            </w:rPr>
          </w:rPrChange>
        </w:rPr>
        <w:t>Tratamiento del nodo de entrada.</w:t>
      </w:r>
    </w:p>
    <w:p w14:paraId="31656F33" w14:textId="38748559" w:rsidR="002B4796" w:rsidRPr="00BB4E0F" w:rsidRDefault="002B4796">
      <w:pPr>
        <w:spacing w:line="360" w:lineRule="auto"/>
        <w:jc w:val="both"/>
        <w:rPr>
          <w:rFonts w:ascii="Arial" w:hAnsi="Arial" w:cs="Arial"/>
          <w:rPrChange w:id="8003" w:author="JAVIERA PAZ LEFORT IBANEZ" w:date="2025-09-22T17:14:00Z" w16du:dateUtc="2025-09-22T20:14:00Z">
            <w:rPr/>
          </w:rPrChange>
        </w:rPr>
        <w:pPrChange w:id="8004" w:author="JAVIERA PAZ LEFORT IBANEZ" w:date="2025-09-22T17:14:00Z" w16du:dateUtc="2025-09-22T20:14:00Z">
          <w:pPr>
            <w:jc w:val="both"/>
          </w:pPr>
        </w:pPrChange>
      </w:pPr>
      <w:r w:rsidRPr="00BB4E0F">
        <w:rPr>
          <w:rFonts w:ascii="Arial" w:hAnsi="Arial" w:cs="Arial"/>
          <w:rPrChange w:id="8005" w:author="JAVIERA PAZ LEFORT IBANEZ" w:date="2025-09-22T17:14:00Z" w16du:dateUtc="2025-09-22T20:14:00Z">
            <w:rPr/>
          </w:rPrChange>
        </w:rPr>
        <w:lastRenderedPageBreak/>
        <w:t xml:space="preserve">Para evitar un artefacto gráfico asociado a la condición de borde en </w:t>
      </w:r>
      <m:oMath>
        <m:r>
          <w:rPr>
            <w:rFonts w:ascii="Cambria Math" w:hAnsi="Cambria Math" w:cs="Arial"/>
          </w:rPr>
          <m:t>z=0</m:t>
        </m:r>
      </m:oMath>
      <w:r w:rsidRPr="00BB4E0F">
        <w:rPr>
          <w:rFonts w:ascii="Arial" w:hAnsi="Arial" w:cs="Arial"/>
          <w:rPrChange w:id="8006" w:author="JAVIERA PAZ LEFORT IBANEZ" w:date="2025-09-22T17:14:00Z" w16du:dateUtc="2025-09-22T20:14:00Z">
            <w:rPr/>
          </w:rPrChange>
        </w:rPr>
        <w:t xml:space="preserve"> (segmento inicial “casi recto”), se omitió el primer nodo en las figuras </w:t>
      </w:r>
      <m:oMath>
        <m:r>
          <w:rPr>
            <w:rFonts w:ascii="Cambria Math" w:hAnsi="Cambria Math" w:cs="Arial"/>
          </w:rPr>
          <m:t>(x[1:]</m:t>
        </m:r>
      </m:oMath>
      <w:r w:rsidRPr="00BB4E0F">
        <w:rPr>
          <w:rFonts w:ascii="Arial" w:hAnsi="Arial" w:cs="Arial"/>
          <w:rPrChange w:id="8007" w:author="JAVIERA PAZ LEFORT IBANEZ" w:date="2025-09-22T17:14:00Z" w16du:dateUtc="2025-09-22T20:14:00Z">
            <w:rPr/>
          </w:rPrChange>
        </w:rPr>
        <w:t xml:space="preserve">). Esta decisión es puramente visual y no afecta los balances ni las integrales usadas para productividad, </w:t>
      </w:r>
      <w:proofErr w:type="spellStart"/>
      <w:r w:rsidRPr="00BB4E0F">
        <w:rPr>
          <w:rFonts w:ascii="Arial" w:hAnsi="Arial" w:cs="Arial"/>
          <w:i/>
          <w:iCs/>
          <w:rPrChange w:id="8008" w:author="JAVIERA PAZ LEFORT IBANEZ" w:date="2025-09-22T17:14:00Z" w16du:dateUtc="2025-09-22T20:14:00Z">
            <w:rPr>
              <w:i/>
              <w:iCs/>
            </w:rPr>
          </w:rPrChange>
        </w:rPr>
        <w:t>stage-cut</w:t>
      </w:r>
      <w:proofErr w:type="spellEnd"/>
      <w:r w:rsidRPr="00BB4E0F">
        <w:rPr>
          <w:rFonts w:ascii="Arial" w:hAnsi="Arial" w:cs="Arial"/>
          <w:rPrChange w:id="8009" w:author="JAVIERA PAZ LEFORT IBANEZ" w:date="2025-09-22T17:14:00Z" w16du:dateUtc="2025-09-22T20:14:00Z">
            <w:rPr/>
          </w:rPrChange>
        </w:rPr>
        <w:t xml:space="preserve"> o masa transferida.</w:t>
      </w:r>
    </w:p>
    <w:p w14:paraId="5D313726" w14:textId="77777777" w:rsidR="005D5F6F" w:rsidRPr="00BB4E0F" w:rsidRDefault="002B4796">
      <w:pPr>
        <w:spacing w:line="360" w:lineRule="auto"/>
        <w:jc w:val="both"/>
        <w:rPr>
          <w:rStyle w:val="nfasissutil"/>
          <w:rFonts w:ascii="Arial" w:hAnsi="Arial" w:cs="Arial"/>
          <w:rPrChange w:id="8010" w:author="JAVIERA PAZ LEFORT IBANEZ" w:date="2025-09-22T17:14:00Z" w16du:dateUtc="2025-09-22T20:14:00Z">
            <w:rPr>
              <w:rStyle w:val="nfasissutil"/>
            </w:rPr>
          </w:rPrChange>
        </w:rPr>
        <w:pPrChange w:id="8011" w:author="JAVIERA PAZ LEFORT IBANEZ" w:date="2025-09-22T17:14:00Z" w16du:dateUtc="2025-09-22T20:14:00Z">
          <w:pPr>
            <w:jc w:val="both"/>
          </w:pPr>
        </w:pPrChange>
      </w:pPr>
      <w:r w:rsidRPr="00BB4E0F">
        <w:rPr>
          <w:rStyle w:val="nfasissutil"/>
          <w:rFonts w:ascii="Arial" w:hAnsi="Arial" w:cs="Arial"/>
          <w:rPrChange w:id="8012" w:author="JAVIERA PAZ LEFORT IBANEZ" w:date="2025-09-22T17:14:00Z" w16du:dateUtc="2025-09-22T20:14:00Z">
            <w:rPr>
              <w:rStyle w:val="nfasissutil"/>
            </w:rPr>
          </w:rPrChange>
        </w:rPr>
        <w:t>Consistencia física.</w:t>
      </w:r>
    </w:p>
    <w:p w14:paraId="5C2A16E9" w14:textId="31E71D4B" w:rsidR="00B05EDE" w:rsidRPr="00BB4E0F" w:rsidRDefault="002B4796">
      <w:pPr>
        <w:spacing w:line="360" w:lineRule="auto"/>
        <w:jc w:val="both"/>
        <w:rPr>
          <w:rFonts w:ascii="Arial" w:hAnsi="Arial" w:cs="Arial"/>
          <w:rPrChange w:id="8013" w:author="JAVIERA PAZ LEFORT IBANEZ" w:date="2025-09-22T17:15:00Z" w16du:dateUtc="2025-09-22T20:15:00Z">
            <w:rPr/>
          </w:rPrChange>
        </w:rPr>
        <w:pPrChange w:id="8014" w:author="JAVIERA PAZ LEFORT IBANEZ" w:date="2025-09-22T17:15:00Z" w16du:dateUtc="2025-09-22T20:15:00Z">
          <w:pPr>
            <w:jc w:val="both"/>
          </w:pPr>
        </w:pPrChange>
      </w:pPr>
      <w:r w:rsidRPr="00BB4E0F">
        <w:rPr>
          <w:rFonts w:ascii="Arial" w:hAnsi="Arial" w:cs="Arial"/>
          <w:rPrChange w:id="8015" w:author="JAVIERA PAZ LEFORT IBANEZ" w:date="2025-09-22T17:14:00Z" w16du:dateUtc="2025-09-22T20:14:00Z">
            <w:rPr/>
          </w:rPrChange>
        </w:rPr>
        <w:t xml:space="preserve">En todas las corridas </w:t>
      </w:r>
      <m:oMath>
        <m:sSub>
          <m:sSubPr>
            <m:ctrlPr>
              <w:rPr>
                <w:rFonts w:ascii="Cambria Math" w:hAnsi="Cambria Math" w:cs="Arial"/>
                <w:i/>
              </w:rPr>
            </m:ctrlPr>
          </m:sSubPr>
          <m:e>
            <m:r>
              <w:rPr>
                <w:rFonts w:ascii="Cambria Math" w:hAnsi="Cambria Math" w:cs="Arial"/>
              </w:rPr>
              <m:t>f</m:t>
            </m:r>
          </m:e>
          <m:sub>
            <m:r>
              <w:rPr>
                <w:rFonts w:ascii="Cambria Math" w:hAnsi="Cambria Math" w:cs="Arial"/>
              </w:rPr>
              <m:t>fibra</m:t>
            </m:r>
          </m:sub>
        </m:sSub>
        <m:r>
          <w:rPr>
            <w:rFonts w:ascii="Cambria Math" w:hAnsi="Cambria Math" w:cs="Arial"/>
          </w:rPr>
          <m:t>(z)</m:t>
        </m:r>
      </m:oMath>
      <w:r w:rsidRPr="00BB4E0F">
        <w:rPr>
          <w:rFonts w:ascii="Arial" w:hAnsi="Arial" w:cs="Arial"/>
          <w:rPrChange w:id="8016" w:author="JAVIERA PAZ LEFORT IBANEZ" w:date="2025-09-22T17:14:00Z" w16du:dateUtc="2025-09-22T20:14:00Z">
            <w:rPr/>
          </w:rPrChange>
        </w:rPr>
        <w:t xml:space="preserve"> decrece y </w:t>
      </w:r>
      <m:oMath>
        <m:sSub>
          <m:sSubPr>
            <m:ctrlPr>
              <w:rPr>
                <w:rFonts w:ascii="Cambria Math" w:hAnsi="Cambria Math" w:cs="Arial"/>
                <w:i/>
              </w:rPr>
            </m:ctrlPr>
          </m:sSubPr>
          <m:e>
            <m:r>
              <w:rPr>
                <w:rFonts w:ascii="Cambria Math" w:hAnsi="Cambria Math" w:cs="Arial"/>
              </w:rPr>
              <m:t>f</m:t>
            </m:r>
          </m:e>
          <m:sub>
            <m:r>
              <w:rPr>
                <w:rFonts w:ascii="Cambria Math" w:hAnsi="Cambria Math" w:cs="Arial"/>
              </w:rPr>
              <m:t>carcasa</m:t>
            </m:r>
          </m:sub>
        </m:sSub>
      </m:oMath>
      <w:r w:rsidRPr="00BB4E0F">
        <w:rPr>
          <w:rFonts w:ascii="Arial" w:hAnsi="Arial" w:cs="Arial"/>
          <w:rPrChange w:id="8017" w:author="JAVIERA PAZ LEFORT IBANEZ" w:date="2025-09-22T17:14:00Z" w16du:dateUtc="2025-09-22T20:14:00Z">
            <w:rPr/>
          </w:rPrChange>
        </w:rPr>
        <w:t xml:space="preserve"> crece; </w:t>
      </w:r>
      <m:oMath>
        <m:r>
          <w:rPr>
            <w:rFonts w:ascii="Cambria Math" w:hAnsi="Cambria Math" w:cs="Arial"/>
          </w:rPr>
          <m:t>J(z)</m:t>
        </m:r>
      </m:oMath>
      <w:r w:rsidRPr="00BB4E0F">
        <w:rPr>
          <w:rFonts w:ascii="Arial" w:hAnsi="Arial" w:cs="Arial"/>
          <w:rPrChange w:id="8018" w:author="JAVIERA PAZ LEFORT IBANEZ" w:date="2025-09-22T17:14:00Z" w16du:dateUtc="2025-09-22T20:14:00Z">
            <w:rPr/>
          </w:rPrChange>
        </w:rPr>
        <w:t xml:space="preserve"> es no negativo y decreciente con </w:t>
      </w:r>
      <m:oMath>
        <m:r>
          <w:rPr>
            <w:rFonts w:ascii="Cambria Math" w:hAnsi="Cambria Math" w:cs="Arial"/>
          </w:rPr>
          <m:t>z</m:t>
        </m:r>
      </m:oMath>
      <w:r w:rsidRPr="00BB4E0F">
        <w:rPr>
          <w:rFonts w:ascii="Arial" w:hAnsi="Arial" w:cs="Arial"/>
          <w:rPrChange w:id="8019" w:author="JAVIERA PAZ LEFORT IBANEZ" w:date="2025-09-22T17:14:00Z" w16du:dateUtc="2025-09-22T20:14:00Z">
            <w:rPr/>
          </w:rPrChange>
        </w:rPr>
        <w:t xml:space="preserve">; y los perfiles térmicos conservan el sentido del flujo de calor. Estas propiedades cualitativas coinciden con el comportamiento esperado para operaciones convectivo-difusivas en régimen laminar y validan que los resultados reportados responden a física del problema y no a opciones numéricas. </w:t>
      </w:r>
      <w:del w:id="8020" w:author="JAVIERA PAZ LEFORT IBANEZ" w:date="2025-09-22T05:20:00Z" w16du:dateUtc="2025-09-22T08:20:00Z">
        <w:r w:rsidRPr="00BB4E0F" w:rsidDel="008A48FF">
          <w:rPr>
            <w:rFonts w:ascii="Arial" w:hAnsi="Arial" w:cs="Arial"/>
            <w:rPrChange w:id="8021" w:author="JAVIERA PAZ LEFORT IBANEZ" w:date="2025-09-22T17:14:00Z" w16du:dateUtc="2025-09-22T20:14:00Z">
              <w:rPr/>
            </w:rPrChange>
          </w:rPr>
          <w:delText>[</w:delText>
        </w:r>
      </w:del>
      <w:ins w:id="8022" w:author="JAVIERA PAZ LEFORT IBANEZ" w:date="2025-09-22T05:20:00Z">
        <w:r w:rsidR="008A48FF" w:rsidRPr="00BB4E0F">
          <w:rPr>
            <w:rFonts w:ascii="Arial" w:hAnsi="Arial" w:cs="Arial"/>
            <w:rPrChange w:id="8023" w:author="JAVIERA PAZ LEFORT IBANEZ" w:date="2025-09-22T17:14:00Z" w16du:dateUtc="2025-09-22T20:14:00Z">
              <w:rPr/>
            </w:rPrChange>
          </w:rPr>
          <w:t>(</w:t>
        </w:r>
        <w:r w:rsidR="008A48FF" w:rsidRPr="00BB4E0F">
          <w:rPr>
            <w:rFonts w:ascii="Arial" w:hAnsi="Arial" w:cs="Arial"/>
            <w:b/>
            <w:bCs/>
            <w:rPrChange w:id="8024" w:author="JAVIERA PAZ LEFORT IBANEZ" w:date="2025-09-22T17:14:00Z" w16du:dateUtc="2025-09-22T20:14:00Z">
              <w:rPr/>
            </w:rPrChange>
          </w:rPr>
          <w:t xml:space="preserve">Alves &amp; </w:t>
        </w:r>
        <w:proofErr w:type="spellStart"/>
        <w:r w:rsidR="008A48FF" w:rsidRPr="00BB4E0F">
          <w:rPr>
            <w:rFonts w:ascii="Arial" w:hAnsi="Arial" w:cs="Arial"/>
            <w:b/>
            <w:bCs/>
            <w:rPrChange w:id="8025" w:author="JAVIERA PAZ LEFORT IBANEZ" w:date="2025-09-22T17:15:00Z" w16du:dateUtc="2025-09-22T20:15:00Z">
              <w:rPr/>
            </w:rPrChange>
          </w:rPr>
          <w:t>Coelhoso</w:t>
        </w:r>
        <w:proofErr w:type="spellEnd"/>
        <w:r w:rsidR="008A48FF" w:rsidRPr="00BB4E0F">
          <w:rPr>
            <w:rFonts w:ascii="Arial" w:hAnsi="Arial" w:cs="Arial"/>
            <w:b/>
            <w:bCs/>
            <w:rPrChange w:id="8026" w:author="JAVIERA PAZ LEFORT IBANEZ" w:date="2025-09-22T17:15:00Z" w16du:dateUtc="2025-09-22T20:15:00Z">
              <w:rPr/>
            </w:rPrChange>
          </w:rPr>
          <w:t>, 2007</w:t>
        </w:r>
        <w:r w:rsidR="008A48FF" w:rsidRPr="00BB4E0F">
          <w:rPr>
            <w:rFonts w:ascii="Arial" w:hAnsi="Arial" w:cs="Arial"/>
            <w:rPrChange w:id="8027" w:author="JAVIERA PAZ LEFORT IBANEZ" w:date="2025-09-22T17:15:00Z" w16du:dateUtc="2025-09-22T20:15:00Z">
              <w:rPr/>
            </w:rPrChange>
          </w:rPr>
          <w:t>)</w:t>
        </w:r>
      </w:ins>
      <w:ins w:id="8028" w:author="JAVIERA PAZ LEFORT IBANEZ" w:date="2025-09-22T05:20:00Z" w16du:dateUtc="2025-09-22T08:20:00Z">
        <w:r w:rsidR="008A48FF" w:rsidRPr="00BB4E0F">
          <w:rPr>
            <w:rFonts w:ascii="Arial" w:hAnsi="Arial" w:cs="Arial"/>
            <w:rPrChange w:id="8029" w:author="JAVIERA PAZ LEFORT IBANEZ" w:date="2025-09-22T17:15:00Z" w16du:dateUtc="2025-09-22T20:15:00Z">
              <w:rPr/>
            </w:rPrChange>
          </w:rPr>
          <w:t>.</w:t>
        </w:r>
      </w:ins>
      <w:del w:id="8030" w:author="JAVIERA PAZ LEFORT IBANEZ" w:date="2025-09-22T05:20:00Z" w16du:dateUtc="2025-09-22T08:20:00Z">
        <w:r w:rsidRPr="00BB4E0F" w:rsidDel="008A48FF">
          <w:rPr>
            <w:rFonts w:ascii="Arial" w:hAnsi="Arial" w:cs="Arial"/>
            <w:rPrChange w:id="8031" w:author="JAVIERA PAZ LEFORT IBANEZ" w:date="2025-09-22T17:15:00Z" w16du:dateUtc="2025-09-22T20:15:00Z">
              <w:rPr/>
            </w:rPrChange>
          </w:rPr>
          <w:delText>espacio para cita de texto de transferencia de masa/capa límite]</w:delText>
        </w:r>
      </w:del>
    </w:p>
    <w:p w14:paraId="46F91218" w14:textId="39AB5192" w:rsidR="00433B53" w:rsidRPr="001B7855" w:rsidRDefault="005D4C84">
      <w:pPr>
        <w:pStyle w:val="Ttulo1"/>
        <w:spacing w:line="360" w:lineRule="auto"/>
        <w:rPr>
          <w:rFonts w:ascii="Arial" w:hAnsi="Arial" w:cs="Arial"/>
          <w:b/>
          <w:bCs/>
          <w:color w:val="auto"/>
          <w:sz w:val="24"/>
          <w:szCs w:val="24"/>
          <w:rPrChange w:id="8032" w:author="JAVIERA PAZ LEFORT IBANEZ" w:date="2025-09-22T17:15:00Z" w16du:dateUtc="2025-09-22T20:15:00Z">
            <w:rPr>
              <w:lang w:val="en-US"/>
            </w:rPr>
          </w:rPrChange>
        </w:rPr>
        <w:pPrChange w:id="8033" w:author="JAVIERA PAZ LEFORT IBANEZ" w:date="2025-09-22T17:15:00Z" w16du:dateUtc="2025-09-22T20:15:00Z">
          <w:pPr>
            <w:pStyle w:val="Ttulo1"/>
          </w:pPr>
        </w:pPrChange>
      </w:pPr>
      <w:bookmarkStart w:id="8034" w:name="_Toc209475955"/>
      <w:r w:rsidRPr="001B7855">
        <w:rPr>
          <w:rFonts w:ascii="Arial" w:hAnsi="Arial" w:cs="Arial"/>
          <w:b/>
          <w:bCs/>
          <w:color w:val="auto"/>
          <w:sz w:val="24"/>
          <w:szCs w:val="24"/>
          <w:rPrChange w:id="8035" w:author="JAVIERA PAZ LEFORT IBANEZ" w:date="2025-09-22T17:15:00Z" w16du:dateUtc="2025-09-22T20:15:00Z">
            <w:rPr/>
          </w:rPrChange>
        </w:rPr>
        <w:t>6. Conclusiones</w:t>
      </w:r>
      <w:bookmarkEnd w:id="8034"/>
    </w:p>
    <w:p w14:paraId="7E799E3C" w14:textId="21B2C0FE" w:rsidR="008857FC" w:rsidRPr="00BB4E0F" w:rsidRDefault="008857FC">
      <w:pPr>
        <w:spacing w:line="360" w:lineRule="auto"/>
        <w:jc w:val="both"/>
        <w:rPr>
          <w:rFonts w:ascii="Arial" w:hAnsi="Arial" w:cs="Arial"/>
          <w:rPrChange w:id="8036" w:author="JAVIERA PAZ LEFORT IBANEZ" w:date="2025-09-22T17:15:00Z" w16du:dateUtc="2025-09-22T20:15:00Z">
            <w:rPr/>
          </w:rPrChange>
        </w:rPr>
        <w:pPrChange w:id="8037" w:author="JAVIERA PAZ LEFORT IBANEZ" w:date="2025-09-22T17:15:00Z" w16du:dateUtc="2025-09-22T20:15:00Z">
          <w:pPr>
            <w:jc w:val="both"/>
          </w:pPr>
        </w:pPrChange>
      </w:pPr>
      <w:r w:rsidRPr="00BB4E0F">
        <w:rPr>
          <w:rFonts w:ascii="Arial" w:hAnsi="Arial" w:cs="Arial"/>
          <w:rPrChange w:id="8038" w:author="JAVIERA PAZ LEFORT IBANEZ" w:date="2025-09-22T17:15:00Z" w16du:dateUtc="2025-09-22T20:15:00Z">
            <w:rPr/>
          </w:rPrChange>
        </w:rPr>
        <w:t xml:space="preserve">Se desarrolló un modelo 1D para un contactor de membrana de fibra hueca (CMFH) que acopla transferencia de masa y calor mediante un esquema de resistencias en serie (película en lumen, membrana y película en carcasa) y un balance energético en contracorriente. Las propiedades se calcularon con correlaciones estándar (difusividades tipo </w:t>
      </w:r>
      <w:proofErr w:type="spellStart"/>
      <w:r w:rsidRPr="00BB4E0F">
        <w:rPr>
          <w:rFonts w:ascii="Arial" w:hAnsi="Arial" w:cs="Arial"/>
          <w:rPrChange w:id="8039" w:author="JAVIERA PAZ LEFORT IBANEZ" w:date="2025-09-22T17:15:00Z" w16du:dateUtc="2025-09-22T20:15:00Z">
            <w:rPr/>
          </w:rPrChange>
        </w:rPr>
        <w:t>Wilke</w:t>
      </w:r>
      <w:proofErr w:type="spellEnd"/>
      <w:r w:rsidRPr="00BB4E0F">
        <w:rPr>
          <w:rFonts w:ascii="Arial" w:hAnsi="Arial" w:cs="Arial"/>
          <w:rPrChange w:id="8040" w:author="JAVIERA PAZ LEFORT IBANEZ" w:date="2025-09-22T17:15:00Z" w16du:dateUtc="2025-09-22T20:15:00Z">
            <w:rPr/>
          </w:rPrChange>
        </w:rPr>
        <w:t>–Chang y Chapman–</w:t>
      </w:r>
      <w:proofErr w:type="spellStart"/>
      <w:r w:rsidRPr="00BB4E0F">
        <w:rPr>
          <w:rFonts w:ascii="Arial" w:hAnsi="Arial" w:cs="Arial"/>
          <w:rPrChange w:id="8041" w:author="JAVIERA PAZ LEFORT IBANEZ" w:date="2025-09-22T17:15:00Z" w16du:dateUtc="2025-09-22T20:15:00Z">
            <w:rPr/>
          </w:rPrChange>
        </w:rPr>
        <w:t>Enskog</w:t>
      </w:r>
      <w:proofErr w:type="spellEnd"/>
      <w:r w:rsidRPr="00BB4E0F">
        <w:rPr>
          <w:rFonts w:ascii="Arial" w:hAnsi="Arial" w:cs="Arial"/>
          <w:rPrChange w:id="8042" w:author="JAVIERA PAZ LEFORT IBANEZ" w:date="2025-09-22T17:15:00Z" w16du:dateUtc="2025-09-22T20:15:00Z">
            <w:rPr/>
          </w:rPrChange>
        </w:rPr>
        <w:t xml:space="preserve">; </w:t>
      </w:r>
      <w:proofErr w:type="spellStart"/>
      <w:r w:rsidRPr="00BB4E0F">
        <w:rPr>
          <w:rFonts w:ascii="Arial" w:hAnsi="Arial" w:cs="Arial"/>
          <w:rPrChange w:id="8043" w:author="JAVIERA PAZ LEFORT IBANEZ" w:date="2025-09-22T17:15:00Z" w16du:dateUtc="2025-09-22T20:15:00Z">
            <w:rPr/>
          </w:rPrChange>
        </w:rPr>
        <w:t>Nusselt</w:t>
      </w:r>
      <w:proofErr w:type="spellEnd"/>
      <w:r w:rsidRPr="00BB4E0F">
        <w:rPr>
          <w:rFonts w:ascii="Arial" w:hAnsi="Arial" w:cs="Arial"/>
          <w:rPrChange w:id="8044" w:author="JAVIERA PAZ LEFORT IBANEZ" w:date="2025-09-22T17:15:00Z" w16du:dateUtc="2025-09-22T20:15:00Z">
            <w:rPr/>
          </w:rPrChange>
        </w:rPr>
        <w:t xml:space="preserve"> y Sherwood con selección explícita de correlación para carcasa) y con el área efectiva del módulo D50 (A ≈ 1,32 m²). El planteamiento resultó coherente con la fenomenología esperada para CMFH hidrofóbicos orientados a remover agua y concentrar polifenoles.</w:t>
      </w:r>
    </w:p>
    <w:p w14:paraId="1AB852FE" w14:textId="70A6F958" w:rsidR="008857FC" w:rsidRPr="00BB4E0F" w:rsidRDefault="008857FC">
      <w:pPr>
        <w:spacing w:line="360" w:lineRule="auto"/>
        <w:jc w:val="both"/>
        <w:rPr>
          <w:rFonts w:ascii="Arial" w:hAnsi="Arial" w:cs="Arial"/>
          <w:rPrChange w:id="8045" w:author="JAVIERA PAZ LEFORT IBANEZ" w:date="2025-09-22T17:15:00Z" w16du:dateUtc="2025-09-22T20:15:00Z">
            <w:rPr/>
          </w:rPrChange>
        </w:rPr>
        <w:pPrChange w:id="8046" w:author="JAVIERA PAZ LEFORT IBANEZ" w:date="2025-09-22T17:15:00Z" w16du:dateUtc="2025-09-22T20:15:00Z">
          <w:pPr>
            <w:jc w:val="both"/>
          </w:pPr>
        </w:pPrChange>
      </w:pPr>
      <w:r w:rsidRPr="00BB4E0F">
        <w:rPr>
          <w:rFonts w:ascii="Arial" w:hAnsi="Arial" w:cs="Arial"/>
          <w:rPrChange w:id="8047" w:author="JAVIERA PAZ LEFORT IBANEZ" w:date="2025-09-22T17:15:00Z" w16du:dateUtc="2025-09-22T20:15:00Z">
            <w:rPr/>
          </w:rPrChange>
        </w:rPr>
        <w:t>El modelo se implementó en Python con estructura modular. Las pruebas de malla (50–200 nodos) mostraron independencia numérica en los perfiles axiales, y los cierres de masa se mantuvieron dentro de márgenes aceptables (≈1 % o menores en la mayoría de los escenarios operativos), lo que respalda la robustez computacional de la solución.</w:t>
      </w:r>
    </w:p>
    <w:p w14:paraId="26702BD8" w14:textId="3DB3A73A" w:rsidR="008857FC" w:rsidRPr="00BB4E0F" w:rsidRDefault="008857FC">
      <w:pPr>
        <w:spacing w:line="360" w:lineRule="auto"/>
        <w:jc w:val="both"/>
        <w:rPr>
          <w:rFonts w:ascii="Arial" w:hAnsi="Arial" w:cs="Arial"/>
          <w:rPrChange w:id="8048" w:author="JAVIERA PAZ LEFORT IBANEZ" w:date="2025-09-22T17:15:00Z" w16du:dateUtc="2025-09-22T20:15:00Z">
            <w:rPr/>
          </w:rPrChange>
        </w:rPr>
        <w:pPrChange w:id="8049" w:author="JAVIERA PAZ LEFORT IBANEZ" w:date="2025-09-22T17:15:00Z" w16du:dateUtc="2025-09-22T20:15:00Z">
          <w:pPr>
            <w:jc w:val="both"/>
          </w:pPr>
        </w:pPrChange>
      </w:pPr>
      <w:r w:rsidRPr="00BB4E0F">
        <w:rPr>
          <w:rFonts w:ascii="Arial" w:hAnsi="Arial" w:cs="Arial"/>
          <w:rPrChange w:id="8050" w:author="JAVIERA PAZ LEFORT IBANEZ" w:date="2025-09-22T17:15:00Z" w16du:dateUtc="2025-09-22T20:15:00Z">
            <w:rPr/>
          </w:rPrChange>
        </w:rPr>
        <w:t xml:space="preserve">El caudal (y por ende Reynolds entre ≈0,5 y 10,6) emerge como el principal modulador del desempeño: a mayor Q se incrementa la productividad másica casi </w:t>
      </w:r>
      <w:r w:rsidRPr="00BB4E0F">
        <w:rPr>
          <w:rFonts w:ascii="Arial" w:hAnsi="Arial" w:cs="Arial"/>
          <w:rPrChange w:id="8051" w:author="JAVIERA PAZ LEFORT IBANEZ" w:date="2025-09-22T17:15:00Z" w16du:dateUtc="2025-09-22T20:15:00Z">
            <w:rPr/>
          </w:rPrChange>
        </w:rPr>
        <w:lastRenderedPageBreak/>
        <w:t xml:space="preserve">linealmente, mientras disminuye el </w:t>
      </w:r>
      <w:proofErr w:type="spellStart"/>
      <w:r w:rsidRPr="00BB4E0F">
        <w:rPr>
          <w:rFonts w:ascii="Arial" w:hAnsi="Arial" w:cs="Arial"/>
          <w:i/>
          <w:iCs/>
          <w:rPrChange w:id="8052" w:author="JAVIERA PAZ LEFORT IBANEZ" w:date="2025-09-22T17:15:00Z" w16du:dateUtc="2025-09-22T20:15:00Z">
            <w:rPr>
              <w:i/>
              <w:iCs/>
            </w:rPr>
          </w:rPrChange>
        </w:rPr>
        <w:t>stage-cut</w:t>
      </w:r>
      <w:proofErr w:type="spellEnd"/>
      <w:r w:rsidRPr="00BB4E0F">
        <w:rPr>
          <w:rFonts w:ascii="Arial" w:hAnsi="Arial" w:cs="Arial"/>
          <w:rPrChange w:id="8053" w:author="JAVIERA PAZ LEFORT IBANEZ" w:date="2025-09-22T17:15:00Z" w16du:dateUtc="2025-09-22T20:15:00Z">
            <w:rPr/>
          </w:rPrChange>
        </w:rPr>
        <w:t xml:space="preserve"> en la fibra (compromiso clásico capacidad vs. grado de remoción). Los perfiles normalizados de flujo </w:t>
      </w:r>
      <m:oMath>
        <m:acc>
          <m:accPr>
            <m:chr m:val="̃"/>
            <m:ctrlPr>
              <w:rPr>
                <w:rFonts w:ascii="Cambria Math" w:hAnsi="Cambria Math" w:cs="Arial"/>
                <w:i/>
              </w:rPr>
            </m:ctrlPr>
          </m:accPr>
          <m:e>
            <m:r>
              <w:rPr>
                <w:rFonts w:ascii="Cambria Math" w:hAnsi="Cambria Math" w:cs="Arial"/>
                <w:rPrChange w:id="8054" w:author="JAVIERA PAZ LEFORT IBANEZ" w:date="2025-09-22T17:15:00Z" w16du:dateUtc="2025-09-22T20:15:00Z">
                  <w:rPr>
                    <w:rFonts w:ascii="Cambria Math" w:hAnsi="Cambria Math" w:cs="Arial"/>
                    <w:sz w:val="22"/>
                    <w:szCs w:val="22"/>
                  </w:rPr>
                </w:rPrChange>
              </w:rPr>
              <m:t>J</m:t>
            </m:r>
          </m:e>
        </m:acc>
        <m:d>
          <m:dPr>
            <m:ctrlPr>
              <w:rPr>
                <w:rFonts w:ascii="Cambria Math" w:hAnsi="Cambria Math" w:cs="Arial"/>
                <w:i/>
              </w:rPr>
            </m:ctrlPr>
          </m:dPr>
          <m:e>
            <m:r>
              <w:rPr>
                <w:rFonts w:ascii="Cambria Math" w:hAnsi="Cambria Math" w:cs="Arial"/>
                <w:rPrChange w:id="8055" w:author="JAVIERA PAZ LEFORT IBANEZ" w:date="2025-09-22T17:15:00Z" w16du:dateUtc="2025-09-22T20:15:00Z">
                  <w:rPr>
                    <w:rFonts w:ascii="Cambria Math" w:hAnsi="Cambria Math" w:cs="Arial"/>
                    <w:sz w:val="22"/>
                    <w:szCs w:val="22"/>
                  </w:rPr>
                </w:rPrChange>
              </w:rPr>
              <m:t>z</m:t>
            </m:r>
          </m:e>
        </m:d>
      </m:oMath>
      <w:r w:rsidRPr="00BB4E0F">
        <w:rPr>
          <w:rFonts w:ascii="Arial" w:hAnsi="Arial" w:cs="Arial"/>
          <w:rPrChange w:id="8056" w:author="JAVIERA PAZ LEFORT IBANEZ" w:date="2025-09-22T17:15:00Z" w16du:dateUtc="2025-09-22T20:15:00Z">
            <w:rPr/>
          </w:rPrChange>
        </w:rPr>
        <w:t xml:space="preserve"> se aplanan al aumentar </w:t>
      </w:r>
      <m:oMath>
        <m:r>
          <w:rPr>
            <w:rFonts w:ascii="Cambria Math" w:hAnsi="Cambria Math" w:cs="Arial"/>
          </w:rPr>
          <m:t>Re</m:t>
        </m:r>
      </m:oMath>
      <w:r w:rsidRPr="00BB4E0F">
        <w:rPr>
          <w:rFonts w:ascii="Arial" w:hAnsi="Arial" w:cs="Arial"/>
          <w:rPrChange w:id="8057" w:author="JAVIERA PAZ LEFORT IBANEZ" w:date="2025-09-22T17:15:00Z" w16du:dateUtc="2025-09-22T20:15:00Z">
            <w:rPr/>
          </w:rPrChange>
        </w:rPr>
        <w:t>, indicando una distribución más uniforme de la transferencia a lo largo del módulo.</w:t>
      </w:r>
    </w:p>
    <w:p w14:paraId="45FF2BB1" w14:textId="384ECF71" w:rsidR="008857FC" w:rsidRPr="00BB4E0F" w:rsidRDefault="008857FC">
      <w:pPr>
        <w:spacing w:line="360" w:lineRule="auto"/>
        <w:jc w:val="both"/>
        <w:rPr>
          <w:rFonts w:ascii="Arial" w:hAnsi="Arial" w:cs="Arial"/>
          <w:rPrChange w:id="8058" w:author="JAVIERA PAZ LEFORT IBANEZ" w:date="2025-09-22T17:15:00Z" w16du:dateUtc="2025-09-22T20:15:00Z">
            <w:rPr/>
          </w:rPrChange>
        </w:rPr>
        <w:pPrChange w:id="8059" w:author="JAVIERA PAZ LEFORT IBANEZ" w:date="2025-09-22T17:15:00Z" w16du:dateUtc="2025-09-22T20:15:00Z">
          <w:pPr>
            <w:jc w:val="both"/>
          </w:pPr>
        </w:pPrChange>
      </w:pPr>
      <w:r w:rsidRPr="00BB4E0F">
        <w:rPr>
          <w:rFonts w:ascii="Arial" w:hAnsi="Arial" w:cs="Arial"/>
          <w:rPrChange w:id="8060" w:author="JAVIERA PAZ LEFORT IBANEZ" w:date="2025-09-22T17:15:00Z" w16du:dateUtc="2025-09-22T20:15:00Z">
            <w:rPr/>
          </w:rPrChange>
        </w:rPr>
        <w:t>A partir de las corridas de sensibilidad, el flujo de entrada y el coeficiente de película del lado fibra se ajustaron bien a una ley de potencia con exponente cercano a 1/3, en línea con la teoría de capa límite laminar y con la correlación de Sherwood seleccionada para fibra. Este resultado aporta verificación interna del modelo frente a tendencias teóricas de la literatura.</w:t>
      </w:r>
    </w:p>
    <w:p w14:paraId="693C1192" w14:textId="0269E18C" w:rsidR="008857FC" w:rsidRPr="00BB4E0F" w:rsidRDefault="008857FC">
      <w:pPr>
        <w:spacing w:line="360" w:lineRule="auto"/>
        <w:jc w:val="both"/>
        <w:rPr>
          <w:rFonts w:ascii="Arial" w:hAnsi="Arial" w:cs="Arial"/>
          <w:rPrChange w:id="8061" w:author="JAVIERA PAZ LEFORT IBANEZ" w:date="2025-09-22T17:15:00Z" w16du:dateUtc="2025-09-22T20:15:00Z">
            <w:rPr/>
          </w:rPrChange>
        </w:rPr>
        <w:pPrChange w:id="8062" w:author="JAVIERA PAZ LEFORT IBANEZ" w:date="2025-09-22T17:15:00Z" w16du:dateUtc="2025-09-22T20:15:00Z">
          <w:pPr>
            <w:jc w:val="both"/>
          </w:pPr>
        </w:pPrChange>
      </w:pPr>
      <w:r w:rsidRPr="00BB4E0F">
        <w:rPr>
          <w:rFonts w:ascii="Arial" w:hAnsi="Arial" w:cs="Arial"/>
          <w:rPrChange w:id="8063" w:author="JAVIERA PAZ LEFORT IBANEZ" w:date="2025-09-22T17:15:00Z" w16du:dateUtc="2025-09-22T20:15:00Z">
            <w:rPr/>
          </w:rPrChange>
        </w:rPr>
        <w:t xml:space="preserve">En 15–30 °C el impacto de la temperatura sobre el flux de agua y el </w:t>
      </w:r>
      <w:proofErr w:type="spellStart"/>
      <w:r w:rsidRPr="00BB4E0F">
        <w:rPr>
          <w:rFonts w:ascii="Arial" w:hAnsi="Arial" w:cs="Arial"/>
          <w:i/>
          <w:iCs/>
          <w:rPrChange w:id="8064" w:author="JAVIERA PAZ LEFORT IBANEZ" w:date="2025-09-22T17:15:00Z" w16du:dateUtc="2025-09-22T20:15:00Z">
            <w:rPr>
              <w:i/>
              <w:iCs/>
            </w:rPr>
          </w:rPrChange>
        </w:rPr>
        <w:t>stage-cut</w:t>
      </w:r>
      <w:proofErr w:type="spellEnd"/>
      <w:r w:rsidRPr="00BB4E0F">
        <w:rPr>
          <w:rFonts w:ascii="Arial" w:hAnsi="Arial" w:cs="Arial"/>
          <w:rPrChange w:id="8065" w:author="JAVIERA PAZ LEFORT IBANEZ" w:date="2025-09-22T17:15:00Z" w16du:dateUtc="2025-09-22T20:15:00Z">
            <w:rPr/>
          </w:rPrChange>
        </w:rPr>
        <w:t xml:space="preserve"> fue débil, mientras que la concentración de polifenoles aumentó ligeramente con T, consistente con la ligera mejora de propiedades difusivas. Un análisis porcentual mostró variaciones pequeñas (</w:t>
      </w:r>
      <w:proofErr w:type="spellStart"/>
      <w:r w:rsidRPr="00BB4E0F">
        <w:rPr>
          <w:rFonts w:ascii="Arial" w:hAnsi="Arial" w:cs="Arial"/>
          <w:rPrChange w:id="8066" w:author="JAVIERA PAZ LEFORT IBANEZ" w:date="2025-09-22T17:15:00Z" w16du:dateUtc="2025-09-22T20:15:00Z">
            <w:rPr/>
          </w:rPrChange>
        </w:rPr>
        <w:t>sub-porcentuales</w:t>
      </w:r>
      <w:proofErr w:type="spellEnd"/>
      <w:r w:rsidRPr="00BB4E0F">
        <w:rPr>
          <w:rFonts w:ascii="Arial" w:hAnsi="Arial" w:cs="Arial"/>
          <w:rPrChange w:id="8067" w:author="JAVIERA PAZ LEFORT IBANEZ" w:date="2025-09-22T17:15:00Z" w16du:dateUtc="2025-09-22T20:15:00Z">
            <w:rPr/>
          </w:rPrChange>
        </w:rPr>
        <w:t>) a lo largo del módulo, sugiriendo que ajustes de caudal son más efectivos que ajustes de temperatura para modificar el desempeño en las condiciones estudiadas.</w:t>
      </w:r>
    </w:p>
    <w:p w14:paraId="407AF9F0" w14:textId="59B0C68F" w:rsidR="008857FC" w:rsidRPr="00BB4E0F" w:rsidRDefault="008857FC">
      <w:pPr>
        <w:spacing w:line="360" w:lineRule="auto"/>
        <w:jc w:val="both"/>
        <w:rPr>
          <w:rFonts w:ascii="Arial" w:hAnsi="Arial" w:cs="Arial"/>
          <w:rPrChange w:id="8068" w:author="JAVIERA PAZ LEFORT IBANEZ" w:date="2025-09-22T17:15:00Z" w16du:dateUtc="2025-09-22T20:15:00Z">
            <w:rPr/>
          </w:rPrChange>
        </w:rPr>
        <w:pPrChange w:id="8069" w:author="JAVIERA PAZ LEFORT IBANEZ" w:date="2025-09-22T17:15:00Z" w16du:dateUtc="2025-09-22T20:15:00Z">
          <w:pPr>
            <w:jc w:val="both"/>
          </w:pPr>
        </w:pPrChange>
      </w:pPr>
      <w:r w:rsidRPr="00BB4E0F">
        <w:rPr>
          <w:rFonts w:ascii="Arial" w:hAnsi="Arial" w:cs="Arial"/>
          <w:rPrChange w:id="8070" w:author="JAVIERA PAZ LEFORT IBANEZ" w:date="2025-09-22T17:15:00Z" w16du:dateUtc="2025-09-22T20:15:00Z">
            <w:rPr/>
          </w:rPrChange>
        </w:rPr>
        <w:t xml:space="preserve">El análisis de resistencias sugiere que, para el módulo y condiciones evaluadas, la mayor parte de la resistencia global se concentra en las películas de los fluidos (lumen y carcasa), mientras que la contribución de la membrana resulta menor. Esto es consistente con el uso de membranas hidrofóbicas delgadas y con la operación en régimen laminar </w:t>
      </w:r>
      <w:r w:rsidR="00DA7FFB" w:rsidRPr="00DA7FFB">
        <w:rPr>
          <w:rFonts w:ascii="Arial" w:hAnsi="Arial" w:cs="Arial"/>
        </w:rPr>
        <w:t>(</w:t>
      </w:r>
      <w:r w:rsidR="00DA7FFB" w:rsidRPr="00DA7FFB">
        <w:rPr>
          <w:rFonts w:ascii="Arial" w:hAnsi="Arial" w:cs="Arial"/>
          <w:b/>
          <w:bCs/>
        </w:rPr>
        <w:t>Lee et al., 2023</w:t>
      </w:r>
      <w:r w:rsidR="00DA7FFB" w:rsidRPr="00DA7FFB">
        <w:rPr>
          <w:rFonts w:ascii="Arial" w:hAnsi="Arial" w:cs="Arial"/>
        </w:rPr>
        <w:t>)</w:t>
      </w:r>
      <w:r w:rsidRPr="00BB4E0F">
        <w:rPr>
          <w:rFonts w:ascii="Arial" w:hAnsi="Arial" w:cs="Arial"/>
          <w:rPrChange w:id="8071" w:author="JAVIERA PAZ LEFORT IBANEZ" w:date="2025-09-22T17:15:00Z" w16du:dateUtc="2025-09-22T20:15:00Z">
            <w:rPr/>
          </w:rPrChange>
        </w:rPr>
        <w:t>.</w:t>
      </w:r>
    </w:p>
    <w:p w14:paraId="439E08B1" w14:textId="240A8EE0" w:rsidR="008857FC" w:rsidRDefault="008857FC" w:rsidP="001B7855">
      <w:pPr>
        <w:spacing w:line="360" w:lineRule="auto"/>
        <w:jc w:val="both"/>
        <w:rPr>
          <w:rFonts w:ascii="Arial" w:hAnsi="Arial" w:cs="Arial"/>
        </w:rPr>
      </w:pPr>
      <w:r w:rsidRPr="00BB4E0F">
        <w:rPr>
          <w:rFonts w:ascii="Arial" w:hAnsi="Arial" w:cs="Arial"/>
          <w:rPrChange w:id="8072" w:author="JAVIERA PAZ LEFORT IBANEZ" w:date="2025-09-22T17:15:00Z" w16du:dateUtc="2025-09-22T20:15:00Z">
            <w:rPr/>
          </w:rPrChange>
        </w:rPr>
        <w:t xml:space="preserve">El conjunto de resultados —planteamiento, implementación estable, sensibilidades e interpretación fenomenológica— cumple el objetivo general de desarrollar y validar un modelo matemático para describir la transferencia de masa y calor en un CMFH aplicado a la concentración de polifenoles en vino </w:t>
      </w:r>
      <w:r w:rsidRPr="00BB4E0F">
        <w:rPr>
          <w:rFonts w:ascii="Arial" w:hAnsi="Arial" w:cs="Arial"/>
          <w:i/>
          <w:iCs/>
          <w:rPrChange w:id="8073" w:author="JAVIERA PAZ LEFORT IBANEZ" w:date="2025-09-22T17:15:00Z" w16du:dateUtc="2025-09-22T20:15:00Z">
            <w:rPr>
              <w:i/>
              <w:iCs/>
            </w:rPr>
          </w:rPrChange>
        </w:rPr>
        <w:t>Cabernet Sauvignon</w:t>
      </w:r>
      <w:r w:rsidRPr="00BB4E0F">
        <w:rPr>
          <w:rFonts w:ascii="Arial" w:hAnsi="Arial" w:cs="Arial"/>
          <w:rPrChange w:id="8074" w:author="JAVIERA PAZ LEFORT IBANEZ" w:date="2025-09-22T17:15:00Z" w16du:dateUtc="2025-09-22T20:15:00Z">
            <w:rPr/>
          </w:rPrChange>
        </w:rPr>
        <w:t xml:space="preserve">, ofreciendo además criterios operacionales (p. ej., manejo de </w:t>
      </w:r>
      <m:oMath>
        <m:r>
          <w:rPr>
            <w:rFonts w:ascii="Cambria Math" w:hAnsi="Cambria Math" w:cs="Arial"/>
          </w:rPr>
          <m:t>Q/Re</m:t>
        </m:r>
      </m:oMath>
      <w:r w:rsidRPr="00BB4E0F">
        <w:rPr>
          <w:rFonts w:ascii="Arial" w:hAnsi="Arial" w:cs="Arial"/>
          <w:rPrChange w:id="8075" w:author="JAVIERA PAZ LEFORT IBANEZ" w:date="2025-09-22T17:15:00Z" w16du:dateUtc="2025-09-22T20:15:00Z">
            <w:rPr/>
          </w:rPrChange>
        </w:rPr>
        <w:t xml:space="preserve"> y lectura del </w:t>
      </w:r>
      <w:proofErr w:type="spellStart"/>
      <w:r w:rsidRPr="00BB4E0F">
        <w:rPr>
          <w:rFonts w:ascii="Arial" w:hAnsi="Arial" w:cs="Arial"/>
          <w:i/>
          <w:iCs/>
          <w:rPrChange w:id="8076" w:author="JAVIERA PAZ LEFORT IBANEZ" w:date="2025-09-22T17:15:00Z" w16du:dateUtc="2025-09-22T20:15:00Z">
            <w:rPr>
              <w:i/>
              <w:iCs/>
            </w:rPr>
          </w:rPrChange>
        </w:rPr>
        <w:t>trade</w:t>
      </w:r>
      <w:proofErr w:type="spellEnd"/>
      <w:r w:rsidRPr="00BB4E0F">
        <w:rPr>
          <w:rFonts w:ascii="Arial" w:hAnsi="Arial" w:cs="Arial"/>
          <w:i/>
          <w:iCs/>
          <w:rPrChange w:id="8077" w:author="JAVIERA PAZ LEFORT IBANEZ" w:date="2025-09-22T17:15:00Z" w16du:dateUtc="2025-09-22T20:15:00Z">
            <w:rPr>
              <w:i/>
              <w:iCs/>
            </w:rPr>
          </w:rPrChange>
        </w:rPr>
        <w:t>-off</w:t>
      </w:r>
      <w:r w:rsidRPr="00BB4E0F">
        <w:rPr>
          <w:rFonts w:ascii="Arial" w:hAnsi="Arial" w:cs="Arial"/>
          <w:rPrChange w:id="8078" w:author="JAVIERA PAZ LEFORT IBANEZ" w:date="2025-09-22T17:15:00Z" w16du:dateUtc="2025-09-22T20:15:00Z">
            <w:rPr/>
          </w:rPrChange>
        </w:rPr>
        <w:t>) útiles para la toma de decisiones.</w:t>
      </w:r>
    </w:p>
    <w:p w14:paraId="1BAF769C" w14:textId="48A02547" w:rsidR="00DA7FFB" w:rsidRDefault="00DA7FFB">
      <w:pPr>
        <w:rPr>
          <w:rFonts w:ascii="Arial" w:hAnsi="Arial" w:cs="Arial"/>
        </w:rPr>
      </w:pPr>
      <w:r>
        <w:rPr>
          <w:rFonts w:ascii="Arial" w:hAnsi="Arial" w:cs="Arial"/>
        </w:rPr>
        <w:br w:type="page"/>
      </w:r>
    </w:p>
    <w:p w14:paraId="3F1BE332" w14:textId="514634E4" w:rsidR="00DA7FFB" w:rsidRPr="00DA7FFB" w:rsidRDefault="00DA7FFB" w:rsidP="00DA7FFB">
      <w:pPr>
        <w:pStyle w:val="Ttulo1"/>
        <w:rPr>
          <w:rFonts w:ascii="Arial" w:hAnsi="Arial" w:cs="Arial"/>
          <w:b/>
          <w:bCs/>
          <w:color w:val="auto"/>
          <w:sz w:val="24"/>
          <w:szCs w:val="24"/>
          <w:lang w:val="en-US"/>
        </w:rPr>
      </w:pPr>
      <w:bookmarkStart w:id="8079" w:name="_Toc209475956"/>
      <w:r>
        <w:rPr>
          <w:rFonts w:ascii="Arial" w:hAnsi="Arial" w:cs="Arial"/>
          <w:b/>
          <w:bCs/>
          <w:color w:val="auto"/>
          <w:sz w:val="24"/>
          <w:szCs w:val="24"/>
          <w:lang w:val="en-US"/>
        </w:rPr>
        <w:lastRenderedPageBreak/>
        <w:t xml:space="preserve">7. </w:t>
      </w:r>
      <w:proofErr w:type="spellStart"/>
      <w:r w:rsidRPr="00DA7FFB">
        <w:rPr>
          <w:rFonts w:ascii="Arial" w:hAnsi="Arial" w:cs="Arial"/>
          <w:b/>
          <w:bCs/>
          <w:color w:val="auto"/>
          <w:sz w:val="24"/>
          <w:szCs w:val="24"/>
          <w:lang w:val="en-US"/>
        </w:rPr>
        <w:t>Bibliografía</w:t>
      </w:r>
      <w:bookmarkEnd w:id="8079"/>
      <w:proofErr w:type="spellEnd"/>
    </w:p>
    <w:p w14:paraId="75CC78BE" w14:textId="6F41C86C" w:rsidR="00DA7FFB" w:rsidRPr="00DA7FFB" w:rsidRDefault="00DA7FFB" w:rsidP="00DA7FFB">
      <w:pPr>
        <w:pStyle w:val="Prrafodelista"/>
        <w:numPr>
          <w:ilvl w:val="0"/>
          <w:numId w:val="86"/>
        </w:numPr>
        <w:spacing w:line="480" w:lineRule="auto"/>
        <w:ind w:left="142"/>
        <w:jc w:val="both"/>
        <w:rPr>
          <w:lang w:val="en-US"/>
        </w:rPr>
      </w:pPr>
      <w:r w:rsidRPr="00DA7FFB">
        <w:rPr>
          <w:lang w:val="en-US"/>
        </w:rPr>
        <w:t xml:space="preserve">Abbas, M., Saeed, F., Anjum, F. M., Afzaal, M., Tufail, T., Bashir, M. S., Ishtiaq, A., Hussain, S., &amp; </w:t>
      </w:r>
      <w:proofErr w:type="spellStart"/>
      <w:r w:rsidRPr="00DA7FFB">
        <w:rPr>
          <w:lang w:val="en-US"/>
        </w:rPr>
        <w:t>Suleria</w:t>
      </w:r>
      <w:proofErr w:type="spellEnd"/>
      <w:r w:rsidRPr="00DA7FFB">
        <w:rPr>
          <w:lang w:val="en-US"/>
        </w:rPr>
        <w:t>, H. A. R. (2017). Natural polyphenols: An overview. International Journal of Food Properties, 20(8), 1689–1699. https://doi.org/10.1080/10942912.2016.1220393</w:t>
      </w:r>
    </w:p>
    <w:p w14:paraId="17A6D934" w14:textId="38C85662" w:rsidR="00DA7FFB" w:rsidRPr="00DA7FFB" w:rsidRDefault="00DA7FFB" w:rsidP="00DA7FFB">
      <w:pPr>
        <w:pStyle w:val="Prrafodelista"/>
        <w:numPr>
          <w:ilvl w:val="0"/>
          <w:numId w:val="86"/>
        </w:numPr>
        <w:spacing w:line="480" w:lineRule="auto"/>
        <w:ind w:left="142"/>
        <w:jc w:val="both"/>
        <w:rPr>
          <w:lang w:val="en-US"/>
        </w:rPr>
      </w:pPr>
      <w:proofErr w:type="spellStart"/>
      <w:r>
        <w:rPr>
          <w:lang w:val="en-US"/>
        </w:rPr>
        <w:t>BaB</w:t>
      </w:r>
      <w:proofErr w:type="spellEnd"/>
      <w:r w:rsidRPr="00DA7FFB">
        <w:rPr>
          <w:lang w:val="en-US"/>
        </w:rPr>
        <w:t>, S., Marson, G. V., Zeb, W., Rehman, W. U., Younas, M., Farrukh, S., &amp; Rezakazemi, M. (2020). Mass transfer modelling of hollow fiber membrane contactor for apple juice concentration using osmotic membrane distillation. Separation and Purification Technology, 250(117209), 117209. https://doi.org/10.1016/j.seppur.2020.117209</w:t>
      </w:r>
    </w:p>
    <w:p w14:paraId="26980ABE" w14:textId="55B9C667" w:rsidR="00DA7FFB" w:rsidRPr="00DA7FFB" w:rsidRDefault="00DA7FFB" w:rsidP="00DA7FFB">
      <w:pPr>
        <w:pStyle w:val="Prrafodelista"/>
        <w:numPr>
          <w:ilvl w:val="0"/>
          <w:numId w:val="86"/>
        </w:numPr>
        <w:spacing w:line="480" w:lineRule="auto"/>
        <w:ind w:left="142"/>
        <w:jc w:val="both"/>
        <w:rPr>
          <w:lang w:val="en-US"/>
        </w:rPr>
      </w:pPr>
      <w:proofErr w:type="spellStart"/>
      <w:r w:rsidRPr="00DA7FFB">
        <w:t>Alara</w:t>
      </w:r>
      <w:proofErr w:type="spellEnd"/>
      <w:r w:rsidRPr="00DA7FFB">
        <w:t xml:space="preserve">, </w:t>
      </w:r>
      <w:proofErr w:type="spellStart"/>
      <w:r w:rsidRPr="00DA7FFB">
        <w:t>Oluwaseun</w:t>
      </w:r>
      <w:proofErr w:type="spellEnd"/>
      <w:r w:rsidRPr="00DA7FFB">
        <w:t xml:space="preserve"> R., </w:t>
      </w:r>
      <w:proofErr w:type="spellStart"/>
      <w:r w:rsidRPr="00DA7FFB">
        <w:t>Abdurahman</w:t>
      </w:r>
      <w:proofErr w:type="spellEnd"/>
      <w:r w:rsidRPr="00DA7FFB">
        <w:t xml:space="preserve">, N. H., &amp; </w:t>
      </w:r>
      <w:proofErr w:type="spellStart"/>
      <w:r w:rsidRPr="00DA7FFB">
        <w:t>Ukaegbu</w:t>
      </w:r>
      <w:proofErr w:type="spellEnd"/>
      <w:r w:rsidRPr="00DA7FFB">
        <w:t xml:space="preserve">, C. I. (2018). </w:t>
      </w:r>
      <w:r w:rsidRPr="00DA7FFB">
        <w:rPr>
          <w:lang w:val="en-US"/>
        </w:rPr>
        <w:t>Soxhlet extraction of phenolic compounds from Vernonia cinerea leaves and its antioxidant activity. Journal of Applied Research on Medicinal and Aromatic Plants, 11, 12–17. https://doi.org/10.1016/j.jarmap.2018.07.003</w:t>
      </w:r>
    </w:p>
    <w:p w14:paraId="187B94E2" w14:textId="6F8D5DC4" w:rsidR="00DA7FFB" w:rsidRPr="00DA7FFB" w:rsidRDefault="00DA7FFB" w:rsidP="00DA7FFB">
      <w:pPr>
        <w:pStyle w:val="Prrafodelista"/>
        <w:numPr>
          <w:ilvl w:val="0"/>
          <w:numId w:val="86"/>
        </w:numPr>
        <w:spacing w:line="480" w:lineRule="auto"/>
        <w:ind w:left="142"/>
        <w:jc w:val="both"/>
        <w:rPr>
          <w:lang w:val="en-US"/>
        </w:rPr>
      </w:pPr>
      <w:proofErr w:type="spellStart"/>
      <w:r w:rsidRPr="00DA7FFB">
        <w:t>Alara</w:t>
      </w:r>
      <w:proofErr w:type="spellEnd"/>
      <w:r w:rsidRPr="00DA7FFB">
        <w:t xml:space="preserve">, </w:t>
      </w:r>
      <w:proofErr w:type="spellStart"/>
      <w:r w:rsidRPr="00DA7FFB">
        <w:t>Oluwaseun</w:t>
      </w:r>
      <w:proofErr w:type="spellEnd"/>
      <w:r w:rsidRPr="00DA7FFB">
        <w:t xml:space="preserve"> Ruth, </w:t>
      </w:r>
      <w:proofErr w:type="spellStart"/>
      <w:r w:rsidRPr="00DA7FFB">
        <w:t>Abdurahman</w:t>
      </w:r>
      <w:proofErr w:type="spellEnd"/>
      <w:r w:rsidRPr="00DA7FFB">
        <w:t xml:space="preserve">, N. H., &amp; </w:t>
      </w:r>
      <w:proofErr w:type="spellStart"/>
      <w:r w:rsidRPr="00DA7FFB">
        <w:t>Ukaegbu</w:t>
      </w:r>
      <w:proofErr w:type="spellEnd"/>
      <w:r w:rsidRPr="00DA7FFB">
        <w:t xml:space="preserve">, C. I. (2021). </w:t>
      </w:r>
      <w:r w:rsidRPr="00DA7FFB">
        <w:rPr>
          <w:lang w:val="en-US"/>
        </w:rPr>
        <w:t>Extraction of phenolic compounds: A review. Current Research in Food Science, 4, 200–214. https://doi.org/10.1016/j.crfs.2021.03.011</w:t>
      </w:r>
    </w:p>
    <w:p w14:paraId="45606621" w14:textId="315FF8AA" w:rsidR="00DA7FFB" w:rsidRPr="00DA7FFB" w:rsidRDefault="00DA7FFB" w:rsidP="00DA7FFB">
      <w:pPr>
        <w:pStyle w:val="Prrafodelista"/>
        <w:numPr>
          <w:ilvl w:val="0"/>
          <w:numId w:val="86"/>
        </w:numPr>
        <w:spacing w:line="480" w:lineRule="auto"/>
        <w:ind w:left="142"/>
        <w:jc w:val="both"/>
        <w:rPr>
          <w:lang w:val="en-US"/>
        </w:rPr>
      </w:pPr>
      <w:r w:rsidRPr="00DA7FFB">
        <w:rPr>
          <w:lang w:val="en-US"/>
        </w:rPr>
        <w:t>Alara, Oluwaseun Ruth, Abdurahman, N. H., Ukaegbu, C. I., &amp; Azhari, N. H. (2018). Vernonia cinerea leaves as the source of phenolic compounds, antioxidants, and anti-diabetic activity using microwave-assisted extraction technique. Industrial Crops and Products, 122, 533–544. https://doi.org/10.1016/j.indcrop.2018.06.034</w:t>
      </w:r>
    </w:p>
    <w:p w14:paraId="511FBE91" w14:textId="3EF8AAB9" w:rsidR="00DA7FFB" w:rsidRPr="00DA7FFB" w:rsidRDefault="00DA7FFB" w:rsidP="00966C57">
      <w:pPr>
        <w:pStyle w:val="Prrafodelista"/>
        <w:numPr>
          <w:ilvl w:val="0"/>
          <w:numId w:val="86"/>
        </w:numPr>
        <w:spacing w:line="480" w:lineRule="auto"/>
        <w:ind w:left="708" w:hanging="708"/>
        <w:jc w:val="both"/>
        <w:rPr>
          <w:lang w:val="en-US"/>
        </w:rPr>
      </w:pPr>
      <w:r w:rsidRPr="00DA7FFB">
        <w:t xml:space="preserve">Alves, V. D., &amp; </w:t>
      </w:r>
      <w:proofErr w:type="spellStart"/>
      <w:r w:rsidRPr="00DA7FFB">
        <w:t>Coelhoso</w:t>
      </w:r>
      <w:proofErr w:type="spellEnd"/>
      <w:r w:rsidRPr="00DA7FFB">
        <w:t xml:space="preserve">, I. M. (2007). </w:t>
      </w:r>
      <w:r w:rsidRPr="00DA7FFB">
        <w:rPr>
          <w:lang w:val="en-US"/>
        </w:rPr>
        <w:t xml:space="preserve">Study of mass and heat transfer in the osmotic evaporation process using hollow </w:t>
      </w:r>
      <w:proofErr w:type="spellStart"/>
      <w:r w:rsidRPr="00DA7FFB">
        <w:rPr>
          <w:lang w:val="en-US"/>
        </w:rPr>
        <w:t>fibre</w:t>
      </w:r>
      <w:proofErr w:type="spellEnd"/>
      <w:r w:rsidRPr="00DA7FFB">
        <w:rPr>
          <w:lang w:val="en-US"/>
        </w:rPr>
        <w:t xml:space="preserve"> membrane contactors. Journal </w:t>
      </w:r>
      <w:r w:rsidRPr="00DA7FFB">
        <w:rPr>
          <w:lang w:val="en-US"/>
        </w:rPr>
        <w:lastRenderedPageBreak/>
        <w:t>of Membrane Science, 289(1–2), 249–257. https://doi.org/10.1016/j.memsci.2006.12.005</w:t>
      </w:r>
    </w:p>
    <w:p w14:paraId="7FB75F22" w14:textId="3A0D78F8" w:rsidR="00DA7FFB" w:rsidRPr="00DA7FFB" w:rsidRDefault="00DA7FFB" w:rsidP="00DA7FFB">
      <w:pPr>
        <w:pStyle w:val="Prrafodelista"/>
        <w:numPr>
          <w:ilvl w:val="0"/>
          <w:numId w:val="86"/>
        </w:numPr>
        <w:spacing w:line="480" w:lineRule="auto"/>
        <w:ind w:left="142"/>
        <w:jc w:val="both"/>
        <w:rPr>
          <w:lang w:val="en-US"/>
        </w:rPr>
      </w:pPr>
      <w:r w:rsidRPr="00DA7FFB">
        <w:t xml:space="preserve">Ayoub, M., de Camargo, A. C., &amp; </w:t>
      </w:r>
      <w:proofErr w:type="spellStart"/>
      <w:r w:rsidRPr="00DA7FFB">
        <w:t>Shahidi</w:t>
      </w:r>
      <w:proofErr w:type="spellEnd"/>
      <w:r w:rsidRPr="00DA7FFB">
        <w:t xml:space="preserve">, F. (2016). </w:t>
      </w:r>
      <w:r w:rsidRPr="00DA7FFB">
        <w:rPr>
          <w:lang w:val="en-US"/>
        </w:rPr>
        <w:t>Antioxidants and bioactivities of free, esterified and insoluble-bound phenolics from berry seed meals. Food Chemistry, 197, 221–232. https://doi.org/10.1016/j.foodchem.2015.10.107</w:t>
      </w:r>
    </w:p>
    <w:p w14:paraId="29952602" w14:textId="3BEFCFB6" w:rsidR="00DA7FFB" w:rsidRPr="00DA7FFB" w:rsidRDefault="00DA7FFB" w:rsidP="00DA7FFB">
      <w:pPr>
        <w:pStyle w:val="Prrafodelista"/>
        <w:numPr>
          <w:ilvl w:val="0"/>
          <w:numId w:val="86"/>
        </w:numPr>
        <w:spacing w:line="480" w:lineRule="auto"/>
        <w:ind w:left="142"/>
        <w:jc w:val="both"/>
        <w:rPr>
          <w:lang w:val="en-US"/>
        </w:rPr>
      </w:pPr>
      <w:proofErr w:type="spellStart"/>
      <w:r w:rsidRPr="00DA7FFB">
        <w:rPr>
          <w:lang w:val="en-US"/>
        </w:rPr>
        <w:t>Azqueta</w:t>
      </w:r>
      <w:proofErr w:type="spellEnd"/>
      <w:r w:rsidRPr="00DA7FFB">
        <w:rPr>
          <w:lang w:val="en-US"/>
        </w:rPr>
        <w:t xml:space="preserve">, A., &amp; Collins, A. (2016). </w:t>
      </w:r>
      <w:proofErr w:type="gramStart"/>
      <w:r w:rsidRPr="00DA7FFB">
        <w:rPr>
          <w:lang w:val="en-US"/>
        </w:rPr>
        <w:t>Polyphenols</w:t>
      </w:r>
      <w:proofErr w:type="gramEnd"/>
      <w:r w:rsidRPr="00DA7FFB">
        <w:rPr>
          <w:lang w:val="en-US"/>
        </w:rPr>
        <w:t xml:space="preserve"> and DNA damage: A mixed blessing. Nutrients, 8(12), 785. https://doi.org/10.3390/nu8120785</w:t>
      </w:r>
    </w:p>
    <w:p w14:paraId="7B5242E9" w14:textId="232D2605" w:rsidR="00DA7FFB" w:rsidRPr="00DA7FFB" w:rsidRDefault="00DA7FFB" w:rsidP="00DA7FFB">
      <w:pPr>
        <w:pStyle w:val="Prrafodelista"/>
        <w:numPr>
          <w:ilvl w:val="0"/>
          <w:numId w:val="86"/>
        </w:numPr>
        <w:spacing w:line="480" w:lineRule="auto"/>
        <w:ind w:left="142"/>
        <w:jc w:val="both"/>
      </w:pPr>
      <w:proofErr w:type="spellStart"/>
      <w:r w:rsidRPr="00DA7FFB">
        <w:rPr>
          <w:lang w:val="en-US"/>
        </w:rPr>
        <w:t>Azwanida</w:t>
      </w:r>
      <w:proofErr w:type="spellEnd"/>
      <w:r w:rsidRPr="00DA7FFB">
        <w:rPr>
          <w:lang w:val="en-US"/>
        </w:rPr>
        <w:t xml:space="preserve">, N. N. (2015). A review on the extraction methods </w:t>
      </w:r>
      <w:proofErr w:type="gramStart"/>
      <w:r w:rsidRPr="00DA7FFB">
        <w:rPr>
          <w:lang w:val="en-US"/>
        </w:rPr>
        <w:t>use</w:t>
      </w:r>
      <w:proofErr w:type="gramEnd"/>
      <w:r w:rsidRPr="00DA7FFB">
        <w:rPr>
          <w:lang w:val="en-US"/>
        </w:rPr>
        <w:t xml:space="preserve"> in medicinal plants, principle, strength and limitation. </w:t>
      </w:r>
      <w:r w:rsidRPr="00DA7FFB">
        <w:t xml:space="preserve">Medicinal &amp; </w:t>
      </w:r>
      <w:proofErr w:type="spellStart"/>
      <w:r w:rsidRPr="00DA7FFB">
        <w:t>aromatic</w:t>
      </w:r>
      <w:proofErr w:type="spellEnd"/>
      <w:r w:rsidRPr="00DA7FFB">
        <w:t xml:space="preserve"> </w:t>
      </w:r>
      <w:proofErr w:type="spellStart"/>
      <w:r w:rsidRPr="00DA7FFB">
        <w:t>plants</w:t>
      </w:r>
      <w:proofErr w:type="spellEnd"/>
      <w:r w:rsidRPr="00DA7FFB">
        <w:t>, 04(03). https://doi.org/10.4172/2167-0412.1000196</w:t>
      </w:r>
    </w:p>
    <w:p w14:paraId="6492CB4C" w14:textId="61829633" w:rsidR="00DA7FFB" w:rsidRPr="00DA7FFB" w:rsidRDefault="00DA7FFB" w:rsidP="00DA7FFB">
      <w:pPr>
        <w:pStyle w:val="Prrafodelista"/>
        <w:numPr>
          <w:ilvl w:val="0"/>
          <w:numId w:val="86"/>
        </w:numPr>
        <w:spacing w:line="480" w:lineRule="auto"/>
        <w:ind w:left="142"/>
        <w:jc w:val="both"/>
        <w:rPr>
          <w:lang w:val="en-US"/>
        </w:rPr>
      </w:pPr>
      <w:r w:rsidRPr="00DA7FFB">
        <w:t xml:space="preserve">Barraza-Garza, G., Pérez-León, J. A., Castillo-Michel, H., de la Rosa, L. A., </w:t>
      </w:r>
      <w:proofErr w:type="spellStart"/>
      <w:r w:rsidRPr="00DA7FFB">
        <w:t>Martinez-Martinez</w:t>
      </w:r>
      <w:proofErr w:type="spellEnd"/>
      <w:r w:rsidRPr="00DA7FFB">
        <w:t xml:space="preserve">, A., </w:t>
      </w:r>
      <w:proofErr w:type="spellStart"/>
      <w:r w:rsidRPr="00DA7FFB">
        <w:t>Cotte</w:t>
      </w:r>
      <w:proofErr w:type="spellEnd"/>
      <w:r w:rsidRPr="00DA7FFB">
        <w:t xml:space="preserve">, M., &amp; </w:t>
      </w:r>
      <w:proofErr w:type="spellStart"/>
      <w:r w:rsidRPr="00DA7FFB">
        <w:t>Alvarez</w:t>
      </w:r>
      <w:proofErr w:type="spellEnd"/>
      <w:r w:rsidRPr="00DA7FFB">
        <w:t xml:space="preserve">-Parrilla, E. (2020). </w:t>
      </w:r>
      <w:r w:rsidRPr="00DA7FFB">
        <w:rPr>
          <w:lang w:val="en-US"/>
        </w:rPr>
        <w:t xml:space="preserve">Antioxidant effect of phenolic compounds (PC) at different concentrations in IEC-6 cells: A spectroscopic analysis. </w:t>
      </w:r>
      <w:proofErr w:type="spellStart"/>
      <w:r w:rsidRPr="00DA7FFB">
        <w:rPr>
          <w:lang w:val="en-US"/>
        </w:rPr>
        <w:t>Spectrochimica</w:t>
      </w:r>
      <w:proofErr w:type="spellEnd"/>
      <w:r w:rsidRPr="00DA7FFB">
        <w:rPr>
          <w:lang w:val="en-US"/>
        </w:rPr>
        <w:t xml:space="preserve"> Acta. Part A, Molecular and Biomolecular Spectroscopy, 227(117570), 117570. https://doi.org/10.1016/j.saa.2019.117570</w:t>
      </w:r>
    </w:p>
    <w:p w14:paraId="5D367E9B" w14:textId="6E4BCDBF" w:rsidR="00DA7FFB" w:rsidRPr="00DA7FFB" w:rsidRDefault="00DA7FFB" w:rsidP="00DA7FFB">
      <w:pPr>
        <w:pStyle w:val="Prrafodelista"/>
        <w:numPr>
          <w:ilvl w:val="0"/>
          <w:numId w:val="86"/>
        </w:numPr>
        <w:spacing w:line="480" w:lineRule="auto"/>
        <w:ind w:left="142"/>
        <w:jc w:val="both"/>
        <w:rPr>
          <w:lang w:val="en-US"/>
        </w:rPr>
      </w:pPr>
      <w:r w:rsidRPr="00DA7FFB">
        <w:rPr>
          <w:lang w:val="en-US"/>
        </w:rPr>
        <w:t xml:space="preserve">Bondonno, N. P., Bondonno, C. P., </w:t>
      </w:r>
      <w:proofErr w:type="spellStart"/>
      <w:r w:rsidRPr="00DA7FFB">
        <w:rPr>
          <w:lang w:val="en-US"/>
        </w:rPr>
        <w:t>Blekkenhorst</w:t>
      </w:r>
      <w:proofErr w:type="spellEnd"/>
      <w:r w:rsidRPr="00DA7FFB">
        <w:rPr>
          <w:lang w:val="en-US"/>
        </w:rPr>
        <w:t xml:space="preserve">, L. C., Considine, M. J., </w:t>
      </w:r>
      <w:proofErr w:type="spellStart"/>
      <w:r w:rsidRPr="00DA7FFB">
        <w:rPr>
          <w:lang w:val="en-US"/>
        </w:rPr>
        <w:t>Maghzal</w:t>
      </w:r>
      <w:proofErr w:type="spellEnd"/>
      <w:r w:rsidRPr="00DA7FFB">
        <w:rPr>
          <w:lang w:val="en-US"/>
        </w:rPr>
        <w:t>, G., Stocker, R., Woodman, R. J., Ward, N. C., Hodgson, J. M., &amp; Croft, K. D. (2018). Flavonoid</w:t>
      </w:r>
      <w:r w:rsidRPr="00DA7FFB">
        <w:rPr>
          <w:rFonts w:ascii="Cambria Math" w:hAnsi="Cambria Math" w:cs="Cambria Math"/>
          <w:lang w:val="en-US"/>
        </w:rPr>
        <w:t>‐</w:t>
      </w:r>
      <w:r w:rsidRPr="00DA7FFB">
        <w:rPr>
          <w:lang w:val="en-US"/>
        </w:rPr>
        <w:t>rich apple improves endothelial function in individuals at risk for cardiovascular disease: A randomized controlled clinical trial. Molecular Nutrition &amp; Food Research, 62(3). https://doi.org/10.1002/mnfr.201700674</w:t>
      </w:r>
    </w:p>
    <w:p w14:paraId="368663F4" w14:textId="5580B9FC" w:rsidR="00DA7FFB" w:rsidRPr="00073C29" w:rsidRDefault="00DA7FFB" w:rsidP="00073C29">
      <w:pPr>
        <w:pStyle w:val="Prrafodelista"/>
        <w:numPr>
          <w:ilvl w:val="0"/>
          <w:numId w:val="86"/>
        </w:numPr>
        <w:spacing w:line="480" w:lineRule="auto"/>
        <w:ind w:left="142"/>
        <w:jc w:val="both"/>
      </w:pPr>
      <w:r w:rsidRPr="004C50E2">
        <w:t xml:space="preserve">Cengel, Y. A. (2007). </w:t>
      </w:r>
      <w:proofErr w:type="spellStart"/>
      <w:r w:rsidRPr="00DA7FFB">
        <w:t>Termodinamica</w:t>
      </w:r>
      <w:proofErr w:type="spellEnd"/>
      <w:r w:rsidRPr="00DA7FFB">
        <w:t>. McGraw-Hill Interamericana.</w:t>
      </w:r>
    </w:p>
    <w:p w14:paraId="3635942D" w14:textId="7A90782E" w:rsidR="00DA7FFB" w:rsidRPr="00DA7FFB" w:rsidRDefault="00DA7FFB" w:rsidP="00DA7FFB">
      <w:pPr>
        <w:pStyle w:val="Prrafodelista"/>
        <w:numPr>
          <w:ilvl w:val="0"/>
          <w:numId w:val="86"/>
        </w:numPr>
        <w:spacing w:line="480" w:lineRule="auto"/>
        <w:ind w:left="142"/>
        <w:jc w:val="both"/>
        <w:rPr>
          <w:lang w:val="en-US"/>
        </w:rPr>
      </w:pPr>
      <w:r w:rsidRPr="00DA7FFB">
        <w:rPr>
          <w:lang w:val="en-US"/>
        </w:rPr>
        <w:lastRenderedPageBreak/>
        <w:t>Cussler, E. L. (1985). Diffusion: Mass Transfer in Fluid Systems. Cambridge University Press.</w:t>
      </w:r>
    </w:p>
    <w:p w14:paraId="606B7966" w14:textId="03082126" w:rsidR="00DA7FFB" w:rsidRPr="00DA7FFB" w:rsidRDefault="00DA7FFB" w:rsidP="00DA7FFB">
      <w:pPr>
        <w:pStyle w:val="Prrafodelista"/>
        <w:numPr>
          <w:ilvl w:val="0"/>
          <w:numId w:val="86"/>
        </w:numPr>
        <w:spacing w:line="480" w:lineRule="auto"/>
        <w:ind w:left="142"/>
        <w:jc w:val="both"/>
        <w:rPr>
          <w:lang w:val="en-US"/>
        </w:rPr>
      </w:pPr>
      <w:proofErr w:type="spellStart"/>
      <w:r w:rsidRPr="00DA7FFB">
        <w:rPr>
          <w:lang w:val="en-US"/>
        </w:rPr>
        <w:t>Daglia</w:t>
      </w:r>
      <w:proofErr w:type="spellEnd"/>
      <w:r w:rsidRPr="00DA7FFB">
        <w:rPr>
          <w:lang w:val="en-US"/>
        </w:rPr>
        <w:t>, M. (2012). Polyphenols as antimicrobial agents. Current Opinion in Biotechnology, 23(2), 174–181. https://doi.org/10.1016/j.copbio.2011.08.007</w:t>
      </w:r>
    </w:p>
    <w:p w14:paraId="2FBF170A" w14:textId="6F73F497" w:rsidR="00DA7FFB" w:rsidRPr="00073C29" w:rsidRDefault="00DA7FFB" w:rsidP="00073C29">
      <w:pPr>
        <w:pStyle w:val="Prrafodelista"/>
        <w:numPr>
          <w:ilvl w:val="0"/>
          <w:numId w:val="86"/>
        </w:numPr>
        <w:spacing w:line="480" w:lineRule="auto"/>
        <w:ind w:left="142"/>
        <w:jc w:val="both"/>
        <w:rPr>
          <w:lang w:val="en-US"/>
        </w:rPr>
      </w:pPr>
      <w:proofErr w:type="spellStart"/>
      <w:r w:rsidRPr="00DA7FFB">
        <w:rPr>
          <w:lang w:val="en-US"/>
        </w:rPr>
        <w:t>Diban</w:t>
      </w:r>
      <w:proofErr w:type="spellEnd"/>
      <w:r w:rsidRPr="00DA7FFB">
        <w:rPr>
          <w:lang w:val="en-US"/>
        </w:rPr>
        <w:t xml:space="preserve">, N., </w:t>
      </w:r>
      <w:proofErr w:type="spellStart"/>
      <w:r w:rsidRPr="00DA7FFB">
        <w:rPr>
          <w:lang w:val="en-US"/>
        </w:rPr>
        <w:t>Athes</w:t>
      </w:r>
      <w:proofErr w:type="spellEnd"/>
      <w:r w:rsidRPr="00DA7FFB">
        <w:rPr>
          <w:lang w:val="en-US"/>
        </w:rPr>
        <w:t xml:space="preserve">, V., Bes, M., &amp; Souchon, I. (2008). Ethanol and aroma compounds transfer study for partial </w:t>
      </w:r>
      <w:proofErr w:type="spellStart"/>
      <w:r w:rsidRPr="00DA7FFB">
        <w:rPr>
          <w:lang w:val="en-US"/>
        </w:rPr>
        <w:t>dealcoholization</w:t>
      </w:r>
      <w:proofErr w:type="spellEnd"/>
      <w:r w:rsidRPr="00DA7FFB">
        <w:rPr>
          <w:lang w:val="en-US"/>
        </w:rPr>
        <w:t xml:space="preserve"> of wine using membrane contactor. Journal of Membrane Science, 311(1–2), 136–146. https://doi.org/10.1016/j.memsci.2007.12.004</w:t>
      </w:r>
    </w:p>
    <w:p w14:paraId="73C2178A" w14:textId="1B53A243" w:rsidR="00DA7FFB" w:rsidRPr="00DA7FFB" w:rsidRDefault="00DA7FFB" w:rsidP="00DA7FFB">
      <w:pPr>
        <w:pStyle w:val="Prrafodelista"/>
        <w:numPr>
          <w:ilvl w:val="0"/>
          <w:numId w:val="86"/>
        </w:numPr>
        <w:spacing w:line="480" w:lineRule="auto"/>
        <w:ind w:left="142"/>
        <w:jc w:val="both"/>
        <w:rPr>
          <w:lang w:val="en-US"/>
        </w:rPr>
      </w:pPr>
      <w:r w:rsidRPr="00DA7FFB">
        <w:rPr>
          <w:lang w:val="en-US"/>
        </w:rPr>
        <w:t xml:space="preserve">Everts, M., Mahdavi, M., Meyer, J. P., &amp; </w:t>
      </w:r>
      <w:proofErr w:type="spellStart"/>
      <w:r w:rsidRPr="00DA7FFB">
        <w:rPr>
          <w:lang w:val="en-US"/>
        </w:rPr>
        <w:t>Sharifpur</w:t>
      </w:r>
      <w:proofErr w:type="spellEnd"/>
      <w:r w:rsidRPr="00DA7FFB">
        <w:rPr>
          <w:lang w:val="en-US"/>
        </w:rPr>
        <w:t>, M. (2023). Development of the hydrodynamic and thermal boundary layers of forced convective laminar flow through a horizontal tube with a constant heat flux. International Journal of Thermal Sciences, 186(108098), 108098. https://doi.org/10.1016/j.ijthermalsci.2022.108098</w:t>
      </w:r>
    </w:p>
    <w:p w14:paraId="4B41742B" w14:textId="0F8EFAA5" w:rsidR="00DA7FFB" w:rsidRPr="00DA7FFB" w:rsidRDefault="00DA7FFB" w:rsidP="00DA7FFB">
      <w:pPr>
        <w:pStyle w:val="Prrafodelista"/>
        <w:numPr>
          <w:ilvl w:val="0"/>
          <w:numId w:val="86"/>
        </w:numPr>
        <w:spacing w:line="480" w:lineRule="auto"/>
        <w:ind w:left="142"/>
        <w:jc w:val="both"/>
        <w:rPr>
          <w:lang w:val="en-US"/>
        </w:rPr>
      </w:pPr>
      <w:r w:rsidRPr="00DA7FFB">
        <w:rPr>
          <w:lang w:val="en-US"/>
        </w:rPr>
        <w:t xml:space="preserve">Fei, L., Qin, F., Zhao, J., Derome, D., &amp; </w:t>
      </w:r>
      <w:proofErr w:type="spellStart"/>
      <w:r w:rsidRPr="00DA7FFB">
        <w:rPr>
          <w:lang w:val="en-US"/>
        </w:rPr>
        <w:t>Carmeliet</w:t>
      </w:r>
      <w:proofErr w:type="spellEnd"/>
      <w:r w:rsidRPr="00DA7FFB">
        <w:rPr>
          <w:lang w:val="en-US"/>
        </w:rPr>
        <w:t>, J. (2022). Pore-scale study on convective drying of porous media. Langmuir: The ACS Journal of Surfaces and Colloids, 38(19), 6023–6035. https://doi.org/10.1021/acs.langmuir.2c00267</w:t>
      </w:r>
    </w:p>
    <w:p w14:paraId="421FE0FD" w14:textId="7CB07711" w:rsidR="00DA7FFB" w:rsidRPr="00DA7FFB" w:rsidRDefault="00DA7FFB" w:rsidP="00DA7FFB">
      <w:pPr>
        <w:pStyle w:val="Prrafodelista"/>
        <w:numPr>
          <w:ilvl w:val="0"/>
          <w:numId w:val="86"/>
        </w:numPr>
        <w:spacing w:line="480" w:lineRule="auto"/>
        <w:ind w:left="142"/>
        <w:jc w:val="both"/>
        <w:rPr>
          <w:lang w:val="en-US"/>
        </w:rPr>
      </w:pPr>
      <w:r w:rsidRPr="00DA7FFB">
        <w:rPr>
          <w:lang w:val="de-DE"/>
        </w:rPr>
        <w:t xml:space="preserve">Gabelman, A., &amp; Hwang, S.-T. (1999). </w:t>
      </w:r>
      <w:r w:rsidRPr="00DA7FFB">
        <w:rPr>
          <w:lang w:val="en-US"/>
        </w:rPr>
        <w:t>Hollow fiber membrane contactors. Journal of Membrane Science, 159(1–2), 61–106. https://doi.org/10.1016/s0376-7388(99)00040-x</w:t>
      </w:r>
    </w:p>
    <w:p w14:paraId="19DF03D2" w14:textId="705F5D14" w:rsidR="00DA7FFB" w:rsidRPr="00DA7FFB" w:rsidRDefault="00DA7FFB" w:rsidP="00DA7FFB">
      <w:pPr>
        <w:pStyle w:val="Prrafodelista"/>
        <w:numPr>
          <w:ilvl w:val="0"/>
          <w:numId w:val="86"/>
        </w:numPr>
        <w:spacing w:line="480" w:lineRule="auto"/>
        <w:ind w:left="142"/>
        <w:jc w:val="both"/>
        <w:rPr>
          <w:lang w:val="en-US"/>
        </w:rPr>
      </w:pPr>
      <w:proofErr w:type="spellStart"/>
      <w:r w:rsidRPr="00DA7FFB">
        <w:rPr>
          <w:lang w:val="en-US"/>
        </w:rPr>
        <w:t>Geankoplis</w:t>
      </w:r>
      <w:proofErr w:type="spellEnd"/>
      <w:r w:rsidRPr="00DA7FFB">
        <w:rPr>
          <w:lang w:val="en-US"/>
        </w:rPr>
        <w:t xml:space="preserve">, C. J., &amp; </w:t>
      </w:r>
      <w:proofErr w:type="spellStart"/>
      <w:r w:rsidRPr="00DA7FFB">
        <w:rPr>
          <w:lang w:val="en-US"/>
        </w:rPr>
        <w:t>Lepek</w:t>
      </w:r>
      <w:proofErr w:type="spellEnd"/>
      <w:r w:rsidRPr="00DA7FFB">
        <w:rPr>
          <w:lang w:val="en-US"/>
        </w:rPr>
        <w:t>, D. H. (2017). Transport processes and separation process principles (5a ed.). Prentice Hall.</w:t>
      </w:r>
    </w:p>
    <w:p w14:paraId="1BA249A9" w14:textId="77777777" w:rsidR="00DA7FFB" w:rsidRPr="00DA7FFB" w:rsidRDefault="00DA7FFB" w:rsidP="00DA7FFB">
      <w:pPr>
        <w:pStyle w:val="Prrafodelista"/>
        <w:numPr>
          <w:ilvl w:val="0"/>
          <w:numId w:val="86"/>
        </w:numPr>
        <w:spacing w:line="480" w:lineRule="auto"/>
        <w:ind w:left="142"/>
        <w:jc w:val="both"/>
        <w:rPr>
          <w:lang w:val="en-US"/>
        </w:rPr>
      </w:pPr>
      <w:r w:rsidRPr="00DA7FFB">
        <w:rPr>
          <w:lang w:val="de-DE"/>
        </w:rPr>
        <w:lastRenderedPageBreak/>
        <w:t xml:space="preserve">Gessner, D. K., Ringseis, R., &amp; Eder, K. (2017). </w:t>
      </w:r>
      <w:r w:rsidRPr="00DA7FFB">
        <w:rPr>
          <w:lang w:val="en-US"/>
        </w:rPr>
        <w:t>Potential of plant polyphenols to combat oxidative stress and inflammatory processes in farm animals. Journal of Animal Physiology and Animal Nutrition, 101(4), 605–628. https://doi.org/10.1111/jpn.12579</w:t>
      </w:r>
    </w:p>
    <w:p w14:paraId="3BF09EFA" w14:textId="77777777" w:rsidR="00DA7FFB" w:rsidRPr="00DA7FFB" w:rsidRDefault="00DA7FFB" w:rsidP="00DA7FFB">
      <w:pPr>
        <w:spacing w:line="480" w:lineRule="auto"/>
        <w:ind w:left="142" w:hanging="360"/>
        <w:jc w:val="both"/>
        <w:rPr>
          <w:lang w:val="en-US"/>
        </w:rPr>
      </w:pPr>
    </w:p>
    <w:p w14:paraId="0B7A7C16" w14:textId="4FEF05EA" w:rsidR="00DA7FFB" w:rsidRPr="00DA7FFB" w:rsidRDefault="00DA7FFB" w:rsidP="00DA7FFB">
      <w:pPr>
        <w:pStyle w:val="Prrafodelista"/>
        <w:numPr>
          <w:ilvl w:val="0"/>
          <w:numId w:val="86"/>
        </w:numPr>
        <w:spacing w:line="480" w:lineRule="auto"/>
        <w:ind w:left="142"/>
        <w:jc w:val="both"/>
        <w:rPr>
          <w:lang w:val="en-US"/>
        </w:rPr>
      </w:pPr>
      <w:r w:rsidRPr="00DA7FFB">
        <w:t xml:space="preserve">Guzmán, C., Muñoz, G., Araneda, P., Arancibia, P., &amp; Gacitúa, F. (2023). </w:t>
      </w:r>
      <w:r w:rsidRPr="00DA7FFB">
        <w:rPr>
          <w:lang w:val="en-US"/>
        </w:rPr>
        <w:t>Dietary intake of polyphenols in adults and older adults residing in Chile: A population-based study. Mediterranean journal of nutrition and metabolism, 16(1), 55–69. https://doi.org/10.3233/mnm-230010</w:t>
      </w:r>
    </w:p>
    <w:p w14:paraId="4593BFDA" w14:textId="71845452" w:rsidR="00DA7FFB" w:rsidRPr="00DA7FFB" w:rsidRDefault="00DA7FFB" w:rsidP="00DA7FFB">
      <w:pPr>
        <w:pStyle w:val="Prrafodelista"/>
        <w:numPr>
          <w:ilvl w:val="0"/>
          <w:numId w:val="86"/>
        </w:numPr>
        <w:spacing w:line="480" w:lineRule="auto"/>
        <w:ind w:left="142"/>
        <w:jc w:val="both"/>
        <w:rPr>
          <w:lang w:val="en-US"/>
        </w:rPr>
      </w:pPr>
      <w:proofErr w:type="spellStart"/>
      <w:r w:rsidRPr="00DA7FFB">
        <w:t>Haminiuk</w:t>
      </w:r>
      <w:proofErr w:type="spellEnd"/>
      <w:r w:rsidRPr="00DA7FFB">
        <w:t xml:space="preserve">, C. W. I., Maciel, G. M., Plata-Oviedo, M. S. V., &amp; Peralta, R. M. (2012). </w:t>
      </w:r>
      <w:r w:rsidRPr="00DA7FFB">
        <w:rPr>
          <w:lang w:val="en-US"/>
        </w:rPr>
        <w:t>Phenolic compounds in fruits – an overview. International Journal of Food Science &amp; Technology, 47(10), 2023–2044. https://doi.org/10.1111/j.1365-2621.2012.03067.x</w:t>
      </w:r>
    </w:p>
    <w:p w14:paraId="47B1EE93" w14:textId="15AEB67B" w:rsidR="00DA7FFB" w:rsidRPr="00DA7FFB" w:rsidRDefault="00DA7FFB" w:rsidP="00DA7FFB">
      <w:pPr>
        <w:pStyle w:val="Prrafodelista"/>
        <w:numPr>
          <w:ilvl w:val="0"/>
          <w:numId w:val="86"/>
        </w:numPr>
        <w:spacing w:line="480" w:lineRule="auto"/>
        <w:ind w:left="142"/>
        <w:jc w:val="both"/>
        <w:rPr>
          <w:lang w:val="en-US"/>
        </w:rPr>
      </w:pPr>
      <w:r w:rsidRPr="00DA7FFB">
        <w:rPr>
          <w:lang w:val="en-US"/>
        </w:rPr>
        <w:t>Lee, Y., Park, Y.-J., Lee, J., &amp; Bae, T.-H. (2023). Recent advances and emerging applications of membrane contactors. Chemical Engineering Journal (Lausanne, Switzerland: 1996), 461(141948), 141948. https://doi.org/10.1016/j.cej.2023.141948</w:t>
      </w:r>
    </w:p>
    <w:p w14:paraId="2028E982" w14:textId="37AE482D" w:rsidR="00DA7FFB" w:rsidRPr="00DA7FFB" w:rsidRDefault="00DA7FFB" w:rsidP="00DA7FFB">
      <w:pPr>
        <w:pStyle w:val="Prrafodelista"/>
        <w:numPr>
          <w:ilvl w:val="0"/>
          <w:numId w:val="86"/>
        </w:numPr>
        <w:spacing w:line="480" w:lineRule="auto"/>
        <w:ind w:left="142"/>
        <w:jc w:val="both"/>
        <w:rPr>
          <w:lang w:val="en-US"/>
        </w:rPr>
      </w:pPr>
      <w:r w:rsidRPr="00073C29">
        <w:rPr>
          <w:lang w:val="de-DE"/>
        </w:rPr>
        <w:t xml:space="preserve">Litwinienko, G., &amp; Ingold, K. U. (2007). </w:t>
      </w:r>
      <w:r w:rsidRPr="00DA7FFB">
        <w:rPr>
          <w:lang w:val="en-US"/>
        </w:rPr>
        <w:t>Solvent effects on the rates and mechanisms of reaction of phenols with free radicals. Accounts of Chemical Research, 40(3), 222–230. https://doi.org/10.1021/ar0682029</w:t>
      </w:r>
    </w:p>
    <w:p w14:paraId="0C0381B3" w14:textId="73FBADE9" w:rsidR="00DA7FFB" w:rsidRPr="00DA7FFB" w:rsidRDefault="00DA7FFB" w:rsidP="00DA7FFB">
      <w:pPr>
        <w:pStyle w:val="Prrafodelista"/>
        <w:numPr>
          <w:ilvl w:val="0"/>
          <w:numId w:val="86"/>
        </w:numPr>
        <w:spacing w:line="480" w:lineRule="auto"/>
        <w:ind w:left="142"/>
        <w:jc w:val="both"/>
      </w:pPr>
      <w:r w:rsidRPr="004C50E2">
        <w:t xml:space="preserve">Lizárraga-Velázquez, C. E., Hernández, C., González-Aguilar, G. A., &amp; Basilio-Heredia, J. (2018). </w:t>
      </w:r>
      <w:r w:rsidRPr="00DA7FFB">
        <w:t xml:space="preserve">Propiedades antioxidantes e inmunoestimulantes de polifenoles en peces </w:t>
      </w:r>
      <w:proofErr w:type="spellStart"/>
      <w:r w:rsidRPr="00DA7FFB">
        <w:t>carnívoros</w:t>
      </w:r>
      <w:proofErr w:type="spellEnd"/>
      <w:r w:rsidRPr="00DA7FFB">
        <w:t xml:space="preserve"> de cultivo. </w:t>
      </w:r>
      <w:proofErr w:type="spellStart"/>
      <w:r w:rsidRPr="00DA7FFB">
        <w:t>CienciaUAT</w:t>
      </w:r>
      <w:proofErr w:type="spellEnd"/>
      <w:r w:rsidRPr="00DA7FFB">
        <w:t>, 12(2), 127. https://doi.org/10.29059/cienciauat.v12i2.904</w:t>
      </w:r>
    </w:p>
    <w:p w14:paraId="194929F4" w14:textId="4C2748A5" w:rsidR="00DA7FFB" w:rsidRPr="00DA7FFB" w:rsidRDefault="00DA7FFB" w:rsidP="00DA7FFB">
      <w:pPr>
        <w:pStyle w:val="Prrafodelista"/>
        <w:numPr>
          <w:ilvl w:val="0"/>
          <w:numId w:val="86"/>
        </w:numPr>
        <w:spacing w:line="480" w:lineRule="auto"/>
        <w:ind w:left="142"/>
        <w:jc w:val="both"/>
      </w:pPr>
      <w:proofErr w:type="spellStart"/>
      <w:r w:rsidRPr="00DA7FFB">
        <w:lastRenderedPageBreak/>
        <w:t>Luo</w:t>
      </w:r>
      <w:proofErr w:type="spellEnd"/>
      <w:r w:rsidRPr="00DA7FFB">
        <w:t xml:space="preserve">, Q., Huang, L., Yun, P., Qiu, T., Tang, B., Huang, K., </w:t>
      </w:r>
      <w:proofErr w:type="spellStart"/>
      <w:r w:rsidRPr="00DA7FFB">
        <w:t>Hu</w:t>
      </w:r>
      <w:proofErr w:type="spellEnd"/>
      <w:r w:rsidRPr="00DA7FFB">
        <w:t xml:space="preserve">, X., &amp; </w:t>
      </w:r>
      <w:proofErr w:type="spellStart"/>
      <w:r w:rsidRPr="00DA7FFB">
        <w:t>Jiang</w:t>
      </w:r>
      <w:proofErr w:type="spellEnd"/>
      <w:r w:rsidRPr="00DA7FFB">
        <w:t xml:space="preserve">, H. (2024). </w:t>
      </w:r>
      <w:r w:rsidRPr="00DA7FFB">
        <w:rPr>
          <w:lang w:val="en-US"/>
        </w:rPr>
        <w:t xml:space="preserve">Thermal-driven osmosis utilizing hollow fiber membranes: Sustainable dye water treatment and electricity extraction. </w:t>
      </w:r>
      <w:proofErr w:type="spellStart"/>
      <w:r w:rsidRPr="00DA7FFB">
        <w:t>Desalination</w:t>
      </w:r>
      <w:proofErr w:type="spellEnd"/>
      <w:r w:rsidRPr="00DA7FFB">
        <w:t>, 579(117485), 117485. https://doi.org/10.1016/j.desal.2024.117485</w:t>
      </w:r>
    </w:p>
    <w:p w14:paraId="4285A165" w14:textId="16DDD28E" w:rsidR="00DA7FFB" w:rsidRPr="00DA7FFB" w:rsidRDefault="00DA7FFB" w:rsidP="00DA7FFB">
      <w:pPr>
        <w:pStyle w:val="Prrafodelista"/>
        <w:numPr>
          <w:ilvl w:val="0"/>
          <w:numId w:val="86"/>
        </w:numPr>
        <w:spacing w:line="480" w:lineRule="auto"/>
        <w:ind w:left="142"/>
        <w:jc w:val="both"/>
        <w:rPr>
          <w:lang w:val="en-US"/>
        </w:rPr>
      </w:pPr>
      <w:r w:rsidRPr="00DA7FFB">
        <w:t xml:space="preserve">McCabe, W. L. (1995). Operaciones unitarias en </w:t>
      </w:r>
      <w:proofErr w:type="spellStart"/>
      <w:r w:rsidRPr="00DA7FFB">
        <w:t>ingenieria</w:t>
      </w:r>
      <w:proofErr w:type="spellEnd"/>
      <w:r w:rsidRPr="00DA7FFB">
        <w:t xml:space="preserve"> </w:t>
      </w:r>
      <w:proofErr w:type="spellStart"/>
      <w:r w:rsidRPr="00DA7FFB">
        <w:t>Quimica</w:t>
      </w:r>
      <w:proofErr w:type="spellEnd"/>
      <w:r w:rsidRPr="00DA7FFB">
        <w:t xml:space="preserve">. </w:t>
      </w:r>
      <w:r w:rsidRPr="00DA7FFB">
        <w:rPr>
          <w:lang w:val="en-US"/>
        </w:rPr>
        <w:t>McGraw-Hill Interamericana.</w:t>
      </w:r>
    </w:p>
    <w:p w14:paraId="1ECF58D2" w14:textId="09A67F51" w:rsidR="00DA7FFB" w:rsidRPr="00DA7FFB" w:rsidRDefault="00DA7FFB" w:rsidP="00DA7FFB">
      <w:pPr>
        <w:pStyle w:val="Prrafodelista"/>
        <w:numPr>
          <w:ilvl w:val="0"/>
          <w:numId w:val="86"/>
        </w:numPr>
        <w:spacing w:line="480" w:lineRule="auto"/>
        <w:ind w:left="142"/>
        <w:jc w:val="both"/>
        <w:rPr>
          <w:lang w:val="en-US"/>
        </w:rPr>
      </w:pPr>
      <w:r w:rsidRPr="00DA7FFB">
        <w:rPr>
          <w:lang w:val="en-US"/>
        </w:rPr>
        <w:t xml:space="preserve">Mercer, L. D., Kelly, B. L., Horne, M. K., &amp; </w:t>
      </w:r>
      <w:proofErr w:type="spellStart"/>
      <w:r w:rsidRPr="00DA7FFB">
        <w:rPr>
          <w:lang w:val="en-US"/>
        </w:rPr>
        <w:t>Beart</w:t>
      </w:r>
      <w:proofErr w:type="spellEnd"/>
      <w:r w:rsidRPr="00DA7FFB">
        <w:rPr>
          <w:lang w:val="en-US"/>
        </w:rPr>
        <w:t>, P. M. (2005). Dietary polyphenols protect dopamine neurons from oxidative insults and apoptosis: investigations in primary rat mesencephalic cultures. Biochemical Pharmacology, 69(2), 339–345. https://doi.org/10.1016/j.bcp.2004.09.018</w:t>
      </w:r>
    </w:p>
    <w:p w14:paraId="7727D32E" w14:textId="7A636015" w:rsidR="00DA7FFB" w:rsidRPr="00073C29" w:rsidRDefault="00DA7FFB" w:rsidP="00073C29">
      <w:pPr>
        <w:pStyle w:val="Prrafodelista"/>
        <w:numPr>
          <w:ilvl w:val="0"/>
          <w:numId w:val="86"/>
        </w:numPr>
        <w:spacing w:line="480" w:lineRule="auto"/>
        <w:ind w:left="142"/>
        <w:jc w:val="both"/>
        <w:rPr>
          <w:lang w:val="en-US"/>
        </w:rPr>
      </w:pPr>
      <w:r w:rsidRPr="00DA7FFB">
        <w:rPr>
          <w:lang w:val="en-US"/>
        </w:rPr>
        <w:t>Miyabe, K., &amp; Isogai, R. (2011). Estimation of molecular diffusivity in liquid phase systems by the Wilke–Chang equation. Journal of Chromatography A, 1218(38), 6639–6645. https://doi.org/10.1016/j.chroma.2011.07.018</w:t>
      </w:r>
    </w:p>
    <w:p w14:paraId="588C3C61" w14:textId="0548A9D9" w:rsidR="00DA7FFB" w:rsidRPr="00DA7FFB" w:rsidRDefault="00DA7FFB" w:rsidP="00DA7FFB">
      <w:pPr>
        <w:pStyle w:val="Prrafodelista"/>
        <w:numPr>
          <w:ilvl w:val="0"/>
          <w:numId w:val="86"/>
        </w:numPr>
        <w:spacing w:line="480" w:lineRule="auto"/>
        <w:ind w:left="142"/>
        <w:jc w:val="both"/>
        <w:rPr>
          <w:lang w:val="en-US"/>
        </w:rPr>
      </w:pPr>
      <w:r w:rsidRPr="00DA7FFB">
        <w:t xml:space="preserve">Pérez-Jiménez, J., </w:t>
      </w:r>
      <w:proofErr w:type="spellStart"/>
      <w:r w:rsidRPr="00DA7FFB">
        <w:t>Neveu</w:t>
      </w:r>
      <w:proofErr w:type="spellEnd"/>
      <w:r w:rsidRPr="00DA7FFB">
        <w:t xml:space="preserve">, V., Vos, F., &amp; </w:t>
      </w:r>
      <w:proofErr w:type="spellStart"/>
      <w:r w:rsidRPr="00DA7FFB">
        <w:t>Scalbert</w:t>
      </w:r>
      <w:proofErr w:type="spellEnd"/>
      <w:r w:rsidRPr="00DA7FFB">
        <w:t xml:space="preserve">, A. (2010). </w:t>
      </w:r>
      <w:r w:rsidRPr="00DA7FFB">
        <w:rPr>
          <w:lang w:val="en-US"/>
        </w:rPr>
        <w:t xml:space="preserve">Identification of the 100 richest dietary sources of </w:t>
      </w:r>
      <w:proofErr w:type="gramStart"/>
      <w:r w:rsidRPr="00DA7FFB">
        <w:rPr>
          <w:lang w:val="en-US"/>
        </w:rPr>
        <w:t>polyphenols</w:t>
      </w:r>
      <w:proofErr w:type="gramEnd"/>
      <w:r w:rsidRPr="00DA7FFB">
        <w:rPr>
          <w:lang w:val="en-US"/>
        </w:rPr>
        <w:t>: an application of the Phenol-Explorer database. European Journal of Clinical Nutrition, 64(S3), S112–S120. https://doi.org/10.1038/ejcn.2010.221</w:t>
      </w:r>
    </w:p>
    <w:p w14:paraId="5724838C" w14:textId="2AAEBBE9" w:rsidR="00DA7FFB" w:rsidRPr="00DA7FFB" w:rsidRDefault="00DA7FFB" w:rsidP="00DA7FFB">
      <w:pPr>
        <w:pStyle w:val="Prrafodelista"/>
        <w:numPr>
          <w:ilvl w:val="0"/>
          <w:numId w:val="86"/>
        </w:numPr>
        <w:spacing w:line="480" w:lineRule="auto"/>
        <w:ind w:left="142"/>
        <w:jc w:val="both"/>
      </w:pPr>
      <w:r w:rsidRPr="00DA7FFB">
        <w:t xml:space="preserve">Pérez-Jiménez, Jara, &amp; Instituto de Ciencia y Tecnología de los Alimentos y Nutrición, Consejo Superior de Investigaciones Científicas (ICTAN-CSIC). </w:t>
      </w:r>
      <w:r w:rsidRPr="00DA7FFB">
        <w:rPr>
          <w:lang w:val="en-US"/>
        </w:rPr>
        <w:t xml:space="preserve">(2020). Potential of dietary extractable and non-extractable polyphenols in the prevention of cardiometabolic diseases. </w:t>
      </w:r>
      <w:r w:rsidRPr="00DA7FFB">
        <w:t>Anales de la Real Academia Nacional de Medicina, 136(03), 298–307. https://doi.org/10.32440/ar.2019.136.03.rev11</w:t>
      </w:r>
    </w:p>
    <w:p w14:paraId="19B6033E" w14:textId="33C1F6C0" w:rsidR="00DA7FFB" w:rsidRPr="00DA7FFB" w:rsidRDefault="00DA7FFB" w:rsidP="0054014F">
      <w:pPr>
        <w:pStyle w:val="Prrafodelista"/>
        <w:numPr>
          <w:ilvl w:val="0"/>
          <w:numId w:val="86"/>
        </w:numPr>
        <w:spacing w:line="480" w:lineRule="auto"/>
        <w:ind w:left="142"/>
        <w:jc w:val="both"/>
        <w:rPr>
          <w:lang w:val="en-US"/>
        </w:rPr>
      </w:pPr>
      <w:r w:rsidRPr="00DA7FFB">
        <w:rPr>
          <w:lang w:val="en-US"/>
        </w:rPr>
        <w:lastRenderedPageBreak/>
        <w:t xml:space="preserve">Quek, V. C., Shah, N., &amp; </w:t>
      </w:r>
      <w:proofErr w:type="spellStart"/>
      <w:r w:rsidRPr="00DA7FFB">
        <w:rPr>
          <w:lang w:val="en-US"/>
        </w:rPr>
        <w:t>Chachuat</w:t>
      </w:r>
      <w:proofErr w:type="spellEnd"/>
      <w:r w:rsidRPr="00DA7FFB">
        <w:rPr>
          <w:lang w:val="en-US"/>
        </w:rPr>
        <w:t>, B. (2021). Plant-wide assessment of high-pressure membrane contactors in natural gas sweetening – Part I: Model development. Separation and Purification Technology, 258(117898), 117898. https://doi.org/10.1016/j.seppur.2020.117898</w:t>
      </w:r>
    </w:p>
    <w:p w14:paraId="2C3C76BD" w14:textId="5407854A" w:rsidR="00DA7FFB" w:rsidRPr="00DA7FFB" w:rsidRDefault="00DA7FFB" w:rsidP="00DA7FFB">
      <w:pPr>
        <w:pStyle w:val="Prrafodelista"/>
        <w:numPr>
          <w:ilvl w:val="0"/>
          <w:numId w:val="86"/>
        </w:numPr>
        <w:spacing w:line="480" w:lineRule="auto"/>
        <w:ind w:left="142"/>
        <w:jc w:val="both"/>
      </w:pPr>
      <w:proofErr w:type="spellStart"/>
      <w:r w:rsidRPr="00DA7FFB">
        <w:rPr>
          <w:lang w:val="en-US"/>
        </w:rPr>
        <w:t>Rajha</w:t>
      </w:r>
      <w:proofErr w:type="spellEnd"/>
      <w:r w:rsidRPr="00DA7FFB">
        <w:rPr>
          <w:lang w:val="en-US"/>
        </w:rPr>
        <w:t xml:space="preserve">, H. N., Paule, A., </w:t>
      </w:r>
      <w:proofErr w:type="spellStart"/>
      <w:r w:rsidRPr="00DA7FFB">
        <w:rPr>
          <w:lang w:val="en-US"/>
        </w:rPr>
        <w:t>Aragonès</w:t>
      </w:r>
      <w:proofErr w:type="spellEnd"/>
      <w:r w:rsidRPr="00DA7FFB">
        <w:rPr>
          <w:lang w:val="en-US"/>
        </w:rPr>
        <w:t xml:space="preserve">, G., Barbosa, M., </w:t>
      </w:r>
      <w:proofErr w:type="spellStart"/>
      <w:r w:rsidRPr="00DA7FFB">
        <w:rPr>
          <w:lang w:val="en-US"/>
        </w:rPr>
        <w:t>Caddeo</w:t>
      </w:r>
      <w:proofErr w:type="spellEnd"/>
      <w:r w:rsidRPr="00DA7FFB">
        <w:rPr>
          <w:lang w:val="en-US"/>
        </w:rPr>
        <w:t xml:space="preserve">, C., Debs, E., </w:t>
      </w:r>
      <w:proofErr w:type="spellStart"/>
      <w:r w:rsidRPr="00DA7FFB">
        <w:rPr>
          <w:lang w:val="en-US"/>
        </w:rPr>
        <w:t>Dinkova</w:t>
      </w:r>
      <w:proofErr w:type="spellEnd"/>
      <w:r w:rsidRPr="00DA7FFB">
        <w:rPr>
          <w:lang w:val="en-US"/>
        </w:rPr>
        <w:t xml:space="preserve">, R., Eckert, G. P., Fontana, A., Gebrayel, P., Maroun, R. G., Napolitano, A., Panzella, L., Pasinetti, G. M., Stevens, J. F., Schieber, A., &amp; </w:t>
      </w:r>
      <w:proofErr w:type="spellStart"/>
      <w:r w:rsidRPr="00DA7FFB">
        <w:rPr>
          <w:lang w:val="en-US"/>
        </w:rPr>
        <w:t>Edeas</w:t>
      </w:r>
      <w:proofErr w:type="spellEnd"/>
      <w:r w:rsidRPr="00DA7FFB">
        <w:rPr>
          <w:lang w:val="en-US"/>
        </w:rPr>
        <w:t xml:space="preserve">, M. (2022). Recent advances in research on polyphenols: Effects on Microbiota, metabolism, and health. </w:t>
      </w:r>
      <w:r w:rsidRPr="00DA7FFB">
        <w:t xml:space="preserve">Molecular </w:t>
      </w:r>
      <w:proofErr w:type="spellStart"/>
      <w:r w:rsidRPr="00DA7FFB">
        <w:t>Nutrition</w:t>
      </w:r>
      <w:proofErr w:type="spellEnd"/>
      <w:r w:rsidRPr="00DA7FFB">
        <w:t xml:space="preserve"> &amp; </w:t>
      </w:r>
      <w:proofErr w:type="spellStart"/>
      <w:r w:rsidRPr="00DA7FFB">
        <w:t>Food</w:t>
      </w:r>
      <w:proofErr w:type="spellEnd"/>
      <w:r w:rsidRPr="00DA7FFB">
        <w:t xml:space="preserve"> </w:t>
      </w:r>
      <w:proofErr w:type="spellStart"/>
      <w:r w:rsidRPr="00DA7FFB">
        <w:t>Research</w:t>
      </w:r>
      <w:proofErr w:type="spellEnd"/>
      <w:r w:rsidRPr="00DA7FFB">
        <w:t>, 66(1). https://doi.org/10.1002/mnfr.202100670</w:t>
      </w:r>
    </w:p>
    <w:p w14:paraId="5E9BA8FB" w14:textId="569F1BD0" w:rsidR="00DA7FFB" w:rsidRPr="00DA7FFB" w:rsidRDefault="00DA7FFB" w:rsidP="00DA7FFB">
      <w:pPr>
        <w:pStyle w:val="Prrafodelista"/>
        <w:numPr>
          <w:ilvl w:val="0"/>
          <w:numId w:val="86"/>
        </w:numPr>
        <w:spacing w:line="480" w:lineRule="auto"/>
        <w:ind w:left="142"/>
        <w:jc w:val="both"/>
        <w:rPr>
          <w:lang w:val="en-US"/>
        </w:rPr>
      </w:pPr>
      <w:proofErr w:type="spellStart"/>
      <w:r w:rsidRPr="00073C29">
        <w:t>Šamec</w:t>
      </w:r>
      <w:proofErr w:type="spellEnd"/>
      <w:r w:rsidRPr="00073C29">
        <w:t xml:space="preserve">, D., </w:t>
      </w:r>
      <w:proofErr w:type="spellStart"/>
      <w:r w:rsidRPr="00073C29">
        <w:t>Karalija</w:t>
      </w:r>
      <w:proofErr w:type="spellEnd"/>
      <w:r w:rsidRPr="00073C29">
        <w:t xml:space="preserve">, E., </w:t>
      </w:r>
      <w:proofErr w:type="spellStart"/>
      <w:r w:rsidRPr="00073C29">
        <w:t>Šola</w:t>
      </w:r>
      <w:proofErr w:type="spellEnd"/>
      <w:r w:rsidRPr="00073C29">
        <w:t xml:space="preserve">, I., </w:t>
      </w:r>
      <w:proofErr w:type="spellStart"/>
      <w:r w:rsidRPr="00073C29">
        <w:t>Vujčić</w:t>
      </w:r>
      <w:proofErr w:type="spellEnd"/>
      <w:r w:rsidRPr="00073C29">
        <w:t xml:space="preserve"> </w:t>
      </w:r>
      <w:proofErr w:type="spellStart"/>
      <w:r w:rsidRPr="00073C29">
        <w:t>Bok</w:t>
      </w:r>
      <w:proofErr w:type="spellEnd"/>
      <w:r w:rsidRPr="00073C29">
        <w:t xml:space="preserve">, V., &amp; </w:t>
      </w:r>
      <w:proofErr w:type="spellStart"/>
      <w:r w:rsidRPr="00073C29">
        <w:t>Salopek-Sondi</w:t>
      </w:r>
      <w:proofErr w:type="spellEnd"/>
      <w:r w:rsidRPr="00073C29">
        <w:t xml:space="preserve">, B. (2021). </w:t>
      </w:r>
      <w:r w:rsidRPr="00DA7FFB">
        <w:rPr>
          <w:lang w:val="en-US"/>
        </w:rPr>
        <w:t>The role of polyphenols in abiotic stress response: The influence of molecular structure. Plants, 10(1), 118. https://doi.org/10.3390/plants10010118</w:t>
      </w:r>
    </w:p>
    <w:p w14:paraId="0A2E4299" w14:textId="167224F8" w:rsidR="00DA7FFB" w:rsidRPr="00DA7FFB" w:rsidRDefault="00DA7FFB" w:rsidP="00DA7FFB">
      <w:pPr>
        <w:pStyle w:val="Prrafodelista"/>
        <w:numPr>
          <w:ilvl w:val="0"/>
          <w:numId w:val="86"/>
        </w:numPr>
        <w:spacing w:line="480" w:lineRule="auto"/>
        <w:ind w:left="142"/>
        <w:jc w:val="both"/>
        <w:rPr>
          <w:lang w:val="en-US"/>
        </w:rPr>
      </w:pPr>
      <w:r w:rsidRPr="00DA7FFB">
        <w:rPr>
          <w:lang w:val="en-US"/>
        </w:rPr>
        <w:t>Scalbert, A., &amp; Williamson, G. (2000). Dietary intake and bioavailability of polyphenols. The Journal of Nutrition, 130(8), 2073S-2085S. https://doi.org/10.1093/jn/130.8.2073s</w:t>
      </w:r>
    </w:p>
    <w:p w14:paraId="2570AEEC" w14:textId="2FA3CB67" w:rsidR="00DA7FFB" w:rsidRPr="00DA7FFB" w:rsidRDefault="00DA7FFB" w:rsidP="00DA7FFB">
      <w:pPr>
        <w:pStyle w:val="Prrafodelista"/>
        <w:numPr>
          <w:ilvl w:val="0"/>
          <w:numId w:val="86"/>
        </w:numPr>
        <w:spacing w:line="480" w:lineRule="auto"/>
        <w:ind w:left="142"/>
        <w:jc w:val="both"/>
        <w:rPr>
          <w:lang w:val="en-US"/>
        </w:rPr>
      </w:pPr>
      <w:proofErr w:type="spellStart"/>
      <w:r w:rsidRPr="00DA7FFB">
        <w:rPr>
          <w:lang w:val="en-US"/>
        </w:rPr>
        <w:t>Shirazian</w:t>
      </w:r>
      <w:proofErr w:type="spellEnd"/>
      <w:r w:rsidRPr="00DA7FFB">
        <w:rPr>
          <w:lang w:val="en-US"/>
        </w:rPr>
        <w:t xml:space="preserve">, S., </w:t>
      </w:r>
      <w:proofErr w:type="spellStart"/>
      <w:r w:rsidRPr="00DA7FFB">
        <w:rPr>
          <w:lang w:val="en-US"/>
        </w:rPr>
        <w:t>Moghadassi</w:t>
      </w:r>
      <w:proofErr w:type="spellEnd"/>
      <w:r w:rsidRPr="00DA7FFB">
        <w:rPr>
          <w:lang w:val="en-US"/>
        </w:rPr>
        <w:t>, A., &amp; Moradi, S. (2009). Numerical simulation of mass transfer in gas–liquid hollow fiber membrane contactors for laminar flow conditions. Simulation Modelling Practice and Theory, 17(4), 708–718. https://doi.org/10.1016/j.simpat.2008.12.002</w:t>
      </w:r>
    </w:p>
    <w:p w14:paraId="0A07A5DD" w14:textId="44053859" w:rsidR="00DA7FFB" w:rsidRPr="00DA7FFB" w:rsidRDefault="00DA7FFB" w:rsidP="00DA7FFB">
      <w:pPr>
        <w:pStyle w:val="Prrafodelista"/>
        <w:numPr>
          <w:ilvl w:val="0"/>
          <w:numId w:val="86"/>
        </w:numPr>
        <w:spacing w:line="480" w:lineRule="auto"/>
        <w:ind w:left="142"/>
        <w:jc w:val="both"/>
        <w:rPr>
          <w:lang w:val="en-US"/>
        </w:rPr>
      </w:pPr>
      <w:proofErr w:type="spellStart"/>
      <w:r w:rsidRPr="00DA7FFB">
        <w:rPr>
          <w:lang w:val="en-US"/>
        </w:rPr>
        <w:t>Shulgau</w:t>
      </w:r>
      <w:proofErr w:type="spellEnd"/>
      <w:r w:rsidRPr="00DA7FFB">
        <w:rPr>
          <w:lang w:val="en-US"/>
        </w:rPr>
        <w:t xml:space="preserve">, Z., </w:t>
      </w:r>
      <w:proofErr w:type="spellStart"/>
      <w:r w:rsidRPr="00DA7FFB">
        <w:rPr>
          <w:lang w:val="en-US"/>
        </w:rPr>
        <w:t>Tritek</w:t>
      </w:r>
      <w:proofErr w:type="spellEnd"/>
      <w:r w:rsidRPr="00DA7FFB">
        <w:rPr>
          <w:lang w:val="en-US"/>
        </w:rPr>
        <w:t xml:space="preserve">, V., Gulyaev, A., </w:t>
      </w:r>
      <w:proofErr w:type="spellStart"/>
      <w:r w:rsidRPr="00DA7FFB">
        <w:rPr>
          <w:lang w:val="en-US"/>
        </w:rPr>
        <w:t>Adilgozhina</w:t>
      </w:r>
      <w:proofErr w:type="spellEnd"/>
      <w:r w:rsidRPr="00DA7FFB">
        <w:rPr>
          <w:lang w:val="en-US"/>
        </w:rPr>
        <w:t xml:space="preserve">, G., &amp; </w:t>
      </w:r>
      <w:proofErr w:type="spellStart"/>
      <w:r w:rsidRPr="00DA7FFB">
        <w:rPr>
          <w:lang w:val="en-US"/>
        </w:rPr>
        <w:t>Nurgozhin</w:t>
      </w:r>
      <w:proofErr w:type="spellEnd"/>
      <w:r w:rsidRPr="00DA7FFB">
        <w:rPr>
          <w:lang w:val="en-US"/>
        </w:rPr>
        <w:t>, T. (2014). Polyphenol concentrate from Kazakhstan Cabernet Sauvignon collection of grapes. Central Asian journal of global health, 3. https://doi.org/10.5195/cajgh.2014.174</w:t>
      </w:r>
    </w:p>
    <w:p w14:paraId="6A192851" w14:textId="16EC8A7D" w:rsidR="00DA7FFB" w:rsidRPr="00DA7FFB" w:rsidRDefault="00DA7FFB" w:rsidP="00DA7FFB">
      <w:pPr>
        <w:pStyle w:val="Prrafodelista"/>
        <w:numPr>
          <w:ilvl w:val="0"/>
          <w:numId w:val="86"/>
        </w:numPr>
        <w:spacing w:line="480" w:lineRule="auto"/>
        <w:ind w:left="142"/>
        <w:jc w:val="both"/>
      </w:pPr>
      <w:r w:rsidRPr="00DA7FFB">
        <w:lastRenderedPageBreak/>
        <w:t>Silva-Vera, W. E. (2009). MODELACIÓN MATEMÁTICA DE LA EXTRACCIÓN DE SO2 DESDE VINO MEDIANTE CONTACTADORES DE MEMBRANA PARA SU CUANTIFICACIÓN ANALÍTICA. Universidad de Santiago de Chile.</w:t>
      </w:r>
    </w:p>
    <w:p w14:paraId="5F4D95A3" w14:textId="344D8A9D" w:rsidR="00DA7FFB" w:rsidRPr="00DA7FFB" w:rsidRDefault="00DA7FFB" w:rsidP="00DA7FFB">
      <w:pPr>
        <w:pStyle w:val="Prrafodelista"/>
        <w:numPr>
          <w:ilvl w:val="0"/>
          <w:numId w:val="86"/>
        </w:numPr>
        <w:spacing w:line="480" w:lineRule="auto"/>
        <w:ind w:left="142"/>
        <w:jc w:val="both"/>
        <w:rPr>
          <w:lang w:val="en-US"/>
        </w:rPr>
      </w:pPr>
      <w:r w:rsidRPr="00073C29">
        <w:t xml:space="preserve">Singla, R. K., </w:t>
      </w:r>
      <w:proofErr w:type="spellStart"/>
      <w:r w:rsidRPr="00073C29">
        <w:t>Dubey</w:t>
      </w:r>
      <w:proofErr w:type="spellEnd"/>
      <w:r w:rsidRPr="00073C29">
        <w:t xml:space="preserve">, A. K., </w:t>
      </w:r>
      <w:proofErr w:type="spellStart"/>
      <w:r w:rsidRPr="00073C29">
        <w:t>Garg</w:t>
      </w:r>
      <w:proofErr w:type="spellEnd"/>
      <w:r w:rsidRPr="00073C29">
        <w:t xml:space="preserve">, A., Sharma, R. K., </w:t>
      </w:r>
      <w:proofErr w:type="spellStart"/>
      <w:r w:rsidRPr="00073C29">
        <w:t>Fiorino</w:t>
      </w:r>
      <w:proofErr w:type="spellEnd"/>
      <w:r w:rsidRPr="00073C29">
        <w:t xml:space="preserve">, M., </w:t>
      </w:r>
      <w:proofErr w:type="spellStart"/>
      <w:r w:rsidRPr="00073C29">
        <w:t>Ameen</w:t>
      </w:r>
      <w:proofErr w:type="spellEnd"/>
      <w:r w:rsidRPr="00073C29">
        <w:t>, S. M., Haddad, M. A., &amp; Al-</w:t>
      </w:r>
      <w:proofErr w:type="spellStart"/>
      <w:r w:rsidRPr="00073C29">
        <w:t>Hiary</w:t>
      </w:r>
      <w:proofErr w:type="spellEnd"/>
      <w:r w:rsidRPr="00073C29">
        <w:t xml:space="preserve">, M. (2019). </w:t>
      </w:r>
      <w:r w:rsidRPr="00DA7FFB">
        <w:rPr>
          <w:lang w:val="en-US"/>
        </w:rPr>
        <w:t>Natural polyphenols: Chemical classification, definition of classes, subcategories, and structures. Journal of AOAC International, 102(5), 1397–1400. https://doi.org/10.5740/jaoacint.19-0133</w:t>
      </w:r>
    </w:p>
    <w:p w14:paraId="449D01B3" w14:textId="6EF06D5F" w:rsidR="00DA7FFB" w:rsidRPr="00DA7FFB" w:rsidRDefault="00DA7FFB" w:rsidP="00DA7FFB">
      <w:pPr>
        <w:pStyle w:val="Prrafodelista"/>
        <w:numPr>
          <w:ilvl w:val="0"/>
          <w:numId w:val="86"/>
        </w:numPr>
        <w:spacing w:line="480" w:lineRule="auto"/>
        <w:ind w:left="142"/>
        <w:jc w:val="both"/>
      </w:pPr>
      <w:r w:rsidRPr="00DA7FFB">
        <w:t>Tamaño del mercado de polifenoles y análisis de acciones - Informe de investigación de la industria - Tendencias de crecimiento. (s/f). Mordorintelligence.com. Recuperado el 18 de julio de 2024, de https://www.mordorintelligence.com/es/industry-reports/polyphenol-market</w:t>
      </w:r>
    </w:p>
    <w:p w14:paraId="637BA2D2" w14:textId="4D403AF1" w:rsidR="00DA7FFB" w:rsidRPr="00DA7FFB" w:rsidRDefault="00DA7FFB" w:rsidP="00DA7FFB">
      <w:pPr>
        <w:pStyle w:val="Prrafodelista"/>
        <w:numPr>
          <w:ilvl w:val="0"/>
          <w:numId w:val="86"/>
        </w:numPr>
        <w:spacing w:line="480" w:lineRule="auto"/>
        <w:ind w:left="142"/>
        <w:jc w:val="both"/>
        <w:rPr>
          <w:lang w:val="en-US"/>
        </w:rPr>
      </w:pPr>
      <w:bookmarkStart w:id="8080" w:name="_Hlk209539983"/>
      <w:r w:rsidRPr="00DA7FFB">
        <w:t xml:space="preserve">Valdés, H., Romero, J., Saavedra, A., Plaza, A., &amp; </w:t>
      </w:r>
      <w:proofErr w:type="spellStart"/>
      <w:r w:rsidRPr="00DA7FFB">
        <w:t>Bubnovich</w:t>
      </w:r>
      <w:proofErr w:type="spellEnd"/>
      <w:r w:rsidRPr="00DA7FFB">
        <w:t xml:space="preserve">, V. (2009). </w:t>
      </w:r>
      <w:r w:rsidRPr="00DA7FFB">
        <w:rPr>
          <w:lang w:val="en-US"/>
        </w:rPr>
        <w:t>Concentration of noni juice by means of osmotic distillation. Journal of Membrane Science, 330(1–2), 205–213. https://doi.org/10.1016/j.memsci.2008.12.053</w:t>
      </w:r>
    </w:p>
    <w:bookmarkEnd w:id="8080"/>
    <w:p w14:paraId="24D26CEC" w14:textId="6D9F51E1" w:rsidR="00DA7FFB" w:rsidRDefault="00DA7FFB" w:rsidP="00DA7FFB">
      <w:pPr>
        <w:pStyle w:val="Prrafodelista"/>
        <w:numPr>
          <w:ilvl w:val="0"/>
          <w:numId w:val="86"/>
        </w:numPr>
        <w:spacing w:line="480" w:lineRule="auto"/>
        <w:ind w:left="142"/>
        <w:jc w:val="both"/>
      </w:pPr>
      <w:proofErr w:type="spellStart"/>
      <w:r w:rsidRPr="00DA7FFB">
        <w:t>Zena-Membranes</w:t>
      </w:r>
      <w:proofErr w:type="spellEnd"/>
      <w:r w:rsidRPr="00DA7FFB">
        <w:t xml:space="preserve">. (2025). D50 PC module. Zena-Membranes.Cz; </w:t>
      </w:r>
      <w:proofErr w:type="spellStart"/>
      <w:r w:rsidRPr="00DA7FFB">
        <w:t>zena-membranes</w:t>
      </w:r>
      <w:proofErr w:type="spellEnd"/>
      <w:r w:rsidRPr="00DA7FFB">
        <w:t xml:space="preserve">. </w:t>
      </w:r>
      <w:hyperlink r:id="rId39" w:history="1">
        <w:r w:rsidRPr="008F28A5">
          <w:rPr>
            <w:rStyle w:val="Hipervnculo"/>
          </w:rPr>
          <w:t>https://www.zena-membranes.cz/index.php/component/content/article/64-d50-pc-module?catid=13</w:t>
        </w:r>
      </w:hyperlink>
    </w:p>
    <w:p w14:paraId="57098956" w14:textId="03B9B2A0" w:rsidR="00DA7FFB" w:rsidRDefault="00DA7FFB">
      <w:r>
        <w:br w:type="page"/>
      </w:r>
    </w:p>
    <w:p w14:paraId="645066AF" w14:textId="68306CFF" w:rsidR="005D4C84" w:rsidRPr="00870C86" w:rsidRDefault="005D4C84" w:rsidP="005D4C84">
      <w:pPr>
        <w:pStyle w:val="Ttulo1"/>
        <w:rPr>
          <w:rFonts w:ascii="Arial" w:hAnsi="Arial" w:cs="Arial"/>
          <w:b/>
          <w:bCs/>
          <w:color w:val="auto"/>
          <w:sz w:val="24"/>
          <w:szCs w:val="24"/>
        </w:rPr>
      </w:pPr>
      <w:bookmarkStart w:id="8081" w:name="_Toc209475957"/>
      <w:r w:rsidRPr="00870C86">
        <w:rPr>
          <w:rFonts w:ascii="Arial" w:hAnsi="Arial" w:cs="Arial"/>
          <w:b/>
          <w:bCs/>
          <w:color w:val="auto"/>
          <w:sz w:val="24"/>
          <w:szCs w:val="24"/>
        </w:rPr>
        <w:lastRenderedPageBreak/>
        <w:t>8. Anexos</w:t>
      </w:r>
      <w:bookmarkEnd w:id="8081"/>
    </w:p>
    <w:p w14:paraId="47140C48" w14:textId="43B2B28B" w:rsidR="00FA75DB" w:rsidRDefault="00072227" w:rsidP="00FA75DB">
      <w:r w:rsidRPr="00870C86">
        <w:rPr>
          <w:b/>
          <w:bCs/>
        </w:rPr>
        <w:t xml:space="preserve">Tabla </w:t>
      </w:r>
      <w:r w:rsidR="00155564" w:rsidRPr="00870C86">
        <w:rPr>
          <w:b/>
          <w:bCs/>
        </w:rPr>
        <w:t>A</w:t>
      </w:r>
      <w:r w:rsidR="00155564">
        <w:t>. Correlaciones de Sherwood para la carcasa</w:t>
      </w:r>
    </w:p>
    <w:tbl>
      <w:tblPr>
        <w:tblStyle w:val="Tablaconcuadrcula"/>
        <w:tblW w:w="9918" w:type="dxa"/>
        <w:tblLook w:val="04A0" w:firstRow="1" w:lastRow="0" w:firstColumn="1" w:lastColumn="0" w:noHBand="0" w:noVBand="1"/>
      </w:tblPr>
      <w:tblGrid>
        <w:gridCol w:w="562"/>
        <w:gridCol w:w="7088"/>
        <w:gridCol w:w="2268"/>
      </w:tblGrid>
      <w:tr w:rsidR="00571DCE" w14:paraId="06473F87" w14:textId="77777777" w:rsidTr="00571DCE">
        <w:tc>
          <w:tcPr>
            <w:tcW w:w="562" w:type="dxa"/>
          </w:tcPr>
          <w:p w14:paraId="1A53190C" w14:textId="55964E49" w:rsidR="00571DCE" w:rsidRDefault="00571DCE" w:rsidP="00FA75DB">
            <w:proofErr w:type="spellStart"/>
            <w:r>
              <w:t>N°</w:t>
            </w:r>
            <w:proofErr w:type="spellEnd"/>
          </w:p>
        </w:tc>
        <w:tc>
          <w:tcPr>
            <w:tcW w:w="7088" w:type="dxa"/>
          </w:tcPr>
          <w:p w14:paraId="5BBC079A" w14:textId="14FBC8CD" w:rsidR="00571DCE" w:rsidRPr="00CA3827" w:rsidRDefault="00571DCE" w:rsidP="00FA75DB">
            <w:pPr>
              <w:rPr>
                <w:rFonts w:ascii="Arial" w:hAnsi="Arial" w:cs="Arial"/>
                <w:sz w:val="22"/>
                <w:szCs w:val="22"/>
              </w:rPr>
            </w:pPr>
            <w:r w:rsidRPr="00CA3827">
              <w:rPr>
                <w:rFonts w:ascii="Arial" w:hAnsi="Arial" w:cs="Arial"/>
                <w:sz w:val="22"/>
                <w:szCs w:val="22"/>
              </w:rPr>
              <w:t>Correlación</w:t>
            </w:r>
          </w:p>
        </w:tc>
        <w:tc>
          <w:tcPr>
            <w:tcW w:w="2268" w:type="dxa"/>
          </w:tcPr>
          <w:p w14:paraId="577C7FC0" w14:textId="440127F0" w:rsidR="00571DCE" w:rsidRPr="00CA3827" w:rsidRDefault="00571DCE" w:rsidP="00FA75DB">
            <w:pPr>
              <w:rPr>
                <w:rFonts w:ascii="Arial" w:hAnsi="Arial" w:cs="Arial"/>
                <w:sz w:val="22"/>
                <w:szCs w:val="22"/>
              </w:rPr>
            </w:pPr>
            <w:r w:rsidRPr="00CA3827">
              <w:rPr>
                <w:rFonts w:ascii="Arial" w:hAnsi="Arial" w:cs="Arial"/>
                <w:sz w:val="22"/>
                <w:szCs w:val="22"/>
              </w:rPr>
              <w:t>Condiciones</w:t>
            </w:r>
          </w:p>
        </w:tc>
      </w:tr>
      <w:tr w:rsidR="00571DCE" w14:paraId="7C14F23C" w14:textId="77777777" w:rsidTr="00571DCE">
        <w:tc>
          <w:tcPr>
            <w:tcW w:w="562" w:type="dxa"/>
          </w:tcPr>
          <w:p w14:paraId="0DC79DA5" w14:textId="45FC30AF" w:rsidR="00571DCE" w:rsidRPr="00B42326" w:rsidRDefault="00571DCE" w:rsidP="00FA75DB">
            <w:r>
              <w:t>1</w:t>
            </w:r>
          </w:p>
        </w:tc>
        <w:tc>
          <w:tcPr>
            <w:tcW w:w="7088" w:type="dxa"/>
          </w:tcPr>
          <w:p w14:paraId="765CC261" w14:textId="76F0C522"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368A87A6" wp14:editId="7B82B4CE">
                  <wp:extent cx="2295845" cy="419158"/>
                  <wp:effectExtent l="0" t="0" r="9525" b="0"/>
                  <wp:docPr id="1942147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47405" name=""/>
                          <pic:cNvPicPr/>
                        </pic:nvPicPr>
                        <pic:blipFill>
                          <a:blip r:embed="rId40"/>
                          <a:stretch>
                            <a:fillRect/>
                          </a:stretch>
                        </pic:blipFill>
                        <pic:spPr>
                          <a:xfrm>
                            <a:off x="0" y="0"/>
                            <a:ext cx="2295845" cy="419158"/>
                          </a:xfrm>
                          <a:prstGeom prst="rect">
                            <a:avLst/>
                          </a:prstGeom>
                        </pic:spPr>
                      </pic:pic>
                    </a:graphicData>
                  </a:graphic>
                </wp:inline>
              </w:drawing>
            </w:r>
          </w:p>
        </w:tc>
        <w:tc>
          <w:tcPr>
            <w:tcW w:w="2268" w:type="dxa"/>
          </w:tcPr>
          <w:p w14:paraId="4A6BF270" w14:textId="1BC069C8" w:rsidR="00CA3827" w:rsidRPr="00CA3827" w:rsidRDefault="00CA3827" w:rsidP="00FA75DB">
            <w:pPr>
              <w:rPr>
                <w:rFonts w:ascii="Arial" w:hAnsi="Arial" w:cs="Arial"/>
                <w:sz w:val="22"/>
                <w:szCs w:val="22"/>
              </w:rPr>
            </w:pPr>
            <w:r w:rsidRPr="00CA3827">
              <w:rPr>
                <w:rFonts w:ascii="Arial" w:hAnsi="Arial" w:cs="Arial"/>
                <w:sz w:val="22"/>
                <w:szCs w:val="22"/>
              </w:rPr>
              <w:t>Ext. Líquido-líquido</w:t>
            </w:r>
          </w:p>
          <w:p w14:paraId="5F9A071C" w14:textId="0CAFAC26" w:rsidR="00571DCE" w:rsidRPr="00CA3827" w:rsidRDefault="00CA3827" w:rsidP="00FA75DB">
            <w:pPr>
              <w:rPr>
                <w:rFonts w:ascii="Arial" w:hAnsi="Arial" w:cs="Arial"/>
                <w:sz w:val="22"/>
                <w:szCs w:val="22"/>
              </w:rPr>
            </w:pPr>
            <w:r w:rsidRPr="00CA3827">
              <w:rPr>
                <w:rFonts w:ascii="Cambria Math" w:hAnsi="Cambria Math" w:cs="Cambria Math"/>
                <w:sz w:val="22"/>
                <w:szCs w:val="22"/>
              </w:rPr>
              <w:t>𝜑</w:t>
            </w:r>
            <w:r w:rsidRPr="00CA3827">
              <w:rPr>
                <w:rFonts w:ascii="Arial" w:hAnsi="Arial" w:cs="Arial"/>
                <w:sz w:val="22"/>
                <w:szCs w:val="22"/>
              </w:rPr>
              <w:t xml:space="preserve"> &lt; 0.2; </w:t>
            </w:r>
            <w:r w:rsidRPr="00CA3827">
              <w:rPr>
                <w:rFonts w:ascii="Cambria Math" w:hAnsi="Cambria Math" w:cs="Cambria Math"/>
                <w:sz w:val="22"/>
                <w:szCs w:val="22"/>
              </w:rPr>
              <w:t>𝑅𝑒</w:t>
            </w:r>
            <w:r w:rsidRPr="00CA3827">
              <w:rPr>
                <w:rFonts w:ascii="Arial" w:hAnsi="Arial" w:cs="Arial"/>
                <w:sz w:val="22"/>
                <w:szCs w:val="22"/>
              </w:rPr>
              <w:t xml:space="preserve"> &lt; 500</w:t>
            </w:r>
          </w:p>
        </w:tc>
      </w:tr>
      <w:tr w:rsidR="00571DCE" w14:paraId="779D5FBD" w14:textId="77777777" w:rsidTr="00571DCE">
        <w:tc>
          <w:tcPr>
            <w:tcW w:w="562" w:type="dxa"/>
          </w:tcPr>
          <w:p w14:paraId="606819F5" w14:textId="7017E133" w:rsidR="00571DCE" w:rsidRPr="00B42326" w:rsidRDefault="00571DCE" w:rsidP="00FA75DB">
            <w:r>
              <w:t>2</w:t>
            </w:r>
          </w:p>
        </w:tc>
        <w:tc>
          <w:tcPr>
            <w:tcW w:w="7088" w:type="dxa"/>
          </w:tcPr>
          <w:p w14:paraId="4A9DEEBE" w14:textId="732EAB22"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3B43682F" wp14:editId="2400A62C">
                  <wp:extent cx="1190791" cy="295316"/>
                  <wp:effectExtent l="0" t="0" r="9525" b="9525"/>
                  <wp:docPr id="1626589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9543" name=""/>
                          <pic:cNvPicPr/>
                        </pic:nvPicPr>
                        <pic:blipFill>
                          <a:blip r:embed="rId41"/>
                          <a:stretch>
                            <a:fillRect/>
                          </a:stretch>
                        </pic:blipFill>
                        <pic:spPr>
                          <a:xfrm>
                            <a:off x="0" y="0"/>
                            <a:ext cx="1190791" cy="295316"/>
                          </a:xfrm>
                          <a:prstGeom prst="rect">
                            <a:avLst/>
                          </a:prstGeom>
                        </pic:spPr>
                      </pic:pic>
                    </a:graphicData>
                  </a:graphic>
                </wp:inline>
              </w:drawing>
            </w:r>
          </w:p>
        </w:tc>
        <w:tc>
          <w:tcPr>
            <w:tcW w:w="2268" w:type="dxa"/>
          </w:tcPr>
          <w:p w14:paraId="7FB421CE" w14:textId="5BFA67EE" w:rsidR="00571DCE" w:rsidRDefault="00CA3827" w:rsidP="00FA75DB">
            <w:pPr>
              <w:rPr>
                <w:rFonts w:ascii="Arial" w:hAnsi="Arial" w:cs="Arial"/>
                <w:sz w:val="22"/>
                <w:szCs w:val="22"/>
              </w:rPr>
            </w:pPr>
            <w:r w:rsidRPr="00CA3827">
              <w:rPr>
                <w:rFonts w:ascii="Arial" w:hAnsi="Arial" w:cs="Arial"/>
                <w:sz w:val="22"/>
                <w:szCs w:val="22"/>
              </w:rPr>
              <w:t xml:space="preserve">Extracción gas </w:t>
            </w:r>
            <w:r w:rsidR="00435E05">
              <w:rPr>
                <w:rFonts w:ascii="Arial" w:hAnsi="Arial" w:cs="Arial"/>
                <w:sz w:val="22"/>
                <w:szCs w:val="22"/>
              </w:rPr>
              <w:t>–</w:t>
            </w:r>
            <w:r w:rsidRPr="00CA3827">
              <w:rPr>
                <w:rFonts w:ascii="Arial" w:hAnsi="Arial" w:cs="Arial"/>
                <w:sz w:val="22"/>
                <w:szCs w:val="22"/>
              </w:rPr>
              <w:t xml:space="preserve"> liquido</w:t>
            </w:r>
          </w:p>
          <w:p w14:paraId="27DCCE1C" w14:textId="4052206E" w:rsidR="00435E05" w:rsidRPr="00CA3827" w:rsidRDefault="00435E05" w:rsidP="00FA75DB">
            <w:pPr>
              <w:rPr>
                <w:rFonts w:ascii="Arial" w:hAnsi="Arial" w:cs="Arial"/>
                <w:sz w:val="22"/>
                <w:szCs w:val="22"/>
              </w:rPr>
            </w:pPr>
            <w:r w:rsidRPr="00435E05">
              <w:rPr>
                <w:rFonts w:ascii="Cambria Math" w:hAnsi="Cambria Math" w:cs="Cambria Math"/>
                <w:sz w:val="22"/>
                <w:szCs w:val="22"/>
              </w:rPr>
              <w:t>𝐺𝑧</w:t>
            </w:r>
            <w:r w:rsidRPr="00435E05">
              <w:rPr>
                <w:rFonts w:ascii="Arial" w:hAnsi="Arial" w:cs="Arial"/>
                <w:sz w:val="22"/>
                <w:szCs w:val="22"/>
              </w:rPr>
              <w:t xml:space="preserve"> ≤ </w:t>
            </w:r>
            <w:proofErr w:type="gramStart"/>
            <w:r w:rsidRPr="00435E05">
              <w:rPr>
                <w:rFonts w:ascii="Arial" w:hAnsi="Arial" w:cs="Arial"/>
                <w:sz w:val="22"/>
                <w:szCs w:val="22"/>
              </w:rPr>
              <w:t>60 ;</w:t>
            </w:r>
            <w:proofErr w:type="gramEnd"/>
            <w:r w:rsidRPr="00435E05">
              <w:rPr>
                <w:rFonts w:ascii="Arial" w:hAnsi="Arial" w:cs="Arial"/>
                <w:sz w:val="22"/>
                <w:szCs w:val="22"/>
              </w:rPr>
              <w:t xml:space="preserve"> </w:t>
            </w:r>
            <w:r w:rsidRPr="00435E05">
              <w:rPr>
                <w:rFonts w:ascii="Cambria Math" w:hAnsi="Cambria Math" w:cs="Cambria Math"/>
                <w:sz w:val="22"/>
                <w:szCs w:val="22"/>
              </w:rPr>
              <w:t>𝜑</w:t>
            </w:r>
            <w:r w:rsidRPr="00435E05">
              <w:rPr>
                <w:rFonts w:ascii="Arial" w:hAnsi="Arial" w:cs="Arial"/>
                <w:sz w:val="22"/>
                <w:szCs w:val="22"/>
              </w:rPr>
              <w:t xml:space="preserve"> elevados</w:t>
            </w:r>
          </w:p>
        </w:tc>
      </w:tr>
      <w:tr w:rsidR="00571DCE" w14:paraId="6EA3744A" w14:textId="77777777" w:rsidTr="00571DCE">
        <w:tc>
          <w:tcPr>
            <w:tcW w:w="562" w:type="dxa"/>
          </w:tcPr>
          <w:p w14:paraId="12577CE1" w14:textId="4C67A6DB" w:rsidR="00571DCE" w:rsidRPr="00B42326" w:rsidRDefault="00571DCE" w:rsidP="00FA75DB">
            <w:r>
              <w:t>3</w:t>
            </w:r>
          </w:p>
        </w:tc>
        <w:tc>
          <w:tcPr>
            <w:tcW w:w="7088" w:type="dxa"/>
          </w:tcPr>
          <w:p w14:paraId="6B6EBE1C" w14:textId="7EE78147"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5F348CCF" wp14:editId="7E0ACA9F">
                  <wp:extent cx="1638529" cy="495369"/>
                  <wp:effectExtent l="0" t="0" r="0" b="0"/>
                  <wp:docPr id="2064400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0843" name=""/>
                          <pic:cNvPicPr/>
                        </pic:nvPicPr>
                        <pic:blipFill>
                          <a:blip r:embed="rId42"/>
                          <a:stretch>
                            <a:fillRect/>
                          </a:stretch>
                        </pic:blipFill>
                        <pic:spPr>
                          <a:xfrm>
                            <a:off x="0" y="0"/>
                            <a:ext cx="1638529" cy="495369"/>
                          </a:xfrm>
                          <a:prstGeom prst="rect">
                            <a:avLst/>
                          </a:prstGeom>
                        </pic:spPr>
                      </pic:pic>
                    </a:graphicData>
                  </a:graphic>
                </wp:inline>
              </w:drawing>
            </w:r>
          </w:p>
        </w:tc>
        <w:tc>
          <w:tcPr>
            <w:tcW w:w="2268" w:type="dxa"/>
          </w:tcPr>
          <w:p w14:paraId="2529E473" w14:textId="2D414A66" w:rsidR="00571DCE" w:rsidRDefault="00435E05" w:rsidP="00FA75DB">
            <w:pPr>
              <w:rPr>
                <w:rFonts w:ascii="Arial" w:hAnsi="Arial" w:cs="Arial"/>
                <w:sz w:val="22"/>
                <w:szCs w:val="22"/>
              </w:rPr>
            </w:pPr>
            <w:r>
              <w:rPr>
                <w:rFonts w:ascii="Arial" w:hAnsi="Arial" w:cs="Arial"/>
                <w:sz w:val="22"/>
                <w:szCs w:val="22"/>
              </w:rPr>
              <w:t>Extracción de proteínas</w:t>
            </w:r>
          </w:p>
          <w:p w14:paraId="12801A1B" w14:textId="77777777" w:rsidR="00435E05" w:rsidRPr="00435E05" w:rsidRDefault="00435E05" w:rsidP="00435E05">
            <w:pPr>
              <w:jc w:val="center"/>
              <w:rPr>
                <w:rFonts w:ascii="Arial" w:hAnsi="Arial" w:cs="Arial"/>
                <w:sz w:val="22"/>
                <w:szCs w:val="22"/>
              </w:rPr>
            </w:pPr>
          </w:p>
        </w:tc>
      </w:tr>
      <w:tr w:rsidR="00571DCE" w14:paraId="6BF3F804" w14:textId="77777777" w:rsidTr="00571DCE">
        <w:tc>
          <w:tcPr>
            <w:tcW w:w="562" w:type="dxa"/>
          </w:tcPr>
          <w:p w14:paraId="697CF296" w14:textId="60362D21" w:rsidR="00571DCE" w:rsidRPr="00132675" w:rsidRDefault="00571DCE" w:rsidP="00FA75DB">
            <w:r>
              <w:t>4</w:t>
            </w:r>
          </w:p>
        </w:tc>
        <w:tc>
          <w:tcPr>
            <w:tcW w:w="7088" w:type="dxa"/>
          </w:tcPr>
          <w:p w14:paraId="0FB12D74" w14:textId="1F71BD6E"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5DA65A10" wp14:editId="51D9FB8B">
                  <wp:extent cx="2057687" cy="438211"/>
                  <wp:effectExtent l="0" t="0" r="0" b="0"/>
                  <wp:docPr id="1220734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4375" name=""/>
                          <pic:cNvPicPr/>
                        </pic:nvPicPr>
                        <pic:blipFill>
                          <a:blip r:embed="rId43"/>
                          <a:stretch>
                            <a:fillRect/>
                          </a:stretch>
                        </pic:blipFill>
                        <pic:spPr>
                          <a:xfrm>
                            <a:off x="0" y="0"/>
                            <a:ext cx="2057687" cy="438211"/>
                          </a:xfrm>
                          <a:prstGeom prst="rect">
                            <a:avLst/>
                          </a:prstGeom>
                        </pic:spPr>
                      </pic:pic>
                    </a:graphicData>
                  </a:graphic>
                </wp:inline>
              </w:drawing>
            </w:r>
          </w:p>
        </w:tc>
        <w:tc>
          <w:tcPr>
            <w:tcW w:w="2268" w:type="dxa"/>
          </w:tcPr>
          <w:p w14:paraId="1B296447" w14:textId="7053AF33" w:rsidR="00571DCE" w:rsidRPr="00CA3827" w:rsidRDefault="00435E05" w:rsidP="00FA75DB">
            <w:pPr>
              <w:rPr>
                <w:rFonts w:ascii="Arial" w:hAnsi="Arial" w:cs="Arial"/>
                <w:sz w:val="22"/>
                <w:szCs w:val="22"/>
              </w:rPr>
            </w:pPr>
            <w:r w:rsidRPr="00435E05">
              <w:rPr>
                <w:rFonts w:ascii="Arial" w:hAnsi="Arial" w:cs="Arial"/>
                <w:sz w:val="22"/>
                <w:szCs w:val="22"/>
              </w:rPr>
              <w:t xml:space="preserve">0.11 &lt; </w:t>
            </w:r>
            <w:r w:rsidRPr="00435E05">
              <w:rPr>
                <w:rFonts w:ascii="Cambria Math" w:hAnsi="Cambria Math" w:cs="Cambria Math"/>
                <w:sz w:val="22"/>
                <w:szCs w:val="22"/>
              </w:rPr>
              <w:t>𝑅𝑒</w:t>
            </w:r>
            <w:r w:rsidRPr="00435E05">
              <w:rPr>
                <w:rFonts w:ascii="Arial" w:hAnsi="Arial" w:cs="Arial"/>
                <w:sz w:val="22"/>
                <w:szCs w:val="22"/>
              </w:rPr>
              <w:t xml:space="preserve"> &lt; </w:t>
            </w:r>
            <w:proofErr w:type="gramStart"/>
            <w:r w:rsidRPr="00435E05">
              <w:rPr>
                <w:rFonts w:ascii="Arial" w:hAnsi="Arial" w:cs="Arial"/>
                <w:sz w:val="22"/>
                <w:szCs w:val="22"/>
              </w:rPr>
              <w:t>17.3 ;</w:t>
            </w:r>
            <w:proofErr w:type="gramEnd"/>
            <w:r w:rsidRPr="00435E05">
              <w:rPr>
                <w:rFonts w:ascii="Arial" w:hAnsi="Arial" w:cs="Arial"/>
                <w:sz w:val="22"/>
                <w:szCs w:val="22"/>
              </w:rPr>
              <w:t xml:space="preserve"> </w:t>
            </w:r>
            <w:r w:rsidRPr="00435E05">
              <w:rPr>
                <w:rFonts w:ascii="Cambria Math" w:hAnsi="Cambria Math" w:cs="Cambria Math"/>
                <w:sz w:val="22"/>
                <w:szCs w:val="22"/>
              </w:rPr>
              <w:t>𝜑</w:t>
            </w:r>
            <w:r w:rsidRPr="00435E05">
              <w:rPr>
                <w:rFonts w:ascii="Arial" w:hAnsi="Arial" w:cs="Arial"/>
                <w:sz w:val="22"/>
                <w:szCs w:val="22"/>
              </w:rPr>
              <w:t xml:space="preserve"> = 0.3</w:t>
            </w:r>
          </w:p>
        </w:tc>
      </w:tr>
      <w:tr w:rsidR="00571DCE" w14:paraId="60327424" w14:textId="77777777" w:rsidTr="00571DCE">
        <w:tc>
          <w:tcPr>
            <w:tcW w:w="562" w:type="dxa"/>
          </w:tcPr>
          <w:p w14:paraId="49A16DA8" w14:textId="079737C6" w:rsidR="00571DCE" w:rsidRPr="00132675" w:rsidRDefault="00571DCE" w:rsidP="00FA75DB">
            <w:r>
              <w:t>5</w:t>
            </w:r>
          </w:p>
        </w:tc>
        <w:tc>
          <w:tcPr>
            <w:tcW w:w="7088" w:type="dxa"/>
          </w:tcPr>
          <w:p w14:paraId="097E98B5" w14:textId="120E4CB5"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279B7AF8" wp14:editId="12C951D1">
                  <wp:extent cx="2772162" cy="276264"/>
                  <wp:effectExtent l="0" t="0" r="0" b="9525"/>
                  <wp:docPr id="819988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88302" name=""/>
                          <pic:cNvPicPr/>
                        </pic:nvPicPr>
                        <pic:blipFill>
                          <a:blip r:embed="rId44"/>
                          <a:stretch>
                            <a:fillRect/>
                          </a:stretch>
                        </pic:blipFill>
                        <pic:spPr>
                          <a:xfrm>
                            <a:off x="0" y="0"/>
                            <a:ext cx="2772162" cy="276264"/>
                          </a:xfrm>
                          <a:prstGeom prst="rect">
                            <a:avLst/>
                          </a:prstGeom>
                        </pic:spPr>
                      </pic:pic>
                    </a:graphicData>
                  </a:graphic>
                </wp:inline>
              </w:drawing>
            </w:r>
          </w:p>
        </w:tc>
        <w:tc>
          <w:tcPr>
            <w:tcW w:w="2268" w:type="dxa"/>
          </w:tcPr>
          <w:p w14:paraId="58B516EB" w14:textId="6EA8858C" w:rsidR="00571DCE" w:rsidRPr="00CA3827" w:rsidRDefault="00435E05" w:rsidP="00FA75DB">
            <w:pPr>
              <w:rPr>
                <w:rFonts w:ascii="Arial" w:hAnsi="Arial" w:cs="Arial"/>
                <w:sz w:val="22"/>
                <w:szCs w:val="22"/>
              </w:rPr>
            </w:pPr>
            <w:r w:rsidRPr="00435E05">
              <w:rPr>
                <w:rFonts w:ascii="Cambria Math" w:hAnsi="Cambria Math" w:cs="Cambria Math"/>
                <w:sz w:val="22"/>
                <w:szCs w:val="22"/>
              </w:rPr>
              <w:t>𝑅𝑒</w:t>
            </w:r>
            <w:r w:rsidRPr="00435E05">
              <w:rPr>
                <w:rFonts w:ascii="Arial" w:hAnsi="Arial" w:cs="Arial"/>
                <w:sz w:val="22"/>
                <w:szCs w:val="22"/>
              </w:rPr>
              <w:t xml:space="preserve"> = 100</w:t>
            </w:r>
          </w:p>
        </w:tc>
      </w:tr>
      <w:tr w:rsidR="00571DCE" w14:paraId="38F7A8B6" w14:textId="77777777" w:rsidTr="00571DCE">
        <w:tc>
          <w:tcPr>
            <w:tcW w:w="562" w:type="dxa"/>
          </w:tcPr>
          <w:p w14:paraId="328F3031" w14:textId="525A3DF2" w:rsidR="00571DCE" w:rsidRPr="00DC1DC3" w:rsidRDefault="00571DCE" w:rsidP="00FA75DB">
            <w:r>
              <w:t>6</w:t>
            </w:r>
          </w:p>
        </w:tc>
        <w:tc>
          <w:tcPr>
            <w:tcW w:w="7088" w:type="dxa"/>
          </w:tcPr>
          <w:p w14:paraId="5BF9307C" w14:textId="1198EB7F"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6D13221F" wp14:editId="1210E4CB">
                  <wp:extent cx="2467319" cy="304843"/>
                  <wp:effectExtent l="0" t="0" r="0" b="0"/>
                  <wp:docPr id="171274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45598" name=""/>
                          <pic:cNvPicPr/>
                        </pic:nvPicPr>
                        <pic:blipFill>
                          <a:blip r:embed="rId45"/>
                          <a:stretch>
                            <a:fillRect/>
                          </a:stretch>
                        </pic:blipFill>
                        <pic:spPr>
                          <a:xfrm>
                            <a:off x="0" y="0"/>
                            <a:ext cx="2467319" cy="304843"/>
                          </a:xfrm>
                          <a:prstGeom prst="rect">
                            <a:avLst/>
                          </a:prstGeom>
                        </pic:spPr>
                      </pic:pic>
                    </a:graphicData>
                  </a:graphic>
                </wp:inline>
              </w:drawing>
            </w:r>
          </w:p>
        </w:tc>
        <w:tc>
          <w:tcPr>
            <w:tcW w:w="2268" w:type="dxa"/>
          </w:tcPr>
          <w:p w14:paraId="2AC9A154" w14:textId="77777777" w:rsidR="00B10BC0" w:rsidRPr="00B10BC0" w:rsidRDefault="00B10BC0" w:rsidP="00B10BC0">
            <w:pPr>
              <w:rPr>
                <w:rFonts w:ascii="Arial" w:hAnsi="Arial" w:cs="Arial"/>
                <w:sz w:val="22"/>
                <w:szCs w:val="22"/>
              </w:rPr>
            </w:pPr>
            <w:r w:rsidRPr="00B10BC0">
              <w:rPr>
                <w:rFonts w:ascii="Arial" w:hAnsi="Arial" w:cs="Arial"/>
                <w:sz w:val="22"/>
                <w:szCs w:val="22"/>
              </w:rPr>
              <w:t>Extracción de etanol por</w:t>
            </w:r>
          </w:p>
          <w:p w14:paraId="01C5EEED" w14:textId="143ED42F" w:rsidR="00571DCE" w:rsidRPr="00CA3827" w:rsidRDefault="00B10BC0" w:rsidP="00B10BC0">
            <w:pPr>
              <w:rPr>
                <w:rFonts w:ascii="Arial" w:hAnsi="Arial" w:cs="Arial"/>
                <w:sz w:val="22"/>
                <w:szCs w:val="22"/>
              </w:rPr>
            </w:pPr>
            <w:r w:rsidRPr="00B10BC0">
              <w:rPr>
                <w:rFonts w:ascii="Arial" w:hAnsi="Arial" w:cs="Arial"/>
                <w:sz w:val="22"/>
                <w:szCs w:val="22"/>
              </w:rPr>
              <w:t xml:space="preserve">n – </w:t>
            </w:r>
            <w:proofErr w:type="spellStart"/>
            <w:r w:rsidRPr="00B10BC0">
              <w:rPr>
                <w:rFonts w:ascii="Arial" w:hAnsi="Arial" w:cs="Arial"/>
                <w:sz w:val="22"/>
                <w:szCs w:val="22"/>
              </w:rPr>
              <w:t>octanol</w:t>
            </w:r>
            <w:proofErr w:type="spellEnd"/>
          </w:p>
        </w:tc>
      </w:tr>
      <w:tr w:rsidR="00571DCE" w14:paraId="31035068" w14:textId="77777777" w:rsidTr="00571DCE">
        <w:tc>
          <w:tcPr>
            <w:tcW w:w="562" w:type="dxa"/>
          </w:tcPr>
          <w:p w14:paraId="49F07E25" w14:textId="5F0FB771" w:rsidR="00571DCE" w:rsidRPr="00DC1DC3" w:rsidRDefault="00571DCE" w:rsidP="00FA75DB">
            <w:r>
              <w:t>7</w:t>
            </w:r>
          </w:p>
        </w:tc>
        <w:tc>
          <w:tcPr>
            <w:tcW w:w="7088" w:type="dxa"/>
          </w:tcPr>
          <w:p w14:paraId="517E747D" w14:textId="2104A311"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6F12B317" wp14:editId="3B6D6986">
                  <wp:extent cx="4239217" cy="342948"/>
                  <wp:effectExtent l="0" t="0" r="0" b="0"/>
                  <wp:docPr id="55259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98088" name=""/>
                          <pic:cNvPicPr/>
                        </pic:nvPicPr>
                        <pic:blipFill>
                          <a:blip r:embed="rId46"/>
                          <a:stretch>
                            <a:fillRect/>
                          </a:stretch>
                        </pic:blipFill>
                        <pic:spPr>
                          <a:xfrm>
                            <a:off x="0" y="0"/>
                            <a:ext cx="4239217" cy="342948"/>
                          </a:xfrm>
                          <a:prstGeom prst="rect">
                            <a:avLst/>
                          </a:prstGeom>
                        </pic:spPr>
                      </pic:pic>
                    </a:graphicData>
                  </a:graphic>
                </wp:inline>
              </w:drawing>
            </w:r>
          </w:p>
        </w:tc>
        <w:tc>
          <w:tcPr>
            <w:tcW w:w="2268" w:type="dxa"/>
          </w:tcPr>
          <w:p w14:paraId="7B47BBCB" w14:textId="3FEF108C" w:rsidR="00571DCE" w:rsidRPr="00CA3827" w:rsidRDefault="00B10BC0" w:rsidP="00FA75DB">
            <w:pPr>
              <w:rPr>
                <w:rFonts w:ascii="Arial" w:hAnsi="Arial" w:cs="Arial"/>
                <w:sz w:val="22"/>
                <w:szCs w:val="22"/>
              </w:rPr>
            </w:pPr>
            <w:r w:rsidRPr="00B10BC0">
              <w:rPr>
                <w:rFonts w:ascii="Cambria Math" w:hAnsi="Cambria Math" w:cs="Cambria Math"/>
                <w:sz w:val="22"/>
                <w:szCs w:val="22"/>
              </w:rPr>
              <w:t>𝑅𝑒</w:t>
            </w:r>
            <w:r w:rsidRPr="00B10BC0">
              <w:rPr>
                <w:rFonts w:ascii="Arial" w:hAnsi="Arial" w:cs="Arial"/>
                <w:sz w:val="22"/>
                <w:szCs w:val="22"/>
              </w:rPr>
              <w:t xml:space="preserve"> &lt; </w:t>
            </w:r>
            <w:proofErr w:type="gramStart"/>
            <w:r w:rsidRPr="00B10BC0">
              <w:rPr>
                <w:rFonts w:ascii="Arial" w:hAnsi="Arial" w:cs="Arial"/>
                <w:sz w:val="22"/>
                <w:szCs w:val="22"/>
              </w:rPr>
              <w:t>10 ;</w:t>
            </w:r>
            <w:proofErr w:type="gramEnd"/>
            <w:r w:rsidRPr="00B10BC0">
              <w:rPr>
                <w:rFonts w:ascii="Arial" w:hAnsi="Arial" w:cs="Arial"/>
                <w:sz w:val="22"/>
                <w:szCs w:val="22"/>
              </w:rPr>
              <w:t xml:space="preserve"> 0.35 &lt; </w:t>
            </w:r>
            <w:r w:rsidRPr="00B10BC0">
              <w:rPr>
                <w:rFonts w:ascii="Cambria Math" w:hAnsi="Cambria Math" w:cs="Cambria Math"/>
                <w:sz w:val="22"/>
                <w:szCs w:val="22"/>
              </w:rPr>
              <w:t>𝜑</w:t>
            </w:r>
            <w:r w:rsidRPr="00B10BC0">
              <w:rPr>
                <w:rFonts w:ascii="Arial" w:hAnsi="Arial" w:cs="Arial"/>
                <w:sz w:val="22"/>
                <w:szCs w:val="22"/>
              </w:rPr>
              <w:t xml:space="preserve"> &lt; 0.79</w:t>
            </w:r>
          </w:p>
        </w:tc>
      </w:tr>
      <w:tr w:rsidR="00571DCE" w14:paraId="5BC21ED9" w14:textId="77777777" w:rsidTr="00571DCE">
        <w:tc>
          <w:tcPr>
            <w:tcW w:w="562" w:type="dxa"/>
          </w:tcPr>
          <w:p w14:paraId="24967EF0" w14:textId="08B25E9A" w:rsidR="00571DCE" w:rsidRPr="00DC1DC3" w:rsidRDefault="00571DCE" w:rsidP="00FA75DB">
            <w:r>
              <w:t>8</w:t>
            </w:r>
          </w:p>
        </w:tc>
        <w:tc>
          <w:tcPr>
            <w:tcW w:w="7088" w:type="dxa"/>
          </w:tcPr>
          <w:p w14:paraId="0082FCFE" w14:textId="0E065924"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109DB6B2" wp14:editId="0D7675D4">
                  <wp:extent cx="2819794" cy="428685"/>
                  <wp:effectExtent l="0" t="0" r="0" b="9525"/>
                  <wp:docPr id="67022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6375" name=""/>
                          <pic:cNvPicPr/>
                        </pic:nvPicPr>
                        <pic:blipFill>
                          <a:blip r:embed="rId47"/>
                          <a:stretch>
                            <a:fillRect/>
                          </a:stretch>
                        </pic:blipFill>
                        <pic:spPr>
                          <a:xfrm>
                            <a:off x="0" y="0"/>
                            <a:ext cx="2819794" cy="428685"/>
                          </a:xfrm>
                          <a:prstGeom prst="rect">
                            <a:avLst/>
                          </a:prstGeom>
                        </pic:spPr>
                      </pic:pic>
                    </a:graphicData>
                  </a:graphic>
                </wp:inline>
              </w:drawing>
            </w:r>
          </w:p>
        </w:tc>
        <w:tc>
          <w:tcPr>
            <w:tcW w:w="2268" w:type="dxa"/>
          </w:tcPr>
          <w:p w14:paraId="3C3045A2" w14:textId="0BF7FCF7" w:rsidR="00571DCE" w:rsidRPr="00CA3827" w:rsidRDefault="00B10BC0" w:rsidP="00FA75DB">
            <w:pPr>
              <w:rPr>
                <w:rFonts w:ascii="Arial" w:hAnsi="Arial" w:cs="Arial"/>
                <w:sz w:val="22"/>
                <w:szCs w:val="22"/>
              </w:rPr>
            </w:pPr>
            <w:r w:rsidRPr="00B10BC0">
              <w:rPr>
                <w:rFonts w:ascii="Cambria Math" w:hAnsi="Cambria Math" w:cs="Cambria Math"/>
                <w:sz w:val="22"/>
                <w:szCs w:val="22"/>
              </w:rPr>
              <w:t>𝜑</w:t>
            </w:r>
            <w:r w:rsidRPr="00B10BC0">
              <w:rPr>
                <w:rFonts w:ascii="Arial" w:hAnsi="Arial" w:cs="Arial"/>
                <w:sz w:val="22"/>
                <w:szCs w:val="22"/>
              </w:rPr>
              <w:t xml:space="preserve"> = </w:t>
            </w:r>
            <w:proofErr w:type="gramStart"/>
            <w:r w:rsidRPr="00B10BC0">
              <w:rPr>
                <w:rFonts w:ascii="Arial" w:hAnsi="Arial" w:cs="Arial"/>
                <w:sz w:val="22"/>
                <w:szCs w:val="22"/>
              </w:rPr>
              <w:t>0.03 ;</w:t>
            </w:r>
            <w:proofErr w:type="gramEnd"/>
            <w:r w:rsidRPr="00B10BC0">
              <w:rPr>
                <w:rFonts w:ascii="Arial" w:hAnsi="Arial" w:cs="Arial"/>
                <w:sz w:val="22"/>
                <w:szCs w:val="22"/>
              </w:rPr>
              <w:t xml:space="preserve"> </w:t>
            </w:r>
            <w:r w:rsidRPr="00B10BC0">
              <w:rPr>
                <w:rFonts w:ascii="Cambria Math" w:hAnsi="Cambria Math" w:cs="Cambria Math"/>
                <w:sz w:val="22"/>
                <w:szCs w:val="22"/>
              </w:rPr>
              <w:t>𝜑</w:t>
            </w:r>
            <w:r w:rsidRPr="00B10BC0">
              <w:rPr>
                <w:rFonts w:ascii="Arial" w:hAnsi="Arial" w:cs="Arial"/>
                <w:sz w:val="22"/>
                <w:szCs w:val="22"/>
              </w:rPr>
              <w:t xml:space="preserve"> = 0.26</w:t>
            </w:r>
          </w:p>
        </w:tc>
      </w:tr>
      <w:tr w:rsidR="00571DCE" w14:paraId="0ADAA909" w14:textId="77777777" w:rsidTr="00571DCE">
        <w:tc>
          <w:tcPr>
            <w:tcW w:w="562" w:type="dxa"/>
          </w:tcPr>
          <w:p w14:paraId="4FBB0F3C" w14:textId="18874C08" w:rsidR="00571DCE" w:rsidRPr="009401B6" w:rsidRDefault="00571DCE" w:rsidP="00FA75DB">
            <w:r>
              <w:t>9</w:t>
            </w:r>
          </w:p>
        </w:tc>
        <w:tc>
          <w:tcPr>
            <w:tcW w:w="7088" w:type="dxa"/>
          </w:tcPr>
          <w:p w14:paraId="535A0171" w14:textId="03E6FE6B"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68FFB0E1" wp14:editId="3431A159">
                  <wp:extent cx="3038899" cy="419158"/>
                  <wp:effectExtent l="0" t="0" r="9525" b="0"/>
                  <wp:docPr id="1174896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96094" name=""/>
                          <pic:cNvPicPr/>
                        </pic:nvPicPr>
                        <pic:blipFill>
                          <a:blip r:embed="rId48"/>
                          <a:stretch>
                            <a:fillRect/>
                          </a:stretch>
                        </pic:blipFill>
                        <pic:spPr>
                          <a:xfrm>
                            <a:off x="0" y="0"/>
                            <a:ext cx="3038899" cy="419158"/>
                          </a:xfrm>
                          <a:prstGeom prst="rect">
                            <a:avLst/>
                          </a:prstGeom>
                        </pic:spPr>
                      </pic:pic>
                    </a:graphicData>
                  </a:graphic>
                </wp:inline>
              </w:drawing>
            </w:r>
          </w:p>
        </w:tc>
        <w:tc>
          <w:tcPr>
            <w:tcW w:w="2268" w:type="dxa"/>
          </w:tcPr>
          <w:p w14:paraId="3EF6272A" w14:textId="6D9B833E" w:rsidR="00571DCE" w:rsidRPr="00CA3827" w:rsidRDefault="00B10BC0" w:rsidP="00FA75DB">
            <w:pPr>
              <w:rPr>
                <w:rFonts w:ascii="Arial" w:hAnsi="Arial" w:cs="Arial"/>
                <w:sz w:val="22"/>
                <w:szCs w:val="22"/>
              </w:rPr>
            </w:pPr>
            <w:r w:rsidRPr="00B10BC0">
              <w:rPr>
                <w:rFonts w:ascii="Arial" w:hAnsi="Arial" w:cs="Arial"/>
                <w:sz w:val="22"/>
                <w:szCs w:val="22"/>
              </w:rPr>
              <w:t xml:space="preserve">0.319 ≤ </w:t>
            </w:r>
            <w:r w:rsidRPr="00B10BC0">
              <w:rPr>
                <w:rFonts w:ascii="Cambria Math" w:hAnsi="Cambria Math" w:cs="Cambria Math"/>
                <w:sz w:val="22"/>
                <w:szCs w:val="22"/>
              </w:rPr>
              <w:t>𝜑</w:t>
            </w:r>
            <w:r w:rsidRPr="00B10BC0">
              <w:rPr>
                <w:rFonts w:ascii="Arial" w:hAnsi="Arial" w:cs="Arial"/>
                <w:sz w:val="22"/>
                <w:szCs w:val="22"/>
              </w:rPr>
              <w:t xml:space="preserve"> ≤ 0.758</w:t>
            </w:r>
          </w:p>
        </w:tc>
      </w:tr>
      <w:tr w:rsidR="00571DCE" w14:paraId="2821DAD3" w14:textId="77777777" w:rsidTr="00571DCE">
        <w:tc>
          <w:tcPr>
            <w:tcW w:w="562" w:type="dxa"/>
          </w:tcPr>
          <w:p w14:paraId="39A3BBD3" w14:textId="625A929F" w:rsidR="00571DCE" w:rsidRPr="00E061BD" w:rsidRDefault="00571DCE" w:rsidP="00FA75DB">
            <w:r>
              <w:t>10</w:t>
            </w:r>
          </w:p>
        </w:tc>
        <w:tc>
          <w:tcPr>
            <w:tcW w:w="7088" w:type="dxa"/>
          </w:tcPr>
          <w:p w14:paraId="5F999BBA" w14:textId="514AB237"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32881D56" wp14:editId="2ADA4363">
                  <wp:extent cx="1657581" cy="371527"/>
                  <wp:effectExtent l="0" t="0" r="0" b="9525"/>
                  <wp:docPr id="2141323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23263" name=""/>
                          <pic:cNvPicPr/>
                        </pic:nvPicPr>
                        <pic:blipFill>
                          <a:blip r:embed="rId49"/>
                          <a:stretch>
                            <a:fillRect/>
                          </a:stretch>
                        </pic:blipFill>
                        <pic:spPr>
                          <a:xfrm>
                            <a:off x="0" y="0"/>
                            <a:ext cx="1657581" cy="371527"/>
                          </a:xfrm>
                          <a:prstGeom prst="rect">
                            <a:avLst/>
                          </a:prstGeom>
                        </pic:spPr>
                      </pic:pic>
                    </a:graphicData>
                  </a:graphic>
                </wp:inline>
              </w:drawing>
            </w:r>
          </w:p>
        </w:tc>
        <w:tc>
          <w:tcPr>
            <w:tcW w:w="2268" w:type="dxa"/>
          </w:tcPr>
          <w:p w14:paraId="22F81466" w14:textId="1C37DA17" w:rsidR="00571DCE" w:rsidRPr="00CA3827" w:rsidRDefault="00B10BC0" w:rsidP="00FA75DB">
            <w:pPr>
              <w:rPr>
                <w:rFonts w:ascii="Arial" w:hAnsi="Arial" w:cs="Arial"/>
                <w:sz w:val="22"/>
                <w:szCs w:val="22"/>
              </w:rPr>
            </w:pPr>
            <w:r w:rsidRPr="00B10BC0">
              <w:rPr>
                <w:rFonts w:ascii="Arial" w:hAnsi="Arial" w:cs="Arial"/>
                <w:sz w:val="22"/>
                <w:szCs w:val="22"/>
              </w:rPr>
              <w:t xml:space="preserve">0.05 ≤ </w:t>
            </w:r>
            <w:r w:rsidRPr="00B10BC0">
              <w:rPr>
                <w:rFonts w:ascii="Cambria Math" w:hAnsi="Cambria Math" w:cs="Cambria Math"/>
                <w:sz w:val="22"/>
                <w:szCs w:val="22"/>
              </w:rPr>
              <w:t>𝜑</w:t>
            </w:r>
            <w:r w:rsidRPr="00B10BC0">
              <w:rPr>
                <w:rFonts w:ascii="Arial" w:hAnsi="Arial" w:cs="Arial"/>
                <w:sz w:val="22"/>
                <w:szCs w:val="22"/>
              </w:rPr>
              <w:t xml:space="preserve"> ≤ 0.45</w:t>
            </w:r>
          </w:p>
        </w:tc>
      </w:tr>
      <w:tr w:rsidR="00571DCE" w14:paraId="1F296B02" w14:textId="77777777" w:rsidTr="00571DCE">
        <w:tc>
          <w:tcPr>
            <w:tcW w:w="562" w:type="dxa"/>
          </w:tcPr>
          <w:p w14:paraId="52FDBB9F" w14:textId="16E7ABC3" w:rsidR="00571DCE" w:rsidRPr="00E061BD" w:rsidRDefault="00571DCE" w:rsidP="00FA75DB">
            <w:r>
              <w:t>11</w:t>
            </w:r>
          </w:p>
        </w:tc>
        <w:tc>
          <w:tcPr>
            <w:tcW w:w="7088" w:type="dxa"/>
          </w:tcPr>
          <w:p w14:paraId="7C10D0F9" w14:textId="7609047A"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57217D44" wp14:editId="3ACF800E">
                  <wp:extent cx="2057687" cy="209579"/>
                  <wp:effectExtent l="0" t="0" r="0" b="0"/>
                  <wp:docPr id="133634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41316" name=""/>
                          <pic:cNvPicPr/>
                        </pic:nvPicPr>
                        <pic:blipFill>
                          <a:blip r:embed="rId50"/>
                          <a:stretch>
                            <a:fillRect/>
                          </a:stretch>
                        </pic:blipFill>
                        <pic:spPr>
                          <a:xfrm>
                            <a:off x="0" y="0"/>
                            <a:ext cx="2057687" cy="209579"/>
                          </a:xfrm>
                          <a:prstGeom prst="rect">
                            <a:avLst/>
                          </a:prstGeom>
                        </pic:spPr>
                      </pic:pic>
                    </a:graphicData>
                  </a:graphic>
                </wp:inline>
              </w:drawing>
            </w:r>
          </w:p>
        </w:tc>
        <w:tc>
          <w:tcPr>
            <w:tcW w:w="2268" w:type="dxa"/>
          </w:tcPr>
          <w:p w14:paraId="2C2DC90F" w14:textId="279C1761" w:rsidR="00571DCE" w:rsidRPr="00CA3827" w:rsidRDefault="00B10BC0" w:rsidP="00FA75DB">
            <w:pPr>
              <w:rPr>
                <w:rFonts w:ascii="Arial" w:hAnsi="Arial" w:cs="Arial"/>
                <w:sz w:val="22"/>
                <w:szCs w:val="22"/>
              </w:rPr>
            </w:pPr>
            <w:r w:rsidRPr="00B10BC0">
              <w:rPr>
                <w:rFonts w:ascii="Arial" w:hAnsi="Arial" w:cs="Arial"/>
                <w:sz w:val="22"/>
                <w:szCs w:val="22"/>
              </w:rPr>
              <w:t xml:space="preserve">20 &lt; </w:t>
            </w:r>
            <w:r w:rsidRPr="00B10BC0">
              <w:rPr>
                <w:rFonts w:ascii="Cambria Math" w:hAnsi="Cambria Math" w:cs="Cambria Math"/>
                <w:sz w:val="22"/>
                <w:szCs w:val="22"/>
              </w:rPr>
              <w:t>𝑅𝑒</w:t>
            </w:r>
            <w:r w:rsidRPr="00B10BC0">
              <w:rPr>
                <w:rFonts w:ascii="Arial" w:hAnsi="Arial" w:cs="Arial"/>
                <w:sz w:val="22"/>
                <w:szCs w:val="22"/>
              </w:rPr>
              <w:t xml:space="preserve"> &lt; </w:t>
            </w:r>
            <w:proofErr w:type="gramStart"/>
            <w:r w:rsidRPr="00B10BC0">
              <w:rPr>
                <w:rFonts w:ascii="Arial" w:hAnsi="Arial" w:cs="Arial"/>
                <w:sz w:val="22"/>
                <w:szCs w:val="22"/>
              </w:rPr>
              <w:t>350 ;</w:t>
            </w:r>
            <w:proofErr w:type="gramEnd"/>
            <w:r w:rsidRPr="00B10BC0">
              <w:rPr>
                <w:rFonts w:ascii="Arial" w:hAnsi="Arial" w:cs="Arial"/>
                <w:sz w:val="22"/>
                <w:szCs w:val="22"/>
              </w:rPr>
              <w:t xml:space="preserve"> 0.32 &lt; </w:t>
            </w:r>
            <w:r w:rsidRPr="00B10BC0">
              <w:rPr>
                <w:rFonts w:ascii="Cambria Math" w:hAnsi="Cambria Math" w:cs="Cambria Math"/>
                <w:sz w:val="22"/>
                <w:szCs w:val="22"/>
              </w:rPr>
              <w:t>𝜑</w:t>
            </w:r>
            <w:r w:rsidRPr="00B10BC0">
              <w:rPr>
                <w:rFonts w:ascii="Arial" w:hAnsi="Arial" w:cs="Arial"/>
                <w:sz w:val="22"/>
                <w:szCs w:val="22"/>
              </w:rPr>
              <w:t xml:space="preserve"> &lt; 0.76</w:t>
            </w:r>
          </w:p>
        </w:tc>
      </w:tr>
      <w:tr w:rsidR="00571DCE" w14:paraId="48E6EBFB" w14:textId="77777777" w:rsidTr="00571DCE">
        <w:tc>
          <w:tcPr>
            <w:tcW w:w="562" w:type="dxa"/>
          </w:tcPr>
          <w:p w14:paraId="0FDD19B1" w14:textId="610564D4" w:rsidR="00571DCE" w:rsidRPr="00E061BD" w:rsidRDefault="00571DCE" w:rsidP="00FA75DB">
            <w:r>
              <w:t>12</w:t>
            </w:r>
          </w:p>
        </w:tc>
        <w:tc>
          <w:tcPr>
            <w:tcW w:w="7088" w:type="dxa"/>
          </w:tcPr>
          <w:p w14:paraId="5E663E9B" w14:textId="218F41D4"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03739C29" wp14:editId="053A75B0">
                  <wp:extent cx="3096057" cy="428685"/>
                  <wp:effectExtent l="0" t="0" r="0" b="9525"/>
                  <wp:docPr id="816286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86618" name=""/>
                          <pic:cNvPicPr/>
                        </pic:nvPicPr>
                        <pic:blipFill>
                          <a:blip r:embed="rId51"/>
                          <a:stretch>
                            <a:fillRect/>
                          </a:stretch>
                        </pic:blipFill>
                        <pic:spPr>
                          <a:xfrm>
                            <a:off x="0" y="0"/>
                            <a:ext cx="3096057" cy="428685"/>
                          </a:xfrm>
                          <a:prstGeom prst="rect">
                            <a:avLst/>
                          </a:prstGeom>
                        </pic:spPr>
                      </pic:pic>
                    </a:graphicData>
                  </a:graphic>
                </wp:inline>
              </w:drawing>
            </w:r>
            <w:r w:rsidRPr="00CA3827">
              <w:rPr>
                <w:rFonts w:ascii="Arial" w:hAnsi="Arial" w:cs="Arial"/>
                <w:sz w:val="22"/>
                <w:szCs w:val="22"/>
              </w:rPr>
              <w:t>D</w:t>
            </w:r>
          </w:p>
        </w:tc>
        <w:tc>
          <w:tcPr>
            <w:tcW w:w="2268" w:type="dxa"/>
          </w:tcPr>
          <w:p w14:paraId="137CA59D" w14:textId="1DFBCC45" w:rsidR="00571DCE" w:rsidRPr="00CA3827" w:rsidRDefault="00B10BC0" w:rsidP="00FA75DB">
            <w:pPr>
              <w:rPr>
                <w:rFonts w:ascii="Arial" w:hAnsi="Arial" w:cs="Arial"/>
                <w:sz w:val="22"/>
                <w:szCs w:val="22"/>
              </w:rPr>
            </w:pPr>
            <w:r w:rsidRPr="00B10BC0">
              <w:rPr>
                <w:rFonts w:ascii="Arial" w:hAnsi="Arial" w:cs="Arial"/>
                <w:sz w:val="22"/>
                <w:szCs w:val="22"/>
              </w:rPr>
              <w:t xml:space="preserve">0.26 &lt; </w:t>
            </w:r>
            <w:r w:rsidRPr="00B10BC0">
              <w:rPr>
                <w:rFonts w:ascii="Cambria Math" w:hAnsi="Cambria Math" w:cs="Cambria Math"/>
                <w:sz w:val="22"/>
                <w:szCs w:val="22"/>
              </w:rPr>
              <w:t>𝜑</w:t>
            </w:r>
            <w:r w:rsidRPr="00B10BC0">
              <w:rPr>
                <w:rFonts w:ascii="Arial" w:hAnsi="Arial" w:cs="Arial"/>
                <w:sz w:val="22"/>
                <w:szCs w:val="22"/>
              </w:rPr>
              <w:t xml:space="preserve"> &lt; 0.575</w:t>
            </w:r>
          </w:p>
        </w:tc>
      </w:tr>
      <w:tr w:rsidR="00571DCE" w14:paraId="20CC97EC" w14:textId="77777777" w:rsidTr="00571DCE">
        <w:tc>
          <w:tcPr>
            <w:tcW w:w="562" w:type="dxa"/>
          </w:tcPr>
          <w:p w14:paraId="3967A93B" w14:textId="534FD9E6" w:rsidR="00571DCE" w:rsidRPr="00E061BD" w:rsidRDefault="00571DCE" w:rsidP="00FA75DB">
            <w:r>
              <w:t>13</w:t>
            </w:r>
          </w:p>
        </w:tc>
        <w:tc>
          <w:tcPr>
            <w:tcW w:w="7088" w:type="dxa"/>
          </w:tcPr>
          <w:p w14:paraId="2B5FDFB8" w14:textId="35D4A26B"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3E3CEEE7" wp14:editId="42A5EDC2">
                  <wp:extent cx="3343742" cy="381053"/>
                  <wp:effectExtent l="0" t="0" r="9525" b="0"/>
                  <wp:docPr id="1553244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44213" name=""/>
                          <pic:cNvPicPr/>
                        </pic:nvPicPr>
                        <pic:blipFill>
                          <a:blip r:embed="rId52"/>
                          <a:stretch>
                            <a:fillRect/>
                          </a:stretch>
                        </pic:blipFill>
                        <pic:spPr>
                          <a:xfrm>
                            <a:off x="0" y="0"/>
                            <a:ext cx="3343742" cy="381053"/>
                          </a:xfrm>
                          <a:prstGeom prst="rect">
                            <a:avLst/>
                          </a:prstGeom>
                        </pic:spPr>
                      </pic:pic>
                    </a:graphicData>
                  </a:graphic>
                </wp:inline>
              </w:drawing>
            </w:r>
          </w:p>
        </w:tc>
        <w:tc>
          <w:tcPr>
            <w:tcW w:w="2268" w:type="dxa"/>
          </w:tcPr>
          <w:p w14:paraId="18165742" w14:textId="10FBCD90" w:rsidR="00571DCE" w:rsidRPr="00CA3827" w:rsidRDefault="00E50A76" w:rsidP="00FA75DB">
            <w:pPr>
              <w:rPr>
                <w:rFonts w:ascii="Arial" w:hAnsi="Arial" w:cs="Arial"/>
                <w:sz w:val="22"/>
                <w:szCs w:val="22"/>
              </w:rPr>
            </w:pPr>
            <w:r w:rsidRPr="00E50A76">
              <w:rPr>
                <w:rFonts w:ascii="Arial" w:hAnsi="Arial" w:cs="Arial"/>
                <w:sz w:val="22"/>
                <w:szCs w:val="22"/>
              </w:rPr>
              <w:t xml:space="preserve">0.093 ≤ </w:t>
            </w:r>
            <w:r w:rsidRPr="00E50A76">
              <w:rPr>
                <w:rFonts w:ascii="Cambria Math" w:hAnsi="Cambria Math" w:cs="Cambria Math"/>
                <w:sz w:val="22"/>
                <w:szCs w:val="22"/>
              </w:rPr>
              <w:t>𝜑</w:t>
            </w:r>
          </w:p>
        </w:tc>
      </w:tr>
      <w:tr w:rsidR="00571DCE" w14:paraId="55224F93" w14:textId="77777777" w:rsidTr="00571DCE">
        <w:tc>
          <w:tcPr>
            <w:tcW w:w="562" w:type="dxa"/>
          </w:tcPr>
          <w:p w14:paraId="0157DD59" w14:textId="6EEF9756" w:rsidR="00571DCE" w:rsidRPr="00E061BD" w:rsidRDefault="00571DCE" w:rsidP="00FA75DB">
            <w:r>
              <w:t>14</w:t>
            </w:r>
          </w:p>
        </w:tc>
        <w:tc>
          <w:tcPr>
            <w:tcW w:w="7088" w:type="dxa"/>
          </w:tcPr>
          <w:p w14:paraId="0F9D1464" w14:textId="3922A670"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37CAA781" wp14:editId="7488DFFE">
                  <wp:extent cx="1428949" cy="285790"/>
                  <wp:effectExtent l="0" t="0" r="0" b="0"/>
                  <wp:docPr id="127931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13879" name=""/>
                          <pic:cNvPicPr/>
                        </pic:nvPicPr>
                        <pic:blipFill>
                          <a:blip r:embed="rId53"/>
                          <a:stretch>
                            <a:fillRect/>
                          </a:stretch>
                        </pic:blipFill>
                        <pic:spPr>
                          <a:xfrm>
                            <a:off x="0" y="0"/>
                            <a:ext cx="1428949" cy="285790"/>
                          </a:xfrm>
                          <a:prstGeom prst="rect">
                            <a:avLst/>
                          </a:prstGeom>
                        </pic:spPr>
                      </pic:pic>
                    </a:graphicData>
                  </a:graphic>
                </wp:inline>
              </w:drawing>
            </w:r>
          </w:p>
        </w:tc>
        <w:tc>
          <w:tcPr>
            <w:tcW w:w="2268" w:type="dxa"/>
          </w:tcPr>
          <w:p w14:paraId="1824002B" w14:textId="77777777" w:rsidR="00571DCE" w:rsidRPr="00CA3827" w:rsidRDefault="00571DCE" w:rsidP="00FA75DB">
            <w:pPr>
              <w:rPr>
                <w:rFonts w:ascii="Arial" w:hAnsi="Arial" w:cs="Arial"/>
                <w:sz w:val="22"/>
                <w:szCs w:val="22"/>
              </w:rPr>
            </w:pPr>
          </w:p>
        </w:tc>
      </w:tr>
      <w:tr w:rsidR="00571DCE" w14:paraId="1BB99E60" w14:textId="77777777" w:rsidTr="00571DCE">
        <w:tc>
          <w:tcPr>
            <w:tcW w:w="562" w:type="dxa"/>
          </w:tcPr>
          <w:p w14:paraId="7827DB98" w14:textId="2B95E019" w:rsidR="00571DCE" w:rsidRPr="00C70A24" w:rsidRDefault="00571DCE" w:rsidP="00FA75DB">
            <w:r>
              <w:t>15</w:t>
            </w:r>
          </w:p>
        </w:tc>
        <w:tc>
          <w:tcPr>
            <w:tcW w:w="7088" w:type="dxa"/>
          </w:tcPr>
          <w:p w14:paraId="3FD19A23" w14:textId="57C33DD4"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628A3474" wp14:editId="6B0B433B">
                  <wp:extent cx="1800476" cy="400106"/>
                  <wp:effectExtent l="0" t="0" r="0" b="0"/>
                  <wp:docPr id="407862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2688" name=""/>
                          <pic:cNvPicPr/>
                        </pic:nvPicPr>
                        <pic:blipFill>
                          <a:blip r:embed="rId54"/>
                          <a:stretch>
                            <a:fillRect/>
                          </a:stretch>
                        </pic:blipFill>
                        <pic:spPr>
                          <a:xfrm>
                            <a:off x="0" y="0"/>
                            <a:ext cx="1800476" cy="400106"/>
                          </a:xfrm>
                          <a:prstGeom prst="rect">
                            <a:avLst/>
                          </a:prstGeom>
                        </pic:spPr>
                      </pic:pic>
                    </a:graphicData>
                  </a:graphic>
                </wp:inline>
              </w:drawing>
            </w:r>
          </w:p>
        </w:tc>
        <w:tc>
          <w:tcPr>
            <w:tcW w:w="2268" w:type="dxa"/>
          </w:tcPr>
          <w:p w14:paraId="67131425" w14:textId="7B6479D4" w:rsidR="00571DCE" w:rsidRPr="00CA3827" w:rsidRDefault="00E50A76" w:rsidP="00FA75DB">
            <w:pPr>
              <w:rPr>
                <w:rFonts w:ascii="Arial" w:hAnsi="Arial" w:cs="Arial"/>
                <w:sz w:val="22"/>
                <w:szCs w:val="22"/>
              </w:rPr>
            </w:pPr>
            <w:r w:rsidRPr="00E50A76">
              <w:rPr>
                <w:rFonts w:ascii="Arial" w:hAnsi="Arial" w:cs="Arial"/>
                <w:sz w:val="22"/>
                <w:szCs w:val="22"/>
              </w:rPr>
              <w:t xml:space="preserve">600 &gt; </w:t>
            </w:r>
            <w:r w:rsidRPr="00E50A76">
              <w:rPr>
                <w:rFonts w:ascii="Cambria Math" w:hAnsi="Cambria Math" w:cs="Cambria Math"/>
                <w:sz w:val="22"/>
                <w:szCs w:val="22"/>
              </w:rPr>
              <w:t>𝑅𝑒</w:t>
            </w:r>
          </w:p>
        </w:tc>
      </w:tr>
      <w:tr w:rsidR="00571DCE" w14:paraId="246B05CF" w14:textId="77777777" w:rsidTr="00571DCE">
        <w:tc>
          <w:tcPr>
            <w:tcW w:w="562" w:type="dxa"/>
          </w:tcPr>
          <w:p w14:paraId="3F4B6B79" w14:textId="705B88B7" w:rsidR="00571DCE" w:rsidRPr="00C70A24" w:rsidRDefault="00571DCE" w:rsidP="00FA75DB">
            <w:r>
              <w:t>16</w:t>
            </w:r>
          </w:p>
        </w:tc>
        <w:tc>
          <w:tcPr>
            <w:tcW w:w="7088" w:type="dxa"/>
          </w:tcPr>
          <w:p w14:paraId="269020C9" w14:textId="1CC7FD41" w:rsidR="00571DCE" w:rsidRPr="00CA3827" w:rsidRDefault="00571DCE" w:rsidP="00FA75DB">
            <w:pPr>
              <w:rPr>
                <w:rFonts w:ascii="Arial" w:hAnsi="Arial" w:cs="Arial"/>
                <w:sz w:val="22"/>
                <w:szCs w:val="22"/>
              </w:rPr>
            </w:pPr>
            <w:r w:rsidRPr="00CA3827">
              <w:rPr>
                <w:rFonts w:ascii="Arial" w:hAnsi="Arial" w:cs="Arial"/>
                <w:noProof/>
                <w:sz w:val="22"/>
                <w:szCs w:val="22"/>
              </w:rPr>
              <w:drawing>
                <wp:inline distT="0" distB="0" distL="0" distR="0" wp14:anchorId="56C362B6" wp14:editId="20AEC8B8">
                  <wp:extent cx="1867161" cy="476316"/>
                  <wp:effectExtent l="0" t="0" r="0" b="0"/>
                  <wp:docPr id="676838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38909" name=""/>
                          <pic:cNvPicPr/>
                        </pic:nvPicPr>
                        <pic:blipFill>
                          <a:blip r:embed="rId55"/>
                          <a:stretch>
                            <a:fillRect/>
                          </a:stretch>
                        </pic:blipFill>
                        <pic:spPr>
                          <a:xfrm>
                            <a:off x="0" y="0"/>
                            <a:ext cx="1867161" cy="476316"/>
                          </a:xfrm>
                          <a:prstGeom prst="rect">
                            <a:avLst/>
                          </a:prstGeom>
                        </pic:spPr>
                      </pic:pic>
                    </a:graphicData>
                  </a:graphic>
                </wp:inline>
              </w:drawing>
            </w:r>
          </w:p>
        </w:tc>
        <w:tc>
          <w:tcPr>
            <w:tcW w:w="2268" w:type="dxa"/>
          </w:tcPr>
          <w:p w14:paraId="024689A7" w14:textId="6A606789" w:rsidR="00571DCE" w:rsidRPr="00CA3827" w:rsidRDefault="00E50A76" w:rsidP="00FA75DB">
            <w:pPr>
              <w:rPr>
                <w:rFonts w:ascii="Arial" w:hAnsi="Arial" w:cs="Arial"/>
                <w:sz w:val="22"/>
                <w:szCs w:val="22"/>
              </w:rPr>
            </w:pPr>
            <w:r w:rsidRPr="00E50A76">
              <w:rPr>
                <w:rFonts w:ascii="Arial" w:hAnsi="Arial" w:cs="Arial"/>
                <w:sz w:val="22"/>
                <w:szCs w:val="22"/>
              </w:rPr>
              <w:t xml:space="preserve">0.5 &lt; </w:t>
            </w:r>
            <w:r w:rsidRPr="00E50A76">
              <w:rPr>
                <w:rFonts w:ascii="Cambria Math" w:hAnsi="Cambria Math" w:cs="Cambria Math"/>
                <w:sz w:val="22"/>
                <w:szCs w:val="22"/>
              </w:rPr>
              <w:t>𝑅𝑒</w:t>
            </w:r>
            <w:r w:rsidRPr="00E50A76">
              <w:rPr>
                <w:rFonts w:ascii="Arial" w:hAnsi="Arial" w:cs="Arial"/>
                <w:sz w:val="22"/>
                <w:szCs w:val="22"/>
              </w:rPr>
              <w:t xml:space="preserve"> &lt; 500; </w:t>
            </w:r>
            <w:r w:rsidRPr="00E50A76">
              <w:rPr>
                <w:rFonts w:ascii="Cambria Math" w:hAnsi="Cambria Math" w:cs="Cambria Math"/>
                <w:sz w:val="22"/>
                <w:szCs w:val="22"/>
              </w:rPr>
              <w:t>𝜑</w:t>
            </w:r>
            <w:r w:rsidRPr="00E50A76">
              <w:rPr>
                <w:rFonts w:ascii="Arial" w:hAnsi="Arial" w:cs="Arial"/>
                <w:sz w:val="22"/>
                <w:szCs w:val="22"/>
              </w:rPr>
              <w:t xml:space="preserve"> = 0.03</w:t>
            </w:r>
          </w:p>
        </w:tc>
      </w:tr>
      <w:tr w:rsidR="00571DCE" w14:paraId="78BF48C8" w14:textId="77777777" w:rsidTr="00571DCE">
        <w:tc>
          <w:tcPr>
            <w:tcW w:w="562" w:type="dxa"/>
          </w:tcPr>
          <w:p w14:paraId="163B4A16" w14:textId="328F83D6" w:rsidR="00571DCE" w:rsidRPr="00C70A24" w:rsidRDefault="00571DCE" w:rsidP="00FA75DB">
            <w:r>
              <w:t>17</w:t>
            </w:r>
          </w:p>
        </w:tc>
        <w:tc>
          <w:tcPr>
            <w:tcW w:w="7088" w:type="dxa"/>
          </w:tcPr>
          <w:p w14:paraId="6BE48069" w14:textId="4325A517" w:rsidR="00571DCE" w:rsidRPr="00E061BD" w:rsidRDefault="00571DCE" w:rsidP="00FA75DB">
            <w:r w:rsidRPr="00C70A24">
              <w:rPr>
                <w:noProof/>
              </w:rPr>
              <w:drawing>
                <wp:inline distT="0" distB="0" distL="0" distR="0" wp14:anchorId="06F42552" wp14:editId="5F487B3A">
                  <wp:extent cx="1648055" cy="314369"/>
                  <wp:effectExtent l="0" t="0" r="0" b="9525"/>
                  <wp:docPr id="1482001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01997" name=""/>
                          <pic:cNvPicPr/>
                        </pic:nvPicPr>
                        <pic:blipFill>
                          <a:blip r:embed="rId56"/>
                          <a:stretch>
                            <a:fillRect/>
                          </a:stretch>
                        </pic:blipFill>
                        <pic:spPr>
                          <a:xfrm>
                            <a:off x="0" y="0"/>
                            <a:ext cx="1648055" cy="314369"/>
                          </a:xfrm>
                          <a:prstGeom prst="rect">
                            <a:avLst/>
                          </a:prstGeom>
                        </pic:spPr>
                      </pic:pic>
                    </a:graphicData>
                  </a:graphic>
                </wp:inline>
              </w:drawing>
            </w:r>
          </w:p>
        </w:tc>
        <w:tc>
          <w:tcPr>
            <w:tcW w:w="2268" w:type="dxa"/>
          </w:tcPr>
          <w:p w14:paraId="381F2C63" w14:textId="5B5B8021" w:rsidR="00571DCE" w:rsidRDefault="00E50A76" w:rsidP="00FA75DB">
            <w:r w:rsidRPr="00E50A76">
              <w:rPr>
                <w:rFonts w:ascii="Cambria Math" w:hAnsi="Cambria Math" w:cs="Cambria Math"/>
              </w:rPr>
              <w:t>𝑅𝑒</w:t>
            </w:r>
            <w:r w:rsidRPr="00E50A76">
              <w:t xml:space="preserve"> &lt; 6</w:t>
            </w:r>
          </w:p>
        </w:tc>
      </w:tr>
    </w:tbl>
    <w:p w14:paraId="2C03D198" w14:textId="108D7356" w:rsidR="008B0D6F" w:rsidRPr="00E50A76" w:rsidRDefault="00E50A76" w:rsidP="00FA75DB">
      <w:pPr>
        <w:rPr>
          <w:i/>
          <w:iCs/>
          <w:sz w:val="20"/>
          <w:szCs w:val="20"/>
        </w:rPr>
      </w:pPr>
      <w:r w:rsidRPr="00E50A76">
        <w:rPr>
          <w:i/>
          <w:iCs/>
          <w:sz w:val="20"/>
          <w:szCs w:val="20"/>
        </w:rPr>
        <w:t>Fuente: Silva-Vera, 2009</w:t>
      </w:r>
    </w:p>
    <w:p w14:paraId="2827DBC5" w14:textId="77777777" w:rsidR="00870C86" w:rsidRDefault="00870C86" w:rsidP="007527CB"/>
    <w:p w14:paraId="56B3AB53" w14:textId="7131B33E" w:rsidR="00870C86" w:rsidRDefault="00CD0E00" w:rsidP="007527CB">
      <w:r w:rsidRPr="00D25B72">
        <w:rPr>
          <w:b/>
          <w:bCs/>
        </w:rPr>
        <w:lastRenderedPageBreak/>
        <w:t>Tabla B</w:t>
      </w:r>
      <w:r>
        <w:t xml:space="preserve"> Nomenclatura</w:t>
      </w:r>
    </w:p>
    <w:p w14:paraId="0ED86D67" w14:textId="77777777" w:rsidR="001B1BC9" w:rsidRDefault="001B1BC9" w:rsidP="00E83F78">
      <w:pPr>
        <w:rPr>
          <w:rFonts w:ascii="Arial" w:eastAsiaTheme="minorEastAsia" w:hAnsi="Arial" w:cs="Arial"/>
          <w:b/>
          <w:bCs/>
          <w:sz w:val="22"/>
          <w:szCs w:val="22"/>
        </w:rPr>
        <w:sectPr w:rsidR="001B1BC9">
          <w:pgSz w:w="12240" w:h="15840"/>
          <w:pgMar w:top="1417" w:right="1701" w:bottom="1417" w:left="1701" w:header="708" w:footer="708" w:gutter="0"/>
          <w:cols w:space="708"/>
          <w:docGrid w:linePitch="360"/>
        </w:sectPr>
      </w:pPr>
    </w:p>
    <w:tbl>
      <w:tblPr>
        <w:tblStyle w:val="Tablanormal2"/>
        <w:tblW w:w="0" w:type="auto"/>
        <w:tblLayout w:type="fixed"/>
        <w:tblLook w:val="04A0" w:firstRow="1" w:lastRow="0" w:firstColumn="1" w:lastColumn="0" w:noHBand="0" w:noVBand="1"/>
      </w:tblPr>
      <w:tblGrid>
        <w:gridCol w:w="1231"/>
        <w:gridCol w:w="2380"/>
        <w:gridCol w:w="1514"/>
      </w:tblGrid>
      <w:tr w:rsidR="001B1BC9" w:rsidRPr="001B1BC9" w14:paraId="6D82E61F" w14:textId="77777777" w:rsidTr="00D25B72">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1231" w:type="dxa"/>
            <w:hideMark/>
          </w:tcPr>
          <w:p w14:paraId="51FB3255" w14:textId="77777777" w:rsidR="001B1BC9" w:rsidRPr="001B1BC9" w:rsidRDefault="001B1BC9" w:rsidP="00E83F78">
            <w:pPr>
              <w:rPr>
                <w:rFonts w:ascii="Arial" w:eastAsiaTheme="minorEastAsia" w:hAnsi="Arial" w:cs="Arial"/>
                <w:b w:val="0"/>
                <w:bCs w:val="0"/>
                <w:sz w:val="22"/>
                <w:szCs w:val="22"/>
              </w:rPr>
            </w:pPr>
            <w:r w:rsidRPr="001B1BC9">
              <w:rPr>
                <w:rFonts w:ascii="Arial" w:eastAsiaTheme="minorEastAsia" w:hAnsi="Arial" w:cs="Arial"/>
                <w:sz w:val="22"/>
                <w:szCs w:val="22"/>
              </w:rPr>
              <w:t>Símbolo</w:t>
            </w:r>
          </w:p>
        </w:tc>
        <w:tc>
          <w:tcPr>
            <w:tcW w:w="2380" w:type="dxa"/>
            <w:hideMark/>
          </w:tcPr>
          <w:p w14:paraId="2CC6CF1B" w14:textId="77777777" w:rsidR="001B1BC9" w:rsidRPr="001B1BC9" w:rsidRDefault="001B1BC9" w:rsidP="00E83F78">
            <w:pP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 w:val="0"/>
                <w:bCs w:val="0"/>
                <w:sz w:val="22"/>
                <w:szCs w:val="22"/>
              </w:rPr>
            </w:pPr>
            <w:r w:rsidRPr="001B1BC9">
              <w:rPr>
                <w:rFonts w:ascii="Arial" w:eastAsiaTheme="minorEastAsia" w:hAnsi="Arial" w:cs="Arial"/>
                <w:sz w:val="22"/>
                <w:szCs w:val="22"/>
              </w:rPr>
              <w:t>Descripción</w:t>
            </w:r>
          </w:p>
        </w:tc>
        <w:tc>
          <w:tcPr>
            <w:tcW w:w="1514" w:type="dxa"/>
            <w:hideMark/>
          </w:tcPr>
          <w:p w14:paraId="62040BAF" w14:textId="77777777" w:rsidR="001B1BC9" w:rsidRPr="001B1BC9" w:rsidRDefault="001B1BC9" w:rsidP="00E83F78">
            <w:pP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b w:val="0"/>
                <w:bCs w:val="0"/>
                <w:sz w:val="22"/>
                <w:szCs w:val="22"/>
              </w:rPr>
            </w:pPr>
            <w:r w:rsidRPr="001B1BC9">
              <w:rPr>
                <w:rFonts w:ascii="Arial" w:eastAsiaTheme="minorEastAsia" w:hAnsi="Arial" w:cs="Arial"/>
                <w:sz w:val="22"/>
                <w:szCs w:val="22"/>
              </w:rPr>
              <w:t>Unidades</w:t>
            </w:r>
          </w:p>
        </w:tc>
      </w:tr>
      <w:tr w:rsidR="001B1BC9" w:rsidRPr="001B1BC9" w14:paraId="5A95E187"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51C333C3" w14:textId="77777777" w:rsidR="001B1BC9" w:rsidRPr="001B1BC9" w:rsidRDefault="001B1BC9" w:rsidP="00E83F78">
            <w:pPr>
              <w:jc w:val="center"/>
              <w:rPr>
                <w:rFonts w:ascii="Arial" w:eastAsiaTheme="minorEastAsia" w:hAnsi="Arial" w:cs="Arial"/>
                <w:sz w:val="22"/>
                <w:szCs w:val="22"/>
              </w:rPr>
            </w:pPr>
            <m:oMathPara>
              <m:oMath>
                <m:r>
                  <m:rPr>
                    <m:sty m:val="bi"/>
                  </m:rPr>
                  <w:rPr>
                    <w:rFonts w:ascii="Cambria Math" w:eastAsiaTheme="minorEastAsia" w:hAnsi="Cambria Math" w:cs="Arial"/>
                    <w:sz w:val="22"/>
                    <w:szCs w:val="22"/>
                  </w:rPr>
                  <m:t>A</m:t>
                </m:r>
              </m:oMath>
            </m:oMathPara>
          </w:p>
        </w:tc>
        <w:tc>
          <w:tcPr>
            <w:tcW w:w="2380" w:type="dxa"/>
            <w:hideMark/>
          </w:tcPr>
          <w:p w14:paraId="48A5AD76"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Área interfacial efectiva del módulo</w:t>
            </w:r>
          </w:p>
        </w:tc>
        <w:tc>
          <w:tcPr>
            <w:tcW w:w="1514" w:type="dxa"/>
            <w:hideMark/>
          </w:tcPr>
          <w:p w14:paraId="16FC57BE"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m²</w:t>
            </w:r>
          </w:p>
        </w:tc>
      </w:tr>
      <w:tr w:rsidR="001B1BC9" w:rsidRPr="001B1BC9" w14:paraId="7726357A"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42F9E12B" w14:textId="77777777" w:rsidR="001B1BC9" w:rsidRPr="001B1BC9" w:rsidRDefault="001B1BC9" w:rsidP="00E83F78">
            <w:pPr>
              <w:jc w:val="center"/>
              <w:rPr>
                <w:rFonts w:ascii="Arial" w:eastAsiaTheme="minorEastAsia" w:hAnsi="Arial" w:cs="Arial"/>
                <w:sz w:val="22"/>
                <w:szCs w:val="22"/>
              </w:rPr>
            </w:pPr>
            <m:oMathPara>
              <m:oMath>
                <m:r>
                  <m:rPr>
                    <m:sty m:val="bi"/>
                  </m:rPr>
                  <w:rPr>
                    <w:rFonts w:ascii="Cambria Math" w:eastAsiaTheme="minorEastAsia" w:hAnsi="Cambria Math" w:cs="Arial"/>
                    <w:sz w:val="22"/>
                    <w:szCs w:val="22"/>
                  </w:rPr>
                  <m:t>L</m:t>
                </m:r>
              </m:oMath>
            </m:oMathPara>
          </w:p>
        </w:tc>
        <w:tc>
          <w:tcPr>
            <w:tcW w:w="2380" w:type="dxa"/>
            <w:hideMark/>
          </w:tcPr>
          <w:p w14:paraId="07400265"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Longitud útil de fibra</w:t>
            </w:r>
          </w:p>
        </w:tc>
        <w:tc>
          <w:tcPr>
            <w:tcW w:w="1514" w:type="dxa"/>
            <w:hideMark/>
          </w:tcPr>
          <w:p w14:paraId="3DA89304"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w:t>
            </w:r>
          </w:p>
        </w:tc>
      </w:tr>
      <w:tr w:rsidR="001B1BC9" w:rsidRPr="001B1BC9" w14:paraId="10AD916B"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0FDE8C26" w14:textId="77777777" w:rsidR="001B1BC9" w:rsidRPr="001B1BC9" w:rsidRDefault="00000000" w:rsidP="00E83F78">
            <w:pPr>
              <w:jc w:val="center"/>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d</m:t>
                    </m:r>
                  </m:e>
                  <m:sub>
                    <m:r>
                      <m:rPr>
                        <m:sty m:val="bi"/>
                      </m:rPr>
                      <w:rPr>
                        <w:rFonts w:ascii="Cambria Math" w:eastAsiaTheme="minorEastAsia" w:hAnsi="Cambria Math" w:cs="Arial"/>
                        <w:sz w:val="22"/>
                        <w:szCs w:val="22"/>
                        <w:lang w:val="en-US"/>
                      </w:rPr>
                      <m:t>h,</m:t>
                    </m:r>
                    <m:r>
                      <m:rPr>
                        <m:sty m:val="bi"/>
                      </m:rPr>
                      <w:rPr>
                        <w:rFonts w:ascii="Cambria Math" w:eastAsiaTheme="minorEastAsia" w:hAnsi="Cambria Math" w:cs="Arial"/>
                        <w:sz w:val="22"/>
                        <w:szCs w:val="22"/>
                      </w:rPr>
                      <m:t>f</m:t>
                    </m:r>
                  </m:sub>
                </m:sSub>
                <m:r>
                  <m:rPr>
                    <m:sty m:val="bi"/>
                  </m:rP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d</m:t>
                    </m:r>
                  </m:e>
                  <m:sub>
                    <m:r>
                      <m:rPr>
                        <m:sty m:val="bi"/>
                      </m:rPr>
                      <w:rPr>
                        <w:rFonts w:ascii="Cambria Math" w:eastAsiaTheme="minorEastAsia" w:hAnsi="Cambria Math" w:cs="Arial"/>
                        <w:sz w:val="22"/>
                        <w:szCs w:val="22"/>
                        <w:lang w:val="en-US"/>
                      </w:rPr>
                      <m:t>h,</m:t>
                    </m:r>
                    <m:r>
                      <m:rPr>
                        <m:sty m:val="bi"/>
                      </m:rPr>
                      <w:rPr>
                        <w:rFonts w:ascii="Cambria Math" w:eastAsiaTheme="minorEastAsia" w:hAnsi="Cambria Math" w:cs="Arial"/>
                        <w:sz w:val="22"/>
                        <w:szCs w:val="22"/>
                      </w:rPr>
                      <m:t>s</m:t>
                    </m:r>
                  </m:sub>
                </m:sSub>
              </m:oMath>
            </m:oMathPara>
          </w:p>
        </w:tc>
        <w:tc>
          <w:tcPr>
            <w:tcW w:w="2380" w:type="dxa"/>
            <w:hideMark/>
          </w:tcPr>
          <w:p w14:paraId="67B346F9"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Diámetro hidráulico (fibra, carcasa)</w:t>
            </w:r>
          </w:p>
        </w:tc>
        <w:tc>
          <w:tcPr>
            <w:tcW w:w="1514" w:type="dxa"/>
            <w:hideMark/>
          </w:tcPr>
          <w:p w14:paraId="63B6AEFF"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w:t>
            </w:r>
          </w:p>
        </w:tc>
      </w:tr>
      <w:tr w:rsidR="001B1BC9" w:rsidRPr="001B1BC9" w14:paraId="67049F1F"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6DB08285" w14:textId="77777777" w:rsidR="001B1BC9" w:rsidRPr="001B1BC9" w:rsidRDefault="001B1BC9" w:rsidP="00E83F78">
            <w:pPr>
              <w:jc w:val="center"/>
              <w:rPr>
                <w:rFonts w:ascii="Arial" w:eastAsiaTheme="minorEastAsia" w:hAnsi="Arial" w:cs="Arial"/>
                <w:sz w:val="22"/>
                <w:szCs w:val="22"/>
              </w:rPr>
            </w:pPr>
            <m:oMathPara>
              <m:oMath>
                <m:r>
                  <m:rPr>
                    <m:sty m:val="bi"/>
                  </m:rPr>
                  <w:rPr>
                    <w:rFonts w:ascii="Cambria Math" w:eastAsiaTheme="minorEastAsia" w:hAnsi="Cambria Math" w:cs="Arial"/>
                    <w:sz w:val="22"/>
                    <w:szCs w:val="22"/>
                  </w:rPr>
                  <m:t>ε, τ</m:t>
                </m:r>
              </m:oMath>
            </m:oMathPara>
          </w:p>
        </w:tc>
        <w:tc>
          <w:tcPr>
            <w:tcW w:w="2380" w:type="dxa"/>
            <w:hideMark/>
          </w:tcPr>
          <w:p w14:paraId="278C218D"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Porosidad, tortuosidad de membrana</w:t>
            </w:r>
          </w:p>
        </w:tc>
        <w:tc>
          <w:tcPr>
            <w:tcW w:w="1514" w:type="dxa"/>
            <w:hideMark/>
          </w:tcPr>
          <w:p w14:paraId="45EFF42A"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w:t>
            </w:r>
          </w:p>
        </w:tc>
      </w:tr>
      <w:tr w:rsidR="001B1BC9" w:rsidRPr="001B1BC9" w14:paraId="7D031674"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3759495F" w14:textId="77777777" w:rsidR="001B1BC9" w:rsidRPr="001B1BC9" w:rsidRDefault="00000000" w:rsidP="00E83F78">
            <w:pPr>
              <w:jc w:val="center"/>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δ</m:t>
                    </m:r>
                  </m:e>
                  <m:sub>
                    <m:r>
                      <m:rPr>
                        <m:sty m:val="bi"/>
                      </m:rPr>
                      <w:rPr>
                        <w:rFonts w:ascii="Cambria Math" w:eastAsiaTheme="minorEastAsia" w:hAnsi="Cambria Math" w:cs="Arial"/>
                        <w:sz w:val="22"/>
                        <w:szCs w:val="22"/>
                      </w:rPr>
                      <m:t>M</m:t>
                    </m:r>
                  </m:sub>
                </m:sSub>
              </m:oMath>
            </m:oMathPara>
          </w:p>
        </w:tc>
        <w:tc>
          <w:tcPr>
            <w:tcW w:w="2380" w:type="dxa"/>
            <w:hideMark/>
          </w:tcPr>
          <w:p w14:paraId="77608492"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Espesor de membrana</w:t>
            </w:r>
          </w:p>
        </w:tc>
        <w:tc>
          <w:tcPr>
            <w:tcW w:w="1514" w:type="dxa"/>
            <w:hideMark/>
          </w:tcPr>
          <w:p w14:paraId="4CCAC4AF"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w:t>
            </w:r>
          </w:p>
        </w:tc>
      </w:tr>
      <w:tr w:rsidR="001B1BC9" w:rsidRPr="001B1BC9" w14:paraId="6695BFE3"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7A816CC7" w14:textId="77777777" w:rsidR="001B1BC9" w:rsidRPr="001B1BC9" w:rsidRDefault="00000000" w:rsidP="00E83F78">
            <w:pPr>
              <w:jc w:val="center"/>
              <w:rPr>
                <w:rFonts w:ascii="Arial" w:eastAsiaTheme="minorEastAsia" w:hAnsi="Arial" w:cs="Arial"/>
                <w:sz w:val="22"/>
                <w:szCs w:val="22"/>
                <w:lang w:val="en-US"/>
              </w:rPr>
            </w:pPr>
            <m:oMathPara>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ρ</m:t>
                    </m:r>
                  </m:e>
                  <m:sub>
                    <m:r>
                      <m:rPr>
                        <m:sty m:val="bi"/>
                      </m:rPr>
                      <w:rPr>
                        <w:rFonts w:ascii="Cambria Math" w:eastAsiaTheme="minorEastAsia" w:hAnsi="Cambria Math" w:cs="Arial"/>
                        <w:sz w:val="22"/>
                        <w:szCs w:val="22"/>
                      </w:rPr>
                      <m:t>f</m:t>
                    </m:r>
                  </m:sub>
                </m:sSub>
                <m:r>
                  <m:rPr>
                    <m:sty m:val="bi"/>
                  </m:rPr>
                  <w:rPr>
                    <w:rFonts w:ascii="Cambria Math" w:eastAsiaTheme="minorEastAsia" w:hAnsi="Cambria Math" w:cs="Arial"/>
                    <w:sz w:val="22"/>
                    <w:szCs w:val="22"/>
                    <w:lang w:val="en-US"/>
                  </w:rPr>
                  <m:t xml:space="preserve">, </m:t>
                </m:r>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ρ</m:t>
                    </m:r>
                  </m:e>
                  <m:sub>
                    <m:r>
                      <m:rPr>
                        <m:sty m:val="bi"/>
                      </m:rPr>
                      <w:rPr>
                        <w:rFonts w:ascii="Cambria Math" w:eastAsiaTheme="minorEastAsia" w:hAnsi="Cambria Math" w:cs="Arial"/>
                        <w:sz w:val="22"/>
                        <w:szCs w:val="22"/>
                      </w:rPr>
                      <m:t>s</m:t>
                    </m:r>
                  </m:sub>
                </m:sSub>
              </m:oMath>
            </m:oMathPara>
          </w:p>
        </w:tc>
        <w:tc>
          <w:tcPr>
            <w:tcW w:w="2380" w:type="dxa"/>
            <w:hideMark/>
          </w:tcPr>
          <w:p w14:paraId="52370C3F"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Densidad (fibra, carcasa)</w:t>
            </w:r>
          </w:p>
        </w:tc>
        <w:tc>
          <w:tcPr>
            <w:tcW w:w="1514" w:type="dxa"/>
            <w:hideMark/>
          </w:tcPr>
          <w:p w14:paraId="24DDB3C4"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kg·m</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³</w:t>
            </w:r>
          </w:p>
        </w:tc>
      </w:tr>
      <w:tr w:rsidR="001B1BC9" w:rsidRPr="001B1BC9" w14:paraId="7239C948"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19EF5084" w14:textId="77777777" w:rsidR="001B1BC9" w:rsidRPr="001B1BC9" w:rsidRDefault="00000000" w:rsidP="00E83F78">
            <w:pPr>
              <w:jc w:val="center"/>
              <w:rPr>
                <w:rFonts w:ascii="Arial" w:eastAsiaTheme="minorEastAsia" w:hAnsi="Arial" w:cs="Arial"/>
                <w:sz w:val="22"/>
                <w:szCs w:val="22"/>
                <w:lang w:val="de-DE"/>
              </w:rPr>
            </w:pPr>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μ</m:t>
                  </m:r>
                </m:e>
                <m:sub>
                  <m:r>
                    <m:rPr>
                      <m:sty m:val="bi"/>
                    </m:rPr>
                    <w:rPr>
                      <w:rFonts w:ascii="Cambria Math" w:eastAsiaTheme="minorEastAsia" w:hAnsi="Cambria Math" w:cs="Arial"/>
                      <w:sz w:val="22"/>
                      <w:szCs w:val="22"/>
                    </w:rPr>
                    <m:t>f</m:t>
                  </m:r>
                </m:sub>
              </m:sSub>
              <m:r>
                <m:rPr>
                  <m:sty m:val="bi"/>
                </m:rPr>
                <w:rPr>
                  <w:rFonts w:ascii="Cambria Math" w:eastAsiaTheme="minorEastAsia" w:hAnsi="Cambria Math" w:cs="Arial"/>
                  <w:sz w:val="22"/>
                  <w:szCs w:val="22"/>
                  <w:lang w:val="de-DE"/>
                </w:rPr>
                <m:t>(</m:t>
              </m:r>
              <m:r>
                <m:rPr>
                  <m:sty m:val="bi"/>
                </m:rPr>
                <w:rPr>
                  <w:rFonts w:ascii="Cambria Math" w:eastAsiaTheme="minorEastAsia" w:hAnsi="Cambria Math" w:cs="Arial"/>
                  <w:sz w:val="22"/>
                  <w:szCs w:val="22"/>
                </w:rPr>
                <m:t>T</m:t>
              </m:r>
              <m:r>
                <m:rPr>
                  <m:sty m:val="bi"/>
                </m:rPr>
                <w:rPr>
                  <w:rFonts w:ascii="Cambria Math" w:eastAsiaTheme="minorEastAsia" w:hAnsi="Cambria Math" w:cs="Arial"/>
                  <w:sz w:val="22"/>
                  <w:szCs w:val="22"/>
                  <w:lang w:val="de-DE"/>
                </w:rPr>
                <m:t>)</m:t>
              </m:r>
            </m:oMath>
            <w:r w:rsidR="001B1BC9" w:rsidRPr="001B1BC9">
              <w:rPr>
                <w:rFonts w:ascii="Arial" w:eastAsiaTheme="minorEastAsia" w:hAnsi="Arial" w:cs="Arial"/>
                <w:sz w:val="22"/>
                <w:szCs w:val="22"/>
                <w:lang w:val="de-DE"/>
              </w:rPr>
              <w:t xml:space="preserve">, </w:t>
            </w:r>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μ</m:t>
                  </m:r>
                </m:e>
                <m:sub>
                  <m:r>
                    <m:rPr>
                      <m:sty m:val="bi"/>
                    </m:rPr>
                    <w:rPr>
                      <w:rFonts w:ascii="Cambria Math" w:eastAsiaTheme="minorEastAsia" w:hAnsi="Cambria Math" w:cs="Arial"/>
                      <w:sz w:val="22"/>
                      <w:szCs w:val="22"/>
                    </w:rPr>
                    <m:t>s</m:t>
                  </m:r>
                </m:sub>
              </m:sSub>
              <m:r>
                <m:rPr>
                  <m:sty m:val="bi"/>
                </m:rPr>
                <w:rPr>
                  <w:rFonts w:ascii="Cambria Math" w:eastAsiaTheme="minorEastAsia" w:hAnsi="Cambria Math" w:cs="Arial"/>
                  <w:sz w:val="22"/>
                  <w:szCs w:val="22"/>
                  <w:lang w:val="de-DE"/>
                </w:rPr>
                <m:t>(</m:t>
              </m:r>
              <m:r>
                <m:rPr>
                  <m:sty m:val="bi"/>
                </m:rPr>
                <w:rPr>
                  <w:rFonts w:ascii="Cambria Math" w:eastAsiaTheme="minorEastAsia" w:hAnsi="Cambria Math" w:cs="Arial"/>
                  <w:sz w:val="22"/>
                  <w:szCs w:val="22"/>
                </w:rPr>
                <m:t>T</m:t>
              </m:r>
              <m:r>
                <m:rPr>
                  <m:sty m:val="bi"/>
                </m:rPr>
                <w:rPr>
                  <w:rFonts w:ascii="Cambria Math" w:eastAsiaTheme="minorEastAsia" w:hAnsi="Cambria Math" w:cs="Arial"/>
                  <w:sz w:val="22"/>
                  <w:szCs w:val="22"/>
                  <w:lang w:val="de-DE"/>
                </w:rPr>
                <m:t>)</m:t>
              </m:r>
            </m:oMath>
          </w:p>
        </w:tc>
        <w:tc>
          <w:tcPr>
            <w:tcW w:w="2380" w:type="dxa"/>
            <w:hideMark/>
          </w:tcPr>
          <w:p w14:paraId="0CF0A4C2"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Viscosidad (tabulada)</w:t>
            </w:r>
          </w:p>
        </w:tc>
        <w:tc>
          <w:tcPr>
            <w:tcW w:w="1514" w:type="dxa"/>
            <w:hideMark/>
          </w:tcPr>
          <w:p w14:paraId="06ED60ED"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proofErr w:type="spellStart"/>
            <w:r w:rsidRPr="001B1BC9">
              <w:rPr>
                <w:rFonts w:ascii="Arial" w:eastAsiaTheme="minorEastAsia" w:hAnsi="Arial" w:cs="Arial"/>
                <w:sz w:val="22"/>
                <w:szCs w:val="22"/>
              </w:rPr>
              <w:t>Pa·s</w:t>
            </w:r>
            <w:proofErr w:type="spellEnd"/>
          </w:p>
        </w:tc>
      </w:tr>
      <w:tr w:rsidR="001B1BC9" w:rsidRPr="001B1BC9" w14:paraId="0028FC8D"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2DEBC039" w14:textId="77777777" w:rsidR="001B1BC9" w:rsidRPr="001B1BC9" w:rsidRDefault="00000000" w:rsidP="00E83F78">
            <w:pPr>
              <w:jc w:val="center"/>
              <w:rPr>
                <w:rFonts w:ascii="Arial" w:eastAsiaTheme="minorEastAsia" w:hAnsi="Arial" w:cs="Arial"/>
                <w:sz w:val="22"/>
                <w:szCs w:val="22"/>
                <w:lang w:val="de-DE"/>
              </w:rPr>
            </w:pPr>
            <m:oMathPara>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μ</m:t>
                    </m:r>
                  </m:e>
                  <m:sub>
                    <m:r>
                      <m:rPr>
                        <m:sty m:val="bi"/>
                      </m:rPr>
                      <w:rPr>
                        <w:rFonts w:ascii="Cambria Math" w:eastAsiaTheme="minorEastAsia" w:hAnsi="Cambria Math" w:cs="Arial"/>
                        <w:sz w:val="22"/>
                        <w:szCs w:val="22"/>
                      </w:rPr>
                      <m:t>water</m:t>
                    </m:r>
                  </m:sub>
                </m:sSub>
                <m:r>
                  <m:rPr>
                    <m:sty m:val="bi"/>
                  </m:rPr>
                  <w:rPr>
                    <w:rFonts w:ascii="Cambria Math" w:eastAsiaTheme="minorEastAsia" w:hAnsi="Cambria Math" w:cs="Arial"/>
                    <w:sz w:val="22"/>
                    <w:szCs w:val="22"/>
                    <w:lang w:val="de-DE"/>
                  </w:rPr>
                  <m:t>(</m:t>
                </m:r>
                <m:r>
                  <m:rPr>
                    <m:sty m:val="bi"/>
                  </m:rPr>
                  <w:rPr>
                    <w:rFonts w:ascii="Cambria Math" w:eastAsiaTheme="minorEastAsia" w:hAnsi="Cambria Math" w:cs="Arial"/>
                    <w:sz w:val="22"/>
                    <w:szCs w:val="22"/>
                  </w:rPr>
                  <m:t>T</m:t>
                </m:r>
                <m:r>
                  <m:rPr>
                    <m:sty m:val="bi"/>
                  </m:rPr>
                  <w:rPr>
                    <w:rFonts w:ascii="Cambria Math" w:eastAsiaTheme="minorEastAsia" w:hAnsi="Cambria Math" w:cs="Arial"/>
                    <w:sz w:val="22"/>
                    <w:szCs w:val="22"/>
                    <w:lang w:val="de-DE"/>
                  </w:rPr>
                  <m:t>)</m:t>
                </m:r>
              </m:oMath>
            </m:oMathPara>
          </w:p>
        </w:tc>
        <w:tc>
          <w:tcPr>
            <w:tcW w:w="2380" w:type="dxa"/>
            <w:hideMark/>
          </w:tcPr>
          <w:p w14:paraId="483A284B"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Viscosidad tipo Andrade (escala térmica)</w:t>
            </w:r>
          </w:p>
        </w:tc>
        <w:tc>
          <w:tcPr>
            <w:tcW w:w="1514" w:type="dxa"/>
            <w:hideMark/>
          </w:tcPr>
          <w:p w14:paraId="7A289A10"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proofErr w:type="spellStart"/>
            <w:r w:rsidRPr="001B1BC9">
              <w:rPr>
                <w:rFonts w:ascii="Arial" w:eastAsiaTheme="minorEastAsia" w:hAnsi="Arial" w:cs="Arial"/>
                <w:sz w:val="22"/>
                <w:szCs w:val="22"/>
              </w:rPr>
              <w:t>Pa·s</w:t>
            </w:r>
            <w:proofErr w:type="spellEnd"/>
          </w:p>
        </w:tc>
      </w:tr>
      <w:tr w:rsidR="001B1BC9" w:rsidRPr="001B1BC9" w14:paraId="0AA9A93A"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3F6D6951" w14:textId="77777777" w:rsidR="001B1BC9" w:rsidRPr="001B1BC9" w:rsidRDefault="00000000" w:rsidP="00E83F78">
            <w:pPr>
              <w:jc w:val="center"/>
              <w:rPr>
                <w:rFonts w:ascii="Arial" w:eastAsiaTheme="minorEastAsia" w:hAnsi="Arial" w:cs="Arial"/>
                <w:sz w:val="22"/>
                <w:szCs w:val="22"/>
              </w:rPr>
            </w:pPr>
            <m:oMathPara>
              <m:oMath>
                <m:sSubSup>
                  <m:sSubSupPr>
                    <m:ctrlPr>
                      <w:rPr>
                        <w:rFonts w:ascii="Cambria Math" w:eastAsiaTheme="minorEastAsia" w:hAnsi="Cambria Math" w:cs="Arial"/>
                        <w:i/>
                        <w:sz w:val="22"/>
                        <w:szCs w:val="22"/>
                      </w:rPr>
                    </m:ctrlPr>
                  </m:sSubSupPr>
                  <m:e>
                    <m:r>
                      <m:rPr>
                        <m:sty m:val="bi"/>
                      </m:rPr>
                      <w:rPr>
                        <w:rFonts w:ascii="Cambria Math" w:eastAsiaTheme="minorEastAsia" w:hAnsi="Cambria Math" w:cs="Arial"/>
                        <w:sz w:val="22"/>
                        <w:szCs w:val="22"/>
                      </w:rPr>
                      <m:t>D</m:t>
                    </m:r>
                  </m:e>
                  <m:sub>
                    <m:r>
                      <m:rPr>
                        <m:sty m:val="bi"/>
                      </m:rPr>
                      <w:rPr>
                        <w:rFonts w:ascii="Cambria Math" w:eastAsiaTheme="minorEastAsia" w:hAnsi="Cambria Math" w:cs="Arial"/>
                        <w:sz w:val="22"/>
                        <w:szCs w:val="22"/>
                      </w:rPr>
                      <m:t>AB</m:t>
                    </m:r>
                  </m:sub>
                  <m:sup>
                    <m:r>
                      <m:rPr>
                        <m:scr m:val="script"/>
                        <m:sty m:val="bi"/>
                      </m:rPr>
                      <w:rPr>
                        <w:rFonts w:ascii="Cambria Math" w:eastAsiaTheme="minorEastAsia" w:hAnsi="Cambria Math" w:cs="Arial"/>
                        <w:sz w:val="22"/>
                        <w:szCs w:val="22"/>
                        <w:lang w:val="en-US"/>
                      </w:rPr>
                      <m:t>(l)</m:t>
                    </m:r>
                  </m:sup>
                </m:sSubSup>
              </m:oMath>
            </m:oMathPara>
          </w:p>
        </w:tc>
        <w:tc>
          <w:tcPr>
            <w:tcW w:w="2380" w:type="dxa"/>
            <w:hideMark/>
          </w:tcPr>
          <w:p w14:paraId="636E2CD3"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Difusividad en líquido (</w:t>
            </w:r>
            <w:proofErr w:type="spellStart"/>
            <w:r w:rsidRPr="001B1BC9">
              <w:rPr>
                <w:rFonts w:ascii="Arial" w:eastAsiaTheme="minorEastAsia" w:hAnsi="Arial" w:cs="Arial"/>
                <w:sz w:val="22"/>
                <w:szCs w:val="22"/>
              </w:rPr>
              <w:t>Wilke</w:t>
            </w:r>
            <w:proofErr w:type="spellEnd"/>
            <w:r w:rsidRPr="001B1BC9">
              <w:rPr>
                <w:rFonts w:ascii="Arial" w:eastAsiaTheme="minorEastAsia" w:hAnsi="Arial" w:cs="Arial"/>
                <w:sz w:val="22"/>
                <w:szCs w:val="22"/>
              </w:rPr>
              <w:t>–Chang)</w:t>
            </w:r>
          </w:p>
        </w:tc>
        <w:tc>
          <w:tcPr>
            <w:tcW w:w="1514" w:type="dxa"/>
            <w:hideMark/>
          </w:tcPr>
          <w:p w14:paraId="14BA7385"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m²·s</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3462D5BE"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29CDDF6D" w14:textId="77777777" w:rsidR="001B1BC9" w:rsidRPr="001B1BC9" w:rsidRDefault="00000000" w:rsidP="00E83F78">
            <w:pPr>
              <w:jc w:val="center"/>
              <w:rPr>
                <w:rFonts w:ascii="Arial" w:eastAsiaTheme="minorEastAsia" w:hAnsi="Arial" w:cs="Arial"/>
                <w:sz w:val="22"/>
                <w:szCs w:val="22"/>
              </w:rPr>
            </w:pPr>
            <m:oMathPara>
              <m:oMath>
                <m:sSubSup>
                  <m:sSubSupPr>
                    <m:ctrlPr>
                      <w:rPr>
                        <w:rFonts w:ascii="Cambria Math" w:eastAsiaTheme="minorEastAsia" w:hAnsi="Cambria Math" w:cs="Arial"/>
                        <w:i/>
                        <w:sz w:val="22"/>
                        <w:szCs w:val="22"/>
                      </w:rPr>
                    </m:ctrlPr>
                  </m:sSubSupPr>
                  <m:e>
                    <m:r>
                      <m:rPr>
                        <m:sty m:val="bi"/>
                      </m:rPr>
                      <w:rPr>
                        <w:rFonts w:ascii="Cambria Math" w:eastAsiaTheme="minorEastAsia" w:hAnsi="Cambria Math" w:cs="Arial"/>
                        <w:sz w:val="22"/>
                        <w:szCs w:val="22"/>
                      </w:rPr>
                      <m:t>D</m:t>
                    </m:r>
                  </m:e>
                  <m:sub>
                    <m:r>
                      <m:rPr>
                        <m:sty m:val="bi"/>
                      </m:rPr>
                      <w:rPr>
                        <w:rFonts w:ascii="Cambria Math" w:eastAsiaTheme="minorEastAsia" w:hAnsi="Cambria Math" w:cs="Arial"/>
                        <w:sz w:val="22"/>
                        <w:szCs w:val="22"/>
                      </w:rPr>
                      <m:t>AB</m:t>
                    </m:r>
                  </m:sub>
                  <m:sup>
                    <m:r>
                      <m:rPr>
                        <m:scr m:val="script"/>
                        <m:sty m:val="bi"/>
                      </m:rPr>
                      <w:rPr>
                        <w:rFonts w:ascii="Cambria Math" w:eastAsiaTheme="minorEastAsia" w:hAnsi="Cambria Math" w:cs="Arial"/>
                        <w:sz w:val="22"/>
                        <w:szCs w:val="22"/>
                        <w:lang w:val="en-US"/>
                      </w:rPr>
                      <m:t>(g)</m:t>
                    </m:r>
                  </m:sup>
                </m:sSubSup>
              </m:oMath>
            </m:oMathPara>
          </w:p>
        </w:tc>
        <w:tc>
          <w:tcPr>
            <w:tcW w:w="2380" w:type="dxa"/>
            <w:hideMark/>
          </w:tcPr>
          <w:p w14:paraId="5A012BC4"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Difusividad en gas (Chapman–</w:t>
            </w:r>
            <w:proofErr w:type="spellStart"/>
            <w:r w:rsidRPr="001B1BC9">
              <w:rPr>
                <w:rFonts w:ascii="Arial" w:eastAsiaTheme="minorEastAsia" w:hAnsi="Arial" w:cs="Arial"/>
                <w:sz w:val="22"/>
                <w:szCs w:val="22"/>
              </w:rPr>
              <w:t>Enskog</w:t>
            </w:r>
            <w:proofErr w:type="spellEnd"/>
            <w:r w:rsidRPr="001B1BC9">
              <w:rPr>
                <w:rFonts w:ascii="Arial" w:eastAsiaTheme="minorEastAsia" w:hAnsi="Arial" w:cs="Arial"/>
                <w:sz w:val="22"/>
                <w:szCs w:val="22"/>
              </w:rPr>
              <w:t>)</w:t>
            </w:r>
          </w:p>
        </w:tc>
        <w:tc>
          <w:tcPr>
            <w:tcW w:w="1514" w:type="dxa"/>
            <w:hideMark/>
          </w:tcPr>
          <w:p w14:paraId="79F8EFDE"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m²·s</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2BFE18DB"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4EAEAC4B" w14:textId="77777777" w:rsidR="001B1BC9" w:rsidRPr="001B1BC9" w:rsidRDefault="00000000" w:rsidP="00E83F78">
            <w:pPr>
              <w:jc w:val="center"/>
              <w:rPr>
                <w:rFonts w:ascii="Arial" w:eastAsiaTheme="minorEastAsia" w:hAnsi="Arial" w:cs="Arial"/>
                <w:sz w:val="22"/>
                <w:szCs w:val="22"/>
              </w:rPr>
            </w:pPr>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D</m:t>
                  </m:r>
                </m:e>
                <m:sub>
                  <m:r>
                    <m:rPr>
                      <m:sty m:val="bi"/>
                    </m:rPr>
                    <w:rPr>
                      <w:rFonts w:ascii="Cambria Math" w:eastAsiaTheme="minorEastAsia" w:hAnsi="Cambria Math" w:cs="Arial"/>
                      <w:sz w:val="22"/>
                      <w:szCs w:val="22"/>
                    </w:rPr>
                    <m:t>K</m:t>
                  </m:r>
                </m:sub>
              </m:sSub>
            </m:oMath>
            <w:r w:rsidR="001B1BC9" w:rsidRPr="001B1BC9">
              <w:rPr>
                <w:rFonts w:ascii="Arial" w:eastAsiaTheme="minorEastAsia" w:hAnsi="Arial" w:cs="Arial"/>
                <w:sz w:val="22"/>
                <w:szCs w:val="22"/>
              </w:rPr>
              <w:t>​</w:t>
            </w:r>
          </w:p>
        </w:tc>
        <w:tc>
          <w:tcPr>
            <w:tcW w:w="2380" w:type="dxa"/>
            <w:hideMark/>
          </w:tcPr>
          <w:p w14:paraId="1E14A405"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Difusividad Knudsen</w:t>
            </w:r>
          </w:p>
        </w:tc>
        <w:tc>
          <w:tcPr>
            <w:tcW w:w="1514" w:type="dxa"/>
            <w:hideMark/>
          </w:tcPr>
          <w:p w14:paraId="18E52770"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m²·s</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03BEB3B9"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4E0C5F0D" w14:textId="77777777" w:rsidR="001B1BC9" w:rsidRPr="001B1BC9" w:rsidRDefault="00000000" w:rsidP="00E83F78">
            <w:pPr>
              <w:jc w:val="center"/>
              <w:rPr>
                <w:rFonts w:ascii="Arial" w:eastAsiaTheme="minorEastAsia" w:hAnsi="Arial" w:cs="Arial"/>
                <w:sz w:val="22"/>
                <w:szCs w:val="22"/>
              </w:rPr>
            </w:pPr>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D</m:t>
                  </m:r>
                </m:e>
                <m:sub>
                  <m:r>
                    <m:rPr>
                      <m:sty m:val="bi"/>
                    </m:rPr>
                    <w:rPr>
                      <w:rFonts w:ascii="Cambria Math" w:eastAsiaTheme="minorEastAsia" w:hAnsi="Cambria Math" w:cs="Arial"/>
                      <w:sz w:val="22"/>
                      <w:szCs w:val="22"/>
                    </w:rPr>
                    <m:t>poro</m:t>
                  </m:r>
                </m:sub>
              </m:sSub>
            </m:oMath>
            <w:r w:rsidR="001B1BC9" w:rsidRPr="001B1BC9">
              <w:rPr>
                <w:rFonts w:ascii="Arial" w:eastAsiaTheme="minorEastAsia" w:hAnsi="Arial" w:cs="Arial"/>
                <w:sz w:val="22"/>
                <w:szCs w:val="22"/>
              </w:rPr>
              <w:t>​</w:t>
            </w:r>
          </w:p>
        </w:tc>
        <w:tc>
          <w:tcPr>
            <w:tcW w:w="2380" w:type="dxa"/>
            <w:hideMark/>
          </w:tcPr>
          <w:p w14:paraId="4BA7593A"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Difusividad en poro (</w:t>
            </w:r>
            <w:proofErr w:type="spellStart"/>
            <w:r w:rsidRPr="001B1BC9">
              <w:rPr>
                <w:rFonts w:ascii="Arial" w:eastAsiaTheme="minorEastAsia" w:hAnsi="Arial" w:cs="Arial"/>
                <w:sz w:val="22"/>
                <w:szCs w:val="22"/>
              </w:rPr>
              <w:t>Bosanquet</w:t>
            </w:r>
            <w:proofErr w:type="spellEnd"/>
            <w:r w:rsidRPr="001B1BC9">
              <w:rPr>
                <w:rFonts w:ascii="Arial" w:eastAsiaTheme="minorEastAsia" w:hAnsi="Arial" w:cs="Arial"/>
                <w:sz w:val="22"/>
                <w:szCs w:val="22"/>
              </w:rPr>
              <w:t>)</w:t>
            </w:r>
          </w:p>
        </w:tc>
        <w:tc>
          <w:tcPr>
            <w:tcW w:w="1514" w:type="dxa"/>
            <w:hideMark/>
          </w:tcPr>
          <w:p w14:paraId="6E16E84C"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m²·s</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24B27717"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460179AD" w14:textId="77777777" w:rsidR="001B1BC9" w:rsidRPr="001B1BC9" w:rsidRDefault="00000000" w:rsidP="00E83F78">
            <w:pPr>
              <w:jc w:val="center"/>
              <w:rPr>
                <w:rFonts w:ascii="Arial" w:eastAsiaTheme="minorEastAsia" w:hAnsi="Arial" w:cs="Arial"/>
                <w:sz w:val="22"/>
                <w:szCs w:val="22"/>
                <w:lang w:val="en-US"/>
              </w:rPr>
            </w:pPr>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D</m:t>
                  </m:r>
                </m:e>
                <m:sub>
                  <m:r>
                    <m:rPr>
                      <m:sty m:val="bi"/>
                    </m:rPr>
                    <w:rPr>
                      <w:rFonts w:ascii="Cambria Math" w:eastAsiaTheme="minorEastAsia" w:hAnsi="Cambria Math" w:cs="Arial"/>
                      <w:sz w:val="22"/>
                      <w:szCs w:val="22"/>
                    </w:rPr>
                    <m:t>eff,  mem</m:t>
                  </m:r>
                </m:sub>
              </m:sSub>
            </m:oMath>
            <w:r w:rsidR="001B1BC9" w:rsidRPr="001B1BC9">
              <w:rPr>
                <w:rFonts w:ascii="Arial" w:eastAsiaTheme="minorEastAsia" w:hAnsi="Arial" w:cs="Arial"/>
                <w:sz w:val="22"/>
                <w:szCs w:val="22"/>
              </w:rPr>
              <w:t>​</w:t>
            </w:r>
          </w:p>
        </w:tc>
        <w:tc>
          <w:tcPr>
            <w:tcW w:w="2380" w:type="dxa"/>
            <w:hideMark/>
          </w:tcPr>
          <w:p w14:paraId="41A5C7E6"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Difusividad efectiva en membrana</w:t>
            </w:r>
          </w:p>
        </w:tc>
        <w:tc>
          <w:tcPr>
            <w:tcW w:w="1514" w:type="dxa"/>
            <w:hideMark/>
          </w:tcPr>
          <w:p w14:paraId="0FF2AB88"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m²·s</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04264A50"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6D8F7A9B" w14:textId="77777777" w:rsidR="001B1BC9" w:rsidRPr="001B1BC9" w:rsidRDefault="001B1BC9" w:rsidP="00E83F78">
            <w:pPr>
              <w:jc w:val="center"/>
              <w:rPr>
                <w:rFonts w:ascii="Arial" w:eastAsiaTheme="minorEastAsia" w:hAnsi="Arial" w:cs="Arial"/>
                <w:sz w:val="22"/>
                <w:szCs w:val="22"/>
              </w:rPr>
            </w:pPr>
            <m:oMathPara>
              <m:oMath>
                <m:r>
                  <m:rPr>
                    <m:sty m:val="bi"/>
                  </m:rPr>
                  <w:rPr>
                    <w:rFonts w:ascii="Cambria Math" w:eastAsiaTheme="minorEastAsia" w:hAnsi="Cambria Math" w:cs="Arial"/>
                    <w:sz w:val="22"/>
                    <w:szCs w:val="22"/>
                  </w:rPr>
                  <m:t>Re, Sc, Sh</m:t>
                </m:r>
              </m:oMath>
            </m:oMathPara>
          </w:p>
        </w:tc>
        <w:tc>
          <w:tcPr>
            <w:tcW w:w="2380" w:type="dxa"/>
            <w:hideMark/>
          </w:tcPr>
          <w:p w14:paraId="345F7090"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Números adimensionales</w:t>
            </w:r>
          </w:p>
        </w:tc>
        <w:tc>
          <w:tcPr>
            <w:tcW w:w="1514" w:type="dxa"/>
            <w:hideMark/>
          </w:tcPr>
          <w:p w14:paraId="4C6E1FA6"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w:t>
            </w:r>
          </w:p>
        </w:tc>
      </w:tr>
      <w:tr w:rsidR="001B1BC9" w:rsidRPr="001B1BC9" w14:paraId="4A003211"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4BFD8E6B" w14:textId="77777777" w:rsidR="001B1BC9" w:rsidRPr="001B1BC9" w:rsidRDefault="00000000" w:rsidP="00E83F78">
            <w:pPr>
              <w:jc w:val="center"/>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K</m:t>
                    </m:r>
                  </m:e>
                  <m:sub>
                    <m:r>
                      <m:rPr>
                        <m:sty m:val="bi"/>
                      </m:rPr>
                      <w:rPr>
                        <w:rFonts w:ascii="Cambria Math" w:eastAsiaTheme="minorEastAsia" w:hAnsi="Cambria Math" w:cs="Arial"/>
                        <w:sz w:val="22"/>
                        <w:szCs w:val="22"/>
                      </w:rPr>
                      <m:t>L</m:t>
                    </m:r>
                  </m:sub>
                </m:sSub>
                <m:r>
                  <m:rPr>
                    <m:sty m:val="bi"/>
                  </m:rP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K</m:t>
                    </m:r>
                  </m:e>
                  <m:sub>
                    <m:r>
                      <m:rPr>
                        <m:sty m:val="bi"/>
                      </m:rPr>
                      <w:rPr>
                        <w:rFonts w:ascii="Cambria Math" w:eastAsiaTheme="minorEastAsia" w:hAnsi="Cambria Math" w:cs="Arial"/>
                        <w:sz w:val="22"/>
                        <w:szCs w:val="22"/>
                      </w:rPr>
                      <m:t>M</m:t>
                    </m:r>
                  </m:sub>
                </m:sSub>
                <m:r>
                  <m:rPr>
                    <m:sty m:val="bi"/>
                  </m:rP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K</m:t>
                    </m:r>
                  </m:e>
                  <m:sub>
                    <m:r>
                      <m:rPr>
                        <m:sty m:val="bi"/>
                      </m:rPr>
                      <w:rPr>
                        <w:rFonts w:ascii="Cambria Math" w:eastAsiaTheme="minorEastAsia" w:hAnsi="Cambria Math" w:cs="Arial"/>
                        <w:sz w:val="22"/>
                        <w:szCs w:val="22"/>
                      </w:rPr>
                      <m:t>carcasa</m:t>
                    </m:r>
                  </m:sub>
                </m:sSub>
              </m:oMath>
            </m:oMathPara>
          </w:p>
        </w:tc>
        <w:tc>
          <w:tcPr>
            <w:tcW w:w="2380" w:type="dxa"/>
            <w:hideMark/>
          </w:tcPr>
          <w:p w14:paraId="594D70EB"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proofErr w:type="spellStart"/>
            <w:r w:rsidRPr="001B1BC9">
              <w:rPr>
                <w:rFonts w:ascii="Arial" w:eastAsiaTheme="minorEastAsia" w:hAnsi="Arial" w:cs="Arial"/>
                <w:sz w:val="22"/>
                <w:szCs w:val="22"/>
              </w:rPr>
              <w:t>Coef</w:t>
            </w:r>
            <w:proofErr w:type="spellEnd"/>
            <w:r w:rsidRPr="001B1BC9">
              <w:rPr>
                <w:rFonts w:ascii="Arial" w:eastAsiaTheme="minorEastAsia" w:hAnsi="Arial" w:cs="Arial"/>
                <w:sz w:val="22"/>
                <w:szCs w:val="22"/>
              </w:rPr>
              <w:t>. de película y membrana</w:t>
            </w:r>
          </w:p>
        </w:tc>
        <w:tc>
          <w:tcPr>
            <w:tcW w:w="1514" w:type="dxa"/>
            <w:hideMark/>
          </w:tcPr>
          <w:p w14:paraId="0AF1BD3E"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m·s</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1125E3EA"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048D96EA" w14:textId="77777777" w:rsidR="001B1BC9" w:rsidRPr="001B1BC9" w:rsidRDefault="00000000" w:rsidP="00E83F78">
            <w:pPr>
              <w:jc w:val="center"/>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m:rPr>
                        <m:sty m:val="bi"/>
                      </m:rPr>
                      <w:rPr>
                        <w:rFonts w:ascii="Cambria Math" w:eastAsiaTheme="minorEastAsia" w:hAnsi="Cambria Math" w:cs="Arial"/>
                        <w:sz w:val="22"/>
                        <w:szCs w:val="22"/>
                      </w:rPr>
                      <m:t>K</m:t>
                    </m:r>
                  </m:e>
                  <m:sub>
                    <m:r>
                      <m:rPr>
                        <m:sty m:val="bi"/>
                      </m:rPr>
                      <w:rPr>
                        <w:rFonts w:ascii="Cambria Math" w:eastAsiaTheme="minorEastAsia" w:hAnsi="Cambria Math" w:cs="Arial"/>
                        <w:sz w:val="22"/>
                        <w:szCs w:val="22"/>
                      </w:rPr>
                      <m:t>global</m:t>
                    </m:r>
                  </m:sub>
                </m:sSub>
              </m:oMath>
            </m:oMathPara>
          </w:p>
        </w:tc>
        <w:tc>
          <w:tcPr>
            <w:tcW w:w="2380" w:type="dxa"/>
            <w:hideMark/>
          </w:tcPr>
          <w:p w14:paraId="46E32F3A"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proofErr w:type="spellStart"/>
            <w:r w:rsidRPr="001B1BC9">
              <w:rPr>
                <w:rFonts w:ascii="Arial" w:eastAsiaTheme="minorEastAsia" w:hAnsi="Arial" w:cs="Arial"/>
                <w:sz w:val="22"/>
                <w:szCs w:val="22"/>
              </w:rPr>
              <w:t>Coef</w:t>
            </w:r>
            <w:proofErr w:type="spellEnd"/>
            <w:r w:rsidRPr="001B1BC9">
              <w:rPr>
                <w:rFonts w:ascii="Arial" w:eastAsiaTheme="minorEastAsia" w:hAnsi="Arial" w:cs="Arial"/>
                <w:sz w:val="22"/>
                <w:szCs w:val="22"/>
              </w:rPr>
              <w:t>. global de masa</w:t>
            </w:r>
          </w:p>
        </w:tc>
        <w:tc>
          <w:tcPr>
            <w:tcW w:w="1514" w:type="dxa"/>
            <w:hideMark/>
          </w:tcPr>
          <w:p w14:paraId="1497A1F5"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m·s</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5D2FEC42"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75A54419" w14:textId="77777777" w:rsidR="001B1BC9" w:rsidRPr="001B1BC9" w:rsidRDefault="001B1BC9" w:rsidP="00E83F78">
            <w:pPr>
              <w:jc w:val="center"/>
              <w:rPr>
                <w:rFonts w:ascii="Arial" w:eastAsiaTheme="minorEastAsia" w:hAnsi="Arial" w:cs="Arial"/>
                <w:sz w:val="22"/>
                <w:szCs w:val="22"/>
              </w:rPr>
            </w:pPr>
            <m:oMathPara>
              <m:oMath>
                <m:r>
                  <m:rPr>
                    <m:sty m:val="bi"/>
                  </m:rPr>
                  <w:rPr>
                    <w:rFonts w:ascii="Cambria Math" w:eastAsiaTheme="minorEastAsia" w:hAnsi="Cambria Math" w:cs="Arial"/>
                    <w:sz w:val="22"/>
                    <w:szCs w:val="22"/>
                  </w:rPr>
                  <m:t>Nu, Pr</m:t>
                </m:r>
              </m:oMath>
            </m:oMathPara>
          </w:p>
        </w:tc>
        <w:tc>
          <w:tcPr>
            <w:tcW w:w="2380" w:type="dxa"/>
            <w:hideMark/>
          </w:tcPr>
          <w:p w14:paraId="603266D8"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Números adimensionales térmicos</w:t>
            </w:r>
          </w:p>
        </w:tc>
        <w:tc>
          <w:tcPr>
            <w:tcW w:w="1514" w:type="dxa"/>
            <w:hideMark/>
          </w:tcPr>
          <w:p w14:paraId="08A05EBD"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w:t>
            </w:r>
          </w:p>
        </w:tc>
      </w:tr>
      <w:tr w:rsidR="001B1BC9" w:rsidRPr="001B1BC9" w14:paraId="693E87D1"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12877540" w14:textId="77777777" w:rsidR="001B1BC9" w:rsidRPr="001B1BC9" w:rsidRDefault="00000000" w:rsidP="00E83F78">
            <w:pPr>
              <w:jc w:val="center"/>
              <w:rPr>
                <w:rFonts w:ascii="Arial" w:eastAsiaTheme="minorEastAsia" w:hAnsi="Arial" w:cs="Arial"/>
                <w:sz w:val="22"/>
                <w:szCs w:val="22"/>
              </w:rPr>
            </w:pPr>
            <m:oMathPara>
              <m:oMath>
                <m:sSub>
                  <m:sSubPr>
                    <m:ctrlPr>
                      <w:rPr>
                        <w:rFonts w:ascii="Cambria Math" w:hAnsi="Cambria Math" w:cs="Arial"/>
                        <w:i/>
                        <w:sz w:val="22"/>
                        <w:szCs w:val="22"/>
                      </w:rPr>
                    </m:ctrlPr>
                  </m:sSubPr>
                  <m:e>
                    <m:r>
                      <m:rPr>
                        <m:sty m:val="bi"/>
                      </m:rPr>
                      <w:rPr>
                        <w:rFonts w:ascii="Cambria Math" w:hAnsi="Cambria Math" w:cs="Arial"/>
                        <w:sz w:val="22"/>
                        <w:szCs w:val="22"/>
                      </w:rPr>
                      <m:t>h</m:t>
                    </m:r>
                  </m:e>
                  <m:sub>
                    <m:r>
                      <m:rPr>
                        <m:sty m:val="bi"/>
                      </m:rPr>
                      <w:rPr>
                        <w:rFonts w:ascii="Cambria Math" w:hAnsi="Cambria Math" w:cs="Arial"/>
                        <w:sz w:val="22"/>
                        <w:szCs w:val="22"/>
                      </w:rPr>
                      <m:t>f</m:t>
                    </m:r>
                  </m:sub>
                </m:sSub>
                <m:r>
                  <m:rPr>
                    <m:sty m:val="bi"/>
                  </m:rPr>
                  <w:rPr>
                    <w:rFonts w:ascii="Cambria Math" w:hAnsi="Cambria Math" w:cs="Arial"/>
                    <w:sz w:val="22"/>
                    <w:szCs w:val="22"/>
                  </w:rPr>
                  <m:t xml:space="preserve">, </m:t>
                </m:r>
                <m:sSub>
                  <m:sSubPr>
                    <m:ctrlPr>
                      <w:rPr>
                        <w:rFonts w:ascii="Cambria Math" w:hAnsi="Cambria Math" w:cs="Arial"/>
                        <w:i/>
                        <w:sz w:val="22"/>
                        <w:szCs w:val="22"/>
                      </w:rPr>
                    </m:ctrlPr>
                  </m:sSubPr>
                  <m:e>
                    <m:r>
                      <m:rPr>
                        <m:sty m:val="bi"/>
                      </m:rPr>
                      <w:rPr>
                        <w:rFonts w:ascii="Cambria Math" w:hAnsi="Cambria Math" w:cs="Arial"/>
                        <w:sz w:val="22"/>
                        <w:szCs w:val="22"/>
                      </w:rPr>
                      <m:t>h</m:t>
                    </m:r>
                  </m:e>
                  <m:sub>
                    <m:r>
                      <m:rPr>
                        <m:sty m:val="bi"/>
                      </m:rPr>
                      <w:rPr>
                        <w:rFonts w:ascii="Cambria Math" w:hAnsi="Cambria Math" w:cs="Arial"/>
                        <w:sz w:val="22"/>
                        <w:szCs w:val="22"/>
                      </w:rPr>
                      <m:t>s</m:t>
                    </m:r>
                  </m:sub>
                </m:sSub>
              </m:oMath>
            </m:oMathPara>
          </w:p>
        </w:tc>
        <w:tc>
          <w:tcPr>
            <w:tcW w:w="2380" w:type="dxa"/>
            <w:hideMark/>
          </w:tcPr>
          <w:p w14:paraId="71A9C07C"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Coeficientes convectivos de calor</w:t>
            </w:r>
          </w:p>
        </w:tc>
        <w:tc>
          <w:tcPr>
            <w:tcW w:w="1514" w:type="dxa"/>
            <w:hideMark/>
          </w:tcPr>
          <w:p w14:paraId="184A43A5"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W·m</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²·K</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4E35DD77"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1EED465A" w14:textId="77777777" w:rsidR="001B1BC9" w:rsidRPr="001B1BC9" w:rsidRDefault="00000000" w:rsidP="00E83F78">
            <w:pPr>
              <w:jc w:val="center"/>
              <w:rPr>
                <w:rFonts w:ascii="Arial" w:eastAsiaTheme="minorEastAsia" w:hAnsi="Arial" w:cs="Arial"/>
                <w:sz w:val="22"/>
                <w:szCs w:val="22"/>
              </w:rPr>
            </w:pPr>
            <m:oMathPara>
              <m:oMath>
                <m:sSub>
                  <m:sSubPr>
                    <m:ctrlPr>
                      <w:rPr>
                        <w:rFonts w:ascii="Cambria Math" w:hAnsi="Cambria Math" w:cs="Arial"/>
                        <w:i/>
                        <w:sz w:val="22"/>
                        <w:szCs w:val="22"/>
                      </w:rPr>
                    </m:ctrlPr>
                  </m:sSubPr>
                  <m:e>
                    <m:r>
                      <m:rPr>
                        <m:sty m:val="bi"/>
                      </m:rPr>
                      <w:rPr>
                        <w:rFonts w:ascii="Cambria Math" w:hAnsi="Cambria Math" w:cs="Arial"/>
                        <w:sz w:val="22"/>
                        <w:szCs w:val="22"/>
                      </w:rPr>
                      <m:t>k</m:t>
                    </m:r>
                  </m:e>
                  <m:sub>
                    <m:r>
                      <m:rPr>
                        <m:sty m:val="bi"/>
                      </m:rPr>
                      <w:rPr>
                        <w:rFonts w:ascii="Cambria Math" w:hAnsi="Cambria Math" w:cs="Arial"/>
                        <w:sz w:val="22"/>
                        <w:szCs w:val="22"/>
                      </w:rPr>
                      <m:t>f</m:t>
                    </m:r>
                  </m:sub>
                </m:sSub>
                <m:r>
                  <m:rPr>
                    <m:sty m:val="bi"/>
                  </m:rPr>
                  <w:rPr>
                    <w:rFonts w:ascii="Cambria Math" w:hAnsi="Cambria Math" w:cs="Arial"/>
                    <w:sz w:val="22"/>
                    <w:szCs w:val="22"/>
                  </w:rPr>
                  <m:t xml:space="preserve">, </m:t>
                </m:r>
                <m:sSub>
                  <m:sSubPr>
                    <m:ctrlPr>
                      <w:rPr>
                        <w:rFonts w:ascii="Cambria Math" w:hAnsi="Cambria Math" w:cs="Arial"/>
                        <w:i/>
                        <w:sz w:val="22"/>
                        <w:szCs w:val="22"/>
                      </w:rPr>
                    </m:ctrlPr>
                  </m:sSubPr>
                  <m:e>
                    <m:r>
                      <m:rPr>
                        <m:sty m:val="bi"/>
                      </m:rPr>
                      <w:rPr>
                        <w:rFonts w:ascii="Cambria Math" w:hAnsi="Cambria Math" w:cs="Arial"/>
                        <w:sz w:val="22"/>
                        <w:szCs w:val="22"/>
                      </w:rPr>
                      <m:t>k</m:t>
                    </m:r>
                  </m:e>
                  <m:sub>
                    <m:r>
                      <m:rPr>
                        <m:sty m:val="bi"/>
                      </m:rPr>
                      <w:rPr>
                        <w:rFonts w:ascii="Cambria Math" w:hAnsi="Cambria Math" w:cs="Arial"/>
                        <w:sz w:val="22"/>
                        <w:szCs w:val="22"/>
                      </w:rPr>
                      <m:t>s</m:t>
                    </m:r>
                  </m:sub>
                </m:sSub>
                <m:r>
                  <m:rPr>
                    <m:sty m:val="bi"/>
                  </m:rPr>
                  <w:rPr>
                    <w:rFonts w:ascii="Cambria Math" w:hAnsi="Cambria Math" w:cs="Arial"/>
                    <w:sz w:val="22"/>
                    <w:szCs w:val="22"/>
                  </w:rPr>
                  <m:t xml:space="preserve">, </m:t>
                </m:r>
                <m:sSub>
                  <m:sSubPr>
                    <m:ctrlPr>
                      <w:rPr>
                        <w:rFonts w:ascii="Cambria Math" w:hAnsi="Cambria Math" w:cs="Arial"/>
                        <w:i/>
                        <w:sz w:val="22"/>
                        <w:szCs w:val="22"/>
                      </w:rPr>
                    </m:ctrlPr>
                  </m:sSubPr>
                  <m:e>
                    <m:r>
                      <m:rPr>
                        <m:sty m:val="bi"/>
                      </m:rPr>
                      <w:rPr>
                        <w:rFonts w:ascii="Cambria Math" w:hAnsi="Cambria Math" w:cs="Arial"/>
                        <w:sz w:val="22"/>
                        <w:szCs w:val="22"/>
                      </w:rPr>
                      <m:t>k</m:t>
                    </m:r>
                  </m:e>
                  <m:sub>
                    <m:r>
                      <m:rPr>
                        <m:sty m:val="bi"/>
                      </m:rPr>
                      <w:rPr>
                        <w:rFonts w:ascii="Cambria Math" w:hAnsi="Cambria Math" w:cs="Arial"/>
                        <w:sz w:val="22"/>
                        <w:szCs w:val="22"/>
                      </w:rPr>
                      <m:t>eff</m:t>
                    </m:r>
                  </m:sub>
                </m:sSub>
              </m:oMath>
            </m:oMathPara>
          </w:p>
        </w:tc>
        <w:tc>
          <w:tcPr>
            <w:tcW w:w="2380" w:type="dxa"/>
            <w:hideMark/>
          </w:tcPr>
          <w:p w14:paraId="0FB0B3FA"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Conductividades (fluido, pared)</w:t>
            </w:r>
          </w:p>
        </w:tc>
        <w:tc>
          <w:tcPr>
            <w:tcW w:w="1514" w:type="dxa"/>
            <w:hideMark/>
          </w:tcPr>
          <w:p w14:paraId="08F54A07" w14:textId="3272D411" w:rsidR="00073C2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W·m</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¹·K</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54789543"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037DF500" w14:textId="77777777" w:rsidR="001B1BC9" w:rsidRPr="001B1BC9" w:rsidRDefault="001B1BC9" w:rsidP="00E83F78">
            <w:pPr>
              <w:jc w:val="center"/>
              <w:rPr>
                <w:rFonts w:ascii="Arial" w:eastAsiaTheme="minorEastAsia" w:hAnsi="Arial" w:cs="Arial"/>
                <w:sz w:val="22"/>
                <w:szCs w:val="22"/>
              </w:rPr>
            </w:pPr>
            <m:oMathPara>
              <m:oMath>
                <m:r>
                  <m:rPr>
                    <m:sty m:val="bi"/>
                  </m:rPr>
                  <w:rPr>
                    <w:rFonts w:ascii="Cambria Math" w:eastAsiaTheme="minorEastAsia" w:hAnsi="Cambria Math" w:cs="Arial"/>
                    <w:sz w:val="22"/>
                    <w:szCs w:val="22"/>
                  </w:rPr>
                  <m:t>U</m:t>
                </m:r>
              </m:oMath>
            </m:oMathPara>
          </w:p>
        </w:tc>
        <w:tc>
          <w:tcPr>
            <w:tcW w:w="2380" w:type="dxa"/>
            <w:hideMark/>
          </w:tcPr>
          <w:p w14:paraId="122CC184"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Coeficiente global de calor</w:t>
            </w:r>
          </w:p>
        </w:tc>
        <w:tc>
          <w:tcPr>
            <w:tcW w:w="1514" w:type="dxa"/>
            <w:hideMark/>
          </w:tcPr>
          <w:p w14:paraId="5A08A77D"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W·m</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²·K</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27FD65FA"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31031E82" w14:textId="77777777" w:rsidR="001B1BC9" w:rsidRPr="001B1BC9" w:rsidRDefault="001B1BC9" w:rsidP="00E83F78">
            <w:pPr>
              <w:jc w:val="center"/>
              <w:rPr>
                <w:rFonts w:ascii="Arial" w:eastAsiaTheme="minorEastAsia" w:hAnsi="Arial" w:cs="Arial"/>
                <w:sz w:val="22"/>
                <w:szCs w:val="22"/>
              </w:rPr>
            </w:pPr>
            <m:oMathPara>
              <m:oMath>
                <m:r>
                  <m:rPr>
                    <m:sty m:val="bi"/>
                  </m:rPr>
                  <w:rPr>
                    <w:rFonts w:ascii="Cambria Math" w:hAnsi="Cambria Math" w:cs="Arial"/>
                    <w:sz w:val="22"/>
                    <w:szCs w:val="22"/>
                  </w:rPr>
                  <m:t>J</m:t>
                </m:r>
                <m:d>
                  <m:dPr>
                    <m:ctrlPr>
                      <w:rPr>
                        <w:rFonts w:ascii="Cambria Math" w:hAnsi="Cambria Math" w:cs="Arial"/>
                        <w:i/>
                        <w:sz w:val="22"/>
                        <w:szCs w:val="22"/>
                      </w:rPr>
                    </m:ctrlPr>
                  </m:dPr>
                  <m:e>
                    <m:r>
                      <m:rPr>
                        <m:sty m:val="bi"/>
                      </m:rPr>
                      <w:rPr>
                        <w:rFonts w:ascii="Cambria Math" w:hAnsi="Cambria Math" w:cs="Arial"/>
                        <w:sz w:val="22"/>
                        <w:szCs w:val="22"/>
                      </w:rPr>
                      <m:t>z</m:t>
                    </m:r>
                  </m:e>
                </m:d>
              </m:oMath>
            </m:oMathPara>
          </w:p>
        </w:tc>
        <w:tc>
          <w:tcPr>
            <w:tcW w:w="2380" w:type="dxa"/>
            <w:hideMark/>
          </w:tcPr>
          <w:p w14:paraId="5FB61BAB"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Flujo local de agua</w:t>
            </w:r>
          </w:p>
        </w:tc>
        <w:tc>
          <w:tcPr>
            <w:tcW w:w="1514" w:type="dxa"/>
            <w:hideMark/>
          </w:tcPr>
          <w:p w14:paraId="68506308"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kg·m</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²·h</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 (o mol·m</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²·s</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r w:rsidR="001B1BC9" w:rsidRPr="001B1BC9" w14:paraId="1FF9FC32"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3F3DDF0B" w14:textId="77777777" w:rsidR="001B1BC9" w:rsidRPr="001B1BC9" w:rsidRDefault="00000000" w:rsidP="00E83F78">
            <w:pPr>
              <w:jc w:val="center"/>
              <w:rPr>
                <w:rFonts w:ascii="Arial" w:eastAsiaTheme="minorEastAsia" w:hAnsi="Arial" w:cs="Arial"/>
                <w:sz w:val="22"/>
                <w:szCs w:val="22"/>
              </w:rPr>
            </w:pPr>
            <m:oMathPara>
              <m:oMath>
                <m:d>
                  <m:dPr>
                    <m:begChr m:val="〈"/>
                    <m:endChr m:val="〉"/>
                    <m:ctrlPr>
                      <w:rPr>
                        <w:rFonts w:ascii="Cambria Math" w:hAnsi="Cambria Math" w:cs="Arial"/>
                        <w:i/>
                        <w:sz w:val="22"/>
                        <w:szCs w:val="22"/>
                      </w:rPr>
                    </m:ctrlPr>
                  </m:dPr>
                  <m:e>
                    <m:r>
                      <m:rPr>
                        <m:sty m:val="bi"/>
                      </m:rPr>
                      <w:rPr>
                        <w:rFonts w:ascii="Cambria Math" w:hAnsi="Cambria Math" w:cs="Arial"/>
                        <w:sz w:val="22"/>
                        <w:szCs w:val="22"/>
                      </w:rPr>
                      <m:t>J</m:t>
                    </m:r>
                  </m:e>
                </m:d>
              </m:oMath>
            </m:oMathPara>
          </w:p>
        </w:tc>
        <w:tc>
          <w:tcPr>
            <w:tcW w:w="2380" w:type="dxa"/>
            <w:hideMark/>
          </w:tcPr>
          <w:p w14:paraId="43A27DD1"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Promedio axial de JJJ</w:t>
            </w:r>
          </w:p>
        </w:tc>
        <w:tc>
          <w:tcPr>
            <w:tcW w:w="1514" w:type="dxa"/>
            <w:hideMark/>
          </w:tcPr>
          <w:p w14:paraId="4BC18614"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mismas que JJJ</w:t>
            </w:r>
          </w:p>
        </w:tc>
      </w:tr>
      <w:tr w:rsidR="001B1BC9" w:rsidRPr="001B1BC9" w14:paraId="1BB9788F"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544CDBAF" w14:textId="77777777" w:rsidR="001B1BC9" w:rsidRPr="001B1BC9" w:rsidRDefault="00000000" w:rsidP="00E83F78">
            <w:pPr>
              <w:jc w:val="center"/>
              <w:rPr>
                <w:rFonts w:ascii="Arial" w:eastAsiaTheme="minorEastAsia" w:hAnsi="Arial" w:cs="Arial"/>
                <w:sz w:val="22"/>
                <w:szCs w:val="22"/>
              </w:rPr>
            </w:pPr>
            <m:oMathPara>
              <m:oMath>
                <m:acc>
                  <m:accPr>
                    <m:chr m:val="̃"/>
                    <m:ctrlPr>
                      <w:rPr>
                        <w:rFonts w:ascii="Cambria Math" w:hAnsi="Cambria Math" w:cs="Arial"/>
                        <w:i/>
                        <w:sz w:val="22"/>
                        <w:szCs w:val="22"/>
                      </w:rPr>
                    </m:ctrlPr>
                  </m:accPr>
                  <m:e>
                    <m:r>
                      <m:rPr>
                        <m:sty m:val="bi"/>
                      </m:rPr>
                      <w:rPr>
                        <w:rFonts w:ascii="Cambria Math" w:hAnsi="Cambria Math" w:cs="Arial"/>
                        <w:sz w:val="22"/>
                        <w:szCs w:val="22"/>
                      </w:rPr>
                      <m:t>J</m:t>
                    </m:r>
                  </m:e>
                </m:acc>
              </m:oMath>
            </m:oMathPara>
          </w:p>
        </w:tc>
        <w:tc>
          <w:tcPr>
            <w:tcW w:w="2380" w:type="dxa"/>
            <w:hideMark/>
          </w:tcPr>
          <w:p w14:paraId="2394BA64"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JJJ normalizado</w:t>
            </w:r>
          </w:p>
        </w:tc>
        <w:tc>
          <w:tcPr>
            <w:tcW w:w="1514" w:type="dxa"/>
            <w:hideMark/>
          </w:tcPr>
          <w:p w14:paraId="1BBF64CC"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w:t>
            </w:r>
          </w:p>
        </w:tc>
      </w:tr>
      <w:tr w:rsidR="001B1BC9" w:rsidRPr="001B1BC9" w14:paraId="78879864"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3552C351" w14:textId="77777777" w:rsidR="001B1BC9" w:rsidRPr="001B1BC9" w:rsidRDefault="00000000" w:rsidP="00E83F78">
            <w:pPr>
              <w:jc w:val="center"/>
              <w:rPr>
                <w:rFonts w:ascii="Arial" w:eastAsiaTheme="minorEastAsia" w:hAnsi="Arial" w:cs="Arial"/>
                <w:sz w:val="22"/>
                <w:szCs w:val="22"/>
              </w:rPr>
            </w:pPr>
            <m:oMathPara>
              <m:oMath>
                <m:sSub>
                  <m:sSubPr>
                    <m:ctrlPr>
                      <w:rPr>
                        <w:rFonts w:ascii="Cambria Math" w:hAnsi="Cambria Math" w:cs="Arial"/>
                        <w:i/>
                        <w:sz w:val="22"/>
                        <w:szCs w:val="22"/>
                      </w:rPr>
                    </m:ctrlPr>
                  </m:sSubPr>
                  <m:e>
                    <m:r>
                      <m:rPr>
                        <m:sty m:val="bi"/>
                      </m:rPr>
                      <w:rPr>
                        <w:rFonts w:ascii="Cambria Math" w:hAnsi="Cambria Math" w:cs="Arial"/>
                        <w:sz w:val="22"/>
                        <w:szCs w:val="22"/>
                      </w:rPr>
                      <m:t>f</m:t>
                    </m:r>
                  </m:e>
                  <m:sub>
                    <m:r>
                      <m:rPr>
                        <m:sty m:val="bi"/>
                      </m:rPr>
                      <w:rPr>
                        <w:rFonts w:ascii="Cambria Math" w:hAnsi="Cambria Math" w:cs="Arial"/>
                        <w:sz w:val="22"/>
                        <w:szCs w:val="22"/>
                      </w:rPr>
                      <m:t>fibra</m:t>
                    </m:r>
                  </m:sub>
                </m:sSub>
                <m:d>
                  <m:dPr>
                    <m:ctrlPr>
                      <w:rPr>
                        <w:rFonts w:ascii="Cambria Math" w:hAnsi="Cambria Math" w:cs="Arial"/>
                        <w:i/>
                        <w:sz w:val="22"/>
                        <w:szCs w:val="22"/>
                      </w:rPr>
                    </m:ctrlPr>
                  </m:dPr>
                  <m:e>
                    <m:r>
                      <m:rPr>
                        <m:sty m:val="bi"/>
                      </m:rPr>
                      <w:rPr>
                        <w:rFonts w:ascii="Cambria Math" w:hAnsi="Cambria Math" w:cs="Arial"/>
                        <w:sz w:val="22"/>
                        <w:szCs w:val="22"/>
                      </w:rPr>
                      <m:t>z</m:t>
                    </m:r>
                  </m:e>
                </m:d>
                <m:r>
                  <m:rPr>
                    <m:sty m:val="bi"/>
                  </m:rPr>
                  <w:rPr>
                    <w:rFonts w:ascii="Cambria Math" w:hAnsi="Cambria Math" w:cs="Arial"/>
                    <w:sz w:val="22"/>
                    <w:szCs w:val="22"/>
                  </w:rPr>
                  <m:t xml:space="preserve">, </m:t>
                </m:r>
                <m:sSub>
                  <m:sSubPr>
                    <m:ctrlPr>
                      <w:rPr>
                        <w:rFonts w:ascii="Cambria Math" w:hAnsi="Cambria Math" w:cs="Arial"/>
                        <w:i/>
                        <w:sz w:val="22"/>
                        <w:szCs w:val="22"/>
                      </w:rPr>
                    </m:ctrlPr>
                  </m:sSubPr>
                  <m:e>
                    <m:r>
                      <m:rPr>
                        <m:sty m:val="bi"/>
                      </m:rPr>
                      <w:rPr>
                        <w:rFonts w:ascii="Cambria Math" w:hAnsi="Cambria Math" w:cs="Arial"/>
                        <w:sz w:val="22"/>
                        <w:szCs w:val="22"/>
                      </w:rPr>
                      <m:t>f</m:t>
                    </m:r>
                  </m:e>
                  <m:sub>
                    <m:r>
                      <m:rPr>
                        <m:sty m:val="bi"/>
                      </m:rPr>
                      <w:rPr>
                        <w:rFonts w:ascii="Cambria Math" w:hAnsi="Cambria Math" w:cs="Arial"/>
                        <w:sz w:val="22"/>
                        <w:szCs w:val="22"/>
                      </w:rPr>
                      <m:t>carcasa</m:t>
                    </m:r>
                  </m:sub>
                </m:sSub>
                <m:r>
                  <m:rPr>
                    <m:sty m:val="bi"/>
                  </m:rPr>
                  <w:rPr>
                    <w:rFonts w:ascii="Cambria Math" w:hAnsi="Cambria Math" w:cs="Arial"/>
                    <w:sz w:val="22"/>
                    <w:szCs w:val="22"/>
                  </w:rPr>
                  <m:t>(z)</m:t>
                </m:r>
              </m:oMath>
            </m:oMathPara>
          </w:p>
        </w:tc>
        <w:tc>
          <w:tcPr>
            <w:tcW w:w="2380" w:type="dxa"/>
            <w:hideMark/>
          </w:tcPr>
          <w:p w14:paraId="431BCB33"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Fracciones másicas de agua</w:t>
            </w:r>
          </w:p>
        </w:tc>
        <w:tc>
          <w:tcPr>
            <w:tcW w:w="1514" w:type="dxa"/>
            <w:hideMark/>
          </w:tcPr>
          <w:p w14:paraId="1C4F3607"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w:t>
            </w:r>
          </w:p>
        </w:tc>
      </w:tr>
      <w:tr w:rsidR="001B1BC9" w:rsidRPr="001B1BC9" w14:paraId="09076319" w14:textId="77777777" w:rsidTr="00D25B7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04EE2A92" w14:textId="77777777" w:rsidR="001B1BC9" w:rsidRPr="001B1BC9" w:rsidRDefault="00000000" w:rsidP="00E83F78">
            <w:pPr>
              <w:jc w:val="center"/>
              <w:rPr>
                <w:rFonts w:ascii="Arial" w:eastAsiaTheme="minorEastAsia" w:hAnsi="Arial" w:cs="Arial"/>
                <w:sz w:val="22"/>
                <w:szCs w:val="22"/>
              </w:rPr>
            </w:pPr>
            <m:oMathPara>
              <m:oMath>
                <m:sSub>
                  <m:sSubPr>
                    <m:ctrlPr>
                      <w:rPr>
                        <w:rFonts w:ascii="Cambria Math" w:hAnsi="Cambria Math" w:cs="Arial"/>
                        <w:i/>
                        <w:sz w:val="22"/>
                        <w:szCs w:val="22"/>
                      </w:rPr>
                    </m:ctrlPr>
                  </m:sSubPr>
                  <m:e>
                    <m:r>
                      <m:rPr>
                        <m:sty m:val="bi"/>
                      </m:rPr>
                      <w:rPr>
                        <w:rFonts w:ascii="Cambria Math" w:hAnsi="Cambria Math" w:cs="Arial"/>
                        <w:sz w:val="22"/>
                        <w:szCs w:val="22"/>
                      </w:rPr>
                      <m:t>C</m:t>
                    </m:r>
                  </m:e>
                  <m:sub>
                    <m:r>
                      <m:rPr>
                        <m:sty m:val="bi"/>
                      </m:rPr>
                      <w:rPr>
                        <w:rFonts w:ascii="Cambria Math" w:hAnsi="Cambria Math" w:cs="Arial"/>
                        <w:sz w:val="22"/>
                        <w:szCs w:val="22"/>
                      </w:rPr>
                      <m:t>poly</m:t>
                    </m:r>
                  </m:sub>
                </m:sSub>
                <m:d>
                  <m:dPr>
                    <m:ctrlPr>
                      <w:rPr>
                        <w:rFonts w:ascii="Cambria Math" w:hAnsi="Cambria Math" w:cs="Arial"/>
                        <w:i/>
                        <w:sz w:val="22"/>
                        <w:szCs w:val="22"/>
                      </w:rPr>
                    </m:ctrlPr>
                  </m:dPr>
                  <m:e>
                    <m:r>
                      <m:rPr>
                        <m:sty m:val="bi"/>
                      </m:rPr>
                      <w:rPr>
                        <w:rFonts w:ascii="Cambria Math" w:hAnsi="Cambria Math" w:cs="Arial"/>
                        <w:sz w:val="22"/>
                        <w:szCs w:val="22"/>
                      </w:rPr>
                      <m:t>z</m:t>
                    </m:r>
                  </m:e>
                </m:d>
              </m:oMath>
            </m:oMathPara>
          </w:p>
          <w:p w14:paraId="3FE3C86E" w14:textId="77777777" w:rsidR="001B1BC9" w:rsidRPr="001B1BC9" w:rsidRDefault="001B1BC9" w:rsidP="00E83F78">
            <w:pPr>
              <w:jc w:val="center"/>
              <w:rPr>
                <w:rFonts w:ascii="Arial" w:eastAsiaTheme="minorEastAsia" w:hAnsi="Arial" w:cs="Arial"/>
                <w:sz w:val="22"/>
                <w:szCs w:val="22"/>
              </w:rPr>
            </w:pPr>
          </w:p>
        </w:tc>
        <w:tc>
          <w:tcPr>
            <w:tcW w:w="2380" w:type="dxa"/>
            <w:hideMark/>
          </w:tcPr>
          <w:p w14:paraId="208CEFF1"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proofErr w:type="spellStart"/>
            <w:r w:rsidRPr="001B1BC9">
              <w:rPr>
                <w:rFonts w:ascii="Arial" w:eastAsiaTheme="minorEastAsia" w:hAnsi="Arial" w:cs="Arial"/>
                <w:sz w:val="22"/>
                <w:szCs w:val="22"/>
              </w:rPr>
              <w:t>Conc</w:t>
            </w:r>
            <w:proofErr w:type="spellEnd"/>
            <w:r w:rsidRPr="001B1BC9">
              <w:rPr>
                <w:rFonts w:ascii="Arial" w:eastAsiaTheme="minorEastAsia" w:hAnsi="Arial" w:cs="Arial"/>
                <w:sz w:val="22"/>
                <w:szCs w:val="22"/>
              </w:rPr>
              <w:t>. de polifenoles en vino</w:t>
            </w:r>
          </w:p>
        </w:tc>
        <w:tc>
          <w:tcPr>
            <w:tcW w:w="1514" w:type="dxa"/>
            <w:hideMark/>
          </w:tcPr>
          <w:p w14:paraId="59DDAB12" w14:textId="77777777" w:rsidR="001B1BC9" w:rsidRPr="001B1BC9" w:rsidRDefault="001B1BC9" w:rsidP="00E83F78">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(u que uses)</w:t>
            </w:r>
          </w:p>
        </w:tc>
      </w:tr>
      <w:tr w:rsidR="001B1BC9" w:rsidRPr="001B1BC9" w14:paraId="3F44B3A5" w14:textId="77777777" w:rsidTr="00D25B72">
        <w:trPr>
          <w:trHeight w:val="567"/>
        </w:trPr>
        <w:tc>
          <w:tcPr>
            <w:cnfStyle w:val="001000000000" w:firstRow="0" w:lastRow="0" w:firstColumn="1" w:lastColumn="0" w:oddVBand="0" w:evenVBand="0" w:oddHBand="0" w:evenHBand="0" w:firstRowFirstColumn="0" w:firstRowLastColumn="0" w:lastRowFirstColumn="0" w:lastRowLastColumn="0"/>
            <w:tcW w:w="1231" w:type="dxa"/>
            <w:hideMark/>
          </w:tcPr>
          <w:p w14:paraId="7B715ACB" w14:textId="77777777" w:rsidR="001B1BC9" w:rsidRPr="001B1BC9" w:rsidRDefault="001B1BC9" w:rsidP="00E83F78">
            <w:pPr>
              <w:jc w:val="center"/>
              <w:rPr>
                <w:rFonts w:ascii="Arial" w:eastAsiaTheme="minorEastAsia" w:hAnsi="Arial" w:cs="Arial"/>
                <w:sz w:val="22"/>
                <w:szCs w:val="22"/>
              </w:rPr>
            </w:pPr>
            <m:oMathPara>
              <m:oMath>
                <m:r>
                  <m:rPr>
                    <m:sty m:val="bi"/>
                  </m:rPr>
                  <w:rPr>
                    <w:rFonts w:ascii="Cambria Math" w:eastAsiaTheme="minorEastAsia" w:hAnsi="Cambria Math" w:cs="Arial"/>
                    <w:sz w:val="22"/>
                    <w:szCs w:val="22"/>
                  </w:rPr>
                  <m:t>MW</m:t>
                </m:r>
              </m:oMath>
            </m:oMathPara>
          </w:p>
        </w:tc>
        <w:tc>
          <w:tcPr>
            <w:tcW w:w="2380" w:type="dxa"/>
            <w:hideMark/>
          </w:tcPr>
          <w:p w14:paraId="46B51E19"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Masa molar del agua</w:t>
            </w:r>
          </w:p>
        </w:tc>
        <w:tc>
          <w:tcPr>
            <w:tcW w:w="1514" w:type="dxa"/>
            <w:hideMark/>
          </w:tcPr>
          <w:p w14:paraId="2D5084C4" w14:textId="77777777" w:rsidR="001B1BC9" w:rsidRPr="001B1BC9" w:rsidRDefault="001B1BC9" w:rsidP="00E83F78">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2"/>
                <w:szCs w:val="22"/>
              </w:rPr>
            </w:pPr>
            <w:r w:rsidRPr="001B1BC9">
              <w:rPr>
                <w:rFonts w:ascii="Arial" w:eastAsiaTheme="minorEastAsia" w:hAnsi="Arial" w:cs="Arial"/>
                <w:sz w:val="22"/>
                <w:szCs w:val="22"/>
              </w:rPr>
              <w:t>kg·mol</w:t>
            </w:r>
            <w:r w:rsidRPr="001B1BC9">
              <w:rPr>
                <w:rFonts w:ascii="Cambria Math" w:eastAsiaTheme="minorEastAsia" w:hAnsi="Cambria Math" w:cs="Cambria Math"/>
                <w:sz w:val="22"/>
                <w:szCs w:val="22"/>
              </w:rPr>
              <w:t>⁻</w:t>
            </w:r>
            <w:r w:rsidRPr="001B1BC9">
              <w:rPr>
                <w:rFonts w:ascii="Arial" w:eastAsiaTheme="minorEastAsia" w:hAnsi="Arial" w:cs="Arial"/>
                <w:sz w:val="22"/>
                <w:szCs w:val="22"/>
              </w:rPr>
              <w:t>¹</w:t>
            </w:r>
          </w:p>
        </w:tc>
      </w:tr>
    </w:tbl>
    <w:p w14:paraId="49AC8606" w14:textId="77777777" w:rsidR="001B1BC9" w:rsidRPr="001B1BC9" w:rsidRDefault="001B1BC9" w:rsidP="001B1BC9">
      <w:pPr>
        <w:rPr>
          <w:rFonts w:ascii="Arial" w:eastAsiaTheme="minorEastAsia" w:hAnsi="Arial" w:cs="Arial"/>
          <w:sz w:val="22"/>
          <w:szCs w:val="22"/>
        </w:rPr>
      </w:pPr>
    </w:p>
    <w:p w14:paraId="122ED367" w14:textId="5448B9A6" w:rsidR="00D058A1" w:rsidRPr="002E0F3C" w:rsidRDefault="00D058A1">
      <w:r w:rsidRPr="002E0F3C">
        <w:rPr>
          <w:lang w:val="de-DE"/>
        </w:rPr>
        <w:br w:type="page"/>
      </w:r>
    </w:p>
    <w:p w14:paraId="2AE0F690" w14:textId="77777777" w:rsidR="00D058A1" w:rsidRPr="002E0F3C" w:rsidRDefault="00D058A1" w:rsidP="00D058A1">
      <w:pPr>
        <w:rPr>
          <w:lang w:val="de-DE"/>
        </w:rPr>
        <w:sectPr w:rsidR="00D058A1" w:rsidRPr="002E0F3C" w:rsidSect="001B1BC9">
          <w:type w:val="continuous"/>
          <w:pgSz w:w="12240" w:h="15840"/>
          <w:pgMar w:top="1417" w:right="1701" w:bottom="1417" w:left="1701" w:header="708" w:footer="708" w:gutter="0"/>
          <w:cols w:num="2" w:space="708"/>
          <w:docGrid w:linePitch="360"/>
        </w:sectPr>
      </w:pPr>
    </w:p>
    <w:p w14:paraId="379CDC66" w14:textId="1ABA4BF0" w:rsidR="00D058A1" w:rsidRPr="00D058A1" w:rsidRDefault="00D058A1" w:rsidP="00D058A1">
      <w:pPr>
        <w:rPr>
          <w:rFonts w:ascii="Arial" w:hAnsi="Arial" w:cs="Arial"/>
          <w:sz w:val="22"/>
          <w:szCs w:val="22"/>
        </w:rPr>
      </w:pPr>
      <w:r w:rsidRPr="00D058A1">
        <w:rPr>
          <w:rFonts w:ascii="Arial" w:hAnsi="Arial" w:cs="Arial"/>
          <w:b/>
          <w:bCs/>
          <w:sz w:val="22"/>
          <w:szCs w:val="22"/>
        </w:rPr>
        <w:lastRenderedPageBreak/>
        <w:t xml:space="preserve">Anexo </w:t>
      </w:r>
      <w:r w:rsidR="002E0F3C">
        <w:rPr>
          <w:rFonts w:ascii="Arial" w:hAnsi="Arial" w:cs="Arial"/>
          <w:b/>
          <w:bCs/>
          <w:sz w:val="22"/>
          <w:szCs w:val="22"/>
        </w:rPr>
        <w:t>C</w:t>
      </w:r>
      <w:r w:rsidRPr="00D058A1">
        <w:rPr>
          <w:rFonts w:ascii="Arial" w:hAnsi="Arial" w:cs="Arial"/>
          <w:b/>
          <w:bCs/>
          <w:sz w:val="22"/>
          <w:szCs w:val="22"/>
        </w:rPr>
        <w:t>.</w:t>
      </w:r>
      <w:r w:rsidRPr="00D058A1">
        <w:rPr>
          <w:rFonts w:ascii="Arial" w:hAnsi="Arial" w:cs="Arial"/>
          <w:sz w:val="22"/>
          <w:szCs w:val="22"/>
        </w:rPr>
        <w:t xml:space="preserve"> Código Python para el modelo desarrollado</w:t>
      </w:r>
    </w:p>
    <w:p w14:paraId="305B2503" w14:textId="776D4FD7" w:rsidR="00D058A1" w:rsidRPr="00D058A1" w:rsidRDefault="00D058A1" w:rsidP="00D058A1">
      <w:pPr>
        <w:pStyle w:val="codigo"/>
        <w:spacing w:line="240" w:lineRule="auto"/>
        <w:rPr>
          <w:sz w:val="20"/>
          <w:szCs w:val="20"/>
          <w:lang w:val="en-US"/>
        </w:rPr>
      </w:pPr>
      <w:proofErr w:type="gramStart"/>
      <w:r w:rsidRPr="00D058A1">
        <w:rPr>
          <w:sz w:val="20"/>
          <w:szCs w:val="20"/>
          <w:lang w:val="en-US"/>
        </w:rPr>
        <w:t>import</w:t>
      </w:r>
      <w:proofErr w:type="gramEnd"/>
      <w:r w:rsidRPr="00D058A1">
        <w:rPr>
          <w:sz w:val="20"/>
          <w:szCs w:val="20"/>
          <w:lang w:val="en-US"/>
        </w:rPr>
        <w:t xml:space="preserve"> </w:t>
      </w:r>
      <w:proofErr w:type="spellStart"/>
      <w:r w:rsidRPr="00D058A1">
        <w:rPr>
          <w:sz w:val="20"/>
          <w:szCs w:val="20"/>
          <w:lang w:val="en-US"/>
        </w:rPr>
        <w:t>numpy</w:t>
      </w:r>
      <w:proofErr w:type="spellEnd"/>
      <w:r w:rsidRPr="00D058A1">
        <w:rPr>
          <w:sz w:val="20"/>
          <w:szCs w:val="20"/>
          <w:lang w:val="en-US"/>
        </w:rPr>
        <w:t xml:space="preserve"> as np</w:t>
      </w:r>
    </w:p>
    <w:p w14:paraId="33A7A581" w14:textId="77777777" w:rsidR="00D058A1" w:rsidRPr="00D058A1" w:rsidRDefault="00D058A1" w:rsidP="00D058A1">
      <w:pPr>
        <w:pStyle w:val="codigo"/>
        <w:spacing w:line="240" w:lineRule="auto"/>
        <w:rPr>
          <w:sz w:val="20"/>
          <w:szCs w:val="20"/>
          <w:lang w:val="en-US"/>
        </w:rPr>
      </w:pPr>
      <w:r w:rsidRPr="00D058A1">
        <w:rPr>
          <w:sz w:val="20"/>
          <w:szCs w:val="20"/>
          <w:lang w:val="en-US"/>
        </w:rPr>
        <w:t>import pandas as pd</w:t>
      </w:r>
    </w:p>
    <w:p w14:paraId="4185264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import </w:t>
      </w:r>
      <w:proofErr w:type="spellStart"/>
      <w:proofErr w:type="gramStart"/>
      <w:r w:rsidRPr="00D058A1">
        <w:rPr>
          <w:sz w:val="20"/>
          <w:szCs w:val="20"/>
          <w:lang w:val="en-US"/>
        </w:rPr>
        <w:t>matplotlib.pyplot</w:t>
      </w:r>
      <w:proofErr w:type="spellEnd"/>
      <w:proofErr w:type="gramEnd"/>
      <w:r w:rsidRPr="00D058A1">
        <w:rPr>
          <w:sz w:val="20"/>
          <w:szCs w:val="20"/>
          <w:lang w:val="en-US"/>
        </w:rPr>
        <w:t xml:space="preserve"> as </w:t>
      </w:r>
      <w:proofErr w:type="spellStart"/>
      <w:r w:rsidRPr="00D058A1">
        <w:rPr>
          <w:sz w:val="20"/>
          <w:szCs w:val="20"/>
          <w:lang w:val="en-US"/>
        </w:rPr>
        <w:t>plt</w:t>
      </w:r>
      <w:proofErr w:type="spellEnd"/>
    </w:p>
    <w:p w14:paraId="2C1B02AF" w14:textId="77777777" w:rsidR="00D058A1" w:rsidRPr="00D058A1" w:rsidRDefault="00D058A1" w:rsidP="00D058A1">
      <w:pPr>
        <w:pStyle w:val="codigo"/>
        <w:spacing w:line="240" w:lineRule="auto"/>
        <w:rPr>
          <w:sz w:val="20"/>
          <w:szCs w:val="20"/>
          <w:lang w:val="en-US"/>
        </w:rPr>
      </w:pPr>
      <w:r w:rsidRPr="00D058A1">
        <w:rPr>
          <w:sz w:val="20"/>
          <w:szCs w:val="20"/>
          <w:lang w:val="en-US"/>
        </w:rPr>
        <w:t>import copy</w:t>
      </w:r>
    </w:p>
    <w:p w14:paraId="2342BB9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from </w:t>
      </w:r>
      <w:proofErr w:type="spellStart"/>
      <w:r w:rsidRPr="00D058A1">
        <w:rPr>
          <w:sz w:val="20"/>
          <w:szCs w:val="20"/>
          <w:lang w:val="en-US"/>
        </w:rPr>
        <w:t>scipy</w:t>
      </w:r>
      <w:proofErr w:type="spellEnd"/>
      <w:r w:rsidRPr="00D058A1">
        <w:rPr>
          <w:sz w:val="20"/>
          <w:szCs w:val="20"/>
          <w:lang w:val="en-US"/>
        </w:rPr>
        <w:t xml:space="preserve"> import stats</w:t>
      </w:r>
    </w:p>
    <w:p w14:paraId="52230BF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from </w:t>
      </w:r>
      <w:proofErr w:type="spellStart"/>
      <w:proofErr w:type="gramStart"/>
      <w:r w:rsidRPr="00D058A1">
        <w:rPr>
          <w:sz w:val="20"/>
          <w:szCs w:val="20"/>
          <w:lang w:val="en-US"/>
        </w:rPr>
        <w:t>scipy.integrate</w:t>
      </w:r>
      <w:proofErr w:type="spellEnd"/>
      <w:proofErr w:type="gramEnd"/>
      <w:r w:rsidRPr="00D058A1">
        <w:rPr>
          <w:sz w:val="20"/>
          <w:szCs w:val="20"/>
          <w:lang w:val="en-US"/>
        </w:rPr>
        <w:t xml:space="preserve"> import </w:t>
      </w:r>
      <w:proofErr w:type="spellStart"/>
      <w:r w:rsidRPr="00D058A1">
        <w:rPr>
          <w:sz w:val="20"/>
          <w:szCs w:val="20"/>
          <w:lang w:val="en-US"/>
        </w:rPr>
        <w:t>solve_ivp</w:t>
      </w:r>
      <w:proofErr w:type="spellEnd"/>
      <w:r w:rsidRPr="00D058A1">
        <w:rPr>
          <w:sz w:val="20"/>
          <w:szCs w:val="20"/>
          <w:lang w:val="en-US"/>
        </w:rPr>
        <w:t xml:space="preserve">, </w:t>
      </w:r>
      <w:proofErr w:type="spellStart"/>
      <w:r w:rsidRPr="00D058A1">
        <w:rPr>
          <w:sz w:val="20"/>
          <w:szCs w:val="20"/>
          <w:lang w:val="en-US"/>
        </w:rPr>
        <w:t>solve_bvp</w:t>
      </w:r>
      <w:proofErr w:type="spellEnd"/>
    </w:p>
    <w:p w14:paraId="258EA52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from </w:t>
      </w:r>
      <w:proofErr w:type="spellStart"/>
      <w:proofErr w:type="gramStart"/>
      <w:r w:rsidRPr="00D058A1">
        <w:rPr>
          <w:sz w:val="20"/>
          <w:szCs w:val="20"/>
          <w:lang w:val="en-US"/>
        </w:rPr>
        <w:t>scipy.optimize</w:t>
      </w:r>
      <w:proofErr w:type="spellEnd"/>
      <w:proofErr w:type="gramEnd"/>
      <w:r w:rsidRPr="00D058A1">
        <w:rPr>
          <w:sz w:val="20"/>
          <w:szCs w:val="20"/>
          <w:lang w:val="en-US"/>
        </w:rPr>
        <w:t xml:space="preserve"> import </w:t>
      </w:r>
      <w:proofErr w:type="spellStart"/>
      <w:r w:rsidRPr="00D058A1">
        <w:rPr>
          <w:sz w:val="20"/>
          <w:szCs w:val="20"/>
          <w:lang w:val="en-US"/>
        </w:rPr>
        <w:t>fsolve</w:t>
      </w:r>
      <w:proofErr w:type="spellEnd"/>
    </w:p>
    <w:p w14:paraId="6C617E6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from </w:t>
      </w:r>
      <w:proofErr w:type="spellStart"/>
      <w:proofErr w:type="gramStart"/>
      <w:r w:rsidRPr="00D058A1">
        <w:rPr>
          <w:sz w:val="20"/>
          <w:szCs w:val="20"/>
          <w:lang w:val="en-US"/>
        </w:rPr>
        <w:t>scipy.optimize</w:t>
      </w:r>
      <w:proofErr w:type="spellEnd"/>
      <w:proofErr w:type="gramEnd"/>
      <w:r w:rsidRPr="00D058A1">
        <w:rPr>
          <w:sz w:val="20"/>
          <w:szCs w:val="20"/>
          <w:lang w:val="en-US"/>
        </w:rPr>
        <w:t xml:space="preserve"> import </w:t>
      </w:r>
      <w:proofErr w:type="spellStart"/>
      <w:r w:rsidRPr="00D058A1">
        <w:rPr>
          <w:sz w:val="20"/>
          <w:szCs w:val="20"/>
          <w:lang w:val="en-US"/>
        </w:rPr>
        <w:t>curve_fit</w:t>
      </w:r>
      <w:proofErr w:type="spellEnd"/>
    </w:p>
    <w:p w14:paraId="733B6E6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from </w:t>
      </w:r>
      <w:proofErr w:type="spellStart"/>
      <w:r w:rsidRPr="00D058A1">
        <w:rPr>
          <w:sz w:val="20"/>
          <w:szCs w:val="20"/>
          <w:lang w:val="en-US"/>
        </w:rPr>
        <w:t>numpy</w:t>
      </w:r>
      <w:proofErr w:type="spellEnd"/>
      <w:r w:rsidRPr="00D058A1">
        <w:rPr>
          <w:sz w:val="20"/>
          <w:szCs w:val="20"/>
          <w:lang w:val="en-US"/>
        </w:rPr>
        <w:t xml:space="preserve"> import trapezoid</w:t>
      </w:r>
    </w:p>
    <w:p w14:paraId="4A07C47B" w14:textId="77777777" w:rsidR="00D058A1" w:rsidRPr="00D058A1" w:rsidRDefault="00D058A1" w:rsidP="00D058A1">
      <w:pPr>
        <w:pStyle w:val="codigo"/>
        <w:spacing w:line="240" w:lineRule="auto"/>
        <w:rPr>
          <w:sz w:val="20"/>
          <w:szCs w:val="20"/>
          <w:lang w:val="en-US"/>
        </w:rPr>
      </w:pPr>
    </w:p>
    <w:p w14:paraId="270972C9" w14:textId="77777777" w:rsidR="00D058A1" w:rsidRPr="00D058A1" w:rsidRDefault="00D058A1" w:rsidP="00D058A1">
      <w:pPr>
        <w:pStyle w:val="codigo"/>
        <w:spacing w:line="240" w:lineRule="auto"/>
        <w:rPr>
          <w:sz w:val="20"/>
          <w:szCs w:val="20"/>
          <w:lang w:val="en-US"/>
        </w:rPr>
      </w:pPr>
      <w:r w:rsidRPr="00D058A1">
        <w:rPr>
          <w:sz w:val="20"/>
          <w:szCs w:val="20"/>
          <w:lang w:val="en-US"/>
        </w:rPr>
        <w:t>def Parameters (</w:t>
      </w:r>
      <w:proofErr w:type="spellStart"/>
      <w:r w:rsidRPr="00D058A1">
        <w:rPr>
          <w:sz w:val="20"/>
          <w:szCs w:val="20"/>
          <w:lang w:val="en-US"/>
        </w:rPr>
        <w:t>inputs_fixed</w:t>
      </w:r>
      <w:proofErr w:type="spellEnd"/>
      <w:r w:rsidRPr="00D058A1">
        <w:rPr>
          <w:sz w:val="20"/>
          <w:szCs w:val="20"/>
          <w:lang w:val="en-US"/>
        </w:rPr>
        <w:t xml:space="preserve">, </w:t>
      </w:r>
      <w:proofErr w:type="spellStart"/>
      <w:r w:rsidRPr="00D058A1">
        <w:rPr>
          <w:sz w:val="20"/>
          <w:szCs w:val="20"/>
          <w:lang w:val="en-US"/>
        </w:rPr>
        <w:t>lista</w:t>
      </w:r>
      <w:proofErr w:type="spellEnd"/>
      <w:r w:rsidRPr="00D058A1">
        <w:rPr>
          <w:sz w:val="20"/>
          <w:szCs w:val="20"/>
          <w:lang w:val="en-US"/>
        </w:rPr>
        <w:t>):</w:t>
      </w:r>
    </w:p>
    <w:p w14:paraId="3085432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valores</w:t>
      </w:r>
      <w:proofErr w:type="spellEnd"/>
      <w:r w:rsidRPr="00D058A1">
        <w:rPr>
          <w:sz w:val="20"/>
          <w:szCs w:val="20"/>
          <w:lang w:val="en-US"/>
        </w:rPr>
        <w:t xml:space="preserve"> = </w:t>
      </w:r>
      <w:proofErr w:type="spellStart"/>
      <w:r w:rsidRPr="00D058A1">
        <w:rPr>
          <w:sz w:val="20"/>
          <w:szCs w:val="20"/>
          <w:lang w:val="en-US"/>
        </w:rPr>
        <w:t>lista</w:t>
      </w:r>
      <w:proofErr w:type="spellEnd"/>
    </w:p>
    <w:p w14:paraId="036E7A4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ext</w:t>
      </w:r>
      <w:proofErr w:type="spellEnd"/>
      <w:r w:rsidRPr="00D058A1">
        <w:rPr>
          <w:sz w:val="20"/>
          <w:szCs w:val="20"/>
          <w:lang w:val="en-US"/>
        </w:rPr>
        <w:t xml:space="preserve"> = {k: </w:t>
      </w:r>
      <w:proofErr w:type="spellStart"/>
      <w:r w:rsidRPr="00D058A1">
        <w:rPr>
          <w:sz w:val="20"/>
          <w:szCs w:val="20"/>
          <w:lang w:val="en-US"/>
        </w:rPr>
        <w:t>inputs_fixed</w:t>
      </w:r>
      <w:proofErr w:type="spellEnd"/>
      <w:r w:rsidRPr="00D058A1">
        <w:rPr>
          <w:sz w:val="20"/>
          <w:szCs w:val="20"/>
          <w:lang w:val="en-US"/>
        </w:rPr>
        <w:t xml:space="preserve">[k] </w:t>
      </w:r>
      <w:proofErr w:type="spellStart"/>
      <w:r w:rsidRPr="00D058A1">
        <w:rPr>
          <w:sz w:val="20"/>
          <w:szCs w:val="20"/>
          <w:lang w:val="en-US"/>
        </w:rPr>
        <w:t>for k</w:t>
      </w:r>
      <w:proofErr w:type="spellEnd"/>
      <w:r w:rsidRPr="00D058A1">
        <w:rPr>
          <w:sz w:val="20"/>
          <w:szCs w:val="20"/>
          <w:lang w:val="en-US"/>
        </w:rPr>
        <w:t xml:space="preserve"> in </w:t>
      </w:r>
      <w:proofErr w:type="spellStart"/>
      <w:r w:rsidRPr="00D058A1">
        <w:rPr>
          <w:sz w:val="20"/>
          <w:szCs w:val="20"/>
          <w:lang w:val="en-US"/>
        </w:rPr>
        <w:t>valores</w:t>
      </w:r>
      <w:proofErr w:type="spellEnd"/>
      <w:r w:rsidRPr="00D058A1">
        <w:rPr>
          <w:sz w:val="20"/>
          <w:szCs w:val="20"/>
          <w:lang w:val="en-US"/>
        </w:rPr>
        <w:t>}</w:t>
      </w:r>
    </w:p>
    <w:p w14:paraId="40569FDC"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return</w:t>
      </w:r>
      <w:proofErr w:type="spellEnd"/>
      <w:r w:rsidRPr="00D058A1">
        <w:rPr>
          <w:sz w:val="20"/>
          <w:szCs w:val="20"/>
        </w:rPr>
        <w:t xml:space="preserve"> </w:t>
      </w:r>
      <w:proofErr w:type="spellStart"/>
      <w:proofErr w:type="gramStart"/>
      <w:r w:rsidRPr="00D058A1">
        <w:rPr>
          <w:sz w:val="20"/>
          <w:szCs w:val="20"/>
        </w:rPr>
        <w:t>ext.values</w:t>
      </w:r>
      <w:proofErr w:type="spellEnd"/>
      <w:proofErr w:type="gramEnd"/>
      <w:r w:rsidRPr="00D058A1">
        <w:rPr>
          <w:sz w:val="20"/>
          <w:szCs w:val="20"/>
        </w:rPr>
        <w:t>()</w:t>
      </w:r>
    </w:p>
    <w:p w14:paraId="563F8420" w14:textId="77777777" w:rsidR="00D058A1" w:rsidRPr="00D058A1" w:rsidRDefault="00D058A1" w:rsidP="00D058A1">
      <w:pPr>
        <w:pStyle w:val="codigo"/>
        <w:spacing w:line="240" w:lineRule="auto"/>
        <w:rPr>
          <w:sz w:val="20"/>
          <w:szCs w:val="20"/>
        </w:rPr>
      </w:pPr>
    </w:p>
    <w:p w14:paraId="5DBCAB38"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interpolar_</w:t>
      </w:r>
      <w:proofErr w:type="gramStart"/>
      <w:r w:rsidRPr="00D058A1">
        <w:rPr>
          <w:sz w:val="20"/>
          <w:szCs w:val="20"/>
        </w:rPr>
        <w:t>viscosidad</w:t>
      </w:r>
      <w:proofErr w:type="spellEnd"/>
      <w:r w:rsidRPr="00D058A1">
        <w:rPr>
          <w:sz w:val="20"/>
          <w:szCs w:val="20"/>
        </w:rPr>
        <w:t>(</w:t>
      </w:r>
      <w:proofErr w:type="gramEnd"/>
      <w:r w:rsidRPr="00D058A1">
        <w:rPr>
          <w:sz w:val="20"/>
          <w:szCs w:val="20"/>
        </w:rPr>
        <w:t>datos, T):</w:t>
      </w:r>
    </w:p>
    <w:p w14:paraId="2A017D41" w14:textId="77777777" w:rsidR="00D058A1" w:rsidRPr="00D058A1" w:rsidRDefault="00D058A1" w:rsidP="00D058A1">
      <w:pPr>
        <w:pStyle w:val="codigo"/>
        <w:spacing w:line="240" w:lineRule="auto"/>
        <w:rPr>
          <w:sz w:val="20"/>
          <w:szCs w:val="20"/>
        </w:rPr>
      </w:pPr>
      <w:r w:rsidRPr="00D058A1">
        <w:rPr>
          <w:sz w:val="20"/>
          <w:szCs w:val="20"/>
        </w:rPr>
        <w:t xml:space="preserve">    temperaturas, viscosidades = </w:t>
      </w:r>
      <w:proofErr w:type="spellStart"/>
      <w:proofErr w:type="gramStart"/>
      <w:r w:rsidRPr="00D058A1">
        <w:rPr>
          <w:sz w:val="20"/>
          <w:szCs w:val="20"/>
        </w:rPr>
        <w:t>np.array</w:t>
      </w:r>
      <w:proofErr w:type="spellEnd"/>
      <w:proofErr w:type="gramEnd"/>
      <w:r w:rsidRPr="00D058A1">
        <w:rPr>
          <w:sz w:val="20"/>
          <w:szCs w:val="20"/>
        </w:rPr>
        <w:t>(</w:t>
      </w:r>
      <w:proofErr w:type="spellStart"/>
      <w:r w:rsidRPr="00D058A1">
        <w:rPr>
          <w:sz w:val="20"/>
          <w:szCs w:val="20"/>
        </w:rPr>
        <w:t>list</w:t>
      </w:r>
      <w:proofErr w:type="spellEnd"/>
      <w:r w:rsidRPr="00D058A1">
        <w:rPr>
          <w:sz w:val="20"/>
          <w:szCs w:val="20"/>
        </w:rPr>
        <w:t>(</w:t>
      </w:r>
      <w:proofErr w:type="spellStart"/>
      <w:proofErr w:type="gramStart"/>
      <w:r w:rsidRPr="00D058A1">
        <w:rPr>
          <w:sz w:val="20"/>
          <w:szCs w:val="20"/>
        </w:rPr>
        <w:t>datos.keys</w:t>
      </w:r>
      <w:proofErr w:type="spellEnd"/>
      <w:proofErr w:type="gramEnd"/>
      <w:r w:rsidRPr="00D058A1">
        <w:rPr>
          <w:sz w:val="20"/>
          <w:szCs w:val="20"/>
        </w:rPr>
        <w:t xml:space="preserve">())), </w:t>
      </w:r>
      <w:proofErr w:type="spellStart"/>
      <w:proofErr w:type="gramStart"/>
      <w:r w:rsidRPr="00D058A1">
        <w:rPr>
          <w:sz w:val="20"/>
          <w:szCs w:val="20"/>
        </w:rPr>
        <w:t>np.array</w:t>
      </w:r>
      <w:proofErr w:type="spellEnd"/>
      <w:proofErr w:type="gramEnd"/>
      <w:r w:rsidRPr="00D058A1">
        <w:rPr>
          <w:sz w:val="20"/>
          <w:szCs w:val="20"/>
        </w:rPr>
        <w:t>(</w:t>
      </w:r>
      <w:proofErr w:type="spellStart"/>
      <w:r w:rsidRPr="00D058A1">
        <w:rPr>
          <w:sz w:val="20"/>
          <w:szCs w:val="20"/>
        </w:rPr>
        <w:t>list</w:t>
      </w:r>
      <w:proofErr w:type="spellEnd"/>
      <w:r w:rsidRPr="00D058A1">
        <w:rPr>
          <w:sz w:val="20"/>
          <w:szCs w:val="20"/>
        </w:rPr>
        <w:t>(</w:t>
      </w:r>
      <w:proofErr w:type="spellStart"/>
      <w:proofErr w:type="gramStart"/>
      <w:r w:rsidRPr="00D058A1">
        <w:rPr>
          <w:sz w:val="20"/>
          <w:szCs w:val="20"/>
        </w:rPr>
        <w:t>datos.values</w:t>
      </w:r>
      <w:proofErr w:type="spellEnd"/>
      <w:proofErr w:type="gramEnd"/>
      <w:r w:rsidRPr="00D058A1">
        <w:rPr>
          <w:sz w:val="20"/>
          <w:szCs w:val="20"/>
        </w:rPr>
        <w:t>()))</w:t>
      </w:r>
    </w:p>
    <w:p w14:paraId="162EEE66"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return</w:t>
      </w:r>
      <w:proofErr w:type="spellEnd"/>
      <w:r w:rsidRPr="00D058A1">
        <w:rPr>
          <w:sz w:val="20"/>
          <w:szCs w:val="20"/>
        </w:rPr>
        <w:t xml:space="preserve"> </w:t>
      </w:r>
      <w:proofErr w:type="spellStart"/>
      <w:proofErr w:type="gramStart"/>
      <w:r w:rsidRPr="00D058A1">
        <w:rPr>
          <w:sz w:val="20"/>
          <w:szCs w:val="20"/>
        </w:rPr>
        <w:t>np.interp</w:t>
      </w:r>
      <w:proofErr w:type="spellEnd"/>
      <w:proofErr w:type="gramEnd"/>
      <w:r w:rsidRPr="00D058A1">
        <w:rPr>
          <w:sz w:val="20"/>
          <w:szCs w:val="20"/>
        </w:rPr>
        <w:t>(T, temperaturas, viscosidades)</w:t>
      </w:r>
    </w:p>
    <w:p w14:paraId="217C72FB" w14:textId="77777777" w:rsidR="00D058A1" w:rsidRPr="00D058A1" w:rsidRDefault="00D058A1" w:rsidP="00D058A1">
      <w:pPr>
        <w:pStyle w:val="codigo"/>
        <w:spacing w:line="240" w:lineRule="auto"/>
        <w:rPr>
          <w:sz w:val="20"/>
          <w:szCs w:val="20"/>
        </w:rPr>
      </w:pPr>
    </w:p>
    <w:p w14:paraId="3E53DC4D"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viscosidad_</w:t>
      </w:r>
      <w:proofErr w:type="gramStart"/>
      <w:r w:rsidRPr="00D058A1">
        <w:rPr>
          <w:sz w:val="20"/>
          <w:szCs w:val="20"/>
        </w:rPr>
        <w:t>vino</w:t>
      </w:r>
      <w:proofErr w:type="spellEnd"/>
      <w:r w:rsidRPr="00D058A1">
        <w:rPr>
          <w:sz w:val="20"/>
          <w:szCs w:val="20"/>
        </w:rPr>
        <w:t>(</w:t>
      </w:r>
      <w:proofErr w:type="spellStart"/>
      <w:proofErr w:type="gramEnd"/>
      <w:r w:rsidRPr="00D058A1">
        <w:rPr>
          <w:sz w:val="20"/>
          <w:szCs w:val="20"/>
        </w:rPr>
        <w:t>inputs_fixed</w:t>
      </w:r>
      <w:proofErr w:type="spellEnd"/>
      <w:r w:rsidRPr="00D058A1">
        <w:rPr>
          <w:sz w:val="20"/>
          <w:szCs w:val="20"/>
        </w:rPr>
        <w:t xml:space="preserve">, </w:t>
      </w:r>
      <w:proofErr w:type="spellStart"/>
      <w:r w:rsidRPr="00D058A1">
        <w:rPr>
          <w:sz w:val="20"/>
          <w:szCs w:val="20"/>
        </w:rPr>
        <w:t>fraccion_etanol</w:t>
      </w:r>
      <w:proofErr w:type="spellEnd"/>
      <w:r w:rsidRPr="00D058A1">
        <w:rPr>
          <w:sz w:val="20"/>
          <w:szCs w:val="20"/>
        </w:rPr>
        <w:t>=0.12):</w:t>
      </w:r>
    </w:p>
    <w:p w14:paraId="32375D00" w14:textId="77777777" w:rsidR="00D058A1" w:rsidRPr="00D058A1" w:rsidRDefault="00D058A1" w:rsidP="00D058A1">
      <w:pPr>
        <w:pStyle w:val="codigo"/>
        <w:spacing w:line="240" w:lineRule="auto"/>
        <w:rPr>
          <w:sz w:val="20"/>
          <w:szCs w:val="20"/>
        </w:rPr>
      </w:pPr>
      <w:r w:rsidRPr="00D058A1">
        <w:rPr>
          <w:sz w:val="20"/>
          <w:szCs w:val="20"/>
        </w:rPr>
        <w:t xml:space="preserve">    T = </w:t>
      </w:r>
      <w:proofErr w:type="spellStart"/>
      <w:r w:rsidRPr="00D058A1">
        <w:rPr>
          <w:sz w:val="20"/>
          <w:szCs w:val="20"/>
        </w:rPr>
        <w:t>inputs_fixed</w:t>
      </w:r>
      <w:proofErr w:type="spellEnd"/>
      <w:r w:rsidRPr="00D058A1">
        <w:rPr>
          <w:sz w:val="20"/>
          <w:szCs w:val="20"/>
        </w:rPr>
        <w:t>["</w:t>
      </w:r>
      <w:proofErr w:type="spellStart"/>
      <w:r w:rsidRPr="00D058A1">
        <w:rPr>
          <w:sz w:val="20"/>
          <w:szCs w:val="20"/>
        </w:rPr>
        <w:t>T_celsius_fibra</w:t>
      </w:r>
      <w:proofErr w:type="spellEnd"/>
      <w:r w:rsidRPr="00D058A1">
        <w:rPr>
          <w:sz w:val="20"/>
          <w:szCs w:val="20"/>
        </w:rPr>
        <w:t>"]</w:t>
      </w:r>
    </w:p>
    <w:p w14:paraId="10F7997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eta_agua</w:t>
      </w:r>
      <w:proofErr w:type="spellEnd"/>
      <w:r w:rsidRPr="00D058A1">
        <w:rPr>
          <w:sz w:val="20"/>
          <w:szCs w:val="20"/>
        </w:rPr>
        <w:t xml:space="preserve"> = </w:t>
      </w:r>
      <w:proofErr w:type="spellStart"/>
      <w:r w:rsidRPr="00D058A1">
        <w:rPr>
          <w:sz w:val="20"/>
          <w:szCs w:val="20"/>
        </w:rPr>
        <w:t>interpolar_</w:t>
      </w:r>
      <w:proofErr w:type="gramStart"/>
      <w:r w:rsidRPr="00D058A1">
        <w:rPr>
          <w:sz w:val="20"/>
          <w:szCs w:val="20"/>
        </w:rPr>
        <w:t>viscosidad</w:t>
      </w:r>
      <w:proofErr w:type="spellEnd"/>
      <w:r w:rsidRPr="00D058A1">
        <w:rPr>
          <w:sz w:val="20"/>
          <w:szCs w:val="20"/>
        </w:rPr>
        <w:t>(</w:t>
      </w:r>
      <w:proofErr w:type="spellStart"/>
      <w:proofErr w:type="gramEnd"/>
      <w:r w:rsidRPr="00D058A1">
        <w:rPr>
          <w:sz w:val="20"/>
          <w:szCs w:val="20"/>
        </w:rPr>
        <w:t>viscosidad_agua</w:t>
      </w:r>
      <w:proofErr w:type="spellEnd"/>
      <w:r w:rsidRPr="00D058A1">
        <w:rPr>
          <w:sz w:val="20"/>
          <w:szCs w:val="20"/>
        </w:rPr>
        <w:t>, T)</w:t>
      </w:r>
    </w:p>
    <w:p w14:paraId="05C793F2"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eta_etanol</w:t>
      </w:r>
      <w:proofErr w:type="spellEnd"/>
      <w:r w:rsidRPr="00D058A1">
        <w:rPr>
          <w:sz w:val="20"/>
          <w:szCs w:val="20"/>
        </w:rPr>
        <w:t xml:space="preserve"> = </w:t>
      </w:r>
      <w:proofErr w:type="spellStart"/>
      <w:r w:rsidRPr="00D058A1">
        <w:rPr>
          <w:sz w:val="20"/>
          <w:szCs w:val="20"/>
        </w:rPr>
        <w:t>interpolar_</w:t>
      </w:r>
      <w:proofErr w:type="gramStart"/>
      <w:r w:rsidRPr="00D058A1">
        <w:rPr>
          <w:sz w:val="20"/>
          <w:szCs w:val="20"/>
        </w:rPr>
        <w:t>viscosidad</w:t>
      </w:r>
      <w:proofErr w:type="spellEnd"/>
      <w:r w:rsidRPr="00D058A1">
        <w:rPr>
          <w:sz w:val="20"/>
          <w:szCs w:val="20"/>
        </w:rPr>
        <w:t>(</w:t>
      </w:r>
      <w:proofErr w:type="spellStart"/>
      <w:proofErr w:type="gramEnd"/>
      <w:r w:rsidRPr="00D058A1">
        <w:rPr>
          <w:sz w:val="20"/>
          <w:szCs w:val="20"/>
        </w:rPr>
        <w:t>viscosidad_etanol</w:t>
      </w:r>
      <w:proofErr w:type="spellEnd"/>
      <w:r w:rsidRPr="00D058A1">
        <w:rPr>
          <w:sz w:val="20"/>
          <w:szCs w:val="20"/>
        </w:rPr>
        <w:t>, T)</w:t>
      </w:r>
    </w:p>
    <w:p w14:paraId="54836E5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return</w:t>
      </w:r>
      <w:proofErr w:type="spellEnd"/>
      <w:r w:rsidRPr="00D058A1">
        <w:rPr>
          <w:sz w:val="20"/>
          <w:szCs w:val="20"/>
        </w:rPr>
        <w:t xml:space="preserve"> (1 - </w:t>
      </w:r>
      <w:proofErr w:type="spellStart"/>
      <w:r w:rsidRPr="00D058A1">
        <w:rPr>
          <w:sz w:val="20"/>
          <w:szCs w:val="20"/>
        </w:rPr>
        <w:t>fraccion_etanol</w:t>
      </w:r>
      <w:proofErr w:type="spellEnd"/>
      <w:r w:rsidRPr="00D058A1">
        <w:rPr>
          <w:sz w:val="20"/>
          <w:szCs w:val="20"/>
        </w:rPr>
        <w:t xml:space="preserve">) * </w:t>
      </w:r>
      <w:proofErr w:type="spellStart"/>
      <w:r w:rsidRPr="00D058A1">
        <w:rPr>
          <w:sz w:val="20"/>
          <w:szCs w:val="20"/>
        </w:rPr>
        <w:t>eta_agua</w:t>
      </w:r>
      <w:proofErr w:type="spellEnd"/>
      <w:r w:rsidRPr="00D058A1">
        <w:rPr>
          <w:sz w:val="20"/>
          <w:szCs w:val="20"/>
        </w:rPr>
        <w:t xml:space="preserve"> + </w:t>
      </w:r>
      <w:proofErr w:type="spellStart"/>
      <w:r w:rsidRPr="00D058A1">
        <w:rPr>
          <w:sz w:val="20"/>
          <w:szCs w:val="20"/>
        </w:rPr>
        <w:t>fraccion_etanol</w:t>
      </w:r>
      <w:proofErr w:type="spellEnd"/>
      <w:r w:rsidRPr="00D058A1">
        <w:rPr>
          <w:sz w:val="20"/>
          <w:szCs w:val="20"/>
        </w:rPr>
        <w:t xml:space="preserve"> * </w:t>
      </w:r>
      <w:proofErr w:type="spellStart"/>
      <w:r w:rsidRPr="00D058A1">
        <w:rPr>
          <w:sz w:val="20"/>
          <w:szCs w:val="20"/>
        </w:rPr>
        <w:t>eta_etanol</w:t>
      </w:r>
      <w:proofErr w:type="spellEnd"/>
    </w:p>
    <w:p w14:paraId="512D3874" w14:textId="77777777" w:rsidR="00D058A1" w:rsidRPr="00D058A1" w:rsidRDefault="00D058A1" w:rsidP="00D058A1">
      <w:pPr>
        <w:pStyle w:val="codigo"/>
        <w:spacing w:line="240" w:lineRule="auto"/>
        <w:rPr>
          <w:sz w:val="20"/>
          <w:szCs w:val="20"/>
        </w:rPr>
      </w:pPr>
    </w:p>
    <w:p w14:paraId="4EDB981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presion_vapor_antoine</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5966EEBE" w14:textId="77777777" w:rsidR="00D058A1" w:rsidRPr="00D058A1" w:rsidRDefault="00D058A1" w:rsidP="00D058A1">
      <w:pPr>
        <w:pStyle w:val="codigo"/>
        <w:spacing w:line="240" w:lineRule="auto"/>
        <w:rPr>
          <w:sz w:val="20"/>
          <w:szCs w:val="20"/>
          <w:lang w:val="en-US"/>
        </w:rPr>
      </w:pPr>
      <w:r w:rsidRPr="00D058A1">
        <w:rPr>
          <w:sz w:val="20"/>
          <w:szCs w:val="20"/>
          <w:lang w:val="en-US"/>
        </w:rPr>
        <w:t>    keys = ["</w:t>
      </w:r>
      <w:proofErr w:type="spellStart"/>
      <w:r w:rsidRPr="00D058A1">
        <w:rPr>
          <w:sz w:val="20"/>
          <w:szCs w:val="20"/>
          <w:lang w:val="en-US"/>
        </w:rPr>
        <w:t>T_celsius_fibra</w:t>
      </w:r>
      <w:proofErr w:type="spellEnd"/>
      <w:r w:rsidRPr="00D058A1">
        <w:rPr>
          <w:sz w:val="20"/>
          <w:szCs w:val="20"/>
          <w:lang w:val="en-US"/>
        </w:rPr>
        <w:t>", "A", "B", "C"]</w:t>
      </w:r>
    </w:p>
    <w:p w14:paraId="5CE1CBE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valores</w:t>
      </w:r>
      <w:proofErr w:type="spellEnd"/>
      <w:r w:rsidRPr="00D058A1">
        <w:rPr>
          <w:sz w:val="20"/>
          <w:szCs w:val="20"/>
          <w:lang w:val="en-US"/>
        </w:rPr>
        <w:t xml:space="preserve">= </w:t>
      </w:r>
      <w:proofErr w:type="gramStart"/>
      <w:r w:rsidRPr="00D058A1">
        <w:rPr>
          <w:sz w:val="20"/>
          <w:szCs w:val="20"/>
          <w:lang w:val="en-US"/>
        </w:rPr>
        <w:t>Parameters(</w:t>
      </w:r>
      <w:proofErr w:type="spellStart"/>
      <w:proofErr w:type="gramEnd"/>
      <w:r w:rsidRPr="00D058A1">
        <w:rPr>
          <w:sz w:val="20"/>
          <w:szCs w:val="20"/>
          <w:lang w:val="en-US"/>
        </w:rPr>
        <w:t>inputs_fixed</w:t>
      </w:r>
      <w:proofErr w:type="spellEnd"/>
      <w:r w:rsidRPr="00D058A1">
        <w:rPr>
          <w:sz w:val="20"/>
          <w:szCs w:val="20"/>
          <w:lang w:val="en-US"/>
        </w:rPr>
        <w:t>, keys)</w:t>
      </w:r>
    </w:p>
    <w:p w14:paraId="5D5972A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T, A, B, C = </w:t>
      </w:r>
      <w:proofErr w:type="spellStart"/>
      <w:r w:rsidRPr="00D058A1">
        <w:rPr>
          <w:sz w:val="20"/>
          <w:szCs w:val="20"/>
          <w:lang w:val="en-US"/>
        </w:rPr>
        <w:t>valores</w:t>
      </w:r>
      <w:proofErr w:type="spellEnd"/>
    </w:p>
    <w:p w14:paraId="4B9060E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P_mmHg</w:t>
      </w:r>
      <w:proofErr w:type="spellEnd"/>
      <w:r w:rsidRPr="00D058A1">
        <w:rPr>
          <w:sz w:val="20"/>
          <w:szCs w:val="20"/>
          <w:lang w:val="en-US"/>
        </w:rPr>
        <w:t xml:space="preserve"> = 10 ** (A - (B / (T + C)))</w:t>
      </w:r>
    </w:p>
    <w:p w14:paraId="7CE2A83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spellStart"/>
      <w:r w:rsidRPr="00D058A1">
        <w:rPr>
          <w:sz w:val="20"/>
          <w:szCs w:val="20"/>
          <w:lang w:val="en-US"/>
        </w:rPr>
        <w:t>P_mmHg</w:t>
      </w:r>
      <w:proofErr w:type="spellEnd"/>
      <w:r w:rsidRPr="00D058A1">
        <w:rPr>
          <w:sz w:val="20"/>
          <w:szCs w:val="20"/>
          <w:lang w:val="en-US"/>
        </w:rPr>
        <w:t xml:space="preserve"> *133.322</w:t>
      </w:r>
    </w:p>
    <w:p w14:paraId="1E5CB441" w14:textId="77777777" w:rsidR="00D058A1" w:rsidRPr="00D058A1" w:rsidRDefault="00D058A1" w:rsidP="00D058A1">
      <w:pPr>
        <w:pStyle w:val="codigo"/>
        <w:spacing w:line="240" w:lineRule="auto"/>
        <w:rPr>
          <w:sz w:val="20"/>
          <w:szCs w:val="20"/>
          <w:lang w:val="en-US"/>
        </w:rPr>
      </w:pPr>
    </w:p>
    <w:p w14:paraId="657BECC4"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calcular_longitud_libre_media</w:t>
      </w:r>
      <w:proofErr w:type="spellEnd"/>
      <w:r w:rsidRPr="00D058A1">
        <w:rPr>
          <w:sz w:val="20"/>
          <w:szCs w:val="20"/>
        </w:rPr>
        <w:t>(</w:t>
      </w:r>
      <w:proofErr w:type="spellStart"/>
      <w:r w:rsidRPr="00D058A1">
        <w:rPr>
          <w:sz w:val="20"/>
          <w:szCs w:val="20"/>
        </w:rPr>
        <w:t>inputs_fixed</w:t>
      </w:r>
      <w:proofErr w:type="spellEnd"/>
      <w:r w:rsidRPr="00D058A1">
        <w:rPr>
          <w:sz w:val="20"/>
          <w:szCs w:val="20"/>
        </w:rPr>
        <w:t>):</w:t>
      </w:r>
    </w:p>
    <w:p w14:paraId="5E36FC29"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keys = ["</w:t>
      </w:r>
      <w:proofErr w:type="spellStart"/>
      <w:r w:rsidRPr="00D058A1">
        <w:rPr>
          <w:sz w:val="20"/>
          <w:szCs w:val="20"/>
          <w:lang w:val="en-US"/>
        </w:rPr>
        <w:t>k_B</w:t>
      </w:r>
      <w:proofErr w:type="spellEnd"/>
      <w:r w:rsidRPr="00D058A1">
        <w:rPr>
          <w:sz w:val="20"/>
          <w:szCs w:val="20"/>
          <w:lang w:val="en-US"/>
        </w:rPr>
        <w:t>", "</w:t>
      </w:r>
      <w:proofErr w:type="spellStart"/>
      <w:r w:rsidRPr="00D058A1">
        <w:rPr>
          <w:sz w:val="20"/>
          <w:szCs w:val="20"/>
          <w:lang w:val="en-US"/>
        </w:rPr>
        <w:t>T_fibra</w:t>
      </w:r>
      <w:proofErr w:type="spellEnd"/>
      <w:r w:rsidRPr="00D058A1">
        <w:rPr>
          <w:sz w:val="20"/>
          <w:szCs w:val="20"/>
          <w:lang w:val="en-US"/>
        </w:rPr>
        <w:t>", "pi", "</w:t>
      </w:r>
      <w:proofErr w:type="spellStart"/>
      <w:r w:rsidRPr="00D058A1">
        <w:rPr>
          <w:sz w:val="20"/>
          <w:szCs w:val="20"/>
          <w:lang w:val="en-US"/>
        </w:rPr>
        <w:t>d_vapor</w:t>
      </w:r>
      <w:proofErr w:type="spellEnd"/>
      <w:r w:rsidRPr="00D058A1">
        <w:rPr>
          <w:sz w:val="20"/>
          <w:szCs w:val="20"/>
          <w:lang w:val="en-US"/>
        </w:rPr>
        <w:t>"]</w:t>
      </w:r>
    </w:p>
    <w:p w14:paraId="7E748C6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valores</w:t>
      </w:r>
      <w:proofErr w:type="spellEnd"/>
      <w:r w:rsidRPr="00D058A1">
        <w:rPr>
          <w:sz w:val="20"/>
          <w:szCs w:val="20"/>
          <w:lang w:val="en-US"/>
        </w:rPr>
        <w:t xml:space="preserve">= </w:t>
      </w:r>
      <w:proofErr w:type="gramStart"/>
      <w:r w:rsidRPr="00D058A1">
        <w:rPr>
          <w:sz w:val="20"/>
          <w:szCs w:val="20"/>
          <w:lang w:val="en-US"/>
        </w:rPr>
        <w:t>Parameters(</w:t>
      </w:r>
      <w:proofErr w:type="spellStart"/>
      <w:proofErr w:type="gramEnd"/>
      <w:r w:rsidRPr="00D058A1">
        <w:rPr>
          <w:sz w:val="20"/>
          <w:szCs w:val="20"/>
          <w:lang w:val="en-US"/>
        </w:rPr>
        <w:t>inputs_fixed</w:t>
      </w:r>
      <w:proofErr w:type="spellEnd"/>
      <w:r w:rsidRPr="00D058A1">
        <w:rPr>
          <w:sz w:val="20"/>
          <w:szCs w:val="20"/>
          <w:lang w:val="en-US"/>
        </w:rPr>
        <w:t>, keys)</w:t>
      </w:r>
    </w:p>
    <w:p w14:paraId="583A5D1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k_B</w:t>
      </w:r>
      <w:proofErr w:type="spellEnd"/>
      <w:r w:rsidRPr="00D058A1">
        <w:rPr>
          <w:sz w:val="20"/>
          <w:szCs w:val="20"/>
          <w:lang w:val="en-US"/>
        </w:rPr>
        <w:t xml:space="preserve">, T, pi, d = </w:t>
      </w:r>
      <w:proofErr w:type="spellStart"/>
      <w:r w:rsidRPr="00D058A1">
        <w:rPr>
          <w:sz w:val="20"/>
          <w:szCs w:val="20"/>
          <w:lang w:val="en-US"/>
        </w:rPr>
        <w:t>valores</w:t>
      </w:r>
      <w:proofErr w:type="spellEnd"/>
    </w:p>
    <w:p w14:paraId="5213601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P_vapor</w:t>
      </w:r>
      <w:proofErr w:type="spellEnd"/>
      <w:r w:rsidRPr="00D058A1">
        <w:rPr>
          <w:sz w:val="20"/>
          <w:szCs w:val="20"/>
          <w:lang w:val="en-US"/>
        </w:rPr>
        <w:t xml:space="preserve"> = </w:t>
      </w:r>
      <w:proofErr w:type="spellStart"/>
      <w:r w:rsidRPr="00D058A1">
        <w:rPr>
          <w:sz w:val="20"/>
          <w:szCs w:val="20"/>
          <w:lang w:val="en-US"/>
        </w:rPr>
        <w:t>presion_vapor_antoine</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4C59B5BC" w14:textId="77777777" w:rsidR="00D058A1" w:rsidRPr="00D058A1" w:rsidRDefault="00D058A1" w:rsidP="00D058A1">
      <w:pPr>
        <w:pStyle w:val="codigo"/>
        <w:spacing w:line="240" w:lineRule="auto"/>
        <w:rPr>
          <w:sz w:val="20"/>
          <w:szCs w:val="20"/>
          <w:lang w:val="en-US"/>
        </w:rPr>
      </w:pPr>
      <w:r w:rsidRPr="00D058A1">
        <w:rPr>
          <w:sz w:val="20"/>
          <w:szCs w:val="20"/>
          <w:lang w:val="en-US"/>
        </w:rPr>
        <w:t>    return (</w:t>
      </w:r>
      <w:proofErr w:type="spellStart"/>
      <w:r w:rsidRPr="00D058A1">
        <w:rPr>
          <w:sz w:val="20"/>
          <w:szCs w:val="20"/>
          <w:lang w:val="en-US"/>
        </w:rPr>
        <w:t>k_B</w:t>
      </w:r>
      <w:proofErr w:type="spellEnd"/>
      <w:r w:rsidRPr="00D058A1">
        <w:rPr>
          <w:sz w:val="20"/>
          <w:szCs w:val="20"/>
          <w:lang w:val="en-US"/>
        </w:rPr>
        <w:t xml:space="preserve"> * T) / (</w:t>
      </w:r>
      <w:proofErr w:type="spellStart"/>
      <w:proofErr w:type="gramStart"/>
      <w:r w:rsidRPr="00D058A1">
        <w:rPr>
          <w:sz w:val="20"/>
          <w:szCs w:val="20"/>
          <w:lang w:val="en-US"/>
        </w:rPr>
        <w:t>np.sqrt</w:t>
      </w:r>
      <w:proofErr w:type="spellEnd"/>
      <w:proofErr w:type="gramEnd"/>
      <w:r w:rsidRPr="00D058A1">
        <w:rPr>
          <w:sz w:val="20"/>
          <w:szCs w:val="20"/>
          <w:lang w:val="en-US"/>
        </w:rPr>
        <w:t xml:space="preserve">(2) * pi * d**2 * </w:t>
      </w:r>
      <w:proofErr w:type="spellStart"/>
      <w:r w:rsidRPr="00D058A1">
        <w:rPr>
          <w:sz w:val="20"/>
          <w:szCs w:val="20"/>
          <w:lang w:val="en-US"/>
        </w:rPr>
        <w:t>P_vapor</w:t>
      </w:r>
      <w:proofErr w:type="spellEnd"/>
      <w:r w:rsidRPr="00D058A1">
        <w:rPr>
          <w:sz w:val="20"/>
          <w:szCs w:val="20"/>
          <w:lang w:val="en-US"/>
        </w:rPr>
        <w:t>)</w:t>
      </w:r>
    </w:p>
    <w:p w14:paraId="289DB84D" w14:textId="77777777" w:rsidR="00D058A1" w:rsidRPr="00D058A1" w:rsidRDefault="00D058A1" w:rsidP="00D058A1">
      <w:pPr>
        <w:pStyle w:val="codigo"/>
        <w:spacing w:line="240" w:lineRule="auto"/>
        <w:rPr>
          <w:sz w:val="20"/>
          <w:szCs w:val="20"/>
          <w:lang w:val="en-US"/>
        </w:rPr>
      </w:pPr>
    </w:p>
    <w:p w14:paraId="45B434F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mu_water_Pa_s_K</w:t>
      </w:r>
      <w:proofErr w:type="spellEnd"/>
      <w:r w:rsidRPr="00D058A1">
        <w:rPr>
          <w:sz w:val="20"/>
          <w:szCs w:val="20"/>
          <w:lang w:val="en-US"/>
        </w:rPr>
        <w:t>(TK):</w:t>
      </w:r>
    </w:p>
    <w:p w14:paraId="2D61D80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TK = </w:t>
      </w:r>
      <w:proofErr w:type="spellStart"/>
      <w:proofErr w:type="gramStart"/>
      <w:r w:rsidRPr="00D058A1">
        <w:rPr>
          <w:sz w:val="20"/>
          <w:szCs w:val="20"/>
          <w:lang w:val="en-US"/>
        </w:rPr>
        <w:t>np.asarray</w:t>
      </w:r>
      <w:proofErr w:type="spellEnd"/>
      <w:proofErr w:type="gramEnd"/>
      <w:r w:rsidRPr="00D058A1">
        <w:rPr>
          <w:sz w:val="20"/>
          <w:szCs w:val="20"/>
          <w:lang w:val="en-US"/>
        </w:rPr>
        <w:t xml:space="preserve">(TK, </w:t>
      </w:r>
      <w:proofErr w:type="spellStart"/>
      <w:r w:rsidRPr="00D058A1">
        <w:rPr>
          <w:sz w:val="20"/>
          <w:szCs w:val="20"/>
          <w:lang w:val="en-US"/>
        </w:rPr>
        <w:t>dtype</w:t>
      </w:r>
      <w:proofErr w:type="spellEnd"/>
      <w:r w:rsidRPr="00D058A1">
        <w:rPr>
          <w:sz w:val="20"/>
          <w:szCs w:val="20"/>
          <w:lang w:val="en-US"/>
        </w:rPr>
        <w:t>=float)</w:t>
      </w:r>
    </w:p>
    <w:p w14:paraId="1DA86F23" w14:textId="77777777" w:rsidR="00D058A1" w:rsidRPr="00D058A1" w:rsidRDefault="00D058A1" w:rsidP="00D058A1">
      <w:pPr>
        <w:pStyle w:val="codigo"/>
        <w:spacing w:line="240" w:lineRule="auto"/>
        <w:rPr>
          <w:sz w:val="20"/>
          <w:szCs w:val="20"/>
          <w:lang w:val="en-US"/>
        </w:rPr>
      </w:pPr>
      <w:r w:rsidRPr="00D058A1">
        <w:rPr>
          <w:sz w:val="20"/>
          <w:szCs w:val="20"/>
          <w:lang w:val="en-US"/>
        </w:rPr>
        <w:t>    TC = TK - 273.15</w:t>
      </w:r>
    </w:p>
    <w:p w14:paraId="61BC6436" w14:textId="77777777" w:rsidR="00D058A1" w:rsidRPr="00D058A1" w:rsidRDefault="00D058A1" w:rsidP="00D058A1">
      <w:pPr>
        <w:pStyle w:val="codigo"/>
        <w:spacing w:line="240" w:lineRule="auto"/>
        <w:rPr>
          <w:sz w:val="20"/>
          <w:szCs w:val="20"/>
          <w:lang w:val="en-US"/>
        </w:rPr>
      </w:pPr>
      <w:r w:rsidRPr="00D058A1">
        <w:rPr>
          <w:sz w:val="20"/>
          <w:szCs w:val="20"/>
          <w:lang w:val="en-US"/>
        </w:rPr>
        <w:t>    return 2.414e-5 * 10.0**(247.8 / (TC + 133.15))</w:t>
      </w:r>
    </w:p>
    <w:p w14:paraId="135D44EF" w14:textId="77777777" w:rsidR="00D058A1" w:rsidRPr="00D058A1" w:rsidRDefault="00D058A1" w:rsidP="00D058A1">
      <w:pPr>
        <w:pStyle w:val="codigo"/>
        <w:spacing w:line="240" w:lineRule="auto"/>
        <w:rPr>
          <w:sz w:val="20"/>
          <w:szCs w:val="20"/>
          <w:lang w:val="en-US"/>
        </w:rPr>
      </w:pPr>
    </w:p>
    <w:p w14:paraId="7C2A4C14"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Calculos</w:t>
      </w:r>
      <w:proofErr w:type="spellEnd"/>
      <w:r w:rsidRPr="00D058A1">
        <w:rPr>
          <w:sz w:val="20"/>
          <w:szCs w:val="20"/>
        </w:rPr>
        <w:t>(</w:t>
      </w:r>
      <w:proofErr w:type="spellStart"/>
      <w:r w:rsidRPr="00D058A1">
        <w:rPr>
          <w:sz w:val="20"/>
          <w:szCs w:val="20"/>
        </w:rPr>
        <w:t>inputs_fixed</w:t>
      </w:r>
      <w:proofErr w:type="spellEnd"/>
      <w:r w:rsidRPr="00D058A1">
        <w:rPr>
          <w:sz w:val="20"/>
          <w:szCs w:val="20"/>
        </w:rPr>
        <w:t>):</w:t>
      </w:r>
    </w:p>
    <w:p w14:paraId="7DB59180" w14:textId="77777777" w:rsidR="00D058A1" w:rsidRPr="00D058A1" w:rsidRDefault="00D058A1" w:rsidP="00D058A1">
      <w:pPr>
        <w:pStyle w:val="codigo"/>
        <w:spacing w:line="240" w:lineRule="auto"/>
        <w:rPr>
          <w:sz w:val="20"/>
          <w:szCs w:val="20"/>
        </w:rPr>
      </w:pPr>
      <w:r w:rsidRPr="00D058A1">
        <w:rPr>
          <w:sz w:val="20"/>
          <w:szCs w:val="20"/>
        </w:rPr>
        <w:t xml:space="preserve">    </w:t>
      </w:r>
    </w:p>
    <w:p w14:paraId="399BCD9E"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keys</w:t>
      </w:r>
      <w:proofErr w:type="spellEnd"/>
      <w:r w:rsidRPr="00D058A1">
        <w:rPr>
          <w:sz w:val="20"/>
          <w:szCs w:val="20"/>
        </w:rPr>
        <w:t xml:space="preserve"> = ["rho", "</w:t>
      </w:r>
      <w:proofErr w:type="spellStart"/>
      <w:r w:rsidRPr="00D058A1">
        <w:rPr>
          <w:sz w:val="20"/>
          <w:szCs w:val="20"/>
        </w:rPr>
        <w:t>Q_medio</w:t>
      </w:r>
      <w:proofErr w:type="spellEnd"/>
      <w:r w:rsidRPr="00D058A1">
        <w:rPr>
          <w:sz w:val="20"/>
          <w:szCs w:val="20"/>
        </w:rPr>
        <w:t>", "</w:t>
      </w:r>
      <w:proofErr w:type="spellStart"/>
      <w:r w:rsidRPr="00D058A1">
        <w:rPr>
          <w:sz w:val="20"/>
          <w:szCs w:val="20"/>
        </w:rPr>
        <w:t>n_fibras</w:t>
      </w:r>
      <w:proofErr w:type="spellEnd"/>
      <w:r w:rsidRPr="00D058A1">
        <w:rPr>
          <w:sz w:val="20"/>
          <w:szCs w:val="20"/>
        </w:rPr>
        <w:t>", "D_int_fibra","</w:t>
      </w:r>
      <w:proofErr w:type="spellStart"/>
      <w:r w:rsidRPr="00D058A1">
        <w:rPr>
          <w:sz w:val="20"/>
          <w:szCs w:val="20"/>
        </w:rPr>
        <w:t>D_out_fibra</w:t>
      </w:r>
      <w:proofErr w:type="spellEnd"/>
      <w:r w:rsidRPr="00D058A1">
        <w:rPr>
          <w:sz w:val="20"/>
          <w:szCs w:val="20"/>
        </w:rPr>
        <w:t>", "</w:t>
      </w:r>
      <w:proofErr w:type="spellStart"/>
      <w:r w:rsidRPr="00D058A1">
        <w:rPr>
          <w:sz w:val="20"/>
          <w:szCs w:val="20"/>
        </w:rPr>
        <w:t>r_int_fibra</w:t>
      </w:r>
      <w:proofErr w:type="spellEnd"/>
      <w:r w:rsidRPr="00D058A1">
        <w:rPr>
          <w:sz w:val="20"/>
          <w:szCs w:val="20"/>
        </w:rPr>
        <w:t>", "</w:t>
      </w:r>
      <w:proofErr w:type="spellStart"/>
      <w:r w:rsidRPr="00D058A1">
        <w:rPr>
          <w:sz w:val="20"/>
          <w:szCs w:val="20"/>
        </w:rPr>
        <w:t>diametro_carcasa</w:t>
      </w:r>
      <w:proofErr w:type="spellEnd"/>
      <w:r w:rsidRPr="00D058A1">
        <w:rPr>
          <w:sz w:val="20"/>
          <w:szCs w:val="20"/>
        </w:rPr>
        <w:t>", "pi", "L", "</w:t>
      </w:r>
      <w:proofErr w:type="spellStart"/>
      <w:r w:rsidRPr="00D058A1">
        <w:rPr>
          <w:sz w:val="20"/>
          <w:szCs w:val="20"/>
        </w:rPr>
        <w:t>T_celsius_carcasa</w:t>
      </w:r>
      <w:proofErr w:type="spellEnd"/>
      <w:r w:rsidRPr="00D058A1">
        <w:rPr>
          <w:sz w:val="20"/>
          <w:szCs w:val="20"/>
        </w:rPr>
        <w:t>", "densidad_CaCl2"]</w:t>
      </w:r>
    </w:p>
    <w:p w14:paraId="292BF274"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valores</w:t>
      </w:r>
      <w:proofErr w:type="spellEnd"/>
      <w:r w:rsidRPr="00D058A1">
        <w:rPr>
          <w:sz w:val="20"/>
          <w:szCs w:val="20"/>
          <w:lang w:val="en-US"/>
        </w:rPr>
        <w:t xml:space="preserve">= </w:t>
      </w:r>
      <w:proofErr w:type="gramStart"/>
      <w:r w:rsidRPr="00D058A1">
        <w:rPr>
          <w:sz w:val="20"/>
          <w:szCs w:val="20"/>
          <w:lang w:val="en-US"/>
        </w:rPr>
        <w:t>Parameters(</w:t>
      </w:r>
      <w:proofErr w:type="spellStart"/>
      <w:proofErr w:type="gramEnd"/>
      <w:r w:rsidRPr="00D058A1">
        <w:rPr>
          <w:sz w:val="20"/>
          <w:szCs w:val="20"/>
          <w:lang w:val="en-US"/>
        </w:rPr>
        <w:t>inputs_fixed</w:t>
      </w:r>
      <w:proofErr w:type="spellEnd"/>
      <w:r w:rsidRPr="00D058A1">
        <w:rPr>
          <w:sz w:val="20"/>
          <w:szCs w:val="20"/>
          <w:lang w:val="en-US"/>
        </w:rPr>
        <w:t>, keys)</w:t>
      </w:r>
    </w:p>
    <w:p w14:paraId="16010DA1"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 xml:space="preserve">rho, </w:t>
      </w:r>
      <w:proofErr w:type="spellStart"/>
      <w:r w:rsidRPr="00D058A1">
        <w:rPr>
          <w:sz w:val="20"/>
          <w:szCs w:val="20"/>
        </w:rPr>
        <w:t>Q_medio</w:t>
      </w:r>
      <w:proofErr w:type="spellEnd"/>
      <w:r w:rsidRPr="00D058A1">
        <w:rPr>
          <w:sz w:val="20"/>
          <w:szCs w:val="20"/>
        </w:rPr>
        <w:t xml:space="preserve">, </w:t>
      </w:r>
      <w:proofErr w:type="spellStart"/>
      <w:r w:rsidRPr="00D058A1">
        <w:rPr>
          <w:sz w:val="20"/>
          <w:szCs w:val="20"/>
        </w:rPr>
        <w:t>n_fibras</w:t>
      </w:r>
      <w:proofErr w:type="spellEnd"/>
      <w:r w:rsidRPr="00D058A1">
        <w:rPr>
          <w:sz w:val="20"/>
          <w:szCs w:val="20"/>
        </w:rPr>
        <w:t xml:space="preserve">, </w:t>
      </w:r>
      <w:proofErr w:type="spellStart"/>
      <w:r w:rsidRPr="00D058A1">
        <w:rPr>
          <w:sz w:val="20"/>
          <w:szCs w:val="20"/>
        </w:rPr>
        <w:t>D_int_fibra</w:t>
      </w:r>
      <w:proofErr w:type="spellEnd"/>
      <w:r w:rsidRPr="00D058A1">
        <w:rPr>
          <w:sz w:val="20"/>
          <w:szCs w:val="20"/>
        </w:rPr>
        <w:t xml:space="preserve">, </w:t>
      </w:r>
      <w:proofErr w:type="spellStart"/>
      <w:r w:rsidRPr="00D058A1">
        <w:rPr>
          <w:sz w:val="20"/>
          <w:szCs w:val="20"/>
        </w:rPr>
        <w:t>D_out_</w:t>
      </w:r>
      <w:proofErr w:type="gramStart"/>
      <w:r w:rsidRPr="00D058A1">
        <w:rPr>
          <w:sz w:val="20"/>
          <w:szCs w:val="20"/>
        </w:rPr>
        <w:t>fibra</w:t>
      </w:r>
      <w:proofErr w:type="spellEnd"/>
      <w:r w:rsidRPr="00D058A1">
        <w:rPr>
          <w:sz w:val="20"/>
          <w:szCs w:val="20"/>
        </w:rPr>
        <w:t xml:space="preserve"> ,</w:t>
      </w:r>
      <w:proofErr w:type="gramEnd"/>
      <w:r w:rsidRPr="00D058A1">
        <w:rPr>
          <w:sz w:val="20"/>
          <w:szCs w:val="20"/>
        </w:rPr>
        <w:t xml:space="preserve"> </w:t>
      </w:r>
      <w:proofErr w:type="spellStart"/>
      <w:r w:rsidRPr="00D058A1">
        <w:rPr>
          <w:sz w:val="20"/>
          <w:szCs w:val="20"/>
        </w:rPr>
        <w:t>r_int_fibra</w:t>
      </w:r>
      <w:proofErr w:type="spellEnd"/>
      <w:r w:rsidRPr="00D058A1">
        <w:rPr>
          <w:sz w:val="20"/>
          <w:szCs w:val="20"/>
        </w:rPr>
        <w:t xml:space="preserve">, </w:t>
      </w:r>
      <w:proofErr w:type="spellStart"/>
      <w:r w:rsidRPr="00D058A1">
        <w:rPr>
          <w:sz w:val="20"/>
          <w:szCs w:val="20"/>
        </w:rPr>
        <w:t>diametro_carcasa</w:t>
      </w:r>
      <w:proofErr w:type="spellEnd"/>
      <w:r w:rsidRPr="00D058A1">
        <w:rPr>
          <w:sz w:val="20"/>
          <w:szCs w:val="20"/>
        </w:rPr>
        <w:t xml:space="preserve">, pi, L, </w:t>
      </w:r>
      <w:proofErr w:type="spellStart"/>
      <w:r w:rsidRPr="00D058A1">
        <w:rPr>
          <w:sz w:val="20"/>
          <w:szCs w:val="20"/>
        </w:rPr>
        <w:t>T_celsius_carcasa</w:t>
      </w:r>
      <w:proofErr w:type="spellEnd"/>
      <w:r w:rsidRPr="00D058A1">
        <w:rPr>
          <w:sz w:val="20"/>
          <w:szCs w:val="20"/>
        </w:rPr>
        <w:t>, densidad_CaCl2 = valores</w:t>
      </w:r>
    </w:p>
    <w:p w14:paraId="4174A9E3"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P_vapor</w:t>
      </w:r>
      <w:proofErr w:type="spellEnd"/>
      <w:r w:rsidRPr="00D058A1">
        <w:rPr>
          <w:sz w:val="20"/>
          <w:szCs w:val="20"/>
        </w:rPr>
        <w:t xml:space="preserve"> = </w:t>
      </w:r>
      <w:proofErr w:type="spellStart"/>
      <w:r w:rsidRPr="00D058A1">
        <w:rPr>
          <w:sz w:val="20"/>
          <w:szCs w:val="20"/>
        </w:rPr>
        <w:t>presion_vapor_antoine</w:t>
      </w:r>
      <w:proofErr w:type="spellEnd"/>
      <w:r w:rsidRPr="00D058A1">
        <w:rPr>
          <w:sz w:val="20"/>
          <w:szCs w:val="20"/>
        </w:rPr>
        <w:t>(</w:t>
      </w:r>
      <w:proofErr w:type="spellStart"/>
      <w:r w:rsidRPr="00D058A1">
        <w:rPr>
          <w:sz w:val="20"/>
          <w:szCs w:val="20"/>
        </w:rPr>
        <w:t>inputs_fixed</w:t>
      </w:r>
      <w:proofErr w:type="spellEnd"/>
      <w:r w:rsidRPr="00D058A1">
        <w:rPr>
          <w:sz w:val="20"/>
          <w:szCs w:val="20"/>
        </w:rPr>
        <w:t>)</w:t>
      </w:r>
    </w:p>
    <w:p w14:paraId="33A63F7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longitud_libre_media</w:t>
      </w:r>
      <w:proofErr w:type="spellEnd"/>
      <w:r w:rsidRPr="00D058A1">
        <w:rPr>
          <w:sz w:val="20"/>
          <w:szCs w:val="20"/>
        </w:rPr>
        <w:t xml:space="preserve"> = </w:t>
      </w:r>
      <w:proofErr w:type="spellStart"/>
      <w:r w:rsidRPr="00D058A1">
        <w:rPr>
          <w:sz w:val="20"/>
          <w:szCs w:val="20"/>
        </w:rPr>
        <w:t>calcular_longitud_libre_media</w:t>
      </w:r>
      <w:proofErr w:type="spellEnd"/>
      <w:r w:rsidRPr="00D058A1">
        <w:rPr>
          <w:sz w:val="20"/>
          <w:szCs w:val="20"/>
        </w:rPr>
        <w:t>(</w:t>
      </w:r>
      <w:proofErr w:type="spellStart"/>
      <w:r w:rsidRPr="00D058A1">
        <w:rPr>
          <w:sz w:val="20"/>
          <w:szCs w:val="20"/>
        </w:rPr>
        <w:t>inputs_fixed</w:t>
      </w:r>
      <w:proofErr w:type="spellEnd"/>
      <w:r w:rsidRPr="00D058A1">
        <w:rPr>
          <w:sz w:val="20"/>
          <w:szCs w:val="20"/>
        </w:rPr>
        <w:t>)</w:t>
      </w:r>
    </w:p>
    <w:p w14:paraId="0BDE3F9B"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mu_vino</w:t>
      </w:r>
      <w:proofErr w:type="spellEnd"/>
      <w:r w:rsidRPr="00D058A1">
        <w:rPr>
          <w:sz w:val="20"/>
          <w:szCs w:val="20"/>
        </w:rPr>
        <w:t xml:space="preserve"> = </w:t>
      </w:r>
      <w:proofErr w:type="spellStart"/>
      <w:r w:rsidRPr="00D058A1">
        <w:rPr>
          <w:sz w:val="20"/>
          <w:szCs w:val="20"/>
        </w:rPr>
        <w:t>viscosidad_vino</w:t>
      </w:r>
      <w:proofErr w:type="spellEnd"/>
      <w:r w:rsidRPr="00D058A1">
        <w:rPr>
          <w:sz w:val="20"/>
          <w:szCs w:val="20"/>
        </w:rPr>
        <w:t>(</w:t>
      </w:r>
      <w:proofErr w:type="spellStart"/>
      <w:r w:rsidRPr="00D058A1">
        <w:rPr>
          <w:sz w:val="20"/>
          <w:szCs w:val="20"/>
        </w:rPr>
        <w:t>inputs_fixed</w:t>
      </w:r>
      <w:proofErr w:type="spellEnd"/>
      <w:r w:rsidRPr="00D058A1">
        <w:rPr>
          <w:sz w:val="20"/>
          <w:szCs w:val="20"/>
        </w:rPr>
        <w:t>)</w:t>
      </w:r>
    </w:p>
    <w:p w14:paraId="683AE2B1"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mdot_fibra</w:t>
      </w:r>
      <w:proofErr w:type="spellEnd"/>
      <w:r w:rsidRPr="00D058A1">
        <w:rPr>
          <w:sz w:val="20"/>
          <w:szCs w:val="20"/>
        </w:rPr>
        <w:t xml:space="preserve"> = rho * </w:t>
      </w:r>
      <w:proofErr w:type="spellStart"/>
      <w:r w:rsidRPr="00D058A1">
        <w:rPr>
          <w:sz w:val="20"/>
          <w:szCs w:val="20"/>
        </w:rPr>
        <w:t>Q_medio</w:t>
      </w:r>
      <w:proofErr w:type="spellEnd"/>
    </w:p>
    <w:p w14:paraId="361781C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Q_fibra</w:t>
      </w:r>
      <w:proofErr w:type="spellEnd"/>
      <w:r w:rsidRPr="00D058A1">
        <w:rPr>
          <w:sz w:val="20"/>
          <w:szCs w:val="20"/>
        </w:rPr>
        <w:t xml:space="preserve"> = </w:t>
      </w:r>
      <w:proofErr w:type="spellStart"/>
      <w:r w:rsidRPr="00D058A1">
        <w:rPr>
          <w:sz w:val="20"/>
          <w:szCs w:val="20"/>
        </w:rPr>
        <w:t>Q_medio</w:t>
      </w:r>
      <w:proofErr w:type="spellEnd"/>
      <w:r w:rsidRPr="00D058A1">
        <w:rPr>
          <w:sz w:val="20"/>
          <w:szCs w:val="20"/>
        </w:rPr>
        <w:t xml:space="preserve"> / </w:t>
      </w:r>
      <w:proofErr w:type="spellStart"/>
      <w:r w:rsidRPr="00D058A1">
        <w:rPr>
          <w:sz w:val="20"/>
          <w:szCs w:val="20"/>
        </w:rPr>
        <w:t>n_fibras</w:t>
      </w:r>
      <w:proofErr w:type="spellEnd"/>
    </w:p>
    <w:p w14:paraId="3EDABB8F"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Esp_mem</w:t>
      </w:r>
      <w:proofErr w:type="spellEnd"/>
      <w:r w:rsidRPr="00D058A1">
        <w:rPr>
          <w:sz w:val="20"/>
          <w:szCs w:val="20"/>
          <w:lang w:val="en-US"/>
        </w:rPr>
        <w:t xml:space="preserve"> = (</w:t>
      </w:r>
      <w:proofErr w:type="spellStart"/>
      <w:r w:rsidRPr="00D058A1">
        <w:rPr>
          <w:sz w:val="20"/>
          <w:szCs w:val="20"/>
          <w:lang w:val="en-US"/>
        </w:rPr>
        <w:t>D_out_fibra</w:t>
      </w:r>
      <w:proofErr w:type="spellEnd"/>
      <w:r w:rsidRPr="00D058A1">
        <w:rPr>
          <w:sz w:val="20"/>
          <w:szCs w:val="20"/>
          <w:lang w:val="en-US"/>
        </w:rPr>
        <w:t xml:space="preserve"> - </w:t>
      </w:r>
      <w:proofErr w:type="spellStart"/>
      <w:r w:rsidRPr="00D058A1">
        <w:rPr>
          <w:sz w:val="20"/>
          <w:szCs w:val="20"/>
          <w:lang w:val="en-US"/>
        </w:rPr>
        <w:t>D_int_fibra</w:t>
      </w:r>
      <w:proofErr w:type="spellEnd"/>
      <w:r w:rsidRPr="00D058A1">
        <w:rPr>
          <w:sz w:val="20"/>
          <w:szCs w:val="20"/>
          <w:lang w:val="en-US"/>
        </w:rPr>
        <w:t>) / 2</w:t>
      </w:r>
    </w:p>
    <w:p w14:paraId="685A37FC"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A_fibra</w:t>
      </w:r>
      <w:proofErr w:type="spellEnd"/>
      <w:r w:rsidRPr="00D058A1">
        <w:rPr>
          <w:sz w:val="20"/>
          <w:szCs w:val="20"/>
        </w:rPr>
        <w:t xml:space="preserve"> = pi * (</w:t>
      </w:r>
      <w:proofErr w:type="spellStart"/>
      <w:r w:rsidRPr="00D058A1">
        <w:rPr>
          <w:sz w:val="20"/>
          <w:szCs w:val="20"/>
        </w:rPr>
        <w:t>r_int_fibra</w:t>
      </w:r>
      <w:proofErr w:type="spellEnd"/>
      <w:r w:rsidRPr="00D058A1">
        <w:rPr>
          <w:sz w:val="20"/>
          <w:szCs w:val="20"/>
        </w:rPr>
        <w:t xml:space="preserve"> ** 2)</w:t>
      </w:r>
    </w:p>
    <w:p w14:paraId="6822B2F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v_fibra</w:t>
      </w:r>
      <w:proofErr w:type="spellEnd"/>
      <w:r w:rsidRPr="00D058A1">
        <w:rPr>
          <w:sz w:val="20"/>
          <w:szCs w:val="20"/>
        </w:rPr>
        <w:t xml:space="preserve"> = </w:t>
      </w:r>
      <w:proofErr w:type="spellStart"/>
      <w:r w:rsidRPr="00D058A1">
        <w:rPr>
          <w:sz w:val="20"/>
          <w:szCs w:val="20"/>
        </w:rPr>
        <w:t>Q_fibra</w:t>
      </w:r>
      <w:proofErr w:type="spellEnd"/>
      <w:r w:rsidRPr="00D058A1">
        <w:rPr>
          <w:sz w:val="20"/>
          <w:szCs w:val="20"/>
        </w:rPr>
        <w:t xml:space="preserve"> / </w:t>
      </w:r>
      <w:proofErr w:type="spellStart"/>
      <w:r w:rsidRPr="00D058A1">
        <w:rPr>
          <w:sz w:val="20"/>
          <w:szCs w:val="20"/>
        </w:rPr>
        <w:t>A_fibra</w:t>
      </w:r>
      <w:proofErr w:type="spellEnd"/>
      <w:r w:rsidRPr="00D058A1">
        <w:rPr>
          <w:sz w:val="20"/>
          <w:szCs w:val="20"/>
        </w:rPr>
        <w:t xml:space="preserve"> </w:t>
      </w:r>
    </w:p>
    <w:p w14:paraId="163951BB"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A_contacto_real</w:t>
      </w:r>
      <w:proofErr w:type="spellEnd"/>
      <w:r w:rsidRPr="00D058A1">
        <w:rPr>
          <w:sz w:val="20"/>
          <w:szCs w:val="20"/>
        </w:rPr>
        <w:t xml:space="preserve"> = </w:t>
      </w:r>
      <w:proofErr w:type="spellStart"/>
      <w:r w:rsidRPr="00D058A1">
        <w:rPr>
          <w:sz w:val="20"/>
          <w:szCs w:val="20"/>
        </w:rPr>
        <w:t>n_fibras</w:t>
      </w:r>
      <w:proofErr w:type="spellEnd"/>
      <w:r w:rsidRPr="00D058A1">
        <w:rPr>
          <w:sz w:val="20"/>
          <w:szCs w:val="20"/>
        </w:rPr>
        <w:t xml:space="preserve"> * pi * </w:t>
      </w:r>
      <w:proofErr w:type="spellStart"/>
      <w:r w:rsidRPr="00D058A1">
        <w:rPr>
          <w:sz w:val="20"/>
          <w:szCs w:val="20"/>
        </w:rPr>
        <w:t>D_int_fibra</w:t>
      </w:r>
      <w:proofErr w:type="spellEnd"/>
      <w:r w:rsidRPr="00D058A1">
        <w:rPr>
          <w:sz w:val="20"/>
          <w:szCs w:val="20"/>
        </w:rPr>
        <w:t xml:space="preserve"> * L</w:t>
      </w:r>
    </w:p>
    <w:p w14:paraId="300120C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A_contacto_efectiva</w:t>
      </w:r>
      <w:proofErr w:type="spellEnd"/>
      <w:r w:rsidRPr="00D058A1">
        <w:rPr>
          <w:sz w:val="20"/>
          <w:szCs w:val="20"/>
        </w:rPr>
        <w:t xml:space="preserve"> = </w:t>
      </w:r>
      <w:proofErr w:type="spellStart"/>
      <w:r w:rsidRPr="00D058A1">
        <w:rPr>
          <w:sz w:val="20"/>
          <w:szCs w:val="20"/>
        </w:rPr>
        <w:t>A_contacto_real</w:t>
      </w:r>
      <w:proofErr w:type="spellEnd"/>
    </w:p>
    <w:p w14:paraId="3653C584"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A_flujo_carcasa</w:t>
      </w:r>
      <w:proofErr w:type="spellEnd"/>
      <w:r w:rsidRPr="00D058A1">
        <w:rPr>
          <w:sz w:val="20"/>
          <w:szCs w:val="20"/>
        </w:rPr>
        <w:t xml:space="preserve"> = pi * (</w:t>
      </w:r>
      <w:proofErr w:type="spellStart"/>
      <w:r w:rsidRPr="00D058A1">
        <w:rPr>
          <w:sz w:val="20"/>
          <w:szCs w:val="20"/>
        </w:rPr>
        <w:t>diametro_carcasa</w:t>
      </w:r>
      <w:proofErr w:type="spellEnd"/>
      <w:r w:rsidRPr="00D058A1">
        <w:rPr>
          <w:sz w:val="20"/>
          <w:szCs w:val="20"/>
        </w:rPr>
        <w:t xml:space="preserve"> / 2) ** 2 </w:t>
      </w:r>
    </w:p>
    <w:p w14:paraId="46CD3484"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A_flujo_fibras_totales</w:t>
      </w:r>
      <w:proofErr w:type="spellEnd"/>
      <w:r w:rsidRPr="00D058A1">
        <w:rPr>
          <w:sz w:val="20"/>
          <w:szCs w:val="20"/>
        </w:rPr>
        <w:t xml:space="preserve"> = pi * (</w:t>
      </w:r>
      <w:proofErr w:type="spellStart"/>
      <w:r w:rsidRPr="00D058A1">
        <w:rPr>
          <w:sz w:val="20"/>
          <w:szCs w:val="20"/>
        </w:rPr>
        <w:t>D_out_fibra</w:t>
      </w:r>
      <w:proofErr w:type="spellEnd"/>
      <w:r w:rsidRPr="00D058A1">
        <w:rPr>
          <w:sz w:val="20"/>
          <w:szCs w:val="20"/>
        </w:rPr>
        <w:t xml:space="preserve"> / 2) ** 2 * </w:t>
      </w:r>
      <w:proofErr w:type="spellStart"/>
      <w:r w:rsidRPr="00D058A1">
        <w:rPr>
          <w:sz w:val="20"/>
          <w:szCs w:val="20"/>
        </w:rPr>
        <w:t>n_fibras</w:t>
      </w:r>
      <w:proofErr w:type="spellEnd"/>
    </w:p>
    <w:p w14:paraId="49648471"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A_flujo_efec_car</w:t>
      </w:r>
      <w:proofErr w:type="spellEnd"/>
      <w:r w:rsidRPr="00D058A1">
        <w:rPr>
          <w:sz w:val="20"/>
          <w:szCs w:val="20"/>
        </w:rPr>
        <w:t xml:space="preserve"> = </w:t>
      </w:r>
      <w:proofErr w:type="spellStart"/>
      <w:r w:rsidRPr="00D058A1">
        <w:rPr>
          <w:sz w:val="20"/>
          <w:szCs w:val="20"/>
        </w:rPr>
        <w:t>A_flujo_carcasa</w:t>
      </w:r>
      <w:proofErr w:type="spellEnd"/>
      <w:r w:rsidRPr="00D058A1">
        <w:rPr>
          <w:sz w:val="20"/>
          <w:szCs w:val="20"/>
        </w:rPr>
        <w:t xml:space="preserve"> - </w:t>
      </w:r>
      <w:proofErr w:type="spellStart"/>
      <w:r w:rsidRPr="00D058A1">
        <w:rPr>
          <w:sz w:val="20"/>
          <w:szCs w:val="20"/>
        </w:rPr>
        <w:t>A_flujo_fibras_totales</w:t>
      </w:r>
      <w:proofErr w:type="spellEnd"/>
    </w:p>
    <w:p w14:paraId="3039D0BF" w14:textId="77777777" w:rsidR="00D058A1" w:rsidRPr="00D058A1" w:rsidRDefault="00D058A1" w:rsidP="00D058A1">
      <w:pPr>
        <w:pStyle w:val="codigo"/>
        <w:spacing w:line="240" w:lineRule="auto"/>
        <w:rPr>
          <w:sz w:val="20"/>
          <w:szCs w:val="20"/>
        </w:rPr>
      </w:pPr>
      <w:r w:rsidRPr="00D058A1">
        <w:rPr>
          <w:sz w:val="20"/>
          <w:szCs w:val="20"/>
        </w:rPr>
        <w:lastRenderedPageBreak/>
        <w:t xml:space="preserve">    </w:t>
      </w:r>
      <w:proofErr w:type="spellStart"/>
      <w:r w:rsidRPr="00D058A1">
        <w:rPr>
          <w:sz w:val="20"/>
          <w:szCs w:val="20"/>
        </w:rPr>
        <w:t>Perim_carcasa</w:t>
      </w:r>
      <w:proofErr w:type="spellEnd"/>
      <w:r w:rsidRPr="00D058A1">
        <w:rPr>
          <w:sz w:val="20"/>
          <w:szCs w:val="20"/>
        </w:rPr>
        <w:t xml:space="preserve"> = pi * </w:t>
      </w:r>
      <w:proofErr w:type="spellStart"/>
      <w:r w:rsidRPr="00D058A1">
        <w:rPr>
          <w:sz w:val="20"/>
          <w:szCs w:val="20"/>
        </w:rPr>
        <w:t>diametro_carcasa</w:t>
      </w:r>
      <w:proofErr w:type="spellEnd"/>
    </w:p>
    <w:p w14:paraId="350A063B"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Perim_fibra_total</w:t>
      </w:r>
      <w:proofErr w:type="spellEnd"/>
      <w:r w:rsidRPr="00D058A1">
        <w:rPr>
          <w:sz w:val="20"/>
          <w:szCs w:val="20"/>
        </w:rPr>
        <w:t xml:space="preserve"> = pi * </w:t>
      </w:r>
      <w:proofErr w:type="spellStart"/>
      <w:r w:rsidRPr="00D058A1">
        <w:rPr>
          <w:sz w:val="20"/>
          <w:szCs w:val="20"/>
        </w:rPr>
        <w:t>D_out_fibra</w:t>
      </w:r>
      <w:proofErr w:type="spellEnd"/>
      <w:r w:rsidRPr="00D058A1">
        <w:rPr>
          <w:sz w:val="20"/>
          <w:szCs w:val="20"/>
        </w:rPr>
        <w:t xml:space="preserve"> * </w:t>
      </w:r>
      <w:proofErr w:type="spellStart"/>
      <w:r w:rsidRPr="00D058A1">
        <w:rPr>
          <w:sz w:val="20"/>
          <w:szCs w:val="20"/>
        </w:rPr>
        <w:t>n_fibras</w:t>
      </w:r>
      <w:proofErr w:type="spellEnd"/>
    </w:p>
    <w:p w14:paraId="5C9DCCE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Perimetro_mojado</w:t>
      </w:r>
      <w:proofErr w:type="spellEnd"/>
      <w:r w:rsidRPr="00D058A1">
        <w:rPr>
          <w:sz w:val="20"/>
          <w:szCs w:val="20"/>
        </w:rPr>
        <w:t xml:space="preserve"> = </w:t>
      </w:r>
      <w:proofErr w:type="spellStart"/>
      <w:r w:rsidRPr="00D058A1">
        <w:rPr>
          <w:sz w:val="20"/>
          <w:szCs w:val="20"/>
        </w:rPr>
        <w:t>Perim_carcasa</w:t>
      </w:r>
      <w:proofErr w:type="spellEnd"/>
      <w:r w:rsidRPr="00D058A1">
        <w:rPr>
          <w:sz w:val="20"/>
          <w:szCs w:val="20"/>
        </w:rPr>
        <w:t xml:space="preserve"> + </w:t>
      </w:r>
      <w:proofErr w:type="spellStart"/>
      <w:r w:rsidRPr="00D058A1">
        <w:rPr>
          <w:sz w:val="20"/>
          <w:szCs w:val="20"/>
        </w:rPr>
        <w:t>Perim_fibra_total</w:t>
      </w:r>
      <w:proofErr w:type="spellEnd"/>
    </w:p>
    <w:p w14:paraId="2CCB11C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D_equiv</w:t>
      </w:r>
      <w:proofErr w:type="spellEnd"/>
      <w:r w:rsidRPr="00D058A1">
        <w:rPr>
          <w:sz w:val="20"/>
          <w:szCs w:val="20"/>
        </w:rPr>
        <w:t xml:space="preserve"> = 4 * </w:t>
      </w:r>
      <w:proofErr w:type="spellStart"/>
      <w:r w:rsidRPr="00D058A1">
        <w:rPr>
          <w:sz w:val="20"/>
          <w:szCs w:val="20"/>
        </w:rPr>
        <w:t>A_flujo_efec_car</w:t>
      </w:r>
      <w:proofErr w:type="spellEnd"/>
      <w:r w:rsidRPr="00D058A1">
        <w:rPr>
          <w:sz w:val="20"/>
          <w:szCs w:val="20"/>
        </w:rPr>
        <w:t xml:space="preserve"> / </w:t>
      </w:r>
      <w:proofErr w:type="spellStart"/>
      <w:r w:rsidRPr="00D058A1">
        <w:rPr>
          <w:sz w:val="20"/>
          <w:szCs w:val="20"/>
        </w:rPr>
        <w:t>Perimetro_mojado</w:t>
      </w:r>
      <w:proofErr w:type="spellEnd"/>
    </w:p>
    <w:p w14:paraId="057631A0" w14:textId="77777777" w:rsidR="00D058A1" w:rsidRPr="00D058A1" w:rsidRDefault="00D058A1" w:rsidP="00D058A1">
      <w:pPr>
        <w:pStyle w:val="codigo"/>
        <w:spacing w:line="240" w:lineRule="auto"/>
        <w:rPr>
          <w:sz w:val="20"/>
          <w:szCs w:val="20"/>
        </w:rPr>
      </w:pPr>
      <w:r w:rsidRPr="00D058A1">
        <w:rPr>
          <w:sz w:val="20"/>
          <w:szCs w:val="20"/>
        </w:rPr>
        <w:t xml:space="preserve">    masa_CaCl2 = </w:t>
      </w:r>
      <w:proofErr w:type="gramStart"/>
      <w:r w:rsidRPr="00D058A1">
        <w:rPr>
          <w:sz w:val="20"/>
          <w:szCs w:val="20"/>
        </w:rPr>
        <w:t>20  #</w:t>
      </w:r>
      <w:proofErr w:type="gramEnd"/>
      <w:r w:rsidRPr="00D058A1">
        <w:rPr>
          <w:sz w:val="20"/>
          <w:szCs w:val="20"/>
        </w:rPr>
        <w:t xml:space="preserve"> g de </w:t>
      </w:r>
      <w:proofErr w:type="spellStart"/>
      <w:r w:rsidRPr="00D058A1">
        <w:rPr>
          <w:sz w:val="20"/>
          <w:szCs w:val="20"/>
        </w:rPr>
        <w:t>CaCO</w:t>
      </w:r>
      <w:proofErr w:type="spellEnd"/>
      <w:r w:rsidRPr="00D058A1">
        <w:rPr>
          <w:sz w:val="20"/>
          <w:szCs w:val="20"/>
        </w:rPr>
        <w:t>₃</w:t>
      </w:r>
    </w:p>
    <w:p w14:paraId="225A864B"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masa_solucion_total</w:t>
      </w:r>
      <w:proofErr w:type="spellEnd"/>
      <w:r w:rsidRPr="00D058A1">
        <w:rPr>
          <w:sz w:val="20"/>
          <w:szCs w:val="20"/>
        </w:rPr>
        <w:t xml:space="preserve"> = </w:t>
      </w:r>
      <w:proofErr w:type="gramStart"/>
      <w:r w:rsidRPr="00D058A1">
        <w:rPr>
          <w:sz w:val="20"/>
          <w:szCs w:val="20"/>
        </w:rPr>
        <w:t>100  #</w:t>
      </w:r>
      <w:proofErr w:type="gramEnd"/>
      <w:r w:rsidRPr="00D058A1">
        <w:rPr>
          <w:sz w:val="20"/>
          <w:szCs w:val="20"/>
        </w:rPr>
        <w:t xml:space="preserve"> g de solución total</w:t>
      </w:r>
    </w:p>
    <w:p w14:paraId="05DEA372"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rho_carcasa</w:t>
      </w:r>
      <w:proofErr w:type="spellEnd"/>
      <w:r w:rsidRPr="00D058A1">
        <w:rPr>
          <w:sz w:val="20"/>
          <w:szCs w:val="20"/>
        </w:rPr>
        <w:t xml:space="preserve"> = (</w:t>
      </w:r>
      <w:proofErr w:type="spellStart"/>
      <w:r w:rsidRPr="00D058A1">
        <w:rPr>
          <w:sz w:val="20"/>
          <w:szCs w:val="20"/>
        </w:rPr>
        <w:t>masa_solucion_total</w:t>
      </w:r>
      <w:proofErr w:type="spellEnd"/>
      <w:r w:rsidRPr="00D058A1">
        <w:rPr>
          <w:sz w:val="20"/>
          <w:szCs w:val="20"/>
        </w:rPr>
        <w:t xml:space="preserve"> / (</w:t>
      </w:r>
      <w:proofErr w:type="spellStart"/>
      <w:r w:rsidRPr="00D058A1">
        <w:rPr>
          <w:sz w:val="20"/>
          <w:szCs w:val="20"/>
        </w:rPr>
        <w:t>masa_solucion_total</w:t>
      </w:r>
      <w:proofErr w:type="spellEnd"/>
      <w:r w:rsidRPr="00D058A1">
        <w:rPr>
          <w:sz w:val="20"/>
          <w:szCs w:val="20"/>
        </w:rPr>
        <w:t xml:space="preserve"> / 1.0)) * 1000</w:t>
      </w:r>
    </w:p>
    <w:p w14:paraId="493108BB"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Q_carcasa</w:t>
      </w:r>
      <w:proofErr w:type="spellEnd"/>
      <w:r w:rsidRPr="00D058A1">
        <w:rPr>
          <w:sz w:val="20"/>
          <w:szCs w:val="20"/>
        </w:rPr>
        <w:t xml:space="preserve"> = </w:t>
      </w:r>
      <w:proofErr w:type="spellStart"/>
      <w:r w:rsidRPr="00D058A1">
        <w:rPr>
          <w:sz w:val="20"/>
          <w:szCs w:val="20"/>
        </w:rPr>
        <w:t>Q_medio</w:t>
      </w:r>
      <w:proofErr w:type="spellEnd"/>
    </w:p>
    <w:p w14:paraId="7928D03D"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v_carcasa</w:t>
      </w:r>
      <w:proofErr w:type="spellEnd"/>
      <w:r w:rsidRPr="00D058A1">
        <w:rPr>
          <w:sz w:val="20"/>
          <w:szCs w:val="20"/>
        </w:rPr>
        <w:t xml:space="preserve"> = </w:t>
      </w:r>
      <w:proofErr w:type="spellStart"/>
      <w:r w:rsidRPr="00D058A1">
        <w:rPr>
          <w:sz w:val="20"/>
          <w:szCs w:val="20"/>
        </w:rPr>
        <w:t>Q_carcasa</w:t>
      </w:r>
      <w:proofErr w:type="spellEnd"/>
      <w:r w:rsidRPr="00D058A1">
        <w:rPr>
          <w:sz w:val="20"/>
          <w:szCs w:val="20"/>
        </w:rPr>
        <w:t xml:space="preserve"> / </w:t>
      </w:r>
      <w:proofErr w:type="spellStart"/>
      <w:r w:rsidRPr="00D058A1">
        <w:rPr>
          <w:sz w:val="20"/>
          <w:szCs w:val="20"/>
        </w:rPr>
        <w:t>A_flujo_efec_car</w:t>
      </w:r>
      <w:proofErr w:type="spellEnd"/>
    </w:p>
    <w:p w14:paraId="2DC999FD" w14:textId="77777777" w:rsidR="00D058A1" w:rsidRPr="00D058A1" w:rsidRDefault="00D058A1" w:rsidP="00D058A1">
      <w:pPr>
        <w:pStyle w:val="codigo"/>
        <w:spacing w:line="240" w:lineRule="auto"/>
        <w:rPr>
          <w:sz w:val="20"/>
          <w:szCs w:val="20"/>
        </w:rPr>
      </w:pPr>
      <w:r w:rsidRPr="00D058A1">
        <w:rPr>
          <w:sz w:val="20"/>
          <w:szCs w:val="20"/>
        </w:rPr>
        <w:t xml:space="preserve">    viscosidad_CaCl2 = </w:t>
      </w:r>
      <w:proofErr w:type="spellStart"/>
      <w:r w:rsidRPr="00D058A1">
        <w:rPr>
          <w:sz w:val="20"/>
          <w:szCs w:val="20"/>
        </w:rPr>
        <w:t>interpolar_</w:t>
      </w:r>
      <w:proofErr w:type="gramStart"/>
      <w:r w:rsidRPr="00D058A1">
        <w:rPr>
          <w:sz w:val="20"/>
          <w:szCs w:val="20"/>
        </w:rPr>
        <w:t>viscosidad</w:t>
      </w:r>
      <w:proofErr w:type="spellEnd"/>
      <w:r w:rsidRPr="00D058A1">
        <w:rPr>
          <w:sz w:val="20"/>
          <w:szCs w:val="20"/>
        </w:rPr>
        <w:t>(</w:t>
      </w:r>
      <w:proofErr w:type="gramEnd"/>
      <w:r w:rsidRPr="00D058A1">
        <w:rPr>
          <w:sz w:val="20"/>
          <w:szCs w:val="20"/>
        </w:rPr>
        <w:t xml:space="preserve">viscosidad_CaCl2_20, </w:t>
      </w:r>
      <w:proofErr w:type="spellStart"/>
      <w:r w:rsidRPr="00D058A1">
        <w:rPr>
          <w:sz w:val="20"/>
          <w:szCs w:val="20"/>
        </w:rPr>
        <w:t>T_celsius_carcasa</w:t>
      </w:r>
      <w:proofErr w:type="spellEnd"/>
      <w:r w:rsidRPr="00D058A1">
        <w:rPr>
          <w:sz w:val="20"/>
          <w:szCs w:val="20"/>
        </w:rPr>
        <w:t>)</w:t>
      </w:r>
    </w:p>
    <w:p w14:paraId="2A25530E"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mdot_carcasa</w:t>
      </w:r>
      <w:proofErr w:type="spellEnd"/>
      <w:r w:rsidRPr="00D058A1">
        <w:rPr>
          <w:sz w:val="20"/>
          <w:szCs w:val="20"/>
        </w:rPr>
        <w:t xml:space="preserve"> = densidad_CaCl2 * </w:t>
      </w:r>
      <w:proofErr w:type="spellStart"/>
      <w:r w:rsidRPr="00D058A1">
        <w:rPr>
          <w:sz w:val="20"/>
          <w:szCs w:val="20"/>
        </w:rPr>
        <w:t>Q_medio</w:t>
      </w:r>
      <w:proofErr w:type="spellEnd"/>
    </w:p>
    <w:p w14:paraId="74F0193F"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 xml:space="preserve">z = </w:t>
      </w:r>
      <w:proofErr w:type="spellStart"/>
      <w:proofErr w:type="gramStart"/>
      <w:r w:rsidRPr="00D058A1">
        <w:rPr>
          <w:sz w:val="20"/>
          <w:szCs w:val="20"/>
          <w:lang w:val="en-US"/>
        </w:rPr>
        <w:t>np.linspace</w:t>
      </w:r>
      <w:proofErr w:type="spellEnd"/>
      <w:proofErr w:type="gramEnd"/>
      <w:r w:rsidRPr="00D058A1">
        <w:rPr>
          <w:sz w:val="20"/>
          <w:szCs w:val="20"/>
          <w:lang w:val="en-US"/>
        </w:rPr>
        <w:t>(0, L, 100)</w:t>
      </w:r>
    </w:p>
    <w:p w14:paraId="3A058BEF" w14:textId="77777777" w:rsidR="00D058A1" w:rsidRPr="00D058A1" w:rsidRDefault="00D058A1" w:rsidP="00D058A1">
      <w:pPr>
        <w:pStyle w:val="codigo"/>
        <w:spacing w:line="240" w:lineRule="auto"/>
        <w:rPr>
          <w:sz w:val="20"/>
          <w:szCs w:val="20"/>
          <w:lang w:val="en-US"/>
        </w:rPr>
      </w:pPr>
      <w:r w:rsidRPr="00D058A1">
        <w:rPr>
          <w:sz w:val="20"/>
          <w:szCs w:val="20"/>
          <w:lang w:val="en-US"/>
        </w:rPr>
        <w:t>    return {</w:t>
      </w:r>
    </w:p>
    <w:p w14:paraId="01D62805"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w:t>
      </w:r>
      <w:proofErr w:type="spellStart"/>
      <w:r w:rsidRPr="00D058A1">
        <w:rPr>
          <w:sz w:val="20"/>
          <w:szCs w:val="20"/>
        </w:rPr>
        <w:t>P_vapor</w:t>
      </w:r>
      <w:proofErr w:type="spellEnd"/>
      <w:r w:rsidRPr="00D058A1">
        <w:rPr>
          <w:sz w:val="20"/>
          <w:szCs w:val="20"/>
        </w:rPr>
        <w:t xml:space="preserve">": </w:t>
      </w:r>
      <w:proofErr w:type="spellStart"/>
      <w:r w:rsidRPr="00D058A1">
        <w:rPr>
          <w:sz w:val="20"/>
          <w:szCs w:val="20"/>
        </w:rPr>
        <w:t>P_vapor</w:t>
      </w:r>
      <w:proofErr w:type="spellEnd"/>
      <w:r w:rsidRPr="00D058A1">
        <w:rPr>
          <w:sz w:val="20"/>
          <w:szCs w:val="20"/>
        </w:rPr>
        <w:t>,</w:t>
      </w:r>
    </w:p>
    <w:p w14:paraId="0FC9F347"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longitud_libre_media</w:t>
      </w:r>
      <w:proofErr w:type="spellEnd"/>
      <w:r w:rsidRPr="00D058A1">
        <w:rPr>
          <w:sz w:val="20"/>
          <w:szCs w:val="20"/>
        </w:rPr>
        <w:t xml:space="preserve">": </w:t>
      </w:r>
      <w:proofErr w:type="spellStart"/>
      <w:r w:rsidRPr="00D058A1">
        <w:rPr>
          <w:sz w:val="20"/>
          <w:szCs w:val="20"/>
        </w:rPr>
        <w:t>longitud_libre_media</w:t>
      </w:r>
      <w:proofErr w:type="spellEnd"/>
      <w:r w:rsidRPr="00D058A1">
        <w:rPr>
          <w:sz w:val="20"/>
          <w:szCs w:val="20"/>
        </w:rPr>
        <w:t>,</w:t>
      </w:r>
    </w:p>
    <w:p w14:paraId="5186ABC2"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mu_vino</w:t>
      </w:r>
      <w:proofErr w:type="spellEnd"/>
      <w:r w:rsidRPr="00D058A1">
        <w:rPr>
          <w:sz w:val="20"/>
          <w:szCs w:val="20"/>
        </w:rPr>
        <w:t xml:space="preserve">": </w:t>
      </w:r>
      <w:proofErr w:type="spellStart"/>
      <w:r w:rsidRPr="00D058A1">
        <w:rPr>
          <w:sz w:val="20"/>
          <w:szCs w:val="20"/>
        </w:rPr>
        <w:t>mu_vino</w:t>
      </w:r>
      <w:proofErr w:type="spellEnd"/>
      <w:r w:rsidRPr="00D058A1">
        <w:rPr>
          <w:sz w:val="20"/>
          <w:szCs w:val="20"/>
        </w:rPr>
        <w:t>,</w:t>
      </w:r>
    </w:p>
    <w:p w14:paraId="36780E77"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mdot_fibra</w:t>
      </w:r>
      <w:proofErr w:type="spellEnd"/>
      <w:r w:rsidRPr="00D058A1">
        <w:rPr>
          <w:sz w:val="20"/>
          <w:szCs w:val="20"/>
        </w:rPr>
        <w:t xml:space="preserve">": </w:t>
      </w:r>
      <w:proofErr w:type="spellStart"/>
      <w:r w:rsidRPr="00D058A1">
        <w:rPr>
          <w:sz w:val="20"/>
          <w:szCs w:val="20"/>
        </w:rPr>
        <w:t>mdot_fibra</w:t>
      </w:r>
      <w:proofErr w:type="spellEnd"/>
      <w:r w:rsidRPr="00D058A1">
        <w:rPr>
          <w:sz w:val="20"/>
          <w:szCs w:val="20"/>
        </w:rPr>
        <w:t>,</w:t>
      </w:r>
    </w:p>
    <w:p w14:paraId="36CFAEAB"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Esp_mem</w:t>
      </w:r>
      <w:proofErr w:type="spellEnd"/>
      <w:r w:rsidRPr="00D058A1">
        <w:rPr>
          <w:sz w:val="20"/>
          <w:szCs w:val="20"/>
        </w:rPr>
        <w:t xml:space="preserve">": </w:t>
      </w:r>
      <w:proofErr w:type="spellStart"/>
      <w:r w:rsidRPr="00D058A1">
        <w:rPr>
          <w:sz w:val="20"/>
          <w:szCs w:val="20"/>
        </w:rPr>
        <w:t>Esp_mem</w:t>
      </w:r>
      <w:proofErr w:type="spellEnd"/>
      <w:r w:rsidRPr="00D058A1">
        <w:rPr>
          <w:sz w:val="20"/>
          <w:szCs w:val="20"/>
        </w:rPr>
        <w:t>,</w:t>
      </w:r>
    </w:p>
    <w:p w14:paraId="586C9BE1"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v_fibra</w:t>
      </w:r>
      <w:proofErr w:type="spellEnd"/>
      <w:r w:rsidRPr="00D058A1">
        <w:rPr>
          <w:sz w:val="20"/>
          <w:szCs w:val="20"/>
        </w:rPr>
        <w:t xml:space="preserve">": </w:t>
      </w:r>
      <w:proofErr w:type="spellStart"/>
      <w:r w:rsidRPr="00D058A1">
        <w:rPr>
          <w:sz w:val="20"/>
          <w:szCs w:val="20"/>
        </w:rPr>
        <w:t>v_fibra</w:t>
      </w:r>
      <w:proofErr w:type="spellEnd"/>
      <w:r w:rsidRPr="00D058A1">
        <w:rPr>
          <w:sz w:val="20"/>
          <w:szCs w:val="20"/>
        </w:rPr>
        <w:t>,</w:t>
      </w:r>
    </w:p>
    <w:p w14:paraId="59A4E4B2"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A_contacto_efectiva</w:t>
      </w:r>
      <w:proofErr w:type="spellEnd"/>
      <w:r w:rsidRPr="00D058A1">
        <w:rPr>
          <w:sz w:val="20"/>
          <w:szCs w:val="20"/>
        </w:rPr>
        <w:t xml:space="preserve">": </w:t>
      </w:r>
      <w:proofErr w:type="spellStart"/>
      <w:r w:rsidRPr="00D058A1">
        <w:rPr>
          <w:sz w:val="20"/>
          <w:szCs w:val="20"/>
        </w:rPr>
        <w:t>A_contacto_efectiva</w:t>
      </w:r>
      <w:proofErr w:type="spellEnd"/>
      <w:r w:rsidRPr="00D058A1">
        <w:rPr>
          <w:sz w:val="20"/>
          <w:szCs w:val="20"/>
        </w:rPr>
        <w:t>,</w:t>
      </w:r>
    </w:p>
    <w:p w14:paraId="25E67854"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D_equiv</w:t>
      </w:r>
      <w:proofErr w:type="spellEnd"/>
      <w:r w:rsidRPr="00D058A1">
        <w:rPr>
          <w:sz w:val="20"/>
          <w:szCs w:val="20"/>
        </w:rPr>
        <w:t xml:space="preserve">": </w:t>
      </w:r>
      <w:proofErr w:type="spellStart"/>
      <w:r w:rsidRPr="00D058A1">
        <w:rPr>
          <w:sz w:val="20"/>
          <w:szCs w:val="20"/>
        </w:rPr>
        <w:t>D_equiv</w:t>
      </w:r>
      <w:proofErr w:type="spellEnd"/>
      <w:r w:rsidRPr="00D058A1">
        <w:rPr>
          <w:sz w:val="20"/>
          <w:szCs w:val="20"/>
        </w:rPr>
        <w:t>,</w:t>
      </w:r>
    </w:p>
    <w:p w14:paraId="15A2E511"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rho_carcasa</w:t>
      </w:r>
      <w:proofErr w:type="spellEnd"/>
      <w:r w:rsidRPr="00D058A1">
        <w:rPr>
          <w:sz w:val="20"/>
          <w:szCs w:val="20"/>
        </w:rPr>
        <w:t xml:space="preserve">": </w:t>
      </w:r>
      <w:proofErr w:type="spellStart"/>
      <w:r w:rsidRPr="00D058A1">
        <w:rPr>
          <w:sz w:val="20"/>
          <w:szCs w:val="20"/>
        </w:rPr>
        <w:t>rho_carcasa</w:t>
      </w:r>
      <w:proofErr w:type="spellEnd"/>
      <w:r w:rsidRPr="00D058A1">
        <w:rPr>
          <w:sz w:val="20"/>
          <w:szCs w:val="20"/>
        </w:rPr>
        <w:t>,</w:t>
      </w:r>
    </w:p>
    <w:p w14:paraId="253A79A5"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v_carcasa</w:t>
      </w:r>
      <w:proofErr w:type="spellEnd"/>
      <w:r w:rsidRPr="00D058A1">
        <w:rPr>
          <w:sz w:val="20"/>
          <w:szCs w:val="20"/>
        </w:rPr>
        <w:t xml:space="preserve">": </w:t>
      </w:r>
      <w:proofErr w:type="spellStart"/>
      <w:r w:rsidRPr="00D058A1">
        <w:rPr>
          <w:sz w:val="20"/>
          <w:szCs w:val="20"/>
        </w:rPr>
        <w:t>v_carcasa</w:t>
      </w:r>
      <w:proofErr w:type="spellEnd"/>
      <w:r w:rsidRPr="00D058A1">
        <w:rPr>
          <w:sz w:val="20"/>
          <w:szCs w:val="20"/>
        </w:rPr>
        <w:t>,</w:t>
      </w:r>
    </w:p>
    <w:p w14:paraId="4F5978D2" w14:textId="77777777" w:rsidR="00D058A1" w:rsidRPr="00D058A1" w:rsidRDefault="00D058A1" w:rsidP="00D058A1">
      <w:pPr>
        <w:pStyle w:val="codigo"/>
        <w:spacing w:line="240" w:lineRule="auto"/>
        <w:rPr>
          <w:sz w:val="20"/>
          <w:szCs w:val="20"/>
        </w:rPr>
      </w:pPr>
      <w:r w:rsidRPr="00D058A1">
        <w:rPr>
          <w:sz w:val="20"/>
          <w:szCs w:val="20"/>
        </w:rPr>
        <w:t>        "viscosidad_CaCl2": viscosidad_CaCl2,</w:t>
      </w:r>
    </w:p>
    <w:p w14:paraId="367CEDE0"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mdot_carcasa</w:t>
      </w:r>
      <w:proofErr w:type="spellEnd"/>
      <w:r w:rsidRPr="00D058A1">
        <w:rPr>
          <w:sz w:val="20"/>
          <w:szCs w:val="20"/>
        </w:rPr>
        <w:t xml:space="preserve">": </w:t>
      </w:r>
      <w:proofErr w:type="spellStart"/>
      <w:r w:rsidRPr="00D058A1">
        <w:rPr>
          <w:sz w:val="20"/>
          <w:szCs w:val="20"/>
        </w:rPr>
        <w:t>mdot_carcasa</w:t>
      </w:r>
      <w:proofErr w:type="spellEnd"/>
      <w:r w:rsidRPr="00D058A1">
        <w:rPr>
          <w:sz w:val="20"/>
          <w:szCs w:val="20"/>
        </w:rPr>
        <w:t>,</w:t>
      </w:r>
    </w:p>
    <w:p w14:paraId="71BE7F31" w14:textId="77777777" w:rsidR="00D058A1" w:rsidRPr="00D058A1" w:rsidRDefault="00D058A1" w:rsidP="00D058A1">
      <w:pPr>
        <w:pStyle w:val="codigo"/>
        <w:spacing w:line="240" w:lineRule="auto"/>
        <w:rPr>
          <w:sz w:val="20"/>
          <w:szCs w:val="20"/>
        </w:rPr>
      </w:pPr>
      <w:r w:rsidRPr="00D058A1">
        <w:rPr>
          <w:sz w:val="20"/>
          <w:szCs w:val="20"/>
        </w:rPr>
        <w:t>        "z</w:t>
      </w:r>
      <w:proofErr w:type="gramStart"/>
      <w:r w:rsidRPr="00D058A1">
        <w:rPr>
          <w:sz w:val="20"/>
          <w:szCs w:val="20"/>
        </w:rPr>
        <w:t>" :</w:t>
      </w:r>
      <w:proofErr w:type="gramEnd"/>
      <w:r w:rsidRPr="00D058A1">
        <w:rPr>
          <w:sz w:val="20"/>
          <w:szCs w:val="20"/>
        </w:rPr>
        <w:t xml:space="preserve"> z</w:t>
      </w:r>
    </w:p>
    <w:p w14:paraId="34226C51" w14:textId="77777777" w:rsidR="00D058A1" w:rsidRPr="00D058A1" w:rsidRDefault="00D058A1" w:rsidP="00D058A1">
      <w:pPr>
        <w:pStyle w:val="codigo"/>
        <w:spacing w:line="240" w:lineRule="auto"/>
        <w:rPr>
          <w:sz w:val="20"/>
          <w:szCs w:val="20"/>
        </w:rPr>
      </w:pPr>
      <w:r w:rsidRPr="00D058A1">
        <w:rPr>
          <w:sz w:val="20"/>
          <w:szCs w:val="20"/>
        </w:rPr>
        <w:t>    }</w:t>
      </w:r>
    </w:p>
    <w:p w14:paraId="27A24076" w14:textId="77777777" w:rsidR="00D058A1" w:rsidRPr="00D058A1" w:rsidRDefault="00D058A1" w:rsidP="00D058A1">
      <w:pPr>
        <w:pStyle w:val="codigo"/>
        <w:spacing w:line="240" w:lineRule="auto"/>
        <w:rPr>
          <w:sz w:val="20"/>
          <w:szCs w:val="20"/>
        </w:rPr>
      </w:pPr>
      <w:r w:rsidRPr="00D058A1">
        <w:rPr>
          <w:sz w:val="20"/>
          <w:szCs w:val="20"/>
        </w:rPr>
        <w:t xml:space="preserve">    </w:t>
      </w:r>
    </w:p>
    <w:p w14:paraId="168FAAF6"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regula_</w:t>
      </w:r>
      <w:proofErr w:type="gramStart"/>
      <w:r w:rsidRPr="00D058A1">
        <w:rPr>
          <w:sz w:val="20"/>
          <w:szCs w:val="20"/>
        </w:rPr>
        <w:t>falsi</w:t>
      </w:r>
      <w:proofErr w:type="spellEnd"/>
      <w:r w:rsidRPr="00D058A1">
        <w:rPr>
          <w:sz w:val="20"/>
          <w:szCs w:val="20"/>
        </w:rPr>
        <w:t>(</w:t>
      </w:r>
      <w:proofErr w:type="gramEnd"/>
      <w:r w:rsidRPr="00D058A1">
        <w:rPr>
          <w:sz w:val="20"/>
          <w:szCs w:val="20"/>
        </w:rPr>
        <w:t xml:space="preserve">f, a, b, tol=1e-6, </w:t>
      </w:r>
      <w:proofErr w:type="spellStart"/>
      <w:r w:rsidRPr="00D058A1">
        <w:rPr>
          <w:sz w:val="20"/>
          <w:szCs w:val="20"/>
        </w:rPr>
        <w:t>max_iter</w:t>
      </w:r>
      <w:proofErr w:type="spellEnd"/>
      <w:r w:rsidRPr="00D058A1">
        <w:rPr>
          <w:sz w:val="20"/>
          <w:szCs w:val="20"/>
        </w:rPr>
        <w:t>=100):</w:t>
      </w:r>
    </w:p>
    <w:p w14:paraId="209E6CC5" w14:textId="77777777" w:rsidR="00D058A1" w:rsidRPr="00D058A1" w:rsidRDefault="00D058A1" w:rsidP="00D058A1">
      <w:pPr>
        <w:pStyle w:val="codigo"/>
        <w:spacing w:line="240" w:lineRule="auto"/>
        <w:rPr>
          <w:sz w:val="20"/>
          <w:szCs w:val="20"/>
        </w:rPr>
      </w:pPr>
    </w:p>
    <w:p w14:paraId="78BF8D64"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fa = f(a)</w:t>
      </w:r>
    </w:p>
    <w:p w14:paraId="67A02EA3" w14:textId="77777777" w:rsidR="00D058A1" w:rsidRPr="00D058A1" w:rsidRDefault="00D058A1" w:rsidP="00D058A1">
      <w:pPr>
        <w:pStyle w:val="codigo"/>
        <w:spacing w:line="240" w:lineRule="auto"/>
        <w:rPr>
          <w:sz w:val="20"/>
          <w:szCs w:val="20"/>
          <w:lang w:val="en-US"/>
        </w:rPr>
      </w:pPr>
      <w:r w:rsidRPr="00D058A1">
        <w:rPr>
          <w:sz w:val="20"/>
          <w:szCs w:val="20"/>
          <w:lang w:val="en-US"/>
        </w:rPr>
        <w:t>    fb = f(b)</w:t>
      </w:r>
    </w:p>
    <w:p w14:paraId="072A000E" w14:textId="77777777" w:rsidR="00D058A1" w:rsidRPr="00D058A1" w:rsidRDefault="00D058A1" w:rsidP="00D058A1">
      <w:pPr>
        <w:pStyle w:val="codigo"/>
        <w:spacing w:line="240" w:lineRule="auto"/>
        <w:rPr>
          <w:sz w:val="20"/>
          <w:szCs w:val="20"/>
          <w:lang w:val="en-US"/>
        </w:rPr>
      </w:pPr>
    </w:p>
    <w:p w14:paraId="7150CE95" w14:textId="77777777" w:rsidR="00D058A1" w:rsidRPr="00D058A1" w:rsidRDefault="00D058A1" w:rsidP="00D058A1">
      <w:pPr>
        <w:pStyle w:val="codigo"/>
        <w:spacing w:line="240" w:lineRule="auto"/>
        <w:rPr>
          <w:sz w:val="20"/>
          <w:szCs w:val="20"/>
          <w:lang w:val="en-US"/>
        </w:rPr>
      </w:pPr>
      <w:r w:rsidRPr="00D058A1">
        <w:rPr>
          <w:sz w:val="20"/>
          <w:szCs w:val="20"/>
          <w:lang w:val="en-US"/>
        </w:rPr>
        <w:t>    if fa * fb &gt; 0:</w:t>
      </w:r>
    </w:p>
    <w:p w14:paraId="44121E7E"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raise</w:t>
      </w:r>
      <w:proofErr w:type="spellEnd"/>
      <w:r w:rsidRPr="00D058A1">
        <w:rPr>
          <w:sz w:val="20"/>
          <w:szCs w:val="20"/>
        </w:rPr>
        <w:t xml:space="preserve"> </w:t>
      </w:r>
      <w:proofErr w:type="spellStart"/>
      <w:proofErr w:type="gramStart"/>
      <w:r w:rsidRPr="00D058A1">
        <w:rPr>
          <w:sz w:val="20"/>
          <w:szCs w:val="20"/>
        </w:rPr>
        <w:t>ValueError</w:t>
      </w:r>
      <w:proofErr w:type="spellEnd"/>
      <w:r w:rsidRPr="00D058A1">
        <w:rPr>
          <w:sz w:val="20"/>
          <w:szCs w:val="20"/>
        </w:rPr>
        <w:t>(</w:t>
      </w:r>
      <w:proofErr w:type="gramEnd"/>
      <w:r w:rsidRPr="00D058A1">
        <w:rPr>
          <w:sz w:val="20"/>
          <w:szCs w:val="20"/>
        </w:rPr>
        <w:t>"La función debe cambiar de signo en el intervalo")</w:t>
      </w:r>
    </w:p>
    <w:p w14:paraId="0628A510" w14:textId="77777777" w:rsidR="00D058A1" w:rsidRPr="00D058A1" w:rsidRDefault="00D058A1" w:rsidP="00D058A1">
      <w:pPr>
        <w:pStyle w:val="codigo"/>
        <w:spacing w:line="240" w:lineRule="auto"/>
        <w:rPr>
          <w:sz w:val="20"/>
          <w:szCs w:val="20"/>
        </w:rPr>
      </w:pPr>
    </w:p>
    <w:p w14:paraId="60510FC2"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for _ in range(</w:t>
      </w:r>
      <w:proofErr w:type="spellStart"/>
      <w:r w:rsidRPr="00D058A1">
        <w:rPr>
          <w:sz w:val="20"/>
          <w:szCs w:val="20"/>
          <w:lang w:val="en-US"/>
        </w:rPr>
        <w:t>max_iter</w:t>
      </w:r>
      <w:proofErr w:type="spellEnd"/>
      <w:r w:rsidRPr="00D058A1">
        <w:rPr>
          <w:sz w:val="20"/>
          <w:szCs w:val="20"/>
          <w:lang w:val="en-US"/>
        </w:rPr>
        <w:t>):</w:t>
      </w:r>
    </w:p>
    <w:p w14:paraId="20D6611E" w14:textId="77777777" w:rsidR="00D058A1" w:rsidRPr="00D058A1" w:rsidRDefault="00D058A1" w:rsidP="00D058A1">
      <w:pPr>
        <w:pStyle w:val="codigo"/>
        <w:spacing w:line="240" w:lineRule="auto"/>
        <w:rPr>
          <w:sz w:val="20"/>
          <w:szCs w:val="20"/>
          <w:lang w:val="en-US"/>
        </w:rPr>
      </w:pPr>
      <w:r w:rsidRPr="00D058A1">
        <w:rPr>
          <w:sz w:val="20"/>
          <w:szCs w:val="20"/>
          <w:lang w:val="en-US"/>
        </w:rPr>
        <w:t>        c = b - fb * (b - a) / (fb - fa)</w:t>
      </w:r>
    </w:p>
    <w:p w14:paraId="5B5874FE" w14:textId="77777777" w:rsidR="00D058A1" w:rsidRPr="00D058A1" w:rsidRDefault="00D058A1" w:rsidP="00D058A1">
      <w:pPr>
        <w:pStyle w:val="codigo"/>
        <w:spacing w:line="240" w:lineRule="auto"/>
        <w:rPr>
          <w:sz w:val="20"/>
          <w:szCs w:val="20"/>
          <w:lang w:val="en-US"/>
        </w:rPr>
      </w:pPr>
      <w:r w:rsidRPr="00D058A1">
        <w:rPr>
          <w:sz w:val="20"/>
          <w:szCs w:val="20"/>
          <w:lang w:val="en-US"/>
        </w:rPr>
        <w:t>        fc = f(c)</w:t>
      </w:r>
    </w:p>
    <w:p w14:paraId="6B8D1DD8" w14:textId="77777777" w:rsidR="00D058A1" w:rsidRPr="00D058A1" w:rsidRDefault="00D058A1" w:rsidP="00D058A1">
      <w:pPr>
        <w:pStyle w:val="codigo"/>
        <w:spacing w:line="240" w:lineRule="auto"/>
        <w:rPr>
          <w:sz w:val="20"/>
          <w:szCs w:val="20"/>
          <w:lang w:val="en-US"/>
        </w:rPr>
      </w:pPr>
    </w:p>
    <w:p w14:paraId="1FBEE50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if abs(fc) &lt; </w:t>
      </w:r>
      <w:proofErr w:type="spellStart"/>
      <w:r w:rsidRPr="00D058A1">
        <w:rPr>
          <w:sz w:val="20"/>
          <w:szCs w:val="20"/>
          <w:lang w:val="en-US"/>
        </w:rPr>
        <w:t>tol</w:t>
      </w:r>
      <w:proofErr w:type="spellEnd"/>
      <w:r w:rsidRPr="00D058A1">
        <w:rPr>
          <w:sz w:val="20"/>
          <w:szCs w:val="20"/>
          <w:lang w:val="en-US"/>
        </w:rPr>
        <w:t>:</w:t>
      </w:r>
    </w:p>
    <w:p w14:paraId="7965E7AE" w14:textId="77777777" w:rsidR="00D058A1" w:rsidRPr="00D058A1" w:rsidRDefault="00D058A1" w:rsidP="00D058A1">
      <w:pPr>
        <w:pStyle w:val="codigo"/>
        <w:spacing w:line="240" w:lineRule="auto"/>
        <w:rPr>
          <w:sz w:val="20"/>
          <w:szCs w:val="20"/>
          <w:lang w:val="en-US"/>
        </w:rPr>
      </w:pPr>
      <w:r w:rsidRPr="00D058A1">
        <w:rPr>
          <w:sz w:val="20"/>
          <w:szCs w:val="20"/>
          <w:lang w:val="en-US"/>
        </w:rPr>
        <w:t>            return c</w:t>
      </w:r>
    </w:p>
    <w:p w14:paraId="5575F4BF" w14:textId="77777777" w:rsidR="00D058A1" w:rsidRPr="00D058A1" w:rsidRDefault="00D058A1" w:rsidP="00D058A1">
      <w:pPr>
        <w:pStyle w:val="codigo"/>
        <w:spacing w:line="240" w:lineRule="auto"/>
        <w:rPr>
          <w:sz w:val="20"/>
          <w:szCs w:val="20"/>
          <w:lang w:val="en-US"/>
        </w:rPr>
      </w:pPr>
      <w:r w:rsidRPr="00D058A1">
        <w:rPr>
          <w:sz w:val="20"/>
          <w:szCs w:val="20"/>
          <w:lang w:val="en-US"/>
        </w:rPr>
        <w:t>        if fa * fc &lt; 0:</w:t>
      </w:r>
    </w:p>
    <w:p w14:paraId="293B2B04" w14:textId="77777777" w:rsidR="00D058A1" w:rsidRPr="00D058A1" w:rsidRDefault="00D058A1" w:rsidP="00D058A1">
      <w:pPr>
        <w:pStyle w:val="codigo"/>
        <w:spacing w:line="240" w:lineRule="auto"/>
        <w:rPr>
          <w:sz w:val="20"/>
          <w:szCs w:val="20"/>
          <w:lang w:val="en-US"/>
        </w:rPr>
      </w:pPr>
      <w:r w:rsidRPr="00D058A1">
        <w:rPr>
          <w:sz w:val="20"/>
          <w:szCs w:val="20"/>
          <w:lang w:val="en-US"/>
        </w:rPr>
        <w:t>            b, fb = c, fc</w:t>
      </w:r>
    </w:p>
    <w:p w14:paraId="5DEDF3F2" w14:textId="77777777" w:rsidR="00D058A1" w:rsidRPr="00D058A1" w:rsidRDefault="00D058A1" w:rsidP="00D058A1">
      <w:pPr>
        <w:pStyle w:val="codigo"/>
        <w:spacing w:line="240" w:lineRule="auto"/>
        <w:rPr>
          <w:sz w:val="20"/>
          <w:szCs w:val="20"/>
          <w:lang w:val="en-US"/>
        </w:rPr>
      </w:pPr>
      <w:r w:rsidRPr="00D058A1">
        <w:rPr>
          <w:sz w:val="20"/>
          <w:szCs w:val="20"/>
          <w:lang w:val="en-US"/>
        </w:rPr>
        <w:t>        else:</w:t>
      </w:r>
    </w:p>
    <w:p w14:paraId="0CB46D4C" w14:textId="77777777" w:rsidR="00D058A1" w:rsidRPr="00D058A1" w:rsidRDefault="00D058A1" w:rsidP="00D058A1">
      <w:pPr>
        <w:pStyle w:val="codigo"/>
        <w:spacing w:line="240" w:lineRule="auto"/>
        <w:rPr>
          <w:sz w:val="20"/>
          <w:szCs w:val="20"/>
          <w:lang w:val="en-US"/>
        </w:rPr>
      </w:pPr>
      <w:r w:rsidRPr="00D058A1">
        <w:rPr>
          <w:sz w:val="20"/>
          <w:szCs w:val="20"/>
          <w:lang w:val="en-US"/>
        </w:rPr>
        <w:t>            a, fa = c, fc</w:t>
      </w:r>
    </w:p>
    <w:p w14:paraId="00D1C30C" w14:textId="77777777" w:rsidR="00D058A1" w:rsidRPr="00D058A1" w:rsidRDefault="00D058A1" w:rsidP="00D058A1">
      <w:pPr>
        <w:pStyle w:val="codigo"/>
        <w:spacing w:line="240" w:lineRule="auto"/>
        <w:rPr>
          <w:sz w:val="20"/>
          <w:szCs w:val="20"/>
          <w:lang w:val="en-US"/>
        </w:rPr>
      </w:pPr>
      <w:r w:rsidRPr="00D058A1">
        <w:rPr>
          <w:sz w:val="20"/>
          <w:szCs w:val="20"/>
          <w:lang w:val="en-US"/>
        </w:rPr>
        <w:t>    return c</w:t>
      </w:r>
    </w:p>
    <w:p w14:paraId="0A344CF3" w14:textId="77777777" w:rsidR="00D058A1" w:rsidRPr="00D058A1" w:rsidRDefault="00D058A1" w:rsidP="00D058A1">
      <w:pPr>
        <w:pStyle w:val="codigo"/>
        <w:spacing w:line="240" w:lineRule="auto"/>
        <w:rPr>
          <w:sz w:val="20"/>
          <w:szCs w:val="20"/>
          <w:lang w:val="en-US"/>
        </w:rPr>
      </w:pPr>
    </w:p>
    <w:p w14:paraId="1378B27D"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difusion_efectiva</w:t>
      </w:r>
      <w:proofErr w:type="spellEnd"/>
      <w:r w:rsidRPr="00D058A1">
        <w:rPr>
          <w:sz w:val="20"/>
          <w:szCs w:val="20"/>
        </w:rPr>
        <w:t>(</w:t>
      </w:r>
      <w:proofErr w:type="spellStart"/>
      <w:r w:rsidRPr="00D058A1">
        <w:rPr>
          <w:sz w:val="20"/>
          <w:szCs w:val="20"/>
        </w:rPr>
        <w:t>inputs_fixed</w:t>
      </w:r>
      <w:proofErr w:type="spellEnd"/>
      <w:r w:rsidRPr="00D058A1">
        <w:rPr>
          <w:sz w:val="20"/>
          <w:szCs w:val="20"/>
        </w:rPr>
        <w:t>):</w:t>
      </w:r>
    </w:p>
    <w:p w14:paraId="18642AD5"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keys</w:t>
      </w:r>
      <w:proofErr w:type="spellEnd"/>
      <w:r w:rsidRPr="00D058A1">
        <w:rPr>
          <w:sz w:val="20"/>
          <w:szCs w:val="20"/>
        </w:rPr>
        <w:t xml:space="preserve"> = ["</w:t>
      </w:r>
      <w:proofErr w:type="spellStart"/>
      <w:r w:rsidRPr="00D058A1">
        <w:rPr>
          <w:sz w:val="20"/>
          <w:szCs w:val="20"/>
        </w:rPr>
        <w:t>phi_B</w:t>
      </w:r>
      <w:proofErr w:type="spellEnd"/>
      <w:r w:rsidRPr="00D058A1">
        <w:rPr>
          <w:sz w:val="20"/>
          <w:szCs w:val="20"/>
        </w:rPr>
        <w:t>", "M_B", "</w:t>
      </w:r>
      <w:proofErr w:type="spellStart"/>
      <w:r w:rsidRPr="00D058A1">
        <w:rPr>
          <w:sz w:val="20"/>
          <w:szCs w:val="20"/>
        </w:rPr>
        <w:t>T_fibra</w:t>
      </w:r>
      <w:proofErr w:type="spellEnd"/>
      <w:r w:rsidRPr="00D058A1">
        <w:rPr>
          <w:sz w:val="20"/>
          <w:szCs w:val="20"/>
        </w:rPr>
        <w:t>", "</w:t>
      </w:r>
      <w:proofErr w:type="spellStart"/>
      <w:r w:rsidRPr="00D058A1">
        <w:rPr>
          <w:sz w:val="20"/>
          <w:szCs w:val="20"/>
        </w:rPr>
        <w:t>mu_vino","V_A</w:t>
      </w:r>
      <w:proofErr w:type="spellEnd"/>
      <w:r w:rsidRPr="00D058A1">
        <w:rPr>
          <w:sz w:val="20"/>
          <w:szCs w:val="20"/>
        </w:rPr>
        <w:t>", "</w:t>
      </w:r>
      <w:proofErr w:type="spellStart"/>
      <w:r w:rsidRPr="00D058A1">
        <w:rPr>
          <w:sz w:val="20"/>
          <w:szCs w:val="20"/>
        </w:rPr>
        <w:t>diametro_poro</w:t>
      </w:r>
      <w:proofErr w:type="spellEnd"/>
      <w:r w:rsidRPr="00D058A1">
        <w:rPr>
          <w:sz w:val="20"/>
          <w:szCs w:val="20"/>
        </w:rPr>
        <w:t>", "R", "M", "</w:t>
      </w:r>
      <w:proofErr w:type="spellStart"/>
      <w:r w:rsidRPr="00D058A1">
        <w:rPr>
          <w:sz w:val="20"/>
          <w:szCs w:val="20"/>
        </w:rPr>
        <w:t>longitud_libre_media</w:t>
      </w:r>
      <w:proofErr w:type="spellEnd"/>
      <w:r w:rsidRPr="00D058A1">
        <w:rPr>
          <w:sz w:val="20"/>
          <w:szCs w:val="20"/>
        </w:rPr>
        <w:t>", "porosidad", "tortuosidad", "</w:t>
      </w:r>
      <w:proofErr w:type="spellStart"/>
      <w:r w:rsidRPr="00D058A1">
        <w:rPr>
          <w:sz w:val="20"/>
          <w:szCs w:val="20"/>
        </w:rPr>
        <w:t>D_fick_gas</w:t>
      </w:r>
      <w:proofErr w:type="spellEnd"/>
      <w:r w:rsidRPr="00D058A1">
        <w:rPr>
          <w:sz w:val="20"/>
          <w:szCs w:val="20"/>
        </w:rPr>
        <w:t>"]</w:t>
      </w:r>
    </w:p>
    <w:p w14:paraId="55CBFF2A"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valores</w:t>
      </w:r>
      <w:proofErr w:type="spellEnd"/>
      <w:r w:rsidRPr="00D058A1">
        <w:rPr>
          <w:sz w:val="20"/>
          <w:szCs w:val="20"/>
          <w:lang w:val="en-US"/>
        </w:rPr>
        <w:t xml:space="preserve">= </w:t>
      </w:r>
      <w:proofErr w:type="gramStart"/>
      <w:r w:rsidRPr="00D058A1">
        <w:rPr>
          <w:sz w:val="20"/>
          <w:szCs w:val="20"/>
          <w:lang w:val="en-US"/>
        </w:rPr>
        <w:t>Parameters(</w:t>
      </w:r>
      <w:proofErr w:type="spellStart"/>
      <w:proofErr w:type="gramEnd"/>
      <w:r w:rsidRPr="00D058A1">
        <w:rPr>
          <w:sz w:val="20"/>
          <w:szCs w:val="20"/>
          <w:lang w:val="en-US"/>
        </w:rPr>
        <w:t>inputs_fixed</w:t>
      </w:r>
      <w:proofErr w:type="spellEnd"/>
      <w:r w:rsidRPr="00D058A1">
        <w:rPr>
          <w:sz w:val="20"/>
          <w:szCs w:val="20"/>
          <w:lang w:val="en-US"/>
        </w:rPr>
        <w:t>, keys)</w:t>
      </w:r>
    </w:p>
    <w:p w14:paraId="0E08BEEC"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phi_B</w:t>
      </w:r>
      <w:proofErr w:type="spellEnd"/>
      <w:r w:rsidRPr="00D058A1">
        <w:rPr>
          <w:sz w:val="20"/>
          <w:szCs w:val="20"/>
        </w:rPr>
        <w:t xml:space="preserve">, M_B, </w:t>
      </w:r>
      <w:proofErr w:type="spellStart"/>
      <w:r w:rsidRPr="00D058A1">
        <w:rPr>
          <w:sz w:val="20"/>
          <w:szCs w:val="20"/>
        </w:rPr>
        <w:t>T_fibra</w:t>
      </w:r>
      <w:proofErr w:type="spellEnd"/>
      <w:r w:rsidRPr="00D058A1">
        <w:rPr>
          <w:sz w:val="20"/>
          <w:szCs w:val="20"/>
        </w:rPr>
        <w:t xml:space="preserve">, </w:t>
      </w:r>
      <w:proofErr w:type="spellStart"/>
      <w:r w:rsidRPr="00D058A1">
        <w:rPr>
          <w:sz w:val="20"/>
          <w:szCs w:val="20"/>
        </w:rPr>
        <w:t>mu_vino</w:t>
      </w:r>
      <w:proofErr w:type="spellEnd"/>
      <w:r w:rsidRPr="00D058A1">
        <w:rPr>
          <w:sz w:val="20"/>
          <w:szCs w:val="20"/>
        </w:rPr>
        <w:t xml:space="preserve">, V_A, </w:t>
      </w:r>
      <w:proofErr w:type="spellStart"/>
      <w:r w:rsidRPr="00D058A1">
        <w:rPr>
          <w:sz w:val="20"/>
          <w:szCs w:val="20"/>
        </w:rPr>
        <w:t>diametro_poro</w:t>
      </w:r>
      <w:proofErr w:type="spellEnd"/>
      <w:r w:rsidRPr="00D058A1">
        <w:rPr>
          <w:sz w:val="20"/>
          <w:szCs w:val="20"/>
        </w:rPr>
        <w:t xml:space="preserve">, R, M, </w:t>
      </w:r>
      <w:proofErr w:type="spellStart"/>
      <w:r w:rsidRPr="00D058A1">
        <w:rPr>
          <w:sz w:val="20"/>
          <w:szCs w:val="20"/>
        </w:rPr>
        <w:t>longitud_libre_media</w:t>
      </w:r>
      <w:proofErr w:type="spellEnd"/>
      <w:r w:rsidRPr="00D058A1">
        <w:rPr>
          <w:sz w:val="20"/>
          <w:szCs w:val="20"/>
        </w:rPr>
        <w:t xml:space="preserve">, porosidad, tortuosidad, </w:t>
      </w:r>
      <w:proofErr w:type="spellStart"/>
      <w:r w:rsidRPr="00D058A1">
        <w:rPr>
          <w:sz w:val="20"/>
          <w:szCs w:val="20"/>
        </w:rPr>
        <w:t>D_fick_gas</w:t>
      </w:r>
      <w:proofErr w:type="spellEnd"/>
      <w:r w:rsidRPr="00D058A1">
        <w:rPr>
          <w:sz w:val="20"/>
          <w:szCs w:val="20"/>
        </w:rPr>
        <w:t xml:space="preserve"> = valores</w:t>
      </w:r>
    </w:p>
    <w:p w14:paraId="009118A3" w14:textId="77777777" w:rsidR="00D058A1" w:rsidRPr="00D058A1" w:rsidRDefault="00D058A1" w:rsidP="00D058A1">
      <w:pPr>
        <w:pStyle w:val="codigo"/>
        <w:spacing w:line="240" w:lineRule="auto"/>
        <w:rPr>
          <w:sz w:val="20"/>
          <w:szCs w:val="20"/>
        </w:rPr>
      </w:pPr>
      <w:r w:rsidRPr="00D058A1">
        <w:rPr>
          <w:sz w:val="20"/>
          <w:szCs w:val="20"/>
        </w:rPr>
        <w:t xml:space="preserve">    </w:t>
      </w:r>
    </w:p>
    <w:p w14:paraId="596AE1D5"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D_fick</w:t>
      </w:r>
      <w:proofErr w:type="spellEnd"/>
      <w:r w:rsidRPr="00D058A1">
        <w:rPr>
          <w:sz w:val="20"/>
          <w:szCs w:val="20"/>
        </w:rPr>
        <w:t xml:space="preserve"> = (7.4e-8 * (</w:t>
      </w:r>
      <w:proofErr w:type="spellStart"/>
      <w:r w:rsidRPr="00D058A1">
        <w:rPr>
          <w:sz w:val="20"/>
          <w:szCs w:val="20"/>
        </w:rPr>
        <w:t>phi_B</w:t>
      </w:r>
      <w:proofErr w:type="spellEnd"/>
      <w:r w:rsidRPr="00D058A1">
        <w:rPr>
          <w:sz w:val="20"/>
          <w:szCs w:val="20"/>
        </w:rPr>
        <w:t xml:space="preserve"> * (M_B**0.5) * </w:t>
      </w:r>
      <w:proofErr w:type="spellStart"/>
      <w:r w:rsidRPr="00D058A1">
        <w:rPr>
          <w:sz w:val="20"/>
          <w:szCs w:val="20"/>
        </w:rPr>
        <w:t>T_fibra</w:t>
      </w:r>
      <w:proofErr w:type="spellEnd"/>
      <w:r w:rsidRPr="00D058A1">
        <w:rPr>
          <w:sz w:val="20"/>
          <w:szCs w:val="20"/>
        </w:rPr>
        <w:t>)) / (</w:t>
      </w:r>
      <w:proofErr w:type="spellStart"/>
      <w:r w:rsidRPr="00D058A1">
        <w:rPr>
          <w:sz w:val="20"/>
          <w:szCs w:val="20"/>
        </w:rPr>
        <w:t>mu_vino</w:t>
      </w:r>
      <w:proofErr w:type="spellEnd"/>
      <w:r w:rsidRPr="00D058A1">
        <w:rPr>
          <w:sz w:val="20"/>
          <w:szCs w:val="20"/>
        </w:rPr>
        <w:t>*1000 * V_A**0.6) * 1e-4</w:t>
      </w:r>
    </w:p>
    <w:p w14:paraId="74668031"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D_knudsen</w:t>
      </w:r>
      <w:proofErr w:type="spellEnd"/>
      <w:r w:rsidRPr="00D058A1">
        <w:rPr>
          <w:sz w:val="20"/>
          <w:szCs w:val="20"/>
        </w:rPr>
        <w:t xml:space="preserve"> = (2/3) * </w:t>
      </w:r>
      <w:proofErr w:type="spellStart"/>
      <w:r w:rsidRPr="00D058A1">
        <w:rPr>
          <w:sz w:val="20"/>
          <w:szCs w:val="20"/>
        </w:rPr>
        <w:t>diametro_poro</w:t>
      </w:r>
      <w:proofErr w:type="spellEnd"/>
      <w:r w:rsidRPr="00D058A1">
        <w:rPr>
          <w:sz w:val="20"/>
          <w:szCs w:val="20"/>
        </w:rPr>
        <w:t xml:space="preserve"> * </w:t>
      </w:r>
      <w:proofErr w:type="spellStart"/>
      <w:proofErr w:type="gramStart"/>
      <w:r w:rsidRPr="00D058A1">
        <w:rPr>
          <w:sz w:val="20"/>
          <w:szCs w:val="20"/>
        </w:rPr>
        <w:t>np.sqrt</w:t>
      </w:r>
      <w:proofErr w:type="spellEnd"/>
      <w:proofErr w:type="gramEnd"/>
      <w:r w:rsidRPr="00D058A1">
        <w:rPr>
          <w:sz w:val="20"/>
          <w:szCs w:val="20"/>
        </w:rPr>
        <w:t xml:space="preserve">(2 * R * </w:t>
      </w:r>
      <w:proofErr w:type="spellStart"/>
      <w:r w:rsidRPr="00D058A1">
        <w:rPr>
          <w:sz w:val="20"/>
          <w:szCs w:val="20"/>
        </w:rPr>
        <w:t>T_fibra</w:t>
      </w:r>
      <w:proofErr w:type="spellEnd"/>
      <w:r w:rsidRPr="00D058A1">
        <w:rPr>
          <w:sz w:val="20"/>
          <w:szCs w:val="20"/>
        </w:rPr>
        <w:t xml:space="preserve"> / (</w:t>
      </w:r>
      <w:proofErr w:type="spellStart"/>
      <w:r w:rsidRPr="00D058A1">
        <w:rPr>
          <w:sz w:val="20"/>
          <w:szCs w:val="20"/>
        </w:rPr>
        <w:t>np.pi</w:t>
      </w:r>
      <w:proofErr w:type="spellEnd"/>
      <w:r w:rsidRPr="00D058A1">
        <w:rPr>
          <w:sz w:val="20"/>
          <w:szCs w:val="20"/>
        </w:rPr>
        <w:t xml:space="preserve"> * M))</w:t>
      </w:r>
    </w:p>
    <w:p w14:paraId="1B50DEF9" w14:textId="77777777" w:rsidR="00D058A1" w:rsidRPr="00D058A1" w:rsidRDefault="00D058A1" w:rsidP="00D058A1">
      <w:pPr>
        <w:pStyle w:val="codigo"/>
        <w:spacing w:line="240" w:lineRule="auto"/>
        <w:rPr>
          <w:sz w:val="20"/>
          <w:szCs w:val="20"/>
        </w:rPr>
      </w:pPr>
    </w:p>
    <w:p w14:paraId="0886C403"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Kn</w:t>
      </w:r>
      <w:proofErr w:type="spellEnd"/>
      <w:r w:rsidRPr="00D058A1">
        <w:rPr>
          <w:sz w:val="20"/>
          <w:szCs w:val="20"/>
        </w:rPr>
        <w:t xml:space="preserve"> = </w:t>
      </w:r>
      <w:proofErr w:type="spellStart"/>
      <w:r w:rsidRPr="00D058A1">
        <w:rPr>
          <w:sz w:val="20"/>
          <w:szCs w:val="20"/>
        </w:rPr>
        <w:t>longitud_libre_media</w:t>
      </w:r>
      <w:proofErr w:type="spellEnd"/>
      <w:r w:rsidRPr="00D058A1">
        <w:rPr>
          <w:sz w:val="20"/>
          <w:szCs w:val="20"/>
        </w:rPr>
        <w:t xml:space="preserve"> / </w:t>
      </w:r>
      <w:proofErr w:type="spellStart"/>
      <w:r w:rsidRPr="00D058A1">
        <w:rPr>
          <w:sz w:val="20"/>
          <w:szCs w:val="20"/>
        </w:rPr>
        <w:t>diametro_poro</w:t>
      </w:r>
      <w:proofErr w:type="spellEnd"/>
    </w:p>
    <w:p w14:paraId="351A5A7E" w14:textId="77777777" w:rsidR="00D058A1" w:rsidRPr="00D058A1" w:rsidRDefault="00D058A1" w:rsidP="00D058A1">
      <w:pPr>
        <w:pStyle w:val="codigo"/>
        <w:spacing w:line="240" w:lineRule="auto"/>
        <w:rPr>
          <w:sz w:val="20"/>
          <w:szCs w:val="20"/>
        </w:rPr>
      </w:pPr>
    </w:p>
    <w:p w14:paraId="4F0E5E7A"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 xml:space="preserve">if </w:t>
      </w:r>
      <w:proofErr w:type="spellStart"/>
      <w:r w:rsidRPr="00D058A1">
        <w:rPr>
          <w:sz w:val="20"/>
          <w:szCs w:val="20"/>
          <w:lang w:val="en-US"/>
        </w:rPr>
        <w:t>Kn</w:t>
      </w:r>
      <w:proofErr w:type="spellEnd"/>
      <w:r w:rsidRPr="00D058A1">
        <w:rPr>
          <w:sz w:val="20"/>
          <w:szCs w:val="20"/>
          <w:lang w:val="en-US"/>
        </w:rPr>
        <w:t xml:space="preserve"> &gt; 1:</w:t>
      </w:r>
    </w:p>
    <w:p w14:paraId="754B4BD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D_base</w:t>
      </w:r>
      <w:proofErr w:type="spellEnd"/>
      <w:r w:rsidRPr="00D058A1">
        <w:rPr>
          <w:sz w:val="20"/>
          <w:szCs w:val="20"/>
          <w:lang w:val="en-US"/>
        </w:rPr>
        <w:t xml:space="preserve"> = </w:t>
      </w:r>
      <w:proofErr w:type="spellStart"/>
      <w:r w:rsidRPr="00D058A1">
        <w:rPr>
          <w:sz w:val="20"/>
          <w:szCs w:val="20"/>
          <w:lang w:val="en-US"/>
        </w:rPr>
        <w:t>D_knudsen</w:t>
      </w:r>
      <w:proofErr w:type="spellEnd"/>
    </w:p>
    <w:p w14:paraId="64A8F83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Kn &lt; 0.01:</w:t>
      </w:r>
    </w:p>
    <w:p w14:paraId="4147BEC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D_base</w:t>
      </w:r>
      <w:proofErr w:type="spellEnd"/>
      <w:r w:rsidRPr="00D058A1">
        <w:rPr>
          <w:sz w:val="20"/>
          <w:szCs w:val="20"/>
          <w:lang w:val="en-US"/>
        </w:rPr>
        <w:t xml:space="preserve"> = </w:t>
      </w:r>
      <w:proofErr w:type="spellStart"/>
      <w:r w:rsidRPr="00D058A1">
        <w:rPr>
          <w:sz w:val="20"/>
          <w:szCs w:val="20"/>
          <w:lang w:val="en-US"/>
        </w:rPr>
        <w:t>D_fick</w:t>
      </w:r>
      <w:proofErr w:type="spellEnd"/>
    </w:p>
    <w:p w14:paraId="786EE634" w14:textId="77777777" w:rsidR="00D058A1" w:rsidRPr="00D058A1" w:rsidRDefault="00D058A1" w:rsidP="00D058A1">
      <w:pPr>
        <w:pStyle w:val="codigo"/>
        <w:spacing w:line="240" w:lineRule="auto"/>
        <w:rPr>
          <w:sz w:val="20"/>
          <w:szCs w:val="20"/>
          <w:lang w:val="en-US"/>
        </w:rPr>
      </w:pPr>
      <w:r w:rsidRPr="00D058A1">
        <w:rPr>
          <w:sz w:val="20"/>
          <w:szCs w:val="20"/>
          <w:lang w:val="en-US"/>
        </w:rPr>
        <w:t>    else:</w:t>
      </w:r>
    </w:p>
    <w:p w14:paraId="51825A24"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roofErr w:type="spellStart"/>
      <w:r w:rsidRPr="00D058A1">
        <w:rPr>
          <w:sz w:val="20"/>
          <w:szCs w:val="20"/>
          <w:lang w:val="en-US"/>
        </w:rPr>
        <w:t>D_base</w:t>
      </w:r>
      <w:proofErr w:type="spellEnd"/>
      <w:r w:rsidRPr="00D058A1">
        <w:rPr>
          <w:sz w:val="20"/>
          <w:szCs w:val="20"/>
          <w:lang w:val="en-US"/>
        </w:rPr>
        <w:t xml:space="preserve"> = (1 / </w:t>
      </w:r>
      <w:proofErr w:type="spellStart"/>
      <w:r w:rsidRPr="00D058A1">
        <w:rPr>
          <w:sz w:val="20"/>
          <w:szCs w:val="20"/>
          <w:lang w:val="en-US"/>
        </w:rPr>
        <w:t>D_knudsen</w:t>
      </w:r>
      <w:proofErr w:type="spellEnd"/>
      <w:r w:rsidRPr="00D058A1">
        <w:rPr>
          <w:sz w:val="20"/>
          <w:szCs w:val="20"/>
          <w:lang w:val="en-US"/>
        </w:rPr>
        <w:t xml:space="preserve"> + 1 / D_fick_gas) ** -1</w:t>
      </w:r>
    </w:p>
    <w:p w14:paraId="10C8FDA8"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D_efectivo</w:t>
      </w:r>
      <w:proofErr w:type="spellEnd"/>
      <w:r w:rsidRPr="00D058A1">
        <w:rPr>
          <w:sz w:val="20"/>
          <w:szCs w:val="20"/>
        </w:rPr>
        <w:t xml:space="preserve"> = </w:t>
      </w:r>
      <w:proofErr w:type="spellStart"/>
      <w:r w:rsidRPr="00D058A1">
        <w:rPr>
          <w:sz w:val="20"/>
          <w:szCs w:val="20"/>
        </w:rPr>
        <w:t>D_base</w:t>
      </w:r>
      <w:proofErr w:type="spellEnd"/>
      <w:r w:rsidRPr="00D058A1">
        <w:rPr>
          <w:sz w:val="20"/>
          <w:szCs w:val="20"/>
        </w:rPr>
        <w:t xml:space="preserve"> * (porosidad / tortuosidad)</w:t>
      </w:r>
    </w:p>
    <w:p w14:paraId="09B7E310" w14:textId="77777777" w:rsidR="00D058A1" w:rsidRPr="00D058A1" w:rsidRDefault="00D058A1" w:rsidP="00D058A1">
      <w:pPr>
        <w:pStyle w:val="codigo"/>
        <w:spacing w:line="240" w:lineRule="auto"/>
        <w:rPr>
          <w:sz w:val="20"/>
          <w:szCs w:val="20"/>
        </w:rPr>
      </w:pPr>
    </w:p>
    <w:p w14:paraId="6E8E85C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return</w:t>
      </w:r>
      <w:proofErr w:type="spellEnd"/>
      <w:r w:rsidRPr="00D058A1">
        <w:rPr>
          <w:sz w:val="20"/>
          <w:szCs w:val="20"/>
        </w:rPr>
        <w:t xml:space="preserve"> {</w:t>
      </w:r>
    </w:p>
    <w:p w14:paraId="6CAFCAA8"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D_efectivo</w:t>
      </w:r>
      <w:proofErr w:type="spellEnd"/>
      <w:r w:rsidRPr="00D058A1">
        <w:rPr>
          <w:sz w:val="20"/>
          <w:szCs w:val="20"/>
        </w:rPr>
        <w:t xml:space="preserve">": </w:t>
      </w:r>
      <w:proofErr w:type="spellStart"/>
      <w:r w:rsidRPr="00D058A1">
        <w:rPr>
          <w:sz w:val="20"/>
          <w:szCs w:val="20"/>
        </w:rPr>
        <w:t>D_efectivo</w:t>
      </w:r>
      <w:proofErr w:type="spellEnd"/>
      <w:r w:rsidRPr="00D058A1">
        <w:rPr>
          <w:sz w:val="20"/>
          <w:szCs w:val="20"/>
        </w:rPr>
        <w:t>,</w:t>
      </w:r>
    </w:p>
    <w:p w14:paraId="2EFE906F" w14:textId="77777777" w:rsidR="00D058A1" w:rsidRPr="00D058A1" w:rsidRDefault="00D058A1" w:rsidP="00D058A1">
      <w:pPr>
        <w:pStyle w:val="codigo"/>
        <w:spacing w:line="240" w:lineRule="auto"/>
        <w:rPr>
          <w:sz w:val="20"/>
          <w:szCs w:val="20"/>
          <w:lang w:val="de-DE"/>
        </w:rPr>
      </w:pPr>
      <w:r w:rsidRPr="00D058A1">
        <w:rPr>
          <w:sz w:val="20"/>
          <w:szCs w:val="20"/>
        </w:rPr>
        <w:t xml:space="preserve">        </w:t>
      </w:r>
      <w:r w:rsidRPr="00D058A1">
        <w:rPr>
          <w:sz w:val="20"/>
          <w:szCs w:val="20"/>
          <w:lang w:val="de-DE"/>
        </w:rPr>
        <w:t>"D_fick": D_fick,</w:t>
      </w:r>
    </w:p>
    <w:p w14:paraId="76F7C079" w14:textId="77777777" w:rsidR="00D058A1" w:rsidRPr="00D058A1" w:rsidRDefault="00D058A1" w:rsidP="00D058A1">
      <w:pPr>
        <w:pStyle w:val="codigo"/>
        <w:spacing w:line="240" w:lineRule="auto"/>
        <w:rPr>
          <w:sz w:val="20"/>
          <w:szCs w:val="20"/>
          <w:lang w:val="de-DE"/>
        </w:rPr>
      </w:pPr>
      <w:r w:rsidRPr="00D058A1">
        <w:rPr>
          <w:sz w:val="20"/>
          <w:szCs w:val="20"/>
          <w:lang w:val="de-DE"/>
        </w:rPr>
        <w:t>        "Kn": Kn,</w:t>
      </w:r>
    </w:p>
    <w:p w14:paraId="199FCD1B" w14:textId="77777777" w:rsidR="00D058A1" w:rsidRPr="00D058A1" w:rsidRDefault="00D058A1" w:rsidP="00D058A1">
      <w:pPr>
        <w:pStyle w:val="codigo"/>
        <w:spacing w:line="240" w:lineRule="auto"/>
        <w:rPr>
          <w:sz w:val="20"/>
          <w:szCs w:val="20"/>
          <w:lang w:val="en-US"/>
        </w:rPr>
      </w:pPr>
      <w:r w:rsidRPr="00D058A1">
        <w:rPr>
          <w:sz w:val="20"/>
          <w:szCs w:val="20"/>
          <w:lang w:val="de-DE"/>
        </w:rPr>
        <w:t xml:space="preserve">        </w:t>
      </w:r>
      <w:r w:rsidRPr="00D058A1">
        <w:rPr>
          <w:sz w:val="20"/>
          <w:szCs w:val="20"/>
          <w:lang w:val="en-US"/>
        </w:rPr>
        <w:t>}</w:t>
      </w:r>
    </w:p>
    <w:p w14:paraId="228C550F" w14:textId="77777777" w:rsidR="00D058A1" w:rsidRPr="00D058A1" w:rsidRDefault="00D058A1" w:rsidP="00D058A1">
      <w:pPr>
        <w:pStyle w:val="codigo"/>
        <w:spacing w:line="240" w:lineRule="auto"/>
        <w:rPr>
          <w:sz w:val="20"/>
          <w:szCs w:val="20"/>
          <w:lang w:val="en-US"/>
        </w:rPr>
      </w:pPr>
    </w:p>
    <w:p w14:paraId="7CA7E88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difusividad_chapman</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50907934"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keys</w:t>
      </w:r>
      <w:proofErr w:type="spellEnd"/>
      <w:r w:rsidRPr="00D058A1">
        <w:rPr>
          <w:sz w:val="20"/>
          <w:szCs w:val="20"/>
        </w:rPr>
        <w:t xml:space="preserve"> = ["</w:t>
      </w:r>
      <w:proofErr w:type="spellStart"/>
      <w:r w:rsidRPr="00D058A1">
        <w:rPr>
          <w:sz w:val="20"/>
          <w:szCs w:val="20"/>
        </w:rPr>
        <w:t>T_fibra</w:t>
      </w:r>
      <w:proofErr w:type="spellEnd"/>
      <w:r w:rsidRPr="00D058A1">
        <w:rPr>
          <w:sz w:val="20"/>
          <w:szCs w:val="20"/>
        </w:rPr>
        <w:t>", "M_A", "M_B", "sigma_A","</w:t>
      </w:r>
      <w:proofErr w:type="spellStart"/>
      <w:r w:rsidRPr="00D058A1">
        <w:rPr>
          <w:sz w:val="20"/>
          <w:szCs w:val="20"/>
        </w:rPr>
        <w:t>sigma_B</w:t>
      </w:r>
      <w:proofErr w:type="spellEnd"/>
      <w:r w:rsidRPr="00D058A1">
        <w:rPr>
          <w:sz w:val="20"/>
          <w:szCs w:val="20"/>
        </w:rPr>
        <w:t>", "</w:t>
      </w:r>
      <w:proofErr w:type="spellStart"/>
      <w:r w:rsidRPr="00D058A1">
        <w:rPr>
          <w:sz w:val="20"/>
          <w:szCs w:val="20"/>
        </w:rPr>
        <w:t>Omega_AB</w:t>
      </w:r>
      <w:proofErr w:type="spellEnd"/>
      <w:r w:rsidRPr="00D058A1">
        <w:rPr>
          <w:sz w:val="20"/>
          <w:szCs w:val="20"/>
        </w:rPr>
        <w:t>"]</w:t>
      </w:r>
    </w:p>
    <w:p w14:paraId="5186AAF6"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valores</w:t>
      </w:r>
      <w:proofErr w:type="spellEnd"/>
      <w:r w:rsidRPr="00D058A1">
        <w:rPr>
          <w:sz w:val="20"/>
          <w:szCs w:val="20"/>
          <w:lang w:val="en-US"/>
        </w:rPr>
        <w:t xml:space="preserve">= </w:t>
      </w:r>
      <w:proofErr w:type="gramStart"/>
      <w:r w:rsidRPr="00D058A1">
        <w:rPr>
          <w:sz w:val="20"/>
          <w:szCs w:val="20"/>
          <w:lang w:val="en-US"/>
        </w:rPr>
        <w:t>Parameters(</w:t>
      </w:r>
      <w:proofErr w:type="spellStart"/>
      <w:proofErr w:type="gramEnd"/>
      <w:r w:rsidRPr="00D058A1">
        <w:rPr>
          <w:sz w:val="20"/>
          <w:szCs w:val="20"/>
          <w:lang w:val="en-US"/>
        </w:rPr>
        <w:t>inputs_fixed</w:t>
      </w:r>
      <w:proofErr w:type="spellEnd"/>
      <w:r w:rsidRPr="00D058A1">
        <w:rPr>
          <w:sz w:val="20"/>
          <w:szCs w:val="20"/>
          <w:lang w:val="en-US"/>
        </w:rPr>
        <w:t>, keys)</w:t>
      </w:r>
    </w:p>
    <w:p w14:paraId="36598EDD"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T, M_A, M_</w:t>
      </w:r>
      <w:proofErr w:type="gramStart"/>
      <w:r w:rsidRPr="00D058A1">
        <w:rPr>
          <w:sz w:val="20"/>
          <w:szCs w:val="20"/>
        </w:rPr>
        <w:t>B ,</w:t>
      </w:r>
      <w:proofErr w:type="gramEnd"/>
      <w:r w:rsidRPr="00D058A1">
        <w:rPr>
          <w:sz w:val="20"/>
          <w:szCs w:val="20"/>
        </w:rPr>
        <w:t xml:space="preserve"> </w:t>
      </w:r>
      <w:proofErr w:type="spellStart"/>
      <w:r w:rsidRPr="00D058A1">
        <w:rPr>
          <w:sz w:val="20"/>
          <w:szCs w:val="20"/>
        </w:rPr>
        <w:t>sigma_A</w:t>
      </w:r>
      <w:proofErr w:type="spellEnd"/>
      <w:r w:rsidRPr="00D058A1">
        <w:rPr>
          <w:sz w:val="20"/>
          <w:szCs w:val="20"/>
        </w:rPr>
        <w:t xml:space="preserve">, </w:t>
      </w:r>
      <w:proofErr w:type="spellStart"/>
      <w:r w:rsidRPr="00D058A1">
        <w:rPr>
          <w:sz w:val="20"/>
          <w:szCs w:val="20"/>
        </w:rPr>
        <w:t>sigma_B</w:t>
      </w:r>
      <w:proofErr w:type="spellEnd"/>
      <w:r w:rsidRPr="00D058A1">
        <w:rPr>
          <w:sz w:val="20"/>
          <w:szCs w:val="20"/>
        </w:rPr>
        <w:t>, Omega = valores</w:t>
      </w:r>
    </w:p>
    <w:p w14:paraId="24CA728D"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P_atm</w:t>
      </w:r>
      <w:proofErr w:type="spellEnd"/>
      <w:r w:rsidRPr="00D058A1">
        <w:rPr>
          <w:sz w:val="20"/>
          <w:szCs w:val="20"/>
        </w:rPr>
        <w:t xml:space="preserve"> = 1</w:t>
      </w:r>
    </w:p>
    <w:p w14:paraId="059962E5"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M_red</w:t>
      </w:r>
      <w:proofErr w:type="spellEnd"/>
      <w:r w:rsidRPr="00D058A1">
        <w:rPr>
          <w:sz w:val="20"/>
          <w:szCs w:val="20"/>
        </w:rPr>
        <w:t xml:space="preserve"> = 1/M_A + 1/M_B</w:t>
      </w:r>
    </w:p>
    <w:p w14:paraId="68738C3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sigma_AB</w:t>
      </w:r>
      <w:proofErr w:type="spellEnd"/>
      <w:r w:rsidRPr="00D058A1">
        <w:rPr>
          <w:sz w:val="20"/>
          <w:szCs w:val="20"/>
        </w:rPr>
        <w:t xml:space="preserve"> = (</w:t>
      </w:r>
      <w:proofErr w:type="spellStart"/>
      <w:r w:rsidRPr="00D058A1">
        <w:rPr>
          <w:sz w:val="20"/>
          <w:szCs w:val="20"/>
        </w:rPr>
        <w:t>sigma_A</w:t>
      </w:r>
      <w:proofErr w:type="spellEnd"/>
      <w:r w:rsidRPr="00D058A1">
        <w:rPr>
          <w:sz w:val="20"/>
          <w:szCs w:val="20"/>
        </w:rPr>
        <w:t xml:space="preserve"> + </w:t>
      </w:r>
      <w:proofErr w:type="spellStart"/>
      <w:r w:rsidRPr="00D058A1">
        <w:rPr>
          <w:sz w:val="20"/>
          <w:szCs w:val="20"/>
        </w:rPr>
        <w:t>sigma_</w:t>
      </w:r>
      <w:proofErr w:type="gramStart"/>
      <w:r w:rsidRPr="00D058A1">
        <w:rPr>
          <w:sz w:val="20"/>
          <w:szCs w:val="20"/>
        </w:rPr>
        <w:t>B</w:t>
      </w:r>
      <w:proofErr w:type="spellEnd"/>
      <w:r w:rsidRPr="00D058A1">
        <w:rPr>
          <w:sz w:val="20"/>
          <w:szCs w:val="20"/>
        </w:rPr>
        <w:t>)/</w:t>
      </w:r>
      <w:proofErr w:type="gramEnd"/>
      <w:r w:rsidRPr="00D058A1">
        <w:rPr>
          <w:sz w:val="20"/>
          <w:szCs w:val="20"/>
        </w:rPr>
        <w:t>2</w:t>
      </w:r>
    </w:p>
    <w:p w14:paraId="33D7B79C" w14:textId="77777777" w:rsidR="00D058A1" w:rsidRPr="00D058A1" w:rsidRDefault="00D058A1" w:rsidP="00D058A1">
      <w:pPr>
        <w:pStyle w:val="codigo"/>
        <w:spacing w:line="240" w:lineRule="auto"/>
        <w:rPr>
          <w:sz w:val="20"/>
          <w:szCs w:val="20"/>
        </w:rPr>
      </w:pPr>
    </w:p>
    <w:p w14:paraId="75AB9F08" w14:textId="77777777" w:rsidR="00D058A1" w:rsidRPr="004C50E2" w:rsidRDefault="00D058A1" w:rsidP="00D058A1">
      <w:pPr>
        <w:pStyle w:val="codigo"/>
        <w:spacing w:line="240" w:lineRule="auto"/>
        <w:rPr>
          <w:sz w:val="20"/>
          <w:szCs w:val="20"/>
        </w:rPr>
      </w:pPr>
      <w:r w:rsidRPr="00D058A1">
        <w:rPr>
          <w:sz w:val="20"/>
          <w:szCs w:val="20"/>
        </w:rPr>
        <w:t xml:space="preserve">    </w:t>
      </w:r>
      <w:r w:rsidRPr="004C50E2">
        <w:rPr>
          <w:sz w:val="20"/>
          <w:szCs w:val="20"/>
        </w:rPr>
        <w:t>D_AB_cm2_s = (1.858e-3 * T**1.5 * np.sqrt(M_red)) / (P_atm * sigma_AB**2 * Omega)</w:t>
      </w:r>
    </w:p>
    <w:p w14:paraId="5400DB0F" w14:textId="77777777" w:rsidR="00D058A1" w:rsidRPr="004C50E2" w:rsidRDefault="00D058A1" w:rsidP="00D058A1">
      <w:pPr>
        <w:pStyle w:val="codigo"/>
        <w:spacing w:line="240" w:lineRule="auto"/>
        <w:rPr>
          <w:sz w:val="20"/>
          <w:szCs w:val="20"/>
        </w:rPr>
      </w:pPr>
    </w:p>
    <w:p w14:paraId="3FE0B0AE" w14:textId="77777777" w:rsidR="00D058A1" w:rsidRPr="00D058A1" w:rsidRDefault="00D058A1" w:rsidP="00D058A1">
      <w:pPr>
        <w:pStyle w:val="codigo"/>
        <w:spacing w:line="240" w:lineRule="auto"/>
        <w:rPr>
          <w:sz w:val="20"/>
          <w:szCs w:val="20"/>
          <w:lang w:val="en-US"/>
        </w:rPr>
      </w:pPr>
      <w:r w:rsidRPr="004C50E2">
        <w:rPr>
          <w:sz w:val="20"/>
          <w:szCs w:val="20"/>
        </w:rPr>
        <w:t xml:space="preserve">    </w:t>
      </w:r>
      <w:r w:rsidRPr="00D058A1">
        <w:rPr>
          <w:sz w:val="20"/>
          <w:szCs w:val="20"/>
          <w:lang w:val="en-US"/>
        </w:rPr>
        <w:t>return D_AB_cm2_s * 1e-4</w:t>
      </w:r>
    </w:p>
    <w:p w14:paraId="29E6E212" w14:textId="77777777" w:rsidR="00D058A1" w:rsidRPr="00D058A1" w:rsidRDefault="00D058A1" w:rsidP="00D058A1">
      <w:pPr>
        <w:pStyle w:val="codigo"/>
        <w:spacing w:line="240" w:lineRule="auto"/>
        <w:rPr>
          <w:sz w:val="20"/>
          <w:szCs w:val="20"/>
          <w:lang w:val="en-US"/>
        </w:rPr>
      </w:pPr>
    </w:p>
    <w:p w14:paraId="197BA4B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N_adimensionales_fibra</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376B6BC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2F11B271" w14:textId="77777777" w:rsidR="00D058A1" w:rsidRPr="00D058A1" w:rsidRDefault="00D058A1" w:rsidP="00D058A1">
      <w:pPr>
        <w:pStyle w:val="codigo"/>
        <w:spacing w:line="240" w:lineRule="auto"/>
        <w:rPr>
          <w:sz w:val="20"/>
          <w:szCs w:val="20"/>
          <w:lang w:val="en-US"/>
        </w:rPr>
      </w:pPr>
      <w:r w:rsidRPr="00D058A1">
        <w:rPr>
          <w:sz w:val="20"/>
          <w:szCs w:val="20"/>
          <w:lang w:val="en-US"/>
        </w:rPr>
        <w:t>    keys = ["</w:t>
      </w:r>
      <w:proofErr w:type="spellStart"/>
      <w:r w:rsidRPr="00D058A1">
        <w:rPr>
          <w:sz w:val="20"/>
          <w:szCs w:val="20"/>
          <w:lang w:val="en-US"/>
        </w:rPr>
        <w:t>mu_vino</w:t>
      </w:r>
      <w:proofErr w:type="spellEnd"/>
      <w:r w:rsidRPr="00D058A1">
        <w:rPr>
          <w:sz w:val="20"/>
          <w:szCs w:val="20"/>
          <w:lang w:val="en-US"/>
        </w:rPr>
        <w:t>", "rho", "</w:t>
      </w:r>
      <w:proofErr w:type="spellStart"/>
      <w:r w:rsidRPr="00D058A1">
        <w:rPr>
          <w:sz w:val="20"/>
          <w:szCs w:val="20"/>
          <w:lang w:val="en-US"/>
        </w:rPr>
        <w:t>D_fick</w:t>
      </w:r>
      <w:proofErr w:type="spellEnd"/>
      <w:r w:rsidRPr="00D058A1">
        <w:rPr>
          <w:sz w:val="20"/>
          <w:szCs w:val="20"/>
          <w:lang w:val="en-US"/>
        </w:rPr>
        <w:t>", "Cp", "k", "</w:t>
      </w:r>
      <w:proofErr w:type="spellStart"/>
      <w:r w:rsidRPr="00D058A1">
        <w:rPr>
          <w:sz w:val="20"/>
          <w:szCs w:val="20"/>
          <w:lang w:val="en-US"/>
        </w:rPr>
        <w:t>v_fibra</w:t>
      </w:r>
      <w:proofErr w:type="spellEnd"/>
      <w:r w:rsidRPr="00D058A1">
        <w:rPr>
          <w:sz w:val="20"/>
          <w:szCs w:val="20"/>
          <w:lang w:val="en-US"/>
        </w:rPr>
        <w:t>", "</w:t>
      </w:r>
      <w:proofErr w:type="spellStart"/>
      <w:r w:rsidRPr="00D058A1">
        <w:rPr>
          <w:sz w:val="20"/>
          <w:szCs w:val="20"/>
          <w:lang w:val="en-US"/>
        </w:rPr>
        <w:t>D_int_fibra</w:t>
      </w:r>
      <w:proofErr w:type="spellEnd"/>
      <w:r w:rsidRPr="00D058A1">
        <w:rPr>
          <w:sz w:val="20"/>
          <w:szCs w:val="20"/>
          <w:lang w:val="en-US"/>
        </w:rPr>
        <w:t>", "</w:t>
      </w:r>
      <w:proofErr w:type="spellStart"/>
      <w:r w:rsidRPr="00D058A1">
        <w:rPr>
          <w:sz w:val="20"/>
          <w:szCs w:val="20"/>
          <w:lang w:val="en-US"/>
        </w:rPr>
        <w:t>a_fibra</w:t>
      </w:r>
      <w:proofErr w:type="spellEnd"/>
      <w:r w:rsidRPr="00D058A1">
        <w:rPr>
          <w:sz w:val="20"/>
          <w:szCs w:val="20"/>
          <w:lang w:val="en-US"/>
        </w:rPr>
        <w:t>", "</w:t>
      </w:r>
      <w:proofErr w:type="spellStart"/>
      <w:r w:rsidRPr="00D058A1">
        <w:rPr>
          <w:sz w:val="20"/>
          <w:szCs w:val="20"/>
          <w:lang w:val="en-US"/>
        </w:rPr>
        <w:t>b_fibra</w:t>
      </w:r>
      <w:proofErr w:type="spellEnd"/>
      <w:r w:rsidRPr="00D058A1">
        <w:rPr>
          <w:sz w:val="20"/>
          <w:szCs w:val="20"/>
          <w:lang w:val="en-US"/>
        </w:rPr>
        <w:t>", "L"]</w:t>
      </w:r>
    </w:p>
    <w:p w14:paraId="54F75F0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valores</w:t>
      </w:r>
      <w:proofErr w:type="spellEnd"/>
      <w:r w:rsidRPr="00D058A1">
        <w:rPr>
          <w:sz w:val="20"/>
          <w:szCs w:val="20"/>
          <w:lang w:val="en-US"/>
        </w:rPr>
        <w:t xml:space="preserve">= </w:t>
      </w:r>
      <w:proofErr w:type="gramStart"/>
      <w:r w:rsidRPr="00D058A1">
        <w:rPr>
          <w:sz w:val="20"/>
          <w:szCs w:val="20"/>
          <w:lang w:val="en-US"/>
        </w:rPr>
        <w:t>Parameters(</w:t>
      </w:r>
      <w:proofErr w:type="spellStart"/>
      <w:proofErr w:type="gramEnd"/>
      <w:r w:rsidRPr="00D058A1">
        <w:rPr>
          <w:sz w:val="20"/>
          <w:szCs w:val="20"/>
          <w:lang w:val="en-US"/>
        </w:rPr>
        <w:t>inputs_fixed</w:t>
      </w:r>
      <w:proofErr w:type="spellEnd"/>
      <w:r w:rsidRPr="00D058A1">
        <w:rPr>
          <w:sz w:val="20"/>
          <w:szCs w:val="20"/>
          <w:lang w:val="en-US"/>
        </w:rPr>
        <w:t>, keys)</w:t>
      </w:r>
    </w:p>
    <w:p w14:paraId="3105A8C6"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mu_vino</w:t>
      </w:r>
      <w:proofErr w:type="spellEnd"/>
      <w:r w:rsidRPr="00D058A1">
        <w:rPr>
          <w:sz w:val="20"/>
          <w:szCs w:val="20"/>
        </w:rPr>
        <w:t xml:space="preserve">, rho, </w:t>
      </w:r>
      <w:proofErr w:type="spellStart"/>
      <w:r w:rsidRPr="00D058A1">
        <w:rPr>
          <w:sz w:val="20"/>
          <w:szCs w:val="20"/>
        </w:rPr>
        <w:t>D_fick</w:t>
      </w:r>
      <w:proofErr w:type="spellEnd"/>
      <w:r w:rsidRPr="00D058A1">
        <w:rPr>
          <w:sz w:val="20"/>
          <w:szCs w:val="20"/>
        </w:rPr>
        <w:t xml:space="preserve">, </w:t>
      </w:r>
      <w:proofErr w:type="spellStart"/>
      <w:r w:rsidRPr="00D058A1">
        <w:rPr>
          <w:sz w:val="20"/>
          <w:szCs w:val="20"/>
        </w:rPr>
        <w:t>Cp</w:t>
      </w:r>
      <w:proofErr w:type="spellEnd"/>
      <w:r w:rsidRPr="00D058A1">
        <w:rPr>
          <w:sz w:val="20"/>
          <w:szCs w:val="20"/>
        </w:rPr>
        <w:t xml:space="preserve">, k, </w:t>
      </w:r>
      <w:proofErr w:type="spellStart"/>
      <w:r w:rsidRPr="00D058A1">
        <w:rPr>
          <w:sz w:val="20"/>
          <w:szCs w:val="20"/>
        </w:rPr>
        <w:t>v_fibra</w:t>
      </w:r>
      <w:proofErr w:type="spellEnd"/>
      <w:r w:rsidRPr="00D058A1">
        <w:rPr>
          <w:sz w:val="20"/>
          <w:szCs w:val="20"/>
        </w:rPr>
        <w:t xml:space="preserve">, </w:t>
      </w:r>
      <w:proofErr w:type="spellStart"/>
      <w:r w:rsidRPr="00D058A1">
        <w:rPr>
          <w:sz w:val="20"/>
          <w:szCs w:val="20"/>
        </w:rPr>
        <w:t>D_int_fibra</w:t>
      </w:r>
      <w:proofErr w:type="spellEnd"/>
      <w:r w:rsidRPr="00D058A1">
        <w:rPr>
          <w:sz w:val="20"/>
          <w:szCs w:val="20"/>
        </w:rPr>
        <w:t xml:space="preserve">, </w:t>
      </w:r>
      <w:proofErr w:type="spellStart"/>
      <w:r w:rsidRPr="00D058A1">
        <w:rPr>
          <w:sz w:val="20"/>
          <w:szCs w:val="20"/>
        </w:rPr>
        <w:t>a_fibra</w:t>
      </w:r>
      <w:proofErr w:type="spellEnd"/>
      <w:r w:rsidRPr="00D058A1">
        <w:rPr>
          <w:sz w:val="20"/>
          <w:szCs w:val="20"/>
        </w:rPr>
        <w:t xml:space="preserve">, </w:t>
      </w:r>
      <w:proofErr w:type="spellStart"/>
      <w:r w:rsidRPr="00D058A1">
        <w:rPr>
          <w:sz w:val="20"/>
          <w:szCs w:val="20"/>
        </w:rPr>
        <w:t>b_fibra</w:t>
      </w:r>
      <w:proofErr w:type="spellEnd"/>
      <w:r w:rsidRPr="00D058A1">
        <w:rPr>
          <w:sz w:val="20"/>
          <w:szCs w:val="20"/>
        </w:rPr>
        <w:t>, L = valores</w:t>
      </w:r>
    </w:p>
    <w:p w14:paraId="412878DD" w14:textId="77777777" w:rsidR="00D058A1" w:rsidRPr="00D058A1" w:rsidRDefault="00D058A1" w:rsidP="00D058A1">
      <w:pPr>
        <w:pStyle w:val="codigo"/>
        <w:spacing w:line="240" w:lineRule="auto"/>
        <w:rPr>
          <w:sz w:val="20"/>
          <w:szCs w:val="20"/>
        </w:rPr>
      </w:pPr>
      <w:r w:rsidRPr="00D058A1">
        <w:rPr>
          <w:sz w:val="20"/>
          <w:szCs w:val="20"/>
        </w:rPr>
        <w:t xml:space="preserve">    </w:t>
      </w:r>
    </w:p>
    <w:p w14:paraId="48B19452"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 xml:space="preserve">Sc = </w:t>
      </w:r>
      <w:proofErr w:type="spellStart"/>
      <w:r w:rsidRPr="00D058A1">
        <w:rPr>
          <w:sz w:val="20"/>
          <w:szCs w:val="20"/>
          <w:lang w:val="en-US"/>
        </w:rPr>
        <w:t>mu_vino</w:t>
      </w:r>
      <w:proofErr w:type="spellEnd"/>
      <w:r w:rsidRPr="00D058A1">
        <w:rPr>
          <w:sz w:val="20"/>
          <w:szCs w:val="20"/>
          <w:lang w:val="en-US"/>
        </w:rPr>
        <w:t xml:space="preserve"> / (rho * </w:t>
      </w:r>
      <w:proofErr w:type="spellStart"/>
      <w:r w:rsidRPr="00D058A1">
        <w:rPr>
          <w:sz w:val="20"/>
          <w:szCs w:val="20"/>
          <w:lang w:val="en-US"/>
        </w:rPr>
        <w:t>D_fick</w:t>
      </w:r>
      <w:proofErr w:type="spellEnd"/>
      <w:r w:rsidRPr="00D058A1">
        <w:rPr>
          <w:sz w:val="20"/>
          <w:szCs w:val="20"/>
          <w:lang w:val="en-US"/>
        </w:rPr>
        <w:t>)</w:t>
      </w:r>
    </w:p>
    <w:p w14:paraId="5F93E60E" w14:textId="77777777" w:rsidR="00D058A1" w:rsidRPr="00D058A1" w:rsidRDefault="00D058A1" w:rsidP="00D058A1">
      <w:pPr>
        <w:pStyle w:val="codigo"/>
        <w:spacing w:line="240" w:lineRule="auto"/>
        <w:rPr>
          <w:sz w:val="20"/>
          <w:szCs w:val="20"/>
          <w:lang w:val="en-US"/>
        </w:rPr>
      </w:pPr>
    </w:p>
    <w:p w14:paraId="47ED7FE0"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Pr = (</w:t>
      </w:r>
      <w:proofErr w:type="spellStart"/>
      <w:r w:rsidRPr="00D058A1">
        <w:rPr>
          <w:sz w:val="20"/>
          <w:szCs w:val="20"/>
        </w:rPr>
        <w:t>Cp</w:t>
      </w:r>
      <w:proofErr w:type="spellEnd"/>
      <w:r w:rsidRPr="00D058A1">
        <w:rPr>
          <w:sz w:val="20"/>
          <w:szCs w:val="20"/>
        </w:rPr>
        <w:t xml:space="preserve"> * </w:t>
      </w:r>
      <w:proofErr w:type="spellStart"/>
      <w:r w:rsidRPr="00D058A1">
        <w:rPr>
          <w:sz w:val="20"/>
          <w:szCs w:val="20"/>
        </w:rPr>
        <w:t>mu_vino</w:t>
      </w:r>
      <w:proofErr w:type="spellEnd"/>
      <w:r w:rsidRPr="00D058A1">
        <w:rPr>
          <w:sz w:val="20"/>
          <w:szCs w:val="20"/>
        </w:rPr>
        <w:t>) / k</w:t>
      </w:r>
    </w:p>
    <w:p w14:paraId="7D4F9794" w14:textId="77777777" w:rsidR="00D058A1" w:rsidRPr="00D058A1" w:rsidRDefault="00D058A1" w:rsidP="00D058A1">
      <w:pPr>
        <w:pStyle w:val="codigo"/>
        <w:spacing w:line="240" w:lineRule="auto"/>
        <w:rPr>
          <w:sz w:val="20"/>
          <w:szCs w:val="20"/>
        </w:rPr>
      </w:pPr>
    </w:p>
    <w:p w14:paraId="7176F57C" w14:textId="77777777" w:rsidR="00D058A1" w:rsidRPr="00D058A1" w:rsidRDefault="00D058A1" w:rsidP="00D058A1">
      <w:pPr>
        <w:pStyle w:val="codigo"/>
        <w:spacing w:line="240" w:lineRule="auto"/>
        <w:rPr>
          <w:sz w:val="20"/>
          <w:szCs w:val="20"/>
        </w:rPr>
      </w:pPr>
      <w:r w:rsidRPr="00D058A1">
        <w:rPr>
          <w:sz w:val="20"/>
          <w:szCs w:val="20"/>
        </w:rPr>
        <w:lastRenderedPageBreak/>
        <w:t xml:space="preserve">    Re = (rho * </w:t>
      </w:r>
      <w:proofErr w:type="spellStart"/>
      <w:r w:rsidRPr="00D058A1">
        <w:rPr>
          <w:sz w:val="20"/>
          <w:szCs w:val="20"/>
        </w:rPr>
        <w:t>v_fibra</w:t>
      </w:r>
      <w:proofErr w:type="spellEnd"/>
      <w:r w:rsidRPr="00D058A1">
        <w:rPr>
          <w:sz w:val="20"/>
          <w:szCs w:val="20"/>
        </w:rPr>
        <w:t xml:space="preserve"> * </w:t>
      </w:r>
      <w:proofErr w:type="spellStart"/>
      <w:r w:rsidRPr="00D058A1">
        <w:rPr>
          <w:sz w:val="20"/>
          <w:szCs w:val="20"/>
        </w:rPr>
        <w:t>D_int_fibra</w:t>
      </w:r>
      <w:proofErr w:type="spellEnd"/>
      <w:r w:rsidRPr="00D058A1">
        <w:rPr>
          <w:sz w:val="20"/>
          <w:szCs w:val="20"/>
        </w:rPr>
        <w:t xml:space="preserve">) / </w:t>
      </w:r>
      <w:proofErr w:type="spellStart"/>
      <w:r w:rsidRPr="00D058A1">
        <w:rPr>
          <w:sz w:val="20"/>
          <w:szCs w:val="20"/>
        </w:rPr>
        <w:t>mu_vino</w:t>
      </w:r>
      <w:proofErr w:type="spellEnd"/>
    </w:p>
    <w:p w14:paraId="7BB48576" w14:textId="77777777" w:rsidR="00D058A1" w:rsidRPr="00D058A1" w:rsidRDefault="00D058A1" w:rsidP="00D058A1">
      <w:pPr>
        <w:pStyle w:val="codigo"/>
        <w:spacing w:line="240" w:lineRule="auto"/>
        <w:rPr>
          <w:sz w:val="20"/>
          <w:szCs w:val="20"/>
        </w:rPr>
      </w:pPr>
    </w:p>
    <w:p w14:paraId="577103F7"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Nu</w:t>
      </w:r>
      <w:proofErr w:type="spellEnd"/>
      <w:r w:rsidRPr="00D058A1">
        <w:rPr>
          <w:sz w:val="20"/>
          <w:szCs w:val="20"/>
        </w:rPr>
        <w:t xml:space="preserve"> = </w:t>
      </w:r>
      <w:proofErr w:type="spellStart"/>
      <w:r w:rsidRPr="00D058A1">
        <w:rPr>
          <w:sz w:val="20"/>
          <w:szCs w:val="20"/>
        </w:rPr>
        <w:t>Nusselt_</w:t>
      </w:r>
      <w:proofErr w:type="gramStart"/>
      <w:r w:rsidRPr="00D058A1">
        <w:rPr>
          <w:sz w:val="20"/>
          <w:szCs w:val="20"/>
        </w:rPr>
        <w:t>exp</w:t>
      </w:r>
      <w:proofErr w:type="spellEnd"/>
      <w:r w:rsidRPr="00D058A1">
        <w:rPr>
          <w:sz w:val="20"/>
          <w:szCs w:val="20"/>
        </w:rPr>
        <w:t>(</w:t>
      </w:r>
      <w:proofErr w:type="spellStart"/>
      <w:proofErr w:type="gramEnd"/>
      <w:r w:rsidRPr="00D058A1">
        <w:rPr>
          <w:sz w:val="20"/>
          <w:szCs w:val="20"/>
        </w:rPr>
        <w:t>a_</w:t>
      </w:r>
      <w:proofErr w:type="gramStart"/>
      <w:r w:rsidRPr="00D058A1">
        <w:rPr>
          <w:sz w:val="20"/>
          <w:szCs w:val="20"/>
        </w:rPr>
        <w:t>fibra</w:t>
      </w:r>
      <w:proofErr w:type="spellEnd"/>
      <w:r w:rsidRPr="00D058A1">
        <w:rPr>
          <w:sz w:val="20"/>
          <w:szCs w:val="20"/>
        </w:rPr>
        <w:t xml:space="preserve"> ,</w:t>
      </w:r>
      <w:proofErr w:type="gramEnd"/>
      <w:r w:rsidRPr="00D058A1">
        <w:rPr>
          <w:sz w:val="20"/>
          <w:szCs w:val="20"/>
        </w:rPr>
        <w:t xml:space="preserve"> </w:t>
      </w:r>
      <w:proofErr w:type="spellStart"/>
      <w:r w:rsidRPr="00D058A1">
        <w:rPr>
          <w:sz w:val="20"/>
          <w:szCs w:val="20"/>
        </w:rPr>
        <w:t>b_fibra</w:t>
      </w:r>
      <w:proofErr w:type="spellEnd"/>
      <w:r w:rsidRPr="00D058A1">
        <w:rPr>
          <w:sz w:val="20"/>
          <w:szCs w:val="20"/>
        </w:rPr>
        <w:t xml:space="preserve">, Re, Pr, </w:t>
      </w:r>
      <w:proofErr w:type="spellStart"/>
      <w:r w:rsidRPr="00D058A1">
        <w:rPr>
          <w:sz w:val="20"/>
          <w:szCs w:val="20"/>
        </w:rPr>
        <w:t>D_int_fibra</w:t>
      </w:r>
      <w:proofErr w:type="spellEnd"/>
      <w:r w:rsidRPr="00D058A1">
        <w:rPr>
          <w:sz w:val="20"/>
          <w:szCs w:val="20"/>
        </w:rPr>
        <w:t>, L)</w:t>
      </w:r>
    </w:p>
    <w:p w14:paraId="25B1FD90" w14:textId="77777777" w:rsidR="00D058A1" w:rsidRPr="00D058A1" w:rsidRDefault="00D058A1" w:rsidP="00D058A1">
      <w:pPr>
        <w:pStyle w:val="codigo"/>
        <w:spacing w:line="240" w:lineRule="auto"/>
        <w:rPr>
          <w:sz w:val="20"/>
          <w:szCs w:val="20"/>
        </w:rPr>
      </w:pPr>
    </w:p>
    <w:p w14:paraId="38594731"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Gz_fibra</w:t>
      </w:r>
      <w:proofErr w:type="spellEnd"/>
      <w:r w:rsidRPr="00D058A1">
        <w:rPr>
          <w:sz w:val="20"/>
          <w:szCs w:val="20"/>
        </w:rPr>
        <w:t xml:space="preserve"> = (Re * Sc * </w:t>
      </w:r>
      <w:proofErr w:type="spellStart"/>
      <w:r w:rsidRPr="00D058A1">
        <w:rPr>
          <w:sz w:val="20"/>
          <w:szCs w:val="20"/>
        </w:rPr>
        <w:t>D_int_fibra</w:t>
      </w:r>
      <w:proofErr w:type="spellEnd"/>
      <w:r w:rsidRPr="00D058A1">
        <w:rPr>
          <w:sz w:val="20"/>
          <w:szCs w:val="20"/>
        </w:rPr>
        <w:t>) / L</w:t>
      </w:r>
    </w:p>
    <w:p w14:paraId="540D0063" w14:textId="77777777" w:rsidR="00D058A1" w:rsidRPr="00D058A1" w:rsidRDefault="00D058A1" w:rsidP="00D058A1">
      <w:pPr>
        <w:pStyle w:val="codigo"/>
        <w:spacing w:line="240" w:lineRule="auto"/>
        <w:rPr>
          <w:sz w:val="20"/>
          <w:szCs w:val="20"/>
        </w:rPr>
      </w:pPr>
    </w:p>
    <w:p w14:paraId="11D4AAC9"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Sh</w:t>
      </w:r>
      <w:proofErr w:type="spellEnd"/>
      <w:r w:rsidRPr="00D058A1">
        <w:rPr>
          <w:sz w:val="20"/>
          <w:szCs w:val="20"/>
          <w:lang w:val="en-US"/>
        </w:rPr>
        <w:t xml:space="preserve"> = 1.62 * (Re**0.33) * (Sc**0.33) * (</w:t>
      </w:r>
      <w:proofErr w:type="spellStart"/>
      <w:r w:rsidRPr="00D058A1">
        <w:rPr>
          <w:sz w:val="20"/>
          <w:szCs w:val="20"/>
          <w:lang w:val="en-US"/>
        </w:rPr>
        <w:t>D_int_fibra</w:t>
      </w:r>
      <w:proofErr w:type="spellEnd"/>
      <w:r w:rsidRPr="00D058A1">
        <w:rPr>
          <w:sz w:val="20"/>
          <w:szCs w:val="20"/>
          <w:lang w:val="en-US"/>
        </w:rPr>
        <w:t>/L) ** 0.33</w:t>
      </w:r>
    </w:p>
    <w:p w14:paraId="26A8AC2D" w14:textId="77777777" w:rsidR="00D058A1" w:rsidRPr="00D058A1" w:rsidRDefault="00D058A1" w:rsidP="00D058A1">
      <w:pPr>
        <w:pStyle w:val="codigo"/>
        <w:spacing w:line="240" w:lineRule="auto"/>
        <w:rPr>
          <w:sz w:val="20"/>
          <w:szCs w:val="20"/>
          <w:lang w:val="en-US"/>
        </w:rPr>
      </w:pPr>
    </w:p>
    <w:p w14:paraId="2FE1F4F1" w14:textId="77777777" w:rsidR="00D058A1" w:rsidRPr="00D058A1" w:rsidRDefault="00D058A1" w:rsidP="00D058A1">
      <w:pPr>
        <w:pStyle w:val="codigo"/>
        <w:spacing w:line="240" w:lineRule="auto"/>
        <w:rPr>
          <w:sz w:val="20"/>
          <w:szCs w:val="20"/>
          <w:lang w:val="en-US"/>
        </w:rPr>
      </w:pPr>
      <w:r w:rsidRPr="00D058A1">
        <w:rPr>
          <w:sz w:val="20"/>
          <w:szCs w:val="20"/>
          <w:lang w:val="en-US"/>
        </w:rPr>
        <w:t>    return {</w:t>
      </w:r>
    </w:p>
    <w:p w14:paraId="0A7E9D0B" w14:textId="77777777" w:rsidR="00D058A1" w:rsidRPr="00D058A1" w:rsidRDefault="00D058A1" w:rsidP="00D058A1">
      <w:pPr>
        <w:pStyle w:val="codigo"/>
        <w:spacing w:line="240" w:lineRule="auto"/>
        <w:rPr>
          <w:sz w:val="20"/>
          <w:szCs w:val="20"/>
          <w:lang w:val="en-US"/>
        </w:rPr>
      </w:pPr>
      <w:r w:rsidRPr="00D058A1">
        <w:rPr>
          <w:sz w:val="20"/>
          <w:szCs w:val="20"/>
          <w:lang w:val="en-US"/>
        </w:rPr>
        <w:t>        "Sc": Sc,</w:t>
      </w:r>
    </w:p>
    <w:p w14:paraId="365B5A28"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Pr</w:t>
      </w:r>
      <w:proofErr w:type="spellEnd"/>
      <w:r w:rsidRPr="00D058A1">
        <w:rPr>
          <w:sz w:val="20"/>
          <w:szCs w:val="20"/>
          <w:lang w:val="en-US"/>
        </w:rPr>
        <w:t>": Pr,</w:t>
      </w:r>
    </w:p>
    <w:p w14:paraId="699E7BFB"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"Re": Re,</w:t>
      </w:r>
    </w:p>
    <w:p w14:paraId="00074905"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Nu</w:t>
      </w:r>
      <w:proofErr w:type="spellEnd"/>
      <w:r w:rsidRPr="00D058A1">
        <w:rPr>
          <w:sz w:val="20"/>
          <w:szCs w:val="20"/>
        </w:rPr>
        <w:t>": Nu,</w:t>
      </w:r>
    </w:p>
    <w:p w14:paraId="3288E975"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Gz_fibra</w:t>
      </w:r>
      <w:proofErr w:type="spellEnd"/>
      <w:r w:rsidRPr="00D058A1">
        <w:rPr>
          <w:sz w:val="20"/>
          <w:szCs w:val="20"/>
        </w:rPr>
        <w:t xml:space="preserve">": </w:t>
      </w:r>
      <w:proofErr w:type="spellStart"/>
      <w:r w:rsidRPr="00D058A1">
        <w:rPr>
          <w:sz w:val="20"/>
          <w:szCs w:val="20"/>
        </w:rPr>
        <w:t>Gz_fibra</w:t>
      </w:r>
      <w:proofErr w:type="spellEnd"/>
      <w:r w:rsidRPr="00D058A1">
        <w:rPr>
          <w:sz w:val="20"/>
          <w:szCs w:val="20"/>
        </w:rPr>
        <w:t>,</w:t>
      </w:r>
    </w:p>
    <w:p w14:paraId="49710087"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Sh</w:t>
      </w:r>
      <w:proofErr w:type="spellEnd"/>
      <w:r w:rsidRPr="00D058A1">
        <w:rPr>
          <w:sz w:val="20"/>
          <w:szCs w:val="20"/>
        </w:rPr>
        <w:t>": Sh,</w:t>
      </w:r>
    </w:p>
    <w:p w14:paraId="0F2E060D" w14:textId="77777777" w:rsidR="00D058A1" w:rsidRPr="00D058A1" w:rsidRDefault="00D058A1" w:rsidP="00D058A1">
      <w:pPr>
        <w:pStyle w:val="codigo"/>
        <w:spacing w:line="240" w:lineRule="auto"/>
        <w:rPr>
          <w:sz w:val="20"/>
          <w:szCs w:val="20"/>
        </w:rPr>
      </w:pPr>
      <w:r w:rsidRPr="00D058A1">
        <w:rPr>
          <w:sz w:val="20"/>
          <w:szCs w:val="20"/>
        </w:rPr>
        <w:t>        }</w:t>
      </w:r>
    </w:p>
    <w:p w14:paraId="73AACD61" w14:textId="77777777" w:rsidR="00D058A1" w:rsidRPr="00D058A1" w:rsidRDefault="00D058A1" w:rsidP="00D058A1">
      <w:pPr>
        <w:pStyle w:val="codigo"/>
        <w:spacing w:line="240" w:lineRule="auto"/>
        <w:rPr>
          <w:sz w:val="20"/>
          <w:szCs w:val="20"/>
        </w:rPr>
      </w:pPr>
      <w:r w:rsidRPr="00D058A1">
        <w:rPr>
          <w:sz w:val="20"/>
          <w:szCs w:val="20"/>
        </w:rPr>
        <w:t xml:space="preserve">    </w:t>
      </w:r>
    </w:p>
    <w:p w14:paraId="7A95E5F7"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Sherwood_</w:t>
      </w:r>
      <w:proofErr w:type="gramStart"/>
      <w:r w:rsidRPr="00D058A1">
        <w:rPr>
          <w:sz w:val="20"/>
          <w:szCs w:val="20"/>
        </w:rPr>
        <w:t>carcasa</w:t>
      </w:r>
      <w:proofErr w:type="spellEnd"/>
      <w:r w:rsidRPr="00D058A1">
        <w:rPr>
          <w:sz w:val="20"/>
          <w:szCs w:val="20"/>
        </w:rPr>
        <w:t>(</w:t>
      </w:r>
      <w:proofErr w:type="spellStart"/>
      <w:proofErr w:type="gramEnd"/>
      <w:r w:rsidRPr="00D058A1">
        <w:rPr>
          <w:sz w:val="20"/>
          <w:szCs w:val="20"/>
        </w:rPr>
        <w:t>D_equiv</w:t>
      </w:r>
      <w:proofErr w:type="spellEnd"/>
      <w:r w:rsidRPr="00D058A1">
        <w:rPr>
          <w:sz w:val="20"/>
          <w:szCs w:val="20"/>
        </w:rPr>
        <w:t xml:space="preserve">, </w:t>
      </w:r>
      <w:proofErr w:type="spellStart"/>
      <w:r w:rsidRPr="00D058A1">
        <w:rPr>
          <w:sz w:val="20"/>
          <w:szCs w:val="20"/>
        </w:rPr>
        <w:t>Frac_empaque</w:t>
      </w:r>
      <w:proofErr w:type="spellEnd"/>
      <w:r w:rsidRPr="00D058A1">
        <w:rPr>
          <w:sz w:val="20"/>
          <w:szCs w:val="20"/>
        </w:rPr>
        <w:t xml:space="preserve">, </w:t>
      </w:r>
      <w:proofErr w:type="spellStart"/>
      <w:r w:rsidRPr="00D058A1">
        <w:rPr>
          <w:sz w:val="20"/>
          <w:szCs w:val="20"/>
        </w:rPr>
        <w:t>Re_carcasa</w:t>
      </w:r>
      <w:proofErr w:type="spellEnd"/>
      <w:r w:rsidRPr="00D058A1">
        <w:rPr>
          <w:sz w:val="20"/>
          <w:szCs w:val="20"/>
        </w:rPr>
        <w:t xml:space="preserve">, </w:t>
      </w:r>
      <w:proofErr w:type="spellStart"/>
      <w:r w:rsidRPr="00D058A1">
        <w:rPr>
          <w:sz w:val="20"/>
          <w:szCs w:val="20"/>
        </w:rPr>
        <w:t>Sc_carcasa</w:t>
      </w:r>
      <w:proofErr w:type="spellEnd"/>
      <w:r w:rsidRPr="00D058A1">
        <w:rPr>
          <w:sz w:val="20"/>
          <w:szCs w:val="20"/>
        </w:rPr>
        <w:t xml:space="preserve">, L, </w:t>
      </w:r>
      <w:proofErr w:type="spellStart"/>
      <w:r w:rsidRPr="00D058A1">
        <w:rPr>
          <w:sz w:val="20"/>
          <w:szCs w:val="20"/>
        </w:rPr>
        <w:t>Gz_shell</w:t>
      </w:r>
      <w:proofErr w:type="spellEnd"/>
      <w:r w:rsidRPr="00D058A1">
        <w:rPr>
          <w:sz w:val="20"/>
          <w:szCs w:val="20"/>
        </w:rPr>
        <w:t>): # Cálculo Sherwood carcasa</w:t>
      </w:r>
    </w:p>
    <w:p w14:paraId="63A42BF1" w14:textId="77777777" w:rsidR="00D058A1" w:rsidRPr="00D058A1" w:rsidRDefault="00D058A1" w:rsidP="00D058A1">
      <w:pPr>
        <w:pStyle w:val="codigo"/>
        <w:spacing w:line="240" w:lineRule="auto"/>
        <w:rPr>
          <w:sz w:val="20"/>
          <w:szCs w:val="20"/>
        </w:rPr>
      </w:pPr>
      <w:r w:rsidRPr="00D058A1">
        <w:rPr>
          <w:sz w:val="20"/>
          <w:szCs w:val="20"/>
        </w:rPr>
        <w:t>    """</w:t>
      </w:r>
    </w:p>
    <w:p w14:paraId="2C369617" w14:textId="77777777" w:rsidR="00D058A1" w:rsidRPr="00D058A1" w:rsidRDefault="00D058A1" w:rsidP="00D058A1">
      <w:pPr>
        <w:pStyle w:val="codigo"/>
        <w:spacing w:line="240" w:lineRule="auto"/>
        <w:rPr>
          <w:sz w:val="20"/>
          <w:szCs w:val="20"/>
        </w:rPr>
      </w:pPr>
      <w:r w:rsidRPr="00D058A1">
        <w:rPr>
          <w:sz w:val="20"/>
          <w:szCs w:val="20"/>
        </w:rPr>
        <w:t>    # Selector de correlación de Sherwood</w:t>
      </w:r>
    </w:p>
    <w:p w14:paraId="4528CC84"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"Seleccione el modelo de Sherwood a utilizar:")</w:t>
      </w:r>
    </w:p>
    <w:p w14:paraId="493ACDD4"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gramStart"/>
      <w:r w:rsidRPr="00D058A1">
        <w:rPr>
          <w:sz w:val="20"/>
          <w:szCs w:val="20"/>
          <w:lang w:val="en-US"/>
        </w:rPr>
        <w:t>print(</w:t>
      </w:r>
      <w:proofErr w:type="gramEnd"/>
      <w:r w:rsidRPr="00D058A1">
        <w:rPr>
          <w:sz w:val="20"/>
          <w:szCs w:val="20"/>
          <w:lang w:val="en-US"/>
        </w:rPr>
        <w:t>"1. Prasad and Sirkar (93)")</w:t>
      </w:r>
    </w:p>
    <w:p w14:paraId="6FF70ABD" w14:textId="77777777" w:rsidR="00D058A1" w:rsidRPr="004C50E2" w:rsidRDefault="00D058A1" w:rsidP="00D058A1">
      <w:pPr>
        <w:pStyle w:val="codigo"/>
        <w:spacing w:line="240" w:lineRule="auto"/>
        <w:rPr>
          <w:sz w:val="20"/>
          <w:szCs w:val="20"/>
          <w:lang w:val="en-US"/>
        </w:rPr>
      </w:pPr>
      <w:r w:rsidRPr="00D058A1">
        <w:rPr>
          <w:sz w:val="20"/>
          <w:szCs w:val="20"/>
          <w:lang w:val="en-US"/>
        </w:rPr>
        <w:t xml:space="preserve">    </w:t>
      </w:r>
      <w:proofErr w:type="gramStart"/>
      <w:r w:rsidRPr="00D058A1">
        <w:rPr>
          <w:sz w:val="20"/>
          <w:szCs w:val="20"/>
          <w:lang w:val="en-US"/>
        </w:rPr>
        <w:t>print(</w:t>
      </w:r>
      <w:proofErr w:type="gramEnd"/>
      <w:r w:rsidRPr="00D058A1">
        <w:rPr>
          <w:sz w:val="20"/>
          <w:szCs w:val="20"/>
          <w:lang w:val="en-US"/>
        </w:rPr>
        <w:t xml:space="preserve">"2. </w:t>
      </w:r>
      <w:r w:rsidRPr="004C50E2">
        <w:rPr>
          <w:sz w:val="20"/>
          <w:szCs w:val="20"/>
          <w:lang w:val="en-US"/>
        </w:rPr>
        <w:t>Wickramasinghe et al. (140)")</w:t>
      </w:r>
    </w:p>
    <w:p w14:paraId="7363F4DC" w14:textId="77777777" w:rsidR="00D058A1" w:rsidRPr="00D058A1" w:rsidRDefault="00D058A1" w:rsidP="00D058A1">
      <w:pPr>
        <w:pStyle w:val="codigo"/>
        <w:spacing w:line="240" w:lineRule="auto"/>
        <w:rPr>
          <w:sz w:val="20"/>
          <w:szCs w:val="20"/>
        </w:rPr>
      </w:pPr>
      <w:r w:rsidRPr="004C50E2">
        <w:rPr>
          <w:sz w:val="20"/>
          <w:szCs w:val="20"/>
          <w:lang w:val="en-US"/>
        </w:rPr>
        <w:t xml:space="preserve">    print("3. Costello et al. </w:t>
      </w:r>
      <w:r w:rsidRPr="00D058A1">
        <w:rPr>
          <w:sz w:val="20"/>
          <w:szCs w:val="20"/>
        </w:rPr>
        <w:t>(24)")</w:t>
      </w:r>
    </w:p>
    <w:p w14:paraId="5CB59408"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"4. Modelo (1/3)")</w:t>
      </w:r>
    </w:p>
    <w:p w14:paraId="3CFCD757"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"5. Viegas et al.")</w:t>
      </w:r>
    </w:p>
    <w:p w14:paraId="4ADDF5AD"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"6. Wu - Chen")</w:t>
      </w:r>
    </w:p>
    <w:p w14:paraId="4026DC38"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"7. Modelo empírico (0.09)")</w:t>
      </w:r>
    </w:p>
    <w:p w14:paraId="2DDB192D"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"8. Modelo empírico (-0.4575)")</w:t>
      </w:r>
    </w:p>
    <w:p w14:paraId="49619C1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"9. Modelo empírico (1.25)")</w:t>
      </w:r>
    </w:p>
    <w:p w14:paraId="40AE799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"10. Modelo empírico (0.53)")</w:t>
      </w:r>
    </w:p>
    <w:p w14:paraId="007BA87F"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"11. Modelo empírico (1.45)")</w:t>
      </w:r>
    </w:p>
    <w:p w14:paraId="22FBAF4F" w14:textId="77777777" w:rsidR="00D058A1" w:rsidRPr="00D058A1" w:rsidRDefault="00D058A1" w:rsidP="00D058A1">
      <w:pPr>
        <w:pStyle w:val="codigo"/>
        <w:spacing w:line="240" w:lineRule="auto"/>
        <w:rPr>
          <w:sz w:val="20"/>
          <w:szCs w:val="20"/>
        </w:rPr>
      </w:pPr>
      <w:r w:rsidRPr="00D058A1">
        <w:rPr>
          <w:sz w:val="20"/>
          <w:szCs w:val="20"/>
        </w:rPr>
        <w:lastRenderedPageBreak/>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"12. Modelo empírico (0.53-0.58)")</w:t>
      </w:r>
    </w:p>
    <w:p w14:paraId="2C8132C2"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"13. Modelo empírico (1.38)")</w:t>
      </w:r>
    </w:p>
    <w:p w14:paraId="7384FF46"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"14. Modelo empírico (0.34)")</w:t>
      </w:r>
    </w:p>
    <w:p w14:paraId="50420ADD"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"15. Modelo empírico (1.25)")</w:t>
      </w:r>
    </w:p>
    <w:p w14:paraId="10A7AE35"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"16. Modelo empírico (0.163+0.27)")</w:t>
      </w:r>
    </w:p>
    <w:p w14:paraId="0BD2ECA4"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gramStart"/>
      <w:r w:rsidRPr="00D058A1">
        <w:rPr>
          <w:sz w:val="20"/>
          <w:szCs w:val="20"/>
          <w:lang w:val="en-US"/>
        </w:rPr>
        <w:t>print(</w:t>
      </w:r>
      <w:proofErr w:type="gramEnd"/>
      <w:r w:rsidRPr="00D058A1">
        <w:rPr>
          <w:sz w:val="20"/>
          <w:szCs w:val="20"/>
          <w:lang w:val="en-US"/>
        </w:rPr>
        <w:t xml:space="preserve">"17. </w:t>
      </w:r>
      <w:proofErr w:type="spellStart"/>
      <w:r w:rsidRPr="00D058A1">
        <w:rPr>
          <w:sz w:val="20"/>
          <w:szCs w:val="20"/>
          <w:lang w:val="en-US"/>
        </w:rPr>
        <w:t>Modelo</w:t>
      </w:r>
      <w:proofErr w:type="spellEnd"/>
      <w:r w:rsidRPr="00D058A1">
        <w:rPr>
          <w:sz w:val="20"/>
          <w:szCs w:val="20"/>
          <w:lang w:val="en-US"/>
        </w:rPr>
        <w:t xml:space="preserve"> </w:t>
      </w:r>
      <w:proofErr w:type="spellStart"/>
      <w:r w:rsidRPr="00D058A1">
        <w:rPr>
          <w:sz w:val="20"/>
          <w:szCs w:val="20"/>
          <w:lang w:val="en-US"/>
        </w:rPr>
        <w:t>empírico</w:t>
      </w:r>
      <w:proofErr w:type="spellEnd"/>
      <w:r w:rsidRPr="00D058A1">
        <w:rPr>
          <w:sz w:val="20"/>
          <w:szCs w:val="20"/>
          <w:lang w:val="en-US"/>
        </w:rPr>
        <w:t xml:space="preserve"> (0.39)")</w:t>
      </w:r>
    </w:p>
    <w:p w14:paraId="35CD0AB3" w14:textId="77777777" w:rsidR="00D058A1" w:rsidRPr="00D058A1" w:rsidRDefault="00D058A1" w:rsidP="00D058A1">
      <w:pPr>
        <w:pStyle w:val="codigo"/>
        <w:spacing w:line="240" w:lineRule="auto"/>
        <w:rPr>
          <w:sz w:val="20"/>
          <w:szCs w:val="20"/>
          <w:lang w:val="en-US"/>
        </w:rPr>
      </w:pPr>
      <w:r w:rsidRPr="00D058A1">
        <w:rPr>
          <w:sz w:val="20"/>
          <w:szCs w:val="20"/>
          <w:lang w:val="en-US"/>
        </w:rPr>
        <w:t>    """</w:t>
      </w:r>
    </w:p>
    <w:p w14:paraId="1620349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6C8D79B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4</w:t>
      </w:r>
    </w:p>
    <w:p w14:paraId="0A832F8F" w14:textId="77777777" w:rsidR="00D058A1" w:rsidRPr="00D058A1" w:rsidRDefault="00D058A1" w:rsidP="00D058A1">
      <w:pPr>
        <w:pStyle w:val="codigo"/>
        <w:spacing w:line="240" w:lineRule="auto"/>
        <w:rPr>
          <w:sz w:val="20"/>
          <w:szCs w:val="20"/>
          <w:lang w:val="en-US"/>
        </w:rPr>
      </w:pPr>
    </w:p>
    <w:p w14:paraId="65C43EE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if </w:t>
      </w:r>
      <w:proofErr w:type="spellStart"/>
      <w:r w:rsidRPr="00D058A1">
        <w:rPr>
          <w:sz w:val="20"/>
          <w:szCs w:val="20"/>
          <w:lang w:val="en-US"/>
        </w:rPr>
        <w:t>Sh_shell_corr</w:t>
      </w:r>
      <w:proofErr w:type="spellEnd"/>
      <w:r w:rsidRPr="00D058A1">
        <w:rPr>
          <w:sz w:val="20"/>
          <w:szCs w:val="20"/>
          <w:lang w:val="en-US"/>
        </w:rPr>
        <w:t xml:space="preserve"> == 1:</w:t>
      </w:r>
    </w:p>
    <w:p w14:paraId="34AE792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5.8 * ((</w:t>
      </w:r>
      <w:proofErr w:type="spellStart"/>
      <w:r w:rsidRPr="00D058A1">
        <w:rPr>
          <w:sz w:val="20"/>
          <w:szCs w:val="20"/>
          <w:lang w:val="en-US"/>
        </w:rPr>
        <w:t>D_equiv</w:t>
      </w:r>
      <w:proofErr w:type="spellEnd"/>
      <w:r w:rsidRPr="00D058A1">
        <w:rPr>
          <w:sz w:val="20"/>
          <w:szCs w:val="20"/>
          <w:lang w:val="en-US"/>
        </w:rPr>
        <w:t xml:space="preserve"> * (1 - </w:t>
      </w:r>
      <w:proofErr w:type="spellStart"/>
      <w:r w:rsidRPr="00D058A1">
        <w:rPr>
          <w:sz w:val="20"/>
          <w:szCs w:val="20"/>
          <w:lang w:val="en-US"/>
        </w:rPr>
        <w:t>Frac_empaque</w:t>
      </w:r>
      <w:proofErr w:type="spellEnd"/>
      <w:r w:rsidRPr="00D058A1">
        <w:rPr>
          <w:sz w:val="20"/>
          <w:szCs w:val="20"/>
          <w:lang w:val="en-US"/>
        </w:rPr>
        <w:t>)) / L) * (</w:t>
      </w:r>
      <w:proofErr w:type="spellStart"/>
      <w:r w:rsidRPr="00D058A1">
        <w:rPr>
          <w:sz w:val="20"/>
          <w:szCs w:val="20"/>
          <w:lang w:val="en-US"/>
        </w:rPr>
        <w:t>Re_carcasa</w:t>
      </w:r>
      <w:proofErr w:type="spellEnd"/>
      <w:r w:rsidRPr="00D058A1">
        <w:rPr>
          <w:sz w:val="20"/>
          <w:szCs w:val="20"/>
          <w:lang w:val="en-US"/>
        </w:rPr>
        <w:t xml:space="preserve"> ** 0.6) * (</w:t>
      </w:r>
      <w:proofErr w:type="spellStart"/>
      <w:r w:rsidRPr="00D058A1">
        <w:rPr>
          <w:sz w:val="20"/>
          <w:szCs w:val="20"/>
          <w:lang w:val="en-US"/>
        </w:rPr>
        <w:t>Sc_carcasa</w:t>
      </w:r>
      <w:proofErr w:type="spellEnd"/>
      <w:r w:rsidRPr="00D058A1">
        <w:rPr>
          <w:sz w:val="20"/>
          <w:szCs w:val="20"/>
          <w:lang w:val="en-US"/>
        </w:rPr>
        <w:t xml:space="preserve"> ** 0.33)</w:t>
      </w:r>
    </w:p>
    <w:p w14:paraId="246B182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2:</w:t>
      </w:r>
    </w:p>
    <w:p w14:paraId="3B8A461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0.019 * </w:t>
      </w:r>
      <w:proofErr w:type="spellStart"/>
      <w:r w:rsidRPr="00D058A1">
        <w:rPr>
          <w:sz w:val="20"/>
          <w:szCs w:val="20"/>
          <w:lang w:val="en-US"/>
        </w:rPr>
        <w:t>Gz_shell</w:t>
      </w:r>
      <w:proofErr w:type="spellEnd"/>
    </w:p>
    <w:p w14:paraId="42B0BE5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3:</w:t>
      </w:r>
    </w:p>
    <w:p w14:paraId="118320D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8 * (</w:t>
      </w:r>
      <w:proofErr w:type="spellStart"/>
      <w:r w:rsidRPr="00D058A1">
        <w:rPr>
          <w:sz w:val="20"/>
          <w:szCs w:val="20"/>
          <w:lang w:val="en-US"/>
        </w:rPr>
        <w:t>Re_carcasa</w:t>
      </w:r>
      <w:proofErr w:type="spellEnd"/>
      <w:r w:rsidRPr="00D058A1">
        <w:rPr>
          <w:sz w:val="20"/>
          <w:szCs w:val="20"/>
          <w:lang w:val="en-US"/>
        </w:rPr>
        <w:t xml:space="preserve"> * </w:t>
      </w:r>
      <w:proofErr w:type="spellStart"/>
      <w:r w:rsidRPr="00D058A1">
        <w:rPr>
          <w:sz w:val="20"/>
          <w:szCs w:val="20"/>
          <w:lang w:val="en-US"/>
        </w:rPr>
        <w:t>D_equiv</w:t>
      </w:r>
      <w:proofErr w:type="spellEnd"/>
      <w:r w:rsidRPr="00D058A1">
        <w:rPr>
          <w:sz w:val="20"/>
          <w:szCs w:val="20"/>
          <w:lang w:val="en-US"/>
        </w:rPr>
        <w:t xml:space="preserve"> / L) * (</w:t>
      </w:r>
      <w:proofErr w:type="spellStart"/>
      <w:r w:rsidRPr="00D058A1">
        <w:rPr>
          <w:sz w:val="20"/>
          <w:szCs w:val="20"/>
          <w:lang w:val="en-US"/>
        </w:rPr>
        <w:t>Sc_carcasa</w:t>
      </w:r>
      <w:proofErr w:type="spellEnd"/>
      <w:r w:rsidRPr="00D058A1">
        <w:rPr>
          <w:sz w:val="20"/>
          <w:szCs w:val="20"/>
          <w:lang w:val="en-US"/>
        </w:rPr>
        <w:t xml:space="preserve"> ** 0.33)</w:t>
      </w:r>
    </w:p>
    <w:p w14:paraId="6E8ECC8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4:</w:t>
      </w:r>
    </w:p>
    <w:p w14:paraId="7748AE9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1.615 * (</w:t>
      </w:r>
      <w:proofErr w:type="spellStart"/>
      <w:r w:rsidRPr="00D058A1">
        <w:rPr>
          <w:sz w:val="20"/>
          <w:szCs w:val="20"/>
          <w:lang w:val="en-US"/>
        </w:rPr>
        <w:t>Re_carcasa</w:t>
      </w:r>
      <w:proofErr w:type="spellEnd"/>
      <w:r w:rsidRPr="00D058A1">
        <w:rPr>
          <w:sz w:val="20"/>
          <w:szCs w:val="20"/>
          <w:lang w:val="en-US"/>
        </w:rPr>
        <w:t xml:space="preserve"> * </w:t>
      </w:r>
      <w:proofErr w:type="spellStart"/>
      <w:r w:rsidRPr="00D058A1">
        <w:rPr>
          <w:sz w:val="20"/>
          <w:szCs w:val="20"/>
          <w:lang w:val="en-US"/>
        </w:rPr>
        <w:t>Sc_carcasa</w:t>
      </w:r>
      <w:proofErr w:type="spellEnd"/>
      <w:r w:rsidRPr="00D058A1">
        <w:rPr>
          <w:sz w:val="20"/>
          <w:szCs w:val="20"/>
          <w:lang w:val="en-US"/>
        </w:rPr>
        <w:t xml:space="preserve"> * (</w:t>
      </w:r>
      <w:proofErr w:type="spellStart"/>
      <w:r w:rsidRPr="00D058A1">
        <w:rPr>
          <w:sz w:val="20"/>
          <w:szCs w:val="20"/>
          <w:lang w:val="en-US"/>
        </w:rPr>
        <w:t>D_equiv</w:t>
      </w:r>
      <w:proofErr w:type="spellEnd"/>
      <w:r w:rsidRPr="00D058A1">
        <w:rPr>
          <w:sz w:val="20"/>
          <w:szCs w:val="20"/>
          <w:lang w:val="en-US"/>
        </w:rPr>
        <w:t xml:space="preserve"> / L)) ** (1/3)</w:t>
      </w:r>
    </w:p>
    <w:p w14:paraId="3A5E60A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5:</w:t>
      </w:r>
    </w:p>
    <w:p w14:paraId="51AF788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8.71 * (</w:t>
      </w:r>
      <w:proofErr w:type="spellStart"/>
      <w:r w:rsidRPr="00D058A1">
        <w:rPr>
          <w:sz w:val="20"/>
          <w:szCs w:val="20"/>
          <w:lang w:val="en-US"/>
        </w:rPr>
        <w:t>Re_carcasa</w:t>
      </w:r>
      <w:proofErr w:type="spellEnd"/>
      <w:r w:rsidRPr="00D058A1">
        <w:rPr>
          <w:sz w:val="20"/>
          <w:szCs w:val="20"/>
          <w:lang w:val="en-US"/>
        </w:rPr>
        <w:t xml:space="preserve"> ** 0.74) * (</w:t>
      </w:r>
      <w:proofErr w:type="spellStart"/>
      <w:r w:rsidRPr="00D058A1">
        <w:rPr>
          <w:sz w:val="20"/>
          <w:szCs w:val="20"/>
          <w:lang w:val="en-US"/>
        </w:rPr>
        <w:t>Sc_carcasa</w:t>
      </w:r>
      <w:proofErr w:type="spellEnd"/>
      <w:r w:rsidRPr="00D058A1">
        <w:rPr>
          <w:sz w:val="20"/>
          <w:szCs w:val="20"/>
          <w:lang w:val="en-US"/>
        </w:rPr>
        <w:t xml:space="preserve"> ** 0.33) * (</w:t>
      </w:r>
      <w:proofErr w:type="spellStart"/>
      <w:r w:rsidRPr="00D058A1">
        <w:rPr>
          <w:sz w:val="20"/>
          <w:szCs w:val="20"/>
          <w:lang w:val="en-US"/>
        </w:rPr>
        <w:t>D_equiv</w:t>
      </w:r>
      <w:proofErr w:type="spellEnd"/>
      <w:r w:rsidRPr="00D058A1">
        <w:rPr>
          <w:sz w:val="20"/>
          <w:szCs w:val="20"/>
          <w:lang w:val="en-US"/>
        </w:rPr>
        <w:t xml:space="preserve"> / L)</w:t>
      </w:r>
    </w:p>
    <w:p w14:paraId="53AFCF4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6:</w:t>
      </w:r>
    </w:p>
    <w:p w14:paraId="1AAF906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(0.3045 * </w:t>
      </w:r>
      <w:proofErr w:type="spellStart"/>
      <w:r w:rsidRPr="00D058A1">
        <w:rPr>
          <w:sz w:val="20"/>
          <w:szCs w:val="20"/>
          <w:lang w:val="en-US"/>
        </w:rPr>
        <w:t>Frac_empaque</w:t>
      </w:r>
      <w:proofErr w:type="spellEnd"/>
      <w:r w:rsidRPr="00D058A1">
        <w:rPr>
          <w:sz w:val="20"/>
          <w:szCs w:val="20"/>
          <w:lang w:val="en-US"/>
        </w:rPr>
        <w:t xml:space="preserve"> ** 2 - 0.3421 * </w:t>
      </w:r>
      <w:proofErr w:type="spellStart"/>
      <w:r w:rsidRPr="00D058A1">
        <w:rPr>
          <w:sz w:val="20"/>
          <w:szCs w:val="20"/>
          <w:lang w:val="en-US"/>
        </w:rPr>
        <w:t>Frac_empaque</w:t>
      </w:r>
      <w:proofErr w:type="spellEnd"/>
      <w:r w:rsidRPr="00D058A1">
        <w:rPr>
          <w:sz w:val="20"/>
          <w:szCs w:val="20"/>
          <w:lang w:val="en-US"/>
        </w:rPr>
        <w:t xml:space="preserve"> + 0.15) * (</w:t>
      </w:r>
      <w:proofErr w:type="spellStart"/>
      <w:r w:rsidRPr="00D058A1">
        <w:rPr>
          <w:sz w:val="20"/>
          <w:szCs w:val="20"/>
          <w:lang w:val="en-US"/>
        </w:rPr>
        <w:t>Re_carcasa</w:t>
      </w:r>
      <w:proofErr w:type="spellEnd"/>
      <w:r w:rsidRPr="00D058A1">
        <w:rPr>
          <w:sz w:val="20"/>
          <w:szCs w:val="20"/>
          <w:lang w:val="en-US"/>
        </w:rPr>
        <w:t xml:space="preserve"> ** 0.9) * (</w:t>
      </w:r>
      <w:proofErr w:type="spellStart"/>
      <w:r w:rsidRPr="00D058A1">
        <w:rPr>
          <w:sz w:val="20"/>
          <w:szCs w:val="20"/>
          <w:lang w:val="en-US"/>
        </w:rPr>
        <w:t>Sc_carcasa</w:t>
      </w:r>
      <w:proofErr w:type="spellEnd"/>
      <w:r w:rsidRPr="00D058A1">
        <w:rPr>
          <w:sz w:val="20"/>
          <w:szCs w:val="20"/>
          <w:lang w:val="en-US"/>
        </w:rPr>
        <w:t xml:space="preserve"> ** 0.33)</w:t>
      </w:r>
    </w:p>
    <w:p w14:paraId="5C44002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7:</w:t>
      </w:r>
    </w:p>
    <w:p w14:paraId="37C5F91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0.09 * (1 - </w:t>
      </w:r>
      <w:proofErr w:type="spellStart"/>
      <w:r w:rsidRPr="00D058A1">
        <w:rPr>
          <w:sz w:val="20"/>
          <w:szCs w:val="20"/>
          <w:lang w:val="en-US"/>
        </w:rPr>
        <w:t>Frac_empaque</w:t>
      </w:r>
      <w:proofErr w:type="spellEnd"/>
      <w:r w:rsidRPr="00D058A1">
        <w:rPr>
          <w:sz w:val="20"/>
          <w:szCs w:val="20"/>
          <w:lang w:val="en-US"/>
        </w:rPr>
        <w:t>) * (</w:t>
      </w:r>
      <w:proofErr w:type="spellStart"/>
      <w:r w:rsidRPr="00D058A1">
        <w:rPr>
          <w:sz w:val="20"/>
          <w:szCs w:val="20"/>
          <w:lang w:val="en-US"/>
        </w:rPr>
        <w:t>Re_carcasa</w:t>
      </w:r>
      <w:proofErr w:type="spellEnd"/>
      <w:r w:rsidRPr="00D058A1">
        <w:rPr>
          <w:sz w:val="20"/>
          <w:szCs w:val="20"/>
          <w:lang w:val="en-US"/>
        </w:rPr>
        <w:t xml:space="preserve"> ** (0.8 - 0.16 * </w:t>
      </w:r>
      <w:proofErr w:type="spellStart"/>
      <w:r w:rsidRPr="00D058A1">
        <w:rPr>
          <w:sz w:val="20"/>
          <w:szCs w:val="20"/>
          <w:lang w:val="en-US"/>
        </w:rPr>
        <w:t>Frac_empaque</w:t>
      </w:r>
      <w:proofErr w:type="spellEnd"/>
      <w:r w:rsidRPr="00D058A1">
        <w:rPr>
          <w:sz w:val="20"/>
          <w:szCs w:val="20"/>
          <w:lang w:val="en-US"/>
        </w:rPr>
        <w:t>)) * (</w:t>
      </w:r>
      <w:proofErr w:type="spellStart"/>
      <w:r w:rsidRPr="00D058A1">
        <w:rPr>
          <w:sz w:val="20"/>
          <w:szCs w:val="20"/>
          <w:lang w:val="en-US"/>
        </w:rPr>
        <w:t>Sc_carcasa</w:t>
      </w:r>
      <w:proofErr w:type="spellEnd"/>
      <w:r w:rsidRPr="00D058A1">
        <w:rPr>
          <w:sz w:val="20"/>
          <w:szCs w:val="20"/>
          <w:lang w:val="en-US"/>
        </w:rPr>
        <w:t xml:space="preserve"> ** 0.33)</w:t>
      </w:r>
    </w:p>
    <w:p w14:paraId="40F1879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8:</w:t>
      </w:r>
    </w:p>
    <w:p w14:paraId="0CEAF04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(-0.4575 * </w:t>
      </w:r>
      <w:proofErr w:type="spellStart"/>
      <w:r w:rsidRPr="00D058A1">
        <w:rPr>
          <w:sz w:val="20"/>
          <w:szCs w:val="20"/>
          <w:lang w:val="en-US"/>
        </w:rPr>
        <w:t>Frac_empaque</w:t>
      </w:r>
      <w:proofErr w:type="spellEnd"/>
      <w:r w:rsidRPr="00D058A1">
        <w:rPr>
          <w:sz w:val="20"/>
          <w:szCs w:val="20"/>
          <w:lang w:val="en-US"/>
        </w:rPr>
        <w:t xml:space="preserve"> ** 2 + 0.3993 * </w:t>
      </w:r>
      <w:proofErr w:type="spellStart"/>
      <w:r w:rsidRPr="00D058A1">
        <w:rPr>
          <w:sz w:val="20"/>
          <w:szCs w:val="20"/>
          <w:lang w:val="en-US"/>
        </w:rPr>
        <w:t>Frac_empaque</w:t>
      </w:r>
      <w:proofErr w:type="spellEnd"/>
      <w:r w:rsidRPr="00D058A1">
        <w:rPr>
          <w:sz w:val="20"/>
          <w:szCs w:val="20"/>
          <w:lang w:val="en-US"/>
        </w:rPr>
        <w:t xml:space="preserve"> - 0.0475) * (</w:t>
      </w:r>
      <w:proofErr w:type="spellStart"/>
      <w:r w:rsidRPr="00D058A1">
        <w:rPr>
          <w:sz w:val="20"/>
          <w:szCs w:val="20"/>
          <w:lang w:val="en-US"/>
        </w:rPr>
        <w:t>Re_carcasa</w:t>
      </w:r>
      <w:proofErr w:type="spellEnd"/>
      <w:r w:rsidRPr="00D058A1">
        <w:rPr>
          <w:sz w:val="20"/>
          <w:szCs w:val="20"/>
          <w:lang w:val="en-US"/>
        </w:rPr>
        <w:t xml:space="preserve"> ** (4.0108 * </w:t>
      </w:r>
      <w:proofErr w:type="spellStart"/>
      <w:r w:rsidRPr="00D058A1">
        <w:rPr>
          <w:sz w:val="20"/>
          <w:szCs w:val="20"/>
          <w:lang w:val="en-US"/>
        </w:rPr>
        <w:t>Frac_empaque</w:t>
      </w:r>
      <w:proofErr w:type="spellEnd"/>
      <w:r w:rsidRPr="00D058A1">
        <w:rPr>
          <w:sz w:val="20"/>
          <w:szCs w:val="20"/>
          <w:lang w:val="en-US"/>
        </w:rPr>
        <w:t xml:space="preserve"> ** 2 - 4.4296 * </w:t>
      </w:r>
      <w:proofErr w:type="spellStart"/>
      <w:r w:rsidRPr="00D058A1">
        <w:rPr>
          <w:sz w:val="20"/>
          <w:szCs w:val="20"/>
          <w:lang w:val="en-US"/>
        </w:rPr>
        <w:t>Frac_empaque</w:t>
      </w:r>
      <w:proofErr w:type="spellEnd"/>
      <w:r w:rsidRPr="00D058A1">
        <w:rPr>
          <w:sz w:val="20"/>
          <w:szCs w:val="20"/>
          <w:lang w:val="en-US"/>
        </w:rPr>
        <w:t xml:space="preserve"> + 1.5585)) * (</w:t>
      </w:r>
      <w:proofErr w:type="spellStart"/>
      <w:r w:rsidRPr="00D058A1">
        <w:rPr>
          <w:sz w:val="20"/>
          <w:szCs w:val="20"/>
          <w:lang w:val="en-US"/>
        </w:rPr>
        <w:t>Sc_carcasa</w:t>
      </w:r>
      <w:proofErr w:type="spellEnd"/>
      <w:r w:rsidRPr="00D058A1">
        <w:rPr>
          <w:sz w:val="20"/>
          <w:szCs w:val="20"/>
          <w:lang w:val="en-US"/>
        </w:rPr>
        <w:t xml:space="preserve"> ** 0.33)</w:t>
      </w:r>
    </w:p>
    <w:p w14:paraId="2C11113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9:</w:t>
      </w:r>
    </w:p>
    <w:p w14:paraId="25CE25A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1.25 * (</w:t>
      </w:r>
      <w:proofErr w:type="spellStart"/>
      <w:r w:rsidRPr="00D058A1">
        <w:rPr>
          <w:sz w:val="20"/>
          <w:szCs w:val="20"/>
          <w:lang w:val="en-US"/>
        </w:rPr>
        <w:t>Re_carcasa</w:t>
      </w:r>
      <w:proofErr w:type="spellEnd"/>
      <w:r w:rsidRPr="00D058A1">
        <w:rPr>
          <w:sz w:val="20"/>
          <w:szCs w:val="20"/>
          <w:lang w:val="en-US"/>
        </w:rPr>
        <w:t xml:space="preserve"> ** 0.93) * (</w:t>
      </w:r>
      <w:proofErr w:type="spellStart"/>
      <w:r w:rsidRPr="00D058A1">
        <w:rPr>
          <w:sz w:val="20"/>
          <w:szCs w:val="20"/>
          <w:lang w:val="en-US"/>
        </w:rPr>
        <w:t>Sc_carcasa</w:t>
      </w:r>
      <w:proofErr w:type="spellEnd"/>
      <w:r w:rsidRPr="00D058A1">
        <w:rPr>
          <w:sz w:val="20"/>
          <w:szCs w:val="20"/>
          <w:lang w:val="en-US"/>
        </w:rPr>
        <w:t xml:space="preserve"> ** 0.33) * (</w:t>
      </w:r>
      <w:proofErr w:type="spellStart"/>
      <w:r w:rsidRPr="00D058A1">
        <w:rPr>
          <w:sz w:val="20"/>
          <w:szCs w:val="20"/>
          <w:lang w:val="en-US"/>
        </w:rPr>
        <w:t>D_equiv</w:t>
      </w:r>
      <w:proofErr w:type="spellEnd"/>
      <w:r w:rsidRPr="00D058A1">
        <w:rPr>
          <w:sz w:val="20"/>
          <w:szCs w:val="20"/>
          <w:lang w:val="en-US"/>
        </w:rPr>
        <w:t xml:space="preserve"> / L) ** 0.93 * (1 - </w:t>
      </w:r>
      <w:proofErr w:type="spellStart"/>
      <w:r w:rsidRPr="00D058A1">
        <w:rPr>
          <w:sz w:val="20"/>
          <w:szCs w:val="20"/>
          <w:lang w:val="en-US"/>
        </w:rPr>
        <w:t>Frac_empaque</w:t>
      </w:r>
      <w:proofErr w:type="spellEnd"/>
      <w:r w:rsidRPr="00D058A1">
        <w:rPr>
          <w:sz w:val="20"/>
          <w:szCs w:val="20"/>
          <w:lang w:val="en-US"/>
        </w:rPr>
        <w:t xml:space="preserve">) ** 1.79 * (1 / </w:t>
      </w:r>
      <w:proofErr w:type="spellStart"/>
      <w:r w:rsidRPr="00D058A1">
        <w:rPr>
          <w:sz w:val="20"/>
          <w:szCs w:val="20"/>
          <w:lang w:val="en-US"/>
        </w:rPr>
        <w:t>Frac_empaque</w:t>
      </w:r>
      <w:proofErr w:type="spellEnd"/>
      <w:r w:rsidRPr="00D058A1">
        <w:rPr>
          <w:sz w:val="20"/>
          <w:szCs w:val="20"/>
          <w:lang w:val="en-US"/>
        </w:rPr>
        <w:t xml:space="preserve"> ** 0.86)</w:t>
      </w:r>
    </w:p>
    <w:p w14:paraId="708733C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10:</w:t>
      </w:r>
    </w:p>
    <w:p w14:paraId="0DD98D3F"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roofErr w:type="spellStart"/>
      <w:r w:rsidRPr="00D058A1">
        <w:rPr>
          <w:sz w:val="20"/>
          <w:szCs w:val="20"/>
          <w:lang w:val="en-US"/>
        </w:rPr>
        <w:t>Sh_shell</w:t>
      </w:r>
      <w:proofErr w:type="spellEnd"/>
      <w:r w:rsidRPr="00D058A1">
        <w:rPr>
          <w:sz w:val="20"/>
          <w:szCs w:val="20"/>
          <w:lang w:val="en-US"/>
        </w:rPr>
        <w:t xml:space="preserve"> = 0.53 * (1 - 1.1 * </w:t>
      </w:r>
      <w:proofErr w:type="spellStart"/>
      <w:r w:rsidRPr="00D058A1">
        <w:rPr>
          <w:sz w:val="20"/>
          <w:szCs w:val="20"/>
          <w:lang w:val="en-US"/>
        </w:rPr>
        <w:t>Frac_empaque</w:t>
      </w:r>
      <w:proofErr w:type="spellEnd"/>
      <w:r w:rsidRPr="00D058A1">
        <w:rPr>
          <w:sz w:val="20"/>
          <w:szCs w:val="20"/>
          <w:lang w:val="en-US"/>
        </w:rPr>
        <w:t xml:space="preserve">) * ((1 - </w:t>
      </w:r>
      <w:proofErr w:type="spellStart"/>
      <w:r w:rsidRPr="00D058A1">
        <w:rPr>
          <w:sz w:val="20"/>
          <w:szCs w:val="20"/>
          <w:lang w:val="en-US"/>
        </w:rPr>
        <w:t>Frac_empaque</w:t>
      </w:r>
      <w:proofErr w:type="spellEnd"/>
      <w:r w:rsidRPr="00D058A1">
        <w:rPr>
          <w:sz w:val="20"/>
          <w:szCs w:val="20"/>
          <w:lang w:val="en-US"/>
        </w:rPr>
        <w:t xml:space="preserve">) / </w:t>
      </w:r>
      <w:proofErr w:type="spellStart"/>
      <w:r w:rsidRPr="00D058A1">
        <w:rPr>
          <w:sz w:val="20"/>
          <w:szCs w:val="20"/>
          <w:lang w:val="en-US"/>
        </w:rPr>
        <w:t>Frac_empaque</w:t>
      </w:r>
      <w:proofErr w:type="spellEnd"/>
      <w:r w:rsidRPr="00D058A1">
        <w:rPr>
          <w:sz w:val="20"/>
          <w:szCs w:val="20"/>
          <w:lang w:val="en-US"/>
        </w:rPr>
        <w:t>) ** -0.47 * (</w:t>
      </w:r>
      <w:proofErr w:type="spellStart"/>
      <w:r w:rsidRPr="00D058A1">
        <w:rPr>
          <w:sz w:val="20"/>
          <w:szCs w:val="20"/>
          <w:lang w:val="en-US"/>
        </w:rPr>
        <w:t>Re_carcasa</w:t>
      </w:r>
      <w:proofErr w:type="spellEnd"/>
      <w:r w:rsidRPr="00D058A1">
        <w:rPr>
          <w:sz w:val="20"/>
          <w:szCs w:val="20"/>
          <w:lang w:val="en-US"/>
        </w:rPr>
        <w:t xml:space="preserve"> ** 0.53) * (</w:t>
      </w:r>
      <w:proofErr w:type="spellStart"/>
      <w:r w:rsidRPr="00D058A1">
        <w:rPr>
          <w:sz w:val="20"/>
          <w:szCs w:val="20"/>
          <w:lang w:val="en-US"/>
        </w:rPr>
        <w:t>Sc_carcasa</w:t>
      </w:r>
      <w:proofErr w:type="spellEnd"/>
      <w:r w:rsidRPr="00D058A1">
        <w:rPr>
          <w:sz w:val="20"/>
          <w:szCs w:val="20"/>
          <w:lang w:val="en-US"/>
        </w:rPr>
        <w:t xml:space="preserve"> ** 0.33)</w:t>
      </w:r>
    </w:p>
    <w:p w14:paraId="6E0C4F6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11:</w:t>
      </w:r>
    </w:p>
    <w:p w14:paraId="694FE28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1.45 * (</w:t>
      </w:r>
      <w:proofErr w:type="spellStart"/>
      <w:r w:rsidRPr="00D058A1">
        <w:rPr>
          <w:sz w:val="20"/>
          <w:szCs w:val="20"/>
          <w:lang w:val="en-US"/>
        </w:rPr>
        <w:t>D_equiv</w:t>
      </w:r>
      <w:proofErr w:type="spellEnd"/>
      <w:r w:rsidRPr="00D058A1">
        <w:rPr>
          <w:sz w:val="20"/>
          <w:szCs w:val="20"/>
          <w:lang w:val="en-US"/>
        </w:rPr>
        <w:t xml:space="preserve"> * </w:t>
      </w:r>
      <w:proofErr w:type="spellStart"/>
      <w:r w:rsidRPr="00D058A1">
        <w:rPr>
          <w:sz w:val="20"/>
          <w:szCs w:val="20"/>
          <w:lang w:val="en-US"/>
        </w:rPr>
        <w:t>Re_carcasa</w:t>
      </w:r>
      <w:proofErr w:type="spellEnd"/>
      <w:r w:rsidRPr="00D058A1">
        <w:rPr>
          <w:sz w:val="20"/>
          <w:szCs w:val="20"/>
          <w:lang w:val="en-US"/>
        </w:rPr>
        <w:t xml:space="preserve"> * </w:t>
      </w:r>
      <w:proofErr w:type="spellStart"/>
      <w:r w:rsidRPr="00D058A1">
        <w:rPr>
          <w:sz w:val="20"/>
          <w:szCs w:val="20"/>
          <w:lang w:val="en-US"/>
        </w:rPr>
        <w:t>Sc_carcasa</w:t>
      </w:r>
      <w:proofErr w:type="spellEnd"/>
      <w:r w:rsidRPr="00D058A1">
        <w:rPr>
          <w:sz w:val="20"/>
          <w:szCs w:val="20"/>
          <w:lang w:val="en-US"/>
        </w:rPr>
        <w:t xml:space="preserve"> / L) ** 0.33</w:t>
      </w:r>
    </w:p>
    <w:p w14:paraId="38B1943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12:</w:t>
      </w:r>
    </w:p>
    <w:p w14:paraId="0F9070B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(0.53 - 0.58 * </w:t>
      </w:r>
      <w:proofErr w:type="spellStart"/>
      <w:r w:rsidRPr="00D058A1">
        <w:rPr>
          <w:sz w:val="20"/>
          <w:szCs w:val="20"/>
          <w:lang w:val="en-US"/>
        </w:rPr>
        <w:t>Frac_empaque</w:t>
      </w:r>
      <w:proofErr w:type="spellEnd"/>
      <w:r w:rsidRPr="00D058A1">
        <w:rPr>
          <w:sz w:val="20"/>
          <w:szCs w:val="20"/>
          <w:lang w:val="en-US"/>
        </w:rPr>
        <w:t>) * (</w:t>
      </w:r>
      <w:proofErr w:type="spellStart"/>
      <w:r w:rsidRPr="00D058A1">
        <w:rPr>
          <w:sz w:val="20"/>
          <w:szCs w:val="20"/>
          <w:lang w:val="en-US"/>
        </w:rPr>
        <w:t>Re_carcasa</w:t>
      </w:r>
      <w:proofErr w:type="spellEnd"/>
      <w:r w:rsidRPr="00D058A1">
        <w:rPr>
          <w:sz w:val="20"/>
          <w:szCs w:val="20"/>
          <w:lang w:val="en-US"/>
        </w:rPr>
        <w:t xml:space="preserve"> ** 0.53) * (</w:t>
      </w:r>
      <w:proofErr w:type="spellStart"/>
      <w:r w:rsidRPr="00D058A1">
        <w:rPr>
          <w:sz w:val="20"/>
          <w:szCs w:val="20"/>
          <w:lang w:val="en-US"/>
        </w:rPr>
        <w:t>Sc_carcasa</w:t>
      </w:r>
      <w:proofErr w:type="spellEnd"/>
      <w:r w:rsidRPr="00D058A1">
        <w:rPr>
          <w:sz w:val="20"/>
          <w:szCs w:val="20"/>
          <w:lang w:val="en-US"/>
        </w:rPr>
        <w:t xml:space="preserve"> ** 0.33)</w:t>
      </w:r>
    </w:p>
    <w:p w14:paraId="334077F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13:</w:t>
      </w:r>
    </w:p>
    <w:p w14:paraId="4B48138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1.38 * (-0.07 + 2.35 * </w:t>
      </w:r>
      <w:proofErr w:type="spellStart"/>
      <w:r w:rsidRPr="00D058A1">
        <w:rPr>
          <w:sz w:val="20"/>
          <w:szCs w:val="20"/>
          <w:lang w:val="en-US"/>
        </w:rPr>
        <w:t>Frac_empaque</w:t>
      </w:r>
      <w:proofErr w:type="spellEnd"/>
      <w:r w:rsidRPr="00D058A1">
        <w:rPr>
          <w:sz w:val="20"/>
          <w:szCs w:val="20"/>
          <w:lang w:val="en-US"/>
        </w:rPr>
        <w:t xml:space="preserve">) * ((1 - </w:t>
      </w:r>
      <w:proofErr w:type="spellStart"/>
      <w:r w:rsidRPr="00D058A1">
        <w:rPr>
          <w:sz w:val="20"/>
          <w:szCs w:val="20"/>
          <w:lang w:val="en-US"/>
        </w:rPr>
        <w:t>Frac_empaque</w:t>
      </w:r>
      <w:proofErr w:type="spellEnd"/>
      <w:r w:rsidRPr="00D058A1">
        <w:rPr>
          <w:sz w:val="20"/>
          <w:szCs w:val="20"/>
          <w:lang w:val="en-US"/>
        </w:rPr>
        <w:t xml:space="preserve">) * </w:t>
      </w:r>
      <w:proofErr w:type="spellStart"/>
      <w:r w:rsidRPr="00D058A1">
        <w:rPr>
          <w:sz w:val="20"/>
          <w:szCs w:val="20"/>
          <w:lang w:val="en-US"/>
        </w:rPr>
        <w:t>D_equiv</w:t>
      </w:r>
      <w:proofErr w:type="spellEnd"/>
      <w:r w:rsidRPr="00D058A1">
        <w:rPr>
          <w:sz w:val="20"/>
          <w:szCs w:val="20"/>
          <w:lang w:val="en-US"/>
        </w:rPr>
        <w:t xml:space="preserve"> * </w:t>
      </w:r>
      <w:proofErr w:type="spellStart"/>
      <w:r w:rsidRPr="00D058A1">
        <w:rPr>
          <w:sz w:val="20"/>
          <w:szCs w:val="20"/>
          <w:lang w:val="en-US"/>
        </w:rPr>
        <w:t>Re_carcasa</w:t>
      </w:r>
      <w:proofErr w:type="spellEnd"/>
      <w:r w:rsidRPr="00D058A1">
        <w:rPr>
          <w:sz w:val="20"/>
          <w:szCs w:val="20"/>
          <w:lang w:val="en-US"/>
        </w:rPr>
        <w:t xml:space="preserve"> * </w:t>
      </w:r>
      <w:proofErr w:type="spellStart"/>
      <w:r w:rsidRPr="00D058A1">
        <w:rPr>
          <w:sz w:val="20"/>
          <w:szCs w:val="20"/>
          <w:lang w:val="en-US"/>
        </w:rPr>
        <w:t>Sc_carcasa</w:t>
      </w:r>
      <w:proofErr w:type="spellEnd"/>
      <w:r w:rsidRPr="00D058A1">
        <w:rPr>
          <w:sz w:val="20"/>
          <w:szCs w:val="20"/>
          <w:lang w:val="en-US"/>
        </w:rPr>
        <w:t xml:space="preserve"> / (</w:t>
      </w:r>
      <w:proofErr w:type="spellStart"/>
      <w:r w:rsidRPr="00D058A1">
        <w:rPr>
          <w:sz w:val="20"/>
          <w:szCs w:val="20"/>
          <w:lang w:val="en-US"/>
        </w:rPr>
        <w:t>Frac_empaque</w:t>
      </w:r>
      <w:proofErr w:type="spellEnd"/>
      <w:r w:rsidRPr="00D058A1">
        <w:rPr>
          <w:sz w:val="20"/>
          <w:szCs w:val="20"/>
          <w:lang w:val="en-US"/>
        </w:rPr>
        <w:t xml:space="preserve"> * L)) ** (1/3)</w:t>
      </w:r>
    </w:p>
    <w:p w14:paraId="2721199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14:</w:t>
      </w:r>
    </w:p>
    <w:p w14:paraId="3BDFE55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0.34 * (</w:t>
      </w:r>
      <w:proofErr w:type="spellStart"/>
      <w:r w:rsidRPr="00D058A1">
        <w:rPr>
          <w:sz w:val="20"/>
          <w:szCs w:val="20"/>
          <w:lang w:val="en-US"/>
        </w:rPr>
        <w:t>Re_carcasa</w:t>
      </w:r>
      <w:proofErr w:type="spellEnd"/>
      <w:r w:rsidRPr="00D058A1">
        <w:rPr>
          <w:sz w:val="20"/>
          <w:szCs w:val="20"/>
          <w:lang w:val="en-US"/>
        </w:rPr>
        <w:t xml:space="preserve"> ** 0.67) * (</w:t>
      </w:r>
      <w:proofErr w:type="spellStart"/>
      <w:r w:rsidRPr="00D058A1">
        <w:rPr>
          <w:sz w:val="20"/>
          <w:szCs w:val="20"/>
          <w:lang w:val="en-US"/>
        </w:rPr>
        <w:t>Sc_carcasa</w:t>
      </w:r>
      <w:proofErr w:type="spellEnd"/>
      <w:r w:rsidRPr="00D058A1">
        <w:rPr>
          <w:sz w:val="20"/>
          <w:szCs w:val="20"/>
          <w:lang w:val="en-US"/>
        </w:rPr>
        <w:t xml:space="preserve"> ** 0.33)</w:t>
      </w:r>
    </w:p>
    <w:p w14:paraId="176DFD8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15:</w:t>
      </w:r>
    </w:p>
    <w:p w14:paraId="71A392A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1.25 * (</w:t>
      </w:r>
      <w:proofErr w:type="spellStart"/>
      <w:r w:rsidRPr="00D058A1">
        <w:rPr>
          <w:sz w:val="20"/>
          <w:szCs w:val="20"/>
          <w:lang w:val="en-US"/>
        </w:rPr>
        <w:t>D_equiv</w:t>
      </w:r>
      <w:proofErr w:type="spellEnd"/>
      <w:r w:rsidRPr="00D058A1">
        <w:rPr>
          <w:sz w:val="20"/>
          <w:szCs w:val="20"/>
          <w:lang w:val="en-US"/>
        </w:rPr>
        <w:t xml:space="preserve"> * </w:t>
      </w:r>
      <w:proofErr w:type="spellStart"/>
      <w:r w:rsidRPr="00D058A1">
        <w:rPr>
          <w:sz w:val="20"/>
          <w:szCs w:val="20"/>
          <w:lang w:val="en-US"/>
        </w:rPr>
        <w:t>Re_carcasa</w:t>
      </w:r>
      <w:proofErr w:type="spellEnd"/>
      <w:r w:rsidRPr="00D058A1">
        <w:rPr>
          <w:sz w:val="20"/>
          <w:szCs w:val="20"/>
          <w:lang w:val="en-US"/>
        </w:rPr>
        <w:t xml:space="preserve"> / L) ** 0.93 * (</w:t>
      </w:r>
      <w:proofErr w:type="spellStart"/>
      <w:r w:rsidRPr="00D058A1">
        <w:rPr>
          <w:sz w:val="20"/>
          <w:szCs w:val="20"/>
          <w:lang w:val="en-US"/>
        </w:rPr>
        <w:t>Sc_carcasa</w:t>
      </w:r>
      <w:proofErr w:type="spellEnd"/>
      <w:r w:rsidRPr="00D058A1">
        <w:rPr>
          <w:sz w:val="20"/>
          <w:szCs w:val="20"/>
          <w:lang w:val="en-US"/>
        </w:rPr>
        <w:t xml:space="preserve"> ** 0.33)</w:t>
      </w:r>
    </w:p>
    <w:p w14:paraId="2B3E31D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16:</w:t>
      </w:r>
    </w:p>
    <w:p w14:paraId="0C0AD3D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(0.163 + 0.27 * </w:t>
      </w:r>
      <w:proofErr w:type="spellStart"/>
      <w:r w:rsidRPr="00D058A1">
        <w:rPr>
          <w:sz w:val="20"/>
          <w:szCs w:val="20"/>
          <w:lang w:val="en-US"/>
        </w:rPr>
        <w:t>Frac_empaque</w:t>
      </w:r>
      <w:proofErr w:type="spellEnd"/>
      <w:r w:rsidRPr="00D058A1">
        <w:rPr>
          <w:sz w:val="20"/>
          <w:szCs w:val="20"/>
          <w:lang w:val="en-US"/>
        </w:rPr>
        <w:t>) * (</w:t>
      </w:r>
      <w:proofErr w:type="spellStart"/>
      <w:r w:rsidRPr="00D058A1">
        <w:rPr>
          <w:sz w:val="20"/>
          <w:szCs w:val="20"/>
          <w:lang w:val="en-US"/>
        </w:rPr>
        <w:t>Gz_shell</w:t>
      </w:r>
      <w:proofErr w:type="spellEnd"/>
      <w:r w:rsidRPr="00D058A1">
        <w:rPr>
          <w:sz w:val="20"/>
          <w:szCs w:val="20"/>
          <w:lang w:val="en-US"/>
        </w:rPr>
        <w:t xml:space="preserve"> ** 0.6)</w:t>
      </w:r>
    </w:p>
    <w:p w14:paraId="166E4EB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w:t>
      </w:r>
      <w:proofErr w:type="spellStart"/>
      <w:r w:rsidRPr="00D058A1">
        <w:rPr>
          <w:sz w:val="20"/>
          <w:szCs w:val="20"/>
          <w:lang w:val="en-US"/>
        </w:rPr>
        <w:t>Sh_shell_corr</w:t>
      </w:r>
      <w:proofErr w:type="spellEnd"/>
      <w:r w:rsidRPr="00D058A1">
        <w:rPr>
          <w:sz w:val="20"/>
          <w:szCs w:val="20"/>
          <w:lang w:val="en-US"/>
        </w:rPr>
        <w:t xml:space="preserve"> == 17:</w:t>
      </w:r>
    </w:p>
    <w:p w14:paraId="20CF0B1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Sh_shell</w:t>
      </w:r>
      <w:proofErr w:type="spellEnd"/>
      <w:r w:rsidRPr="00D058A1">
        <w:rPr>
          <w:sz w:val="20"/>
          <w:szCs w:val="20"/>
          <w:lang w:val="en-US"/>
        </w:rPr>
        <w:t xml:space="preserve"> = 0.39 * (</w:t>
      </w:r>
      <w:proofErr w:type="spellStart"/>
      <w:r w:rsidRPr="00D058A1">
        <w:rPr>
          <w:sz w:val="20"/>
          <w:szCs w:val="20"/>
          <w:lang w:val="en-US"/>
        </w:rPr>
        <w:t>Re_carcasa</w:t>
      </w:r>
      <w:proofErr w:type="spellEnd"/>
      <w:r w:rsidRPr="00D058A1">
        <w:rPr>
          <w:sz w:val="20"/>
          <w:szCs w:val="20"/>
          <w:lang w:val="en-US"/>
        </w:rPr>
        <w:t xml:space="preserve"> ** 0.59) * (</w:t>
      </w:r>
      <w:proofErr w:type="spellStart"/>
      <w:r w:rsidRPr="00D058A1">
        <w:rPr>
          <w:sz w:val="20"/>
          <w:szCs w:val="20"/>
          <w:lang w:val="en-US"/>
        </w:rPr>
        <w:t>Sc_carcasa</w:t>
      </w:r>
      <w:proofErr w:type="spellEnd"/>
      <w:r w:rsidRPr="00D058A1">
        <w:rPr>
          <w:sz w:val="20"/>
          <w:szCs w:val="20"/>
          <w:lang w:val="en-US"/>
        </w:rPr>
        <w:t xml:space="preserve"> ** 0.33)</w:t>
      </w:r>
    </w:p>
    <w:p w14:paraId="41E84851"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else</w:t>
      </w:r>
      <w:proofErr w:type="spellEnd"/>
      <w:r w:rsidRPr="00D058A1">
        <w:rPr>
          <w:sz w:val="20"/>
          <w:szCs w:val="20"/>
        </w:rPr>
        <w:t>:</w:t>
      </w:r>
    </w:p>
    <w:p w14:paraId="072B2DA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"Número de correlación inválido. Usando modelo estándar (</w:t>
      </w:r>
      <w:proofErr w:type="spellStart"/>
      <w:r w:rsidRPr="00D058A1">
        <w:rPr>
          <w:sz w:val="20"/>
          <w:szCs w:val="20"/>
        </w:rPr>
        <w:t>Gawronski</w:t>
      </w:r>
      <w:proofErr w:type="spellEnd"/>
      <w:r w:rsidRPr="00D058A1">
        <w:rPr>
          <w:sz w:val="20"/>
          <w:szCs w:val="20"/>
        </w:rPr>
        <w:t xml:space="preserve"> 2000).")</w:t>
      </w:r>
    </w:p>
    <w:p w14:paraId="1E8364E5"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Sh_shell</w:t>
      </w:r>
      <w:proofErr w:type="spellEnd"/>
      <w:r w:rsidRPr="00D058A1">
        <w:rPr>
          <w:sz w:val="20"/>
          <w:szCs w:val="20"/>
        </w:rPr>
        <w:t xml:space="preserve"> = 8.71 * (</w:t>
      </w:r>
      <w:proofErr w:type="spellStart"/>
      <w:r w:rsidRPr="00D058A1">
        <w:rPr>
          <w:sz w:val="20"/>
          <w:szCs w:val="20"/>
        </w:rPr>
        <w:t>Re_carcasa</w:t>
      </w:r>
      <w:proofErr w:type="spellEnd"/>
      <w:r w:rsidRPr="00D058A1">
        <w:rPr>
          <w:sz w:val="20"/>
          <w:szCs w:val="20"/>
        </w:rPr>
        <w:t xml:space="preserve"> ** 0.74) * (</w:t>
      </w:r>
      <w:proofErr w:type="spellStart"/>
      <w:r w:rsidRPr="00D058A1">
        <w:rPr>
          <w:sz w:val="20"/>
          <w:szCs w:val="20"/>
        </w:rPr>
        <w:t>Sc_carcasa</w:t>
      </w:r>
      <w:proofErr w:type="spellEnd"/>
      <w:r w:rsidRPr="00D058A1">
        <w:rPr>
          <w:sz w:val="20"/>
          <w:szCs w:val="20"/>
        </w:rPr>
        <w:t xml:space="preserve"> ** 0.33) * (</w:t>
      </w:r>
      <w:proofErr w:type="spellStart"/>
      <w:r w:rsidRPr="00D058A1">
        <w:rPr>
          <w:sz w:val="20"/>
          <w:szCs w:val="20"/>
        </w:rPr>
        <w:t>D_equiv</w:t>
      </w:r>
      <w:proofErr w:type="spellEnd"/>
      <w:r w:rsidRPr="00D058A1">
        <w:rPr>
          <w:sz w:val="20"/>
          <w:szCs w:val="20"/>
        </w:rPr>
        <w:t xml:space="preserve"> / L)</w:t>
      </w:r>
    </w:p>
    <w:p w14:paraId="31C25705"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Sh_carcasa</w:t>
      </w:r>
      <w:proofErr w:type="spellEnd"/>
      <w:r w:rsidRPr="00D058A1">
        <w:rPr>
          <w:sz w:val="20"/>
          <w:szCs w:val="20"/>
          <w:lang w:val="en-US"/>
        </w:rPr>
        <w:t xml:space="preserve"> = </w:t>
      </w:r>
      <w:proofErr w:type="spellStart"/>
      <w:r w:rsidRPr="00D058A1">
        <w:rPr>
          <w:sz w:val="20"/>
          <w:szCs w:val="20"/>
          <w:lang w:val="en-US"/>
        </w:rPr>
        <w:t>Sh_shell</w:t>
      </w:r>
      <w:proofErr w:type="spellEnd"/>
    </w:p>
    <w:p w14:paraId="07912CA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spellStart"/>
      <w:r w:rsidRPr="00D058A1">
        <w:rPr>
          <w:sz w:val="20"/>
          <w:szCs w:val="20"/>
          <w:lang w:val="en-US"/>
        </w:rPr>
        <w:t>Sh_carcasa</w:t>
      </w:r>
      <w:proofErr w:type="spellEnd"/>
    </w:p>
    <w:p w14:paraId="676A508A" w14:textId="77777777" w:rsidR="00D058A1" w:rsidRPr="00D058A1" w:rsidRDefault="00D058A1" w:rsidP="00D058A1">
      <w:pPr>
        <w:pStyle w:val="codigo"/>
        <w:spacing w:line="240" w:lineRule="auto"/>
        <w:rPr>
          <w:sz w:val="20"/>
          <w:szCs w:val="20"/>
          <w:lang w:val="en-US"/>
        </w:rPr>
      </w:pPr>
    </w:p>
    <w:p w14:paraId="74A0AA7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Nusselt_</w:t>
      </w:r>
      <w:proofErr w:type="gramStart"/>
      <w:r w:rsidRPr="00D058A1">
        <w:rPr>
          <w:sz w:val="20"/>
          <w:szCs w:val="20"/>
          <w:lang w:val="en-US"/>
        </w:rPr>
        <w:t>exp</w:t>
      </w:r>
      <w:proofErr w:type="spellEnd"/>
      <w:r w:rsidRPr="00D058A1">
        <w:rPr>
          <w:sz w:val="20"/>
          <w:szCs w:val="20"/>
          <w:lang w:val="en-US"/>
        </w:rPr>
        <w:t>(</w:t>
      </w:r>
      <w:proofErr w:type="gramEnd"/>
      <w:r w:rsidRPr="00D058A1">
        <w:rPr>
          <w:sz w:val="20"/>
          <w:szCs w:val="20"/>
          <w:lang w:val="en-US"/>
        </w:rPr>
        <w:t xml:space="preserve">a, b, Re, </w:t>
      </w:r>
      <w:proofErr w:type="spellStart"/>
      <w:r w:rsidRPr="00D058A1">
        <w:rPr>
          <w:sz w:val="20"/>
          <w:szCs w:val="20"/>
          <w:lang w:val="en-US"/>
        </w:rPr>
        <w:t>Pr</w:t>
      </w:r>
      <w:proofErr w:type="spellEnd"/>
      <w:r w:rsidRPr="00D058A1">
        <w:rPr>
          <w:sz w:val="20"/>
          <w:szCs w:val="20"/>
          <w:lang w:val="en-US"/>
        </w:rPr>
        <w:t>, d, L):</w:t>
      </w:r>
    </w:p>
    <w:p w14:paraId="52B8FD2F" w14:textId="77777777" w:rsidR="00D058A1" w:rsidRPr="00D058A1" w:rsidRDefault="00D058A1" w:rsidP="00D058A1">
      <w:pPr>
        <w:pStyle w:val="codigo"/>
        <w:spacing w:line="240" w:lineRule="auto"/>
        <w:rPr>
          <w:sz w:val="20"/>
          <w:szCs w:val="20"/>
          <w:lang w:val="en-US"/>
        </w:rPr>
      </w:pPr>
      <w:r w:rsidRPr="00D058A1">
        <w:rPr>
          <w:sz w:val="20"/>
          <w:szCs w:val="20"/>
          <w:lang w:val="en-US"/>
        </w:rPr>
        <w:t>    Nu = a * (Re**b) * (</w:t>
      </w:r>
      <w:proofErr w:type="spellStart"/>
      <w:r w:rsidRPr="00D058A1">
        <w:rPr>
          <w:sz w:val="20"/>
          <w:szCs w:val="20"/>
          <w:lang w:val="en-US"/>
        </w:rPr>
        <w:t>Pr</w:t>
      </w:r>
      <w:proofErr w:type="spellEnd"/>
      <w:r w:rsidRPr="00D058A1">
        <w:rPr>
          <w:sz w:val="20"/>
          <w:szCs w:val="20"/>
          <w:lang w:val="en-US"/>
        </w:rPr>
        <w:t>**(1/3</w:t>
      </w:r>
      <w:proofErr w:type="gramStart"/>
      <w:r w:rsidRPr="00D058A1">
        <w:rPr>
          <w:sz w:val="20"/>
          <w:szCs w:val="20"/>
          <w:lang w:val="en-US"/>
        </w:rPr>
        <w:t>))*</w:t>
      </w:r>
      <w:proofErr w:type="gramEnd"/>
      <w:r w:rsidRPr="00D058A1">
        <w:rPr>
          <w:sz w:val="20"/>
          <w:szCs w:val="20"/>
          <w:lang w:val="en-US"/>
        </w:rPr>
        <w:t>((d/</w:t>
      </w:r>
      <w:proofErr w:type="gramStart"/>
      <w:r w:rsidRPr="00D058A1">
        <w:rPr>
          <w:sz w:val="20"/>
          <w:szCs w:val="20"/>
          <w:lang w:val="en-US"/>
        </w:rPr>
        <w:t>L)*</w:t>
      </w:r>
      <w:proofErr w:type="gramEnd"/>
      <w:r w:rsidRPr="00D058A1">
        <w:rPr>
          <w:sz w:val="20"/>
          <w:szCs w:val="20"/>
          <w:lang w:val="en-US"/>
        </w:rPr>
        <w:t>*(1/3))</w:t>
      </w:r>
    </w:p>
    <w:p w14:paraId="1DD5DF73" w14:textId="77777777" w:rsidR="00D058A1" w:rsidRPr="00D058A1" w:rsidRDefault="00D058A1" w:rsidP="00D058A1">
      <w:pPr>
        <w:pStyle w:val="codigo"/>
        <w:spacing w:line="240" w:lineRule="auto"/>
        <w:rPr>
          <w:sz w:val="20"/>
          <w:szCs w:val="20"/>
          <w:lang w:val="en-US"/>
        </w:rPr>
      </w:pPr>
      <w:r w:rsidRPr="00D058A1">
        <w:rPr>
          <w:sz w:val="20"/>
          <w:szCs w:val="20"/>
          <w:lang w:val="en-US"/>
        </w:rPr>
        <w:t>    return Nu</w:t>
      </w:r>
    </w:p>
    <w:p w14:paraId="30E9FD6B" w14:textId="77777777" w:rsidR="00D058A1" w:rsidRPr="00D058A1" w:rsidRDefault="00D058A1" w:rsidP="00D058A1">
      <w:pPr>
        <w:pStyle w:val="codigo"/>
        <w:spacing w:line="240" w:lineRule="auto"/>
        <w:rPr>
          <w:sz w:val="20"/>
          <w:szCs w:val="20"/>
          <w:lang w:val="en-US"/>
        </w:rPr>
      </w:pPr>
    </w:p>
    <w:p w14:paraId="1BABC60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Nusselt_exp_</w:t>
      </w:r>
      <w:proofErr w:type="gramStart"/>
      <w:r w:rsidRPr="00D058A1">
        <w:rPr>
          <w:sz w:val="20"/>
          <w:szCs w:val="20"/>
          <w:lang w:val="en-US"/>
        </w:rPr>
        <w:t>carcasa</w:t>
      </w:r>
      <w:proofErr w:type="spellEnd"/>
      <w:r w:rsidRPr="00D058A1">
        <w:rPr>
          <w:sz w:val="20"/>
          <w:szCs w:val="20"/>
          <w:lang w:val="en-US"/>
        </w:rPr>
        <w:t>(</w:t>
      </w:r>
      <w:proofErr w:type="gramEnd"/>
      <w:r w:rsidRPr="00D058A1">
        <w:rPr>
          <w:sz w:val="20"/>
          <w:szCs w:val="20"/>
          <w:lang w:val="en-US"/>
        </w:rPr>
        <w:t xml:space="preserve">a, b, Re, </w:t>
      </w:r>
      <w:proofErr w:type="spellStart"/>
      <w:r w:rsidRPr="00D058A1">
        <w:rPr>
          <w:sz w:val="20"/>
          <w:szCs w:val="20"/>
          <w:lang w:val="en-US"/>
        </w:rPr>
        <w:t>Pr</w:t>
      </w:r>
      <w:proofErr w:type="spellEnd"/>
      <w:r w:rsidRPr="00D058A1">
        <w:rPr>
          <w:sz w:val="20"/>
          <w:szCs w:val="20"/>
          <w:lang w:val="en-US"/>
        </w:rPr>
        <w:t>, d, L):</w:t>
      </w:r>
    </w:p>
    <w:p w14:paraId="27D8609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Nu_car</w:t>
      </w:r>
      <w:proofErr w:type="spellEnd"/>
      <w:r w:rsidRPr="00D058A1">
        <w:rPr>
          <w:sz w:val="20"/>
          <w:szCs w:val="20"/>
          <w:lang w:val="en-US"/>
        </w:rPr>
        <w:t xml:space="preserve"> = a * (Re**b) * (</w:t>
      </w:r>
      <w:proofErr w:type="spellStart"/>
      <w:r w:rsidRPr="00D058A1">
        <w:rPr>
          <w:sz w:val="20"/>
          <w:szCs w:val="20"/>
          <w:lang w:val="en-US"/>
        </w:rPr>
        <w:t>Pr</w:t>
      </w:r>
      <w:proofErr w:type="spellEnd"/>
      <w:r w:rsidRPr="00D058A1">
        <w:rPr>
          <w:sz w:val="20"/>
          <w:szCs w:val="20"/>
          <w:lang w:val="en-US"/>
        </w:rPr>
        <w:t>**(1/3</w:t>
      </w:r>
      <w:proofErr w:type="gramStart"/>
      <w:r w:rsidRPr="00D058A1">
        <w:rPr>
          <w:sz w:val="20"/>
          <w:szCs w:val="20"/>
          <w:lang w:val="en-US"/>
        </w:rPr>
        <w:t>))*</w:t>
      </w:r>
      <w:proofErr w:type="gramEnd"/>
      <w:r w:rsidRPr="00D058A1">
        <w:rPr>
          <w:sz w:val="20"/>
          <w:szCs w:val="20"/>
          <w:lang w:val="en-US"/>
        </w:rPr>
        <w:t>(d/L)</w:t>
      </w:r>
    </w:p>
    <w:p w14:paraId="32FF6D1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spellStart"/>
      <w:r w:rsidRPr="00D058A1">
        <w:rPr>
          <w:sz w:val="20"/>
          <w:szCs w:val="20"/>
          <w:lang w:val="en-US"/>
        </w:rPr>
        <w:t>Nu_car</w:t>
      </w:r>
      <w:proofErr w:type="spellEnd"/>
    </w:p>
    <w:p w14:paraId="0C0896C0" w14:textId="77777777" w:rsidR="00D058A1" w:rsidRPr="00D058A1" w:rsidRDefault="00D058A1" w:rsidP="00D058A1">
      <w:pPr>
        <w:pStyle w:val="codigo"/>
        <w:spacing w:line="240" w:lineRule="auto"/>
        <w:rPr>
          <w:sz w:val="20"/>
          <w:szCs w:val="20"/>
          <w:lang w:val="en-US"/>
        </w:rPr>
      </w:pPr>
    </w:p>
    <w:p w14:paraId="408BE83E"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def </w:t>
      </w:r>
      <w:proofErr w:type="spellStart"/>
      <w:r w:rsidRPr="00D058A1">
        <w:rPr>
          <w:sz w:val="20"/>
          <w:szCs w:val="20"/>
          <w:lang w:val="en-US"/>
        </w:rPr>
        <w:t>N_adimensionales_carcasa</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5259579B"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keys</w:t>
      </w:r>
      <w:proofErr w:type="spellEnd"/>
      <w:r w:rsidRPr="00D058A1">
        <w:rPr>
          <w:sz w:val="20"/>
          <w:szCs w:val="20"/>
        </w:rPr>
        <w:t xml:space="preserve"> = ["</w:t>
      </w:r>
      <w:proofErr w:type="spellStart"/>
      <w:r w:rsidRPr="00D058A1">
        <w:rPr>
          <w:sz w:val="20"/>
          <w:szCs w:val="20"/>
        </w:rPr>
        <w:t>rho_carcasa</w:t>
      </w:r>
      <w:proofErr w:type="spellEnd"/>
      <w:r w:rsidRPr="00D058A1">
        <w:rPr>
          <w:sz w:val="20"/>
          <w:szCs w:val="20"/>
        </w:rPr>
        <w:t>", "</w:t>
      </w:r>
      <w:proofErr w:type="spellStart"/>
      <w:r w:rsidRPr="00D058A1">
        <w:rPr>
          <w:sz w:val="20"/>
          <w:szCs w:val="20"/>
        </w:rPr>
        <w:t>v_carcasa</w:t>
      </w:r>
      <w:proofErr w:type="spellEnd"/>
      <w:r w:rsidRPr="00D058A1">
        <w:rPr>
          <w:sz w:val="20"/>
          <w:szCs w:val="20"/>
        </w:rPr>
        <w:t>", "</w:t>
      </w:r>
      <w:proofErr w:type="spellStart"/>
      <w:r w:rsidRPr="00D058A1">
        <w:rPr>
          <w:sz w:val="20"/>
          <w:szCs w:val="20"/>
        </w:rPr>
        <w:t>D_equiv</w:t>
      </w:r>
      <w:proofErr w:type="spellEnd"/>
      <w:r w:rsidRPr="00D058A1">
        <w:rPr>
          <w:sz w:val="20"/>
          <w:szCs w:val="20"/>
        </w:rPr>
        <w:t>", "viscosidad_CaCl2", "calor_especifico_CaCl2", "</w:t>
      </w:r>
      <w:proofErr w:type="spellStart"/>
      <w:r w:rsidRPr="00D058A1">
        <w:rPr>
          <w:sz w:val="20"/>
          <w:szCs w:val="20"/>
        </w:rPr>
        <w:t>k_carcasa</w:t>
      </w:r>
      <w:proofErr w:type="spellEnd"/>
      <w:r w:rsidRPr="00D058A1">
        <w:rPr>
          <w:sz w:val="20"/>
          <w:szCs w:val="20"/>
        </w:rPr>
        <w:t>", "</w:t>
      </w:r>
      <w:proofErr w:type="spellStart"/>
      <w:r w:rsidRPr="00D058A1">
        <w:rPr>
          <w:sz w:val="20"/>
          <w:szCs w:val="20"/>
        </w:rPr>
        <w:t>a_carcasa</w:t>
      </w:r>
      <w:proofErr w:type="spellEnd"/>
      <w:r w:rsidRPr="00D058A1">
        <w:rPr>
          <w:sz w:val="20"/>
          <w:szCs w:val="20"/>
        </w:rPr>
        <w:t>", "</w:t>
      </w:r>
      <w:proofErr w:type="spellStart"/>
      <w:r w:rsidRPr="00D058A1">
        <w:rPr>
          <w:sz w:val="20"/>
          <w:szCs w:val="20"/>
        </w:rPr>
        <w:t>b_carcasa</w:t>
      </w:r>
      <w:proofErr w:type="spellEnd"/>
      <w:r w:rsidRPr="00D058A1">
        <w:rPr>
          <w:sz w:val="20"/>
          <w:szCs w:val="20"/>
        </w:rPr>
        <w:t>", "L", "</w:t>
      </w:r>
      <w:proofErr w:type="spellStart"/>
      <w:r w:rsidRPr="00D058A1">
        <w:rPr>
          <w:sz w:val="20"/>
          <w:szCs w:val="20"/>
        </w:rPr>
        <w:t>D_fick</w:t>
      </w:r>
      <w:proofErr w:type="spellEnd"/>
      <w:r w:rsidRPr="00D058A1">
        <w:rPr>
          <w:sz w:val="20"/>
          <w:szCs w:val="20"/>
        </w:rPr>
        <w:t>", "</w:t>
      </w:r>
      <w:proofErr w:type="spellStart"/>
      <w:r w:rsidRPr="00D058A1">
        <w:rPr>
          <w:sz w:val="20"/>
          <w:szCs w:val="20"/>
        </w:rPr>
        <w:t>n_fibras</w:t>
      </w:r>
      <w:proofErr w:type="spellEnd"/>
      <w:r w:rsidRPr="00D058A1">
        <w:rPr>
          <w:sz w:val="20"/>
          <w:szCs w:val="20"/>
        </w:rPr>
        <w:t>", "</w:t>
      </w:r>
      <w:proofErr w:type="spellStart"/>
      <w:r w:rsidRPr="00D058A1">
        <w:rPr>
          <w:sz w:val="20"/>
          <w:szCs w:val="20"/>
        </w:rPr>
        <w:t>D_out_fibra</w:t>
      </w:r>
      <w:proofErr w:type="spellEnd"/>
      <w:r w:rsidRPr="00D058A1">
        <w:rPr>
          <w:sz w:val="20"/>
          <w:szCs w:val="20"/>
        </w:rPr>
        <w:t>", "</w:t>
      </w:r>
      <w:proofErr w:type="spellStart"/>
      <w:r w:rsidRPr="00D058A1">
        <w:rPr>
          <w:sz w:val="20"/>
          <w:szCs w:val="20"/>
        </w:rPr>
        <w:t>diametro_carcasa</w:t>
      </w:r>
      <w:proofErr w:type="spellEnd"/>
      <w:r w:rsidRPr="00D058A1">
        <w:rPr>
          <w:sz w:val="20"/>
          <w:szCs w:val="20"/>
        </w:rPr>
        <w:t>"]</w:t>
      </w:r>
    </w:p>
    <w:p w14:paraId="4882C148"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valores</w:t>
      </w:r>
      <w:proofErr w:type="spellEnd"/>
      <w:r w:rsidRPr="00D058A1">
        <w:rPr>
          <w:sz w:val="20"/>
          <w:szCs w:val="20"/>
          <w:lang w:val="en-US"/>
        </w:rPr>
        <w:t xml:space="preserve">= </w:t>
      </w:r>
      <w:proofErr w:type="gramStart"/>
      <w:r w:rsidRPr="00D058A1">
        <w:rPr>
          <w:sz w:val="20"/>
          <w:szCs w:val="20"/>
          <w:lang w:val="en-US"/>
        </w:rPr>
        <w:t>Parameters(</w:t>
      </w:r>
      <w:proofErr w:type="spellStart"/>
      <w:proofErr w:type="gramEnd"/>
      <w:r w:rsidRPr="00D058A1">
        <w:rPr>
          <w:sz w:val="20"/>
          <w:szCs w:val="20"/>
          <w:lang w:val="en-US"/>
        </w:rPr>
        <w:t>inputs_fixed</w:t>
      </w:r>
      <w:proofErr w:type="spellEnd"/>
      <w:r w:rsidRPr="00D058A1">
        <w:rPr>
          <w:sz w:val="20"/>
          <w:szCs w:val="20"/>
          <w:lang w:val="en-US"/>
        </w:rPr>
        <w:t>, keys)</w:t>
      </w:r>
    </w:p>
    <w:p w14:paraId="5B3DB72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rho, v, D, mu, Cp, k, a, b, L, </w:t>
      </w:r>
      <w:proofErr w:type="spellStart"/>
      <w:r w:rsidRPr="00D058A1">
        <w:rPr>
          <w:sz w:val="20"/>
          <w:szCs w:val="20"/>
          <w:lang w:val="en-US"/>
        </w:rPr>
        <w:t>D_fick</w:t>
      </w:r>
      <w:proofErr w:type="spellEnd"/>
      <w:r w:rsidRPr="00D058A1">
        <w:rPr>
          <w:sz w:val="20"/>
          <w:szCs w:val="20"/>
          <w:lang w:val="en-US"/>
        </w:rPr>
        <w:t xml:space="preserve">, n, </w:t>
      </w:r>
      <w:proofErr w:type="spellStart"/>
      <w:r w:rsidRPr="00D058A1">
        <w:rPr>
          <w:sz w:val="20"/>
          <w:szCs w:val="20"/>
          <w:lang w:val="en-US"/>
        </w:rPr>
        <w:t>D_out_fibra</w:t>
      </w:r>
      <w:proofErr w:type="spellEnd"/>
      <w:r w:rsidRPr="00D058A1">
        <w:rPr>
          <w:sz w:val="20"/>
          <w:szCs w:val="20"/>
          <w:lang w:val="en-US"/>
        </w:rPr>
        <w:t xml:space="preserve">, </w:t>
      </w:r>
      <w:proofErr w:type="spellStart"/>
      <w:r w:rsidRPr="00D058A1">
        <w:rPr>
          <w:sz w:val="20"/>
          <w:szCs w:val="20"/>
          <w:lang w:val="en-US"/>
        </w:rPr>
        <w:t>d_carcasa</w:t>
      </w:r>
      <w:proofErr w:type="spellEnd"/>
      <w:r w:rsidRPr="00D058A1">
        <w:rPr>
          <w:sz w:val="20"/>
          <w:szCs w:val="20"/>
          <w:lang w:val="en-US"/>
        </w:rPr>
        <w:t xml:space="preserve"> = </w:t>
      </w:r>
      <w:proofErr w:type="spellStart"/>
      <w:r w:rsidRPr="00D058A1">
        <w:rPr>
          <w:sz w:val="20"/>
          <w:szCs w:val="20"/>
          <w:lang w:val="en-US"/>
        </w:rPr>
        <w:t>valores</w:t>
      </w:r>
      <w:proofErr w:type="spellEnd"/>
    </w:p>
    <w:p w14:paraId="69A9393F" w14:textId="77777777" w:rsidR="00D058A1" w:rsidRPr="00D058A1" w:rsidRDefault="00D058A1" w:rsidP="00D058A1">
      <w:pPr>
        <w:pStyle w:val="codigo"/>
        <w:spacing w:line="240" w:lineRule="auto"/>
        <w:rPr>
          <w:sz w:val="20"/>
          <w:szCs w:val="20"/>
          <w:lang w:val="en-US"/>
        </w:rPr>
      </w:pPr>
    </w:p>
    <w:p w14:paraId="1C06286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Re_carcasa</w:t>
      </w:r>
      <w:proofErr w:type="spellEnd"/>
      <w:r w:rsidRPr="00D058A1">
        <w:rPr>
          <w:sz w:val="20"/>
          <w:szCs w:val="20"/>
          <w:lang w:val="en-US"/>
        </w:rPr>
        <w:t xml:space="preserve"> = (rho * v * D) / mu</w:t>
      </w:r>
    </w:p>
    <w:p w14:paraId="33492E05" w14:textId="77777777" w:rsidR="00D058A1" w:rsidRPr="00D058A1" w:rsidRDefault="00D058A1" w:rsidP="00D058A1">
      <w:pPr>
        <w:pStyle w:val="codigo"/>
        <w:spacing w:line="240" w:lineRule="auto"/>
        <w:rPr>
          <w:sz w:val="20"/>
          <w:szCs w:val="20"/>
          <w:lang w:val="en-US"/>
        </w:rPr>
      </w:pPr>
    </w:p>
    <w:p w14:paraId="1977428C"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Pr_carcasa</w:t>
      </w:r>
      <w:proofErr w:type="spellEnd"/>
      <w:r w:rsidRPr="00D058A1">
        <w:rPr>
          <w:sz w:val="20"/>
          <w:szCs w:val="20"/>
        </w:rPr>
        <w:t xml:space="preserve"> = (</w:t>
      </w:r>
      <w:proofErr w:type="spellStart"/>
      <w:r w:rsidRPr="00D058A1">
        <w:rPr>
          <w:sz w:val="20"/>
          <w:szCs w:val="20"/>
        </w:rPr>
        <w:t>Cp</w:t>
      </w:r>
      <w:proofErr w:type="spellEnd"/>
      <w:r w:rsidRPr="00D058A1">
        <w:rPr>
          <w:sz w:val="20"/>
          <w:szCs w:val="20"/>
        </w:rPr>
        <w:t xml:space="preserve"> * mu) / k</w:t>
      </w:r>
    </w:p>
    <w:p w14:paraId="0F40A857" w14:textId="77777777" w:rsidR="00D058A1" w:rsidRPr="00D058A1" w:rsidRDefault="00D058A1" w:rsidP="00D058A1">
      <w:pPr>
        <w:pStyle w:val="codigo"/>
        <w:spacing w:line="240" w:lineRule="auto"/>
        <w:rPr>
          <w:sz w:val="20"/>
          <w:szCs w:val="20"/>
        </w:rPr>
      </w:pPr>
    </w:p>
    <w:p w14:paraId="3E86BCE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Nu_carcasa</w:t>
      </w:r>
      <w:proofErr w:type="spellEnd"/>
      <w:r w:rsidRPr="00D058A1">
        <w:rPr>
          <w:sz w:val="20"/>
          <w:szCs w:val="20"/>
        </w:rPr>
        <w:t xml:space="preserve"> = </w:t>
      </w:r>
      <w:proofErr w:type="spellStart"/>
      <w:r w:rsidRPr="00D058A1">
        <w:rPr>
          <w:sz w:val="20"/>
          <w:szCs w:val="20"/>
        </w:rPr>
        <w:t>Nusselt_exp_</w:t>
      </w:r>
      <w:proofErr w:type="gramStart"/>
      <w:r w:rsidRPr="00D058A1">
        <w:rPr>
          <w:sz w:val="20"/>
          <w:szCs w:val="20"/>
        </w:rPr>
        <w:t>carcasa</w:t>
      </w:r>
      <w:proofErr w:type="spellEnd"/>
      <w:r w:rsidRPr="00D058A1">
        <w:rPr>
          <w:sz w:val="20"/>
          <w:szCs w:val="20"/>
        </w:rPr>
        <w:t>(</w:t>
      </w:r>
      <w:proofErr w:type="gramEnd"/>
      <w:r w:rsidRPr="00D058A1">
        <w:rPr>
          <w:sz w:val="20"/>
          <w:szCs w:val="20"/>
        </w:rPr>
        <w:t xml:space="preserve">a, b, </w:t>
      </w:r>
      <w:proofErr w:type="spellStart"/>
      <w:r w:rsidRPr="00D058A1">
        <w:rPr>
          <w:sz w:val="20"/>
          <w:szCs w:val="20"/>
        </w:rPr>
        <w:t>Re_carcasa</w:t>
      </w:r>
      <w:proofErr w:type="spellEnd"/>
      <w:r w:rsidRPr="00D058A1">
        <w:rPr>
          <w:sz w:val="20"/>
          <w:szCs w:val="20"/>
        </w:rPr>
        <w:t xml:space="preserve">, </w:t>
      </w:r>
      <w:proofErr w:type="spellStart"/>
      <w:r w:rsidRPr="00D058A1">
        <w:rPr>
          <w:sz w:val="20"/>
          <w:szCs w:val="20"/>
        </w:rPr>
        <w:t>Pr_carcasa</w:t>
      </w:r>
      <w:proofErr w:type="spellEnd"/>
      <w:r w:rsidRPr="00D058A1">
        <w:rPr>
          <w:sz w:val="20"/>
          <w:szCs w:val="20"/>
        </w:rPr>
        <w:t>, D, L)</w:t>
      </w:r>
    </w:p>
    <w:p w14:paraId="520A3666" w14:textId="77777777" w:rsidR="00D058A1" w:rsidRPr="00D058A1" w:rsidRDefault="00D058A1" w:rsidP="00D058A1">
      <w:pPr>
        <w:pStyle w:val="codigo"/>
        <w:spacing w:line="240" w:lineRule="auto"/>
        <w:rPr>
          <w:sz w:val="20"/>
          <w:szCs w:val="20"/>
        </w:rPr>
      </w:pPr>
    </w:p>
    <w:p w14:paraId="6CD5B547"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Sc_carcasa</w:t>
      </w:r>
      <w:proofErr w:type="spellEnd"/>
      <w:r w:rsidRPr="00D058A1">
        <w:rPr>
          <w:sz w:val="20"/>
          <w:szCs w:val="20"/>
        </w:rPr>
        <w:t xml:space="preserve"> = mu / (rho * </w:t>
      </w:r>
      <w:proofErr w:type="spellStart"/>
      <w:r w:rsidRPr="00D058A1">
        <w:rPr>
          <w:sz w:val="20"/>
          <w:szCs w:val="20"/>
        </w:rPr>
        <w:t>D_fick</w:t>
      </w:r>
      <w:proofErr w:type="spellEnd"/>
      <w:r w:rsidRPr="00D058A1">
        <w:rPr>
          <w:sz w:val="20"/>
          <w:szCs w:val="20"/>
        </w:rPr>
        <w:t>)</w:t>
      </w:r>
    </w:p>
    <w:p w14:paraId="5D9856E8" w14:textId="77777777" w:rsidR="00D058A1" w:rsidRPr="00D058A1" w:rsidRDefault="00D058A1" w:rsidP="00D058A1">
      <w:pPr>
        <w:pStyle w:val="codigo"/>
        <w:spacing w:line="240" w:lineRule="auto"/>
        <w:rPr>
          <w:sz w:val="20"/>
          <w:szCs w:val="20"/>
        </w:rPr>
      </w:pPr>
    </w:p>
    <w:p w14:paraId="384AF4B3"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Gz_shell</w:t>
      </w:r>
      <w:proofErr w:type="spellEnd"/>
      <w:r w:rsidRPr="00D058A1">
        <w:rPr>
          <w:sz w:val="20"/>
          <w:szCs w:val="20"/>
        </w:rPr>
        <w:t xml:space="preserve"> = </w:t>
      </w:r>
      <w:proofErr w:type="spellStart"/>
      <w:r w:rsidRPr="00D058A1">
        <w:rPr>
          <w:sz w:val="20"/>
          <w:szCs w:val="20"/>
        </w:rPr>
        <w:t>Re_carcasa</w:t>
      </w:r>
      <w:proofErr w:type="spellEnd"/>
      <w:r w:rsidRPr="00D058A1">
        <w:rPr>
          <w:sz w:val="20"/>
          <w:szCs w:val="20"/>
        </w:rPr>
        <w:t xml:space="preserve"> * </w:t>
      </w:r>
      <w:proofErr w:type="spellStart"/>
      <w:r w:rsidRPr="00D058A1">
        <w:rPr>
          <w:sz w:val="20"/>
          <w:szCs w:val="20"/>
        </w:rPr>
        <w:t>Sc_carcasa</w:t>
      </w:r>
      <w:proofErr w:type="spellEnd"/>
      <w:r w:rsidRPr="00D058A1">
        <w:rPr>
          <w:sz w:val="20"/>
          <w:szCs w:val="20"/>
        </w:rPr>
        <w:t xml:space="preserve"> * D / L</w:t>
      </w:r>
    </w:p>
    <w:p w14:paraId="2E9A3884" w14:textId="77777777" w:rsidR="00D058A1" w:rsidRPr="00D058A1" w:rsidRDefault="00D058A1" w:rsidP="00D058A1">
      <w:pPr>
        <w:pStyle w:val="codigo"/>
        <w:spacing w:line="240" w:lineRule="auto"/>
        <w:rPr>
          <w:sz w:val="20"/>
          <w:szCs w:val="20"/>
        </w:rPr>
      </w:pPr>
    </w:p>
    <w:p w14:paraId="6D76F05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Frac_empaque</w:t>
      </w:r>
      <w:proofErr w:type="spellEnd"/>
      <w:r w:rsidRPr="00D058A1">
        <w:rPr>
          <w:sz w:val="20"/>
          <w:szCs w:val="20"/>
        </w:rPr>
        <w:t xml:space="preserve"> = n * (</w:t>
      </w:r>
      <w:proofErr w:type="spellStart"/>
      <w:r w:rsidRPr="00D058A1">
        <w:rPr>
          <w:sz w:val="20"/>
          <w:szCs w:val="20"/>
        </w:rPr>
        <w:t>D_out_fibra</w:t>
      </w:r>
      <w:proofErr w:type="spellEnd"/>
      <w:r w:rsidRPr="00D058A1">
        <w:rPr>
          <w:sz w:val="20"/>
          <w:szCs w:val="20"/>
        </w:rPr>
        <w:t xml:space="preserve"> / </w:t>
      </w:r>
      <w:proofErr w:type="spellStart"/>
      <w:r w:rsidRPr="00D058A1">
        <w:rPr>
          <w:sz w:val="20"/>
          <w:szCs w:val="20"/>
        </w:rPr>
        <w:t>d_carcasa</w:t>
      </w:r>
      <w:proofErr w:type="spellEnd"/>
      <w:r w:rsidRPr="00D058A1">
        <w:rPr>
          <w:sz w:val="20"/>
          <w:szCs w:val="20"/>
        </w:rPr>
        <w:t>) ** 2</w:t>
      </w:r>
    </w:p>
    <w:p w14:paraId="06EF82B8" w14:textId="77777777" w:rsidR="00D058A1" w:rsidRPr="00D058A1" w:rsidRDefault="00D058A1" w:rsidP="00D058A1">
      <w:pPr>
        <w:pStyle w:val="codigo"/>
        <w:spacing w:line="240" w:lineRule="auto"/>
        <w:rPr>
          <w:sz w:val="20"/>
          <w:szCs w:val="20"/>
        </w:rPr>
      </w:pPr>
    </w:p>
    <w:p w14:paraId="2D766E0A"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Sh_carcasa</w:t>
      </w:r>
      <w:proofErr w:type="spellEnd"/>
      <w:r w:rsidRPr="00D058A1">
        <w:rPr>
          <w:sz w:val="20"/>
          <w:szCs w:val="20"/>
          <w:lang w:val="en-US"/>
        </w:rPr>
        <w:t xml:space="preserve"> = </w:t>
      </w:r>
      <w:proofErr w:type="spellStart"/>
      <w:r w:rsidRPr="00D058A1">
        <w:rPr>
          <w:sz w:val="20"/>
          <w:szCs w:val="20"/>
          <w:lang w:val="en-US"/>
        </w:rPr>
        <w:t>Sherwood_</w:t>
      </w:r>
      <w:proofErr w:type="gramStart"/>
      <w:r w:rsidRPr="00D058A1">
        <w:rPr>
          <w:sz w:val="20"/>
          <w:szCs w:val="20"/>
          <w:lang w:val="en-US"/>
        </w:rPr>
        <w:t>carcasa</w:t>
      </w:r>
      <w:proofErr w:type="spellEnd"/>
      <w:r w:rsidRPr="00D058A1">
        <w:rPr>
          <w:sz w:val="20"/>
          <w:szCs w:val="20"/>
          <w:lang w:val="en-US"/>
        </w:rPr>
        <w:t>(</w:t>
      </w:r>
      <w:proofErr w:type="gramEnd"/>
      <w:r w:rsidRPr="00D058A1">
        <w:rPr>
          <w:sz w:val="20"/>
          <w:szCs w:val="20"/>
          <w:lang w:val="en-US"/>
        </w:rPr>
        <w:t xml:space="preserve">D, </w:t>
      </w:r>
      <w:proofErr w:type="spellStart"/>
      <w:r w:rsidRPr="00D058A1">
        <w:rPr>
          <w:sz w:val="20"/>
          <w:szCs w:val="20"/>
          <w:lang w:val="en-US"/>
        </w:rPr>
        <w:t>Frac_empaque</w:t>
      </w:r>
      <w:proofErr w:type="spellEnd"/>
      <w:r w:rsidRPr="00D058A1">
        <w:rPr>
          <w:sz w:val="20"/>
          <w:szCs w:val="20"/>
          <w:lang w:val="en-US"/>
        </w:rPr>
        <w:t xml:space="preserve">, </w:t>
      </w:r>
      <w:proofErr w:type="spellStart"/>
      <w:r w:rsidRPr="00D058A1">
        <w:rPr>
          <w:sz w:val="20"/>
          <w:szCs w:val="20"/>
          <w:lang w:val="en-US"/>
        </w:rPr>
        <w:t>Re_carcasa</w:t>
      </w:r>
      <w:proofErr w:type="spellEnd"/>
      <w:r w:rsidRPr="00D058A1">
        <w:rPr>
          <w:sz w:val="20"/>
          <w:szCs w:val="20"/>
          <w:lang w:val="en-US"/>
        </w:rPr>
        <w:t xml:space="preserve">, </w:t>
      </w:r>
      <w:proofErr w:type="spellStart"/>
      <w:r w:rsidRPr="00D058A1">
        <w:rPr>
          <w:sz w:val="20"/>
          <w:szCs w:val="20"/>
          <w:lang w:val="en-US"/>
        </w:rPr>
        <w:t>Sc_carcasa</w:t>
      </w:r>
      <w:proofErr w:type="spellEnd"/>
      <w:r w:rsidRPr="00D058A1">
        <w:rPr>
          <w:sz w:val="20"/>
          <w:szCs w:val="20"/>
          <w:lang w:val="en-US"/>
        </w:rPr>
        <w:t xml:space="preserve">, L, </w:t>
      </w:r>
      <w:proofErr w:type="spellStart"/>
      <w:r w:rsidRPr="00D058A1">
        <w:rPr>
          <w:sz w:val="20"/>
          <w:szCs w:val="20"/>
          <w:lang w:val="en-US"/>
        </w:rPr>
        <w:t>Gz_shell</w:t>
      </w:r>
      <w:proofErr w:type="spellEnd"/>
      <w:r w:rsidRPr="00D058A1">
        <w:rPr>
          <w:sz w:val="20"/>
          <w:szCs w:val="20"/>
          <w:lang w:val="en-US"/>
        </w:rPr>
        <w:t>)</w:t>
      </w:r>
    </w:p>
    <w:p w14:paraId="33683B04" w14:textId="77777777" w:rsidR="00D058A1" w:rsidRPr="00D058A1" w:rsidRDefault="00D058A1" w:rsidP="00D058A1">
      <w:pPr>
        <w:pStyle w:val="codigo"/>
        <w:spacing w:line="240" w:lineRule="auto"/>
        <w:rPr>
          <w:sz w:val="20"/>
          <w:szCs w:val="20"/>
          <w:lang w:val="en-US"/>
        </w:rPr>
      </w:pPr>
    </w:p>
    <w:p w14:paraId="40ACE9EF" w14:textId="77777777" w:rsidR="00D058A1" w:rsidRPr="00D058A1" w:rsidRDefault="00D058A1" w:rsidP="00D058A1">
      <w:pPr>
        <w:pStyle w:val="codigo"/>
        <w:spacing w:line="240" w:lineRule="auto"/>
        <w:rPr>
          <w:sz w:val="20"/>
          <w:szCs w:val="20"/>
          <w:lang w:val="en-US"/>
        </w:rPr>
      </w:pPr>
      <w:r w:rsidRPr="00D058A1">
        <w:rPr>
          <w:sz w:val="20"/>
          <w:szCs w:val="20"/>
          <w:lang w:val="en-US"/>
        </w:rPr>
        <w:t>    return {</w:t>
      </w:r>
    </w:p>
    <w:p w14:paraId="44975BBA"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w:t>
      </w:r>
      <w:proofErr w:type="spellStart"/>
      <w:r w:rsidRPr="00D058A1">
        <w:rPr>
          <w:sz w:val="20"/>
          <w:szCs w:val="20"/>
        </w:rPr>
        <w:t>Re_carcasa</w:t>
      </w:r>
      <w:proofErr w:type="spellEnd"/>
      <w:r w:rsidRPr="00D058A1">
        <w:rPr>
          <w:sz w:val="20"/>
          <w:szCs w:val="20"/>
        </w:rPr>
        <w:t xml:space="preserve">": </w:t>
      </w:r>
      <w:proofErr w:type="spellStart"/>
      <w:r w:rsidRPr="00D058A1">
        <w:rPr>
          <w:sz w:val="20"/>
          <w:szCs w:val="20"/>
        </w:rPr>
        <w:t>Re_carcasa</w:t>
      </w:r>
      <w:proofErr w:type="spellEnd"/>
      <w:r w:rsidRPr="00D058A1">
        <w:rPr>
          <w:sz w:val="20"/>
          <w:szCs w:val="20"/>
        </w:rPr>
        <w:t>,</w:t>
      </w:r>
    </w:p>
    <w:p w14:paraId="7DA6C99B"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Pr_carcasa</w:t>
      </w:r>
      <w:proofErr w:type="spellEnd"/>
      <w:r w:rsidRPr="00D058A1">
        <w:rPr>
          <w:sz w:val="20"/>
          <w:szCs w:val="20"/>
        </w:rPr>
        <w:t xml:space="preserve">": </w:t>
      </w:r>
      <w:proofErr w:type="spellStart"/>
      <w:r w:rsidRPr="00D058A1">
        <w:rPr>
          <w:sz w:val="20"/>
          <w:szCs w:val="20"/>
        </w:rPr>
        <w:t>Pr_carcasa</w:t>
      </w:r>
      <w:proofErr w:type="spellEnd"/>
      <w:r w:rsidRPr="00D058A1">
        <w:rPr>
          <w:sz w:val="20"/>
          <w:szCs w:val="20"/>
        </w:rPr>
        <w:t>,</w:t>
      </w:r>
    </w:p>
    <w:p w14:paraId="029133C0"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Nu_carcasa</w:t>
      </w:r>
      <w:proofErr w:type="spellEnd"/>
      <w:r w:rsidRPr="00D058A1">
        <w:rPr>
          <w:sz w:val="20"/>
          <w:szCs w:val="20"/>
        </w:rPr>
        <w:t xml:space="preserve">": </w:t>
      </w:r>
      <w:proofErr w:type="spellStart"/>
      <w:r w:rsidRPr="00D058A1">
        <w:rPr>
          <w:sz w:val="20"/>
          <w:szCs w:val="20"/>
        </w:rPr>
        <w:t>Nu_carcasa</w:t>
      </w:r>
      <w:proofErr w:type="spellEnd"/>
      <w:r w:rsidRPr="00D058A1">
        <w:rPr>
          <w:sz w:val="20"/>
          <w:szCs w:val="20"/>
        </w:rPr>
        <w:t>,</w:t>
      </w:r>
    </w:p>
    <w:p w14:paraId="177B0AB8"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Sc_carcasa</w:t>
      </w:r>
      <w:proofErr w:type="spellEnd"/>
      <w:r w:rsidRPr="00D058A1">
        <w:rPr>
          <w:sz w:val="20"/>
          <w:szCs w:val="20"/>
        </w:rPr>
        <w:t xml:space="preserve">": </w:t>
      </w:r>
      <w:proofErr w:type="spellStart"/>
      <w:r w:rsidRPr="00D058A1">
        <w:rPr>
          <w:sz w:val="20"/>
          <w:szCs w:val="20"/>
        </w:rPr>
        <w:t>Sc_carcasa</w:t>
      </w:r>
      <w:proofErr w:type="spellEnd"/>
      <w:r w:rsidRPr="00D058A1">
        <w:rPr>
          <w:sz w:val="20"/>
          <w:szCs w:val="20"/>
        </w:rPr>
        <w:t>,</w:t>
      </w:r>
    </w:p>
    <w:p w14:paraId="6656F0A3"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w:t>
      </w:r>
      <w:proofErr w:type="spellStart"/>
      <w:r w:rsidRPr="00D058A1">
        <w:rPr>
          <w:sz w:val="20"/>
          <w:szCs w:val="20"/>
          <w:lang w:val="en-US"/>
        </w:rPr>
        <w:t>Gz_shell</w:t>
      </w:r>
      <w:proofErr w:type="spellEnd"/>
      <w:r w:rsidRPr="00D058A1">
        <w:rPr>
          <w:sz w:val="20"/>
          <w:szCs w:val="20"/>
          <w:lang w:val="en-US"/>
        </w:rPr>
        <w:t xml:space="preserve">": </w:t>
      </w:r>
      <w:proofErr w:type="spellStart"/>
      <w:r w:rsidRPr="00D058A1">
        <w:rPr>
          <w:sz w:val="20"/>
          <w:szCs w:val="20"/>
          <w:lang w:val="en-US"/>
        </w:rPr>
        <w:t>Gz_shell</w:t>
      </w:r>
      <w:proofErr w:type="spellEnd"/>
      <w:r w:rsidRPr="00D058A1">
        <w:rPr>
          <w:sz w:val="20"/>
          <w:szCs w:val="20"/>
          <w:lang w:val="en-US"/>
        </w:rPr>
        <w:t>,</w:t>
      </w:r>
    </w:p>
    <w:p w14:paraId="305A8C1C"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Frac_empaque</w:t>
      </w:r>
      <w:proofErr w:type="spellEnd"/>
      <w:r w:rsidRPr="00D058A1">
        <w:rPr>
          <w:sz w:val="20"/>
          <w:szCs w:val="20"/>
          <w:lang w:val="en-US"/>
        </w:rPr>
        <w:t xml:space="preserve">": </w:t>
      </w:r>
      <w:proofErr w:type="spellStart"/>
      <w:r w:rsidRPr="00D058A1">
        <w:rPr>
          <w:sz w:val="20"/>
          <w:szCs w:val="20"/>
          <w:lang w:val="en-US"/>
        </w:rPr>
        <w:t>Frac_empaque</w:t>
      </w:r>
      <w:proofErr w:type="spellEnd"/>
      <w:r w:rsidRPr="00D058A1">
        <w:rPr>
          <w:sz w:val="20"/>
          <w:szCs w:val="20"/>
          <w:lang w:val="en-US"/>
        </w:rPr>
        <w:t>,</w:t>
      </w:r>
    </w:p>
    <w:p w14:paraId="1CBDE16B"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Sh_carcasa</w:t>
      </w:r>
      <w:proofErr w:type="spellEnd"/>
      <w:r w:rsidRPr="00D058A1">
        <w:rPr>
          <w:sz w:val="20"/>
          <w:szCs w:val="20"/>
          <w:lang w:val="en-US"/>
        </w:rPr>
        <w:t xml:space="preserve">": </w:t>
      </w:r>
      <w:proofErr w:type="spellStart"/>
      <w:r w:rsidRPr="00D058A1">
        <w:rPr>
          <w:sz w:val="20"/>
          <w:szCs w:val="20"/>
          <w:lang w:val="en-US"/>
        </w:rPr>
        <w:t>Sh_carcasa</w:t>
      </w:r>
      <w:proofErr w:type="spellEnd"/>
    </w:p>
    <w:p w14:paraId="3B7D9825" w14:textId="77777777" w:rsidR="00D058A1" w:rsidRPr="00D058A1" w:rsidRDefault="00D058A1" w:rsidP="00D058A1">
      <w:pPr>
        <w:pStyle w:val="codigo"/>
        <w:spacing w:line="240" w:lineRule="auto"/>
        <w:rPr>
          <w:sz w:val="20"/>
          <w:szCs w:val="20"/>
          <w:lang w:val="en-US"/>
        </w:rPr>
      </w:pPr>
      <w:r w:rsidRPr="00D058A1">
        <w:rPr>
          <w:sz w:val="20"/>
          <w:szCs w:val="20"/>
          <w:lang w:val="en-US"/>
        </w:rPr>
        <w:t>        }</w:t>
      </w:r>
    </w:p>
    <w:p w14:paraId="5C4287D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7F6289D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K_transferencia_masa</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024DE5A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0170F418"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keys = ["</w:t>
      </w:r>
      <w:proofErr w:type="spellStart"/>
      <w:r w:rsidRPr="00D058A1">
        <w:rPr>
          <w:sz w:val="20"/>
          <w:szCs w:val="20"/>
          <w:lang w:val="en-US"/>
        </w:rPr>
        <w:t>Sh</w:t>
      </w:r>
      <w:proofErr w:type="spellEnd"/>
      <w:r w:rsidRPr="00D058A1">
        <w:rPr>
          <w:sz w:val="20"/>
          <w:szCs w:val="20"/>
          <w:lang w:val="en-US"/>
        </w:rPr>
        <w:t>", "</w:t>
      </w:r>
      <w:proofErr w:type="spellStart"/>
      <w:r w:rsidRPr="00D058A1">
        <w:rPr>
          <w:sz w:val="20"/>
          <w:szCs w:val="20"/>
          <w:lang w:val="en-US"/>
        </w:rPr>
        <w:t>Sh_carcasa</w:t>
      </w:r>
      <w:proofErr w:type="spellEnd"/>
      <w:r w:rsidRPr="00D058A1">
        <w:rPr>
          <w:sz w:val="20"/>
          <w:szCs w:val="20"/>
          <w:lang w:val="en-US"/>
        </w:rPr>
        <w:t>", "</w:t>
      </w:r>
      <w:proofErr w:type="spellStart"/>
      <w:r w:rsidRPr="00D058A1">
        <w:rPr>
          <w:sz w:val="20"/>
          <w:szCs w:val="20"/>
          <w:lang w:val="en-US"/>
        </w:rPr>
        <w:t>D_fick</w:t>
      </w:r>
      <w:proofErr w:type="spellEnd"/>
      <w:r w:rsidRPr="00D058A1">
        <w:rPr>
          <w:sz w:val="20"/>
          <w:szCs w:val="20"/>
          <w:lang w:val="en-US"/>
        </w:rPr>
        <w:t>", "</w:t>
      </w:r>
      <w:proofErr w:type="spellStart"/>
      <w:r w:rsidRPr="00D058A1">
        <w:rPr>
          <w:sz w:val="20"/>
          <w:szCs w:val="20"/>
          <w:lang w:val="en-US"/>
        </w:rPr>
        <w:t>D_int_fibra</w:t>
      </w:r>
      <w:proofErr w:type="spellEnd"/>
      <w:r w:rsidRPr="00D058A1">
        <w:rPr>
          <w:sz w:val="20"/>
          <w:szCs w:val="20"/>
          <w:lang w:val="en-US"/>
        </w:rPr>
        <w:t>", "</w:t>
      </w:r>
      <w:proofErr w:type="spellStart"/>
      <w:r w:rsidRPr="00D058A1">
        <w:rPr>
          <w:sz w:val="20"/>
          <w:szCs w:val="20"/>
          <w:lang w:val="en-US"/>
        </w:rPr>
        <w:t>porosidad</w:t>
      </w:r>
      <w:proofErr w:type="spellEnd"/>
      <w:r w:rsidRPr="00D058A1">
        <w:rPr>
          <w:sz w:val="20"/>
          <w:szCs w:val="20"/>
          <w:lang w:val="en-US"/>
        </w:rPr>
        <w:t>", "D_AB", "</w:t>
      </w:r>
      <w:proofErr w:type="spellStart"/>
      <w:r w:rsidRPr="00D058A1">
        <w:rPr>
          <w:sz w:val="20"/>
          <w:szCs w:val="20"/>
          <w:lang w:val="en-US"/>
        </w:rPr>
        <w:t>tortuosidad</w:t>
      </w:r>
      <w:proofErr w:type="spellEnd"/>
      <w:r w:rsidRPr="00D058A1">
        <w:rPr>
          <w:sz w:val="20"/>
          <w:szCs w:val="20"/>
          <w:lang w:val="en-US"/>
        </w:rPr>
        <w:t>", "</w:t>
      </w:r>
      <w:proofErr w:type="spellStart"/>
      <w:r w:rsidRPr="00D058A1">
        <w:rPr>
          <w:sz w:val="20"/>
          <w:szCs w:val="20"/>
          <w:lang w:val="en-US"/>
        </w:rPr>
        <w:t>Esp_mem</w:t>
      </w:r>
      <w:proofErr w:type="spellEnd"/>
      <w:r w:rsidRPr="00D058A1">
        <w:rPr>
          <w:sz w:val="20"/>
          <w:szCs w:val="20"/>
          <w:lang w:val="en-US"/>
        </w:rPr>
        <w:t>", "</w:t>
      </w:r>
      <w:proofErr w:type="spellStart"/>
      <w:r w:rsidRPr="00D058A1">
        <w:rPr>
          <w:sz w:val="20"/>
          <w:szCs w:val="20"/>
          <w:lang w:val="en-US"/>
        </w:rPr>
        <w:t>D_equiv</w:t>
      </w:r>
      <w:proofErr w:type="spellEnd"/>
      <w:r w:rsidRPr="00D058A1">
        <w:rPr>
          <w:sz w:val="20"/>
          <w:szCs w:val="20"/>
          <w:lang w:val="en-US"/>
        </w:rPr>
        <w:t>"]</w:t>
      </w:r>
    </w:p>
    <w:p w14:paraId="6550F2D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valores</w:t>
      </w:r>
      <w:proofErr w:type="spellEnd"/>
      <w:r w:rsidRPr="00D058A1">
        <w:rPr>
          <w:sz w:val="20"/>
          <w:szCs w:val="20"/>
          <w:lang w:val="en-US"/>
        </w:rPr>
        <w:t xml:space="preserve">= </w:t>
      </w:r>
      <w:proofErr w:type="gramStart"/>
      <w:r w:rsidRPr="00D058A1">
        <w:rPr>
          <w:sz w:val="20"/>
          <w:szCs w:val="20"/>
          <w:lang w:val="en-US"/>
        </w:rPr>
        <w:t>Parameters(</w:t>
      </w:r>
      <w:proofErr w:type="spellStart"/>
      <w:proofErr w:type="gramEnd"/>
      <w:r w:rsidRPr="00D058A1">
        <w:rPr>
          <w:sz w:val="20"/>
          <w:szCs w:val="20"/>
          <w:lang w:val="en-US"/>
        </w:rPr>
        <w:t>inputs_fixed</w:t>
      </w:r>
      <w:proofErr w:type="spellEnd"/>
      <w:r w:rsidRPr="00D058A1">
        <w:rPr>
          <w:sz w:val="20"/>
          <w:szCs w:val="20"/>
          <w:lang w:val="en-US"/>
        </w:rPr>
        <w:t>, keys)</w:t>
      </w:r>
    </w:p>
    <w:p w14:paraId="6D80324E"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Sh</w:t>
      </w:r>
      <w:proofErr w:type="spellEnd"/>
      <w:r w:rsidRPr="00D058A1">
        <w:rPr>
          <w:sz w:val="20"/>
          <w:szCs w:val="20"/>
        </w:rPr>
        <w:t xml:space="preserve">, </w:t>
      </w:r>
      <w:proofErr w:type="spellStart"/>
      <w:r w:rsidRPr="00D058A1">
        <w:rPr>
          <w:sz w:val="20"/>
          <w:szCs w:val="20"/>
        </w:rPr>
        <w:t>Sh_carcasa</w:t>
      </w:r>
      <w:proofErr w:type="spellEnd"/>
      <w:r w:rsidRPr="00D058A1">
        <w:rPr>
          <w:sz w:val="20"/>
          <w:szCs w:val="20"/>
        </w:rPr>
        <w:t xml:space="preserve">, </w:t>
      </w:r>
      <w:proofErr w:type="spellStart"/>
      <w:r w:rsidRPr="00D058A1">
        <w:rPr>
          <w:sz w:val="20"/>
          <w:szCs w:val="20"/>
        </w:rPr>
        <w:t>D_fick</w:t>
      </w:r>
      <w:proofErr w:type="spellEnd"/>
      <w:r w:rsidRPr="00D058A1">
        <w:rPr>
          <w:sz w:val="20"/>
          <w:szCs w:val="20"/>
        </w:rPr>
        <w:t xml:space="preserve">, </w:t>
      </w:r>
      <w:proofErr w:type="spellStart"/>
      <w:r w:rsidRPr="00D058A1">
        <w:rPr>
          <w:sz w:val="20"/>
          <w:szCs w:val="20"/>
        </w:rPr>
        <w:t>D_int_fibra</w:t>
      </w:r>
      <w:proofErr w:type="spellEnd"/>
      <w:r w:rsidRPr="00D058A1">
        <w:rPr>
          <w:sz w:val="20"/>
          <w:szCs w:val="20"/>
        </w:rPr>
        <w:t xml:space="preserve">, poro, D_AB, </w:t>
      </w:r>
      <w:proofErr w:type="spellStart"/>
      <w:r w:rsidRPr="00D058A1">
        <w:rPr>
          <w:sz w:val="20"/>
          <w:szCs w:val="20"/>
        </w:rPr>
        <w:t>epsilon</w:t>
      </w:r>
      <w:proofErr w:type="spellEnd"/>
      <w:r w:rsidRPr="00D058A1">
        <w:rPr>
          <w:sz w:val="20"/>
          <w:szCs w:val="20"/>
        </w:rPr>
        <w:t xml:space="preserve">, espesor, </w:t>
      </w:r>
      <w:proofErr w:type="spellStart"/>
      <w:r w:rsidRPr="00D058A1">
        <w:rPr>
          <w:sz w:val="20"/>
          <w:szCs w:val="20"/>
        </w:rPr>
        <w:t>D_equiv</w:t>
      </w:r>
      <w:proofErr w:type="spellEnd"/>
      <w:r w:rsidRPr="00D058A1">
        <w:rPr>
          <w:sz w:val="20"/>
          <w:szCs w:val="20"/>
        </w:rPr>
        <w:t xml:space="preserve"> = valores</w:t>
      </w:r>
    </w:p>
    <w:p w14:paraId="6A16C721" w14:textId="77777777" w:rsidR="00D058A1" w:rsidRPr="00D058A1" w:rsidRDefault="00D058A1" w:rsidP="00D058A1">
      <w:pPr>
        <w:pStyle w:val="codigo"/>
        <w:spacing w:line="240" w:lineRule="auto"/>
        <w:rPr>
          <w:sz w:val="20"/>
          <w:szCs w:val="20"/>
        </w:rPr>
      </w:pPr>
      <w:r w:rsidRPr="00D058A1">
        <w:rPr>
          <w:sz w:val="20"/>
          <w:szCs w:val="20"/>
        </w:rPr>
        <w:t xml:space="preserve">    </w:t>
      </w:r>
    </w:p>
    <w:p w14:paraId="06E2334E"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K_L = (</w:t>
      </w:r>
      <w:proofErr w:type="spellStart"/>
      <w:r w:rsidRPr="00D058A1">
        <w:rPr>
          <w:sz w:val="20"/>
          <w:szCs w:val="20"/>
          <w:lang w:val="en-US"/>
        </w:rPr>
        <w:t>Sh</w:t>
      </w:r>
      <w:proofErr w:type="spellEnd"/>
      <w:r w:rsidRPr="00D058A1">
        <w:rPr>
          <w:sz w:val="20"/>
          <w:szCs w:val="20"/>
          <w:lang w:val="en-US"/>
        </w:rPr>
        <w:t xml:space="preserve"> * </w:t>
      </w:r>
      <w:proofErr w:type="spellStart"/>
      <w:r w:rsidRPr="00D058A1">
        <w:rPr>
          <w:sz w:val="20"/>
          <w:szCs w:val="20"/>
          <w:lang w:val="en-US"/>
        </w:rPr>
        <w:t>D_fick</w:t>
      </w:r>
      <w:proofErr w:type="spellEnd"/>
      <w:r w:rsidRPr="00D058A1">
        <w:rPr>
          <w:sz w:val="20"/>
          <w:szCs w:val="20"/>
          <w:lang w:val="en-US"/>
        </w:rPr>
        <w:t xml:space="preserve">) / </w:t>
      </w:r>
      <w:proofErr w:type="spellStart"/>
      <w:r w:rsidRPr="00D058A1">
        <w:rPr>
          <w:sz w:val="20"/>
          <w:szCs w:val="20"/>
          <w:lang w:val="en-US"/>
        </w:rPr>
        <w:t>D_int_fibra</w:t>
      </w:r>
      <w:proofErr w:type="spellEnd"/>
    </w:p>
    <w:p w14:paraId="2ED6E38C"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K_M = (poro * D_AB) / (</w:t>
      </w:r>
      <w:proofErr w:type="spellStart"/>
      <w:r w:rsidRPr="00D058A1">
        <w:rPr>
          <w:sz w:val="20"/>
          <w:szCs w:val="20"/>
        </w:rPr>
        <w:t>epsilon</w:t>
      </w:r>
      <w:proofErr w:type="spellEnd"/>
      <w:r w:rsidRPr="00D058A1">
        <w:rPr>
          <w:sz w:val="20"/>
          <w:szCs w:val="20"/>
        </w:rPr>
        <w:t xml:space="preserve"> * espesor)</w:t>
      </w:r>
    </w:p>
    <w:p w14:paraId="04E42BC8"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K_carcasa</w:t>
      </w:r>
      <w:proofErr w:type="spellEnd"/>
      <w:r w:rsidRPr="00D058A1">
        <w:rPr>
          <w:sz w:val="20"/>
          <w:szCs w:val="20"/>
        </w:rPr>
        <w:t xml:space="preserve"> = (</w:t>
      </w:r>
      <w:proofErr w:type="spellStart"/>
      <w:r w:rsidRPr="00D058A1">
        <w:rPr>
          <w:sz w:val="20"/>
          <w:szCs w:val="20"/>
        </w:rPr>
        <w:t>Sh_carcasa</w:t>
      </w:r>
      <w:proofErr w:type="spellEnd"/>
      <w:r w:rsidRPr="00D058A1">
        <w:rPr>
          <w:sz w:val="20"/>
          <w:szCs w:val="20"/>
        </w:rPr>
        <w:t xml:space="preserve"> * </w:t>
      </w:r>
      <w:proofErr w:type="spellStart"/>
      <w:r w:rsidRPr="00D058A1">
        <w:rPr>
          <w:sz w:val="20"/>
          <w:szCs w:val="20"/>
        </w:rPr>
        <w:t>D_fick</w:t>
      </w:r>
      <w:proofErr w:type="spellEnd"/>
      <w:r w:rsidRPr="00D058A1">
        <w:rPr>
          <w:sz w:val="20"/>
          <w:szCs w:val="20"/>
        </w:rPr>
        <w:t xml:space="preserve">) / </w:t>
      </w:r>
      <w:proofErr w:type="spellStart"/>
      <w:r w:rsidRPr="00D058A1">
        <w:rPr>
          <w:sz w:val="20"/>
          <w:szCs w:val="20"/>
        </w:rPr>
        <w:t>D_equiv</w:t>
      </w:r>
      <w:proofErr w:type="spellEnd"/>
    </w:p>
    <w:p w14:paraId="40705ACB"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K_global</w:t>
      </w:r>
      <w:proofErr w:type="spellEnd"/>
      <w:r w:rsidRPr="00D058A1">
        <w:rPr>
          <w:sz w:val="20"/>
          <w:szCs w:val="20"/>
        </w:rPr>
        <w:t xml:space="preserve"> = 1.0 / (1.0/K_L + 1.0/K_M + 1.0/</w:t>
      </w:r>
      <w:proofErr w:type="spellStart"/>
      <w:r w:rsidRPr="00D058A1">
        <w:rPr>
          <w:sz w:val="20"/>
          <w:szCs w:val="20"/>
        </w:rPr>
        <w:t>K_carcasa</w:t>
      </w:r>
      <w:proofErr w:type="spellEnd"/>
      <w:r w:rsidRPr="00D058A1">
        <w:rPr>
          <w:sz w:val="20"/>
          <w:szCs w:val="20"/>
        </w:rPr>
        <w:t>)</w:t>
      </w:r>
    </w:p>
    <w:p w14:paraId="3157EDFF" w14:textId="77777777" w:rsidR="00D058A1" w:rsidRPr="00D058A1" w:rsidRDefault="00D058A1" w:rsidP="00D058A1">
      <w:pPr>
        <w:pStyle w:val="codigo"/>
        <w:spacing w:line="240" w:lineRule="auto"/>
        <w:rPr>
          <w:sz w:val="20"/>
          <w:szCs w:val="20"/>
        </w:rPr>
      </w:pPr>
    </w:p>
    <w:p w14:paraId="155217B8"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return {</w:t>
      </w:r>
    </w:p>
    <w:p w14:paraId="0964BDA5" w14:textId="77777777" w:rsidR="00D058A1" w:rsidRPr="00D058A1" w:rsidRDefault="00D058A1" w:rsidP="00D058A1">
      <w:pPr>
        <w:pStyle w:val="codigo"/>
        <w:spacing w:line="240" w:lineRule="auto"/>
        <w:rPr>
          <w:sz w:val="20"/>
          <w:szCs w:val="20"/>
          <w:lang w:val="en-US"/>
        </w:rPr>
      </w:pPr>
      <w:r w:rsidRPr="00D058A1">
        <w:rPr>
          <w:sz w:val="20"/>
          <w:szCs w:val="20"/>
          <w:lang w:val="en-US"/>
        </w:rPr>
        <w:t>        "K_L": K_L,</w:t>
      </w:r>
    </w:p>
    <w:p w14:paraId="78CC2793"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"K_M": K_M,</w:t>
      </w:r>
    </w:p>
    <w:p w14:paraId="4B171AED"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K_carcasa</w:t>
      </w:r>
      <w:proofErr w:type="spellEnd"/>
      <w:r w:rsidRPr="00D058A1">
        <w:rPr>
          <w:sz w:val="20"/>
          <w:szCs w:val="20"/>
        </w:rPr>
        <w:t xml:space="preserve">": </w:t>
      </w:r>
      <w:proofErr w:type="spellStart"/>
      <w:r w:rsidRPr="00D058A1">
        <w:rPr>
          <w:sz w:val="20"/>
          <w:szCs w:val="20"/>
        </w:rPr>
        <w:t>K_carcasa</w:t>
      </w:r>
      <w:proofErr w:type="spellEnd"/>
      <w:r w:rsidRPr="00D058A1">
        <w:rPr>
          <w:sz w:val="20"/>
          <w:szCs w:val="20"/>
        </w:rPr>
        <w:t>,</w:t>
      </w:r>
    </w:p>
    <w:p w14:paraId="5070DEEC"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w:t>
      </w:r>
      <w:proofErr w:type="spellStart"/>
      <w:r w:rsidRPr="00D058A1">
        <w:rPr>
          <w:sz w:val="20"/>
          <w:szCs w:val="20"/>
          <w:lang w:val="en-US"/>
        </w:rPr>
        <w:t>K_global</w:t>
      </w:r>
      <w:proofErr w:type="spellEnd"/>
      <w:r w:rsidRPr="00D058A1">
        <w:rPr>
          <w:sz w:val="20"/>
          <w:szCs w:val="20"/>
          <w:lang w:val="en-US"/>
        </w:rPr>
        <w:t xml:space="preserve">": </w:t>
      </w:r>
      <w:proofErr w:type="spellStart"/>
      <w:r w:rsidRPr="00D058A1">
        <w:rPr>
          <w:sz w:val="20"/>
          <w:szCs w:val="20"/>
          <w:lang w:val="en-US"/>
        </w:rPr>
        <w:t>K_global</w:t>
      </w:r>
      <w:proofErr w:type="spellEnd"/>
    </w:p>
    <w:p w14:paraId="1524E1FF" w14:textId="77777777" w:rsidR="00D058A1" w:rsidRPr="00D058A1" w:rsidRDefault="00D058A1" w:rsidP="00D058A1">
      <w:pPr>
        <w:pStyle w:val="codigo"/>
        <w:spacing w:line="240" w:lineRule="auto"/>
        <w:rPr>
          <w:sz w:val="20"/>
          <w:szCs w:val="20"/>
          <w:lang w:val="en-US"/>
        </w:rPr>
      </w:pPr>
      <w:r w:rsidRPr="00D058A1">
        <w:rPr>
          <w:sz w:val="20"/>
          <w:szCs w:val="20"/>
          <w:lang w:val="en-US"/>
        </w:rPr>
        <w:t>    }</w:t>
      </w:r>
    </w:p>
    <w:p w14:paraId="42FEBA7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414373D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flujo_transferencia_</w:t>
      </w:r>
      <w:proofErr w:type="gramStart"/>
      <w:r w:rsidRPr="00D058A1">
        <w:rPr>
          <w:sz w:val="20"/>
          <w:szCs w:val="20"/>
          <w:lang w:val="en-US"/>
        </w:rPr>
        <w:t>agua</w:t>
      </w:r>
      <w:proofErr w:type="spellEnd"/>
      <w:r w:rsidRPr="00D058A1">
        <w:rPr>
          <w:sz w:val="20"/>
          <w:szCs w:val="20"/>
          <w:lang w:val="en-US"/>
        </w:rPr>
        <w:t>(</w:t>
      </w:r>
      <w:proofErr w:type="spellStart"/>
      <w:proofErr w:type="gramEnd"/>
      <w:r w:rsidRPr="00D058A1">
        <w:rPr>
          <w:sz w:val="20"/>
          <w:szCs w:val="20"/>
          <w:lang w:val="en-US"/>
        </w:rPr>
        <w:t>f_up</w:t>
      </w:r>
      <w:proofErr w:type="spellEnd"/>
      <w:r w:rsidRPr="00D058A1">
        <w:rPr>
          <w:sz w:val="20"/>
          <w:szCs w:val="20"/>
          <w:lang w:val="en-US"/>
        </w:rPr>
        <w:t xml:space="preserve">, </w:t>
      </w:r>
      <w:proofErr w:type="spellStart"/>
      <w:r w:rsidRPr="00D058A1">
        <w:rPr>
          <w:sz w:val="20"/>
          <w:szCs w:val="20"/>
          <w:lang w:val="en-US"/>
        </w:rPr>
        <w:t>f_down</w:t>
      </w:r>
      <w:proofErr w:type="spellEnd"/>
      <w:r w:rsidRPr="00D058A1">
        <w:rPr>
          <w:sz w:val="20"/>
          <w:szCs w:val="20"/>
          <w:lang w:val="en-US"/>
        </w:rPr>
        <w:t>, K):</w:t>
      </w:r>
    </w:p>
    <w:p w14:paraId="53BFE36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rho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"rho", 1000.0))</w:t>
      </w:r>
    </w:p>
    <w:p w14:paraId="0384FB7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MW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"M", 0.018015))</w:t>
      </w:r>
    </w:p>
    <w:p w14:paraId="1FB07594" w14:textId="77777777" w:rsidR="00D058A1" w:rsidRPr="00D058A1" w:rsidRDefault="00D058A1" w:rsidP="00D058A1">
      <w:pPr>
        <w:pStyle w:val="codigo"/>
        <w:spacing w:line="240" w:lineRule="auto"/>
        <w:rPr>
          <w:sz w:val="20"/>
          <w:szCs w:val="20"/>
          <w:lang w:val="en-US"/>
        </w:rPr>
      </w:pPr>
      <w:r w:rsidRPr="00D058A1">
        <w:rPr>
          <w:sz w:val="20"/>
          <w:szCs w:val="20"/>
          <w:lang w:val="en-US"/>
        </w:rPr>
        <w:t>    return K * (rho / MW) * (</w:t>
      </w:r>
      <w:proofErr w:type="spellStart"/>
      <w:r w:rsidRPr="00D058A1">
        <w:rPr>
          <w:sz w:val="20"/>
          <w:szCs w:val="20"/>
          <w:lang w:val="en-US"/>
        </w:rPr>
        <w:t>f_up</w:t>
      </w:r>
      <w:proofErr w:type="spellEnd"/>
      <w:r w:rsidRPr="00D058A1">
        <w:rPr>
          <w:sz w:val="20"/>
          <w:szCs w:val="20"/>
          <w:lang w:val="en-US"/>
        </w:rPr>
        <w:t xml:space="preserve"> - </w:t>
      </w:r>
      <w:proofErr w:type="spellStart"/>
      <w:r w:rsidRPr="00D058A1">
        <w:rPr>
          <w:sz w:val="20"/>
          <w:szCs w:val="20"/>
          <w:lang w:val="en-US"/>
        </w:rPr>
        <w:t>f_down</w:t>
      </w:r>
      <w:proofErr w:type="spellEnd"/>
      <w:r w:rsidRPr="00D058A1">
        <w:rPr>
          <w:sz w:val="20"/>
          <w:szCs w:val="20"/>
          <w:lang w:val="en-US"/>
        </w:rPr>
        <w:t>)</w:t>
      </w:r>
    </w:p>
    <w:p w14:paraId="4F9B64B7" w14:textId="77777777" w:rsidR="00D058A1" w:rsidRPr="00D058A1" w:rsidRDefault="00D058A1" w:rsidP="00D058A1">
      <w:pPr>
        <w:pStyle w:val="codigo"/>
        <w:spacing w:line="240" w:lineRule="auto"/>
        <w:rPr>
          <w:sz w:val="20"/>
          <w:szCs w:val="20"/>
          <w:lang w:val="en-US"/>
        </w:rPr>
      </w:pPr>
    </w:p>
    <w:p w14:paraId="177391EE"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Perfil_fracciones_</w:t>
      </w:r>
      <w:proofErr w:type="gramStart"/>
      <w:r w:rsidRPr="00D058A1">
        <w:rPr>
          <w:sz w:val="20"/>
          <w:szCs w:val="20"/>
        </w:rPr>
        <w:t>agua</w:t>
      </w:r>
      <w:proofErr w:type="spellEnd"/>
      <w:r w:rsidRPr="00D058A1">
        <w:rPr>
          <w:sz w:val="20"/>
          <w:szCs w:val="20"/>
        </w:rPr>
        <w:t>(</w:t>
      </w:r>
      <w:proofErr w:type="gramEnd"/>
      <w:r w:rsidRPr="00D058A1">
        <w:rPr>
          <w:sz w:val="20"/>
          <w:szCs w:val="20"/>
        </w:rPr>
        <w:t xml:space="preserve">L, N, </w:t>
      </w:r>
      <w:proofErr w:type="spellStart"/>
      <w:r w:rsidRPr="00D058A1">
        <w:rPr>
          <w:sz w:val="20"/>
          <w:szCs w:val="20"/>
        </w:rPr>
        <w:t>f_in_fibra</w:t>
      </w:r>
      <w:proofErr w:type="spellEnd"/>
      <w:r w:rsidRPr="00D058A1">
        <w:rPr>
          <w:sz w:val="20"/>
          <w:szCs w:val="20"/>
        </w:rPr>
        <w:t xml:space="preserve">, </w:t>
      </w:r>
      <w:proofErr w:type="spellStart"/>
      <w:r w:rsidRPr="00D058A1">
        <w:rPr>
          <w:sz w:val="20"/>
          <w:szCs w:val="20"/>
        </w:rPr>
        <w:t>f_in_carcasa</w:t>
      </w:r>
      <w:proofErr w:type="spellEnd"/>
      <w:r w:rsidRPr="00D058A1">
        <w:rPr>
          <w:sz w:val="20"/>
          <w:szCs w:val="20"/>
        </w:rPr>
        <w:t>, Q):</w:t>
      </w:r>
    </w:p>
    <w:p w14:paraId="47B21BF2"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 xml:space="preserve">global </w:t>
      </w:r>
      <w:proofErr w:type="spellStart"/>
      <w:r w:rsidRPr="00D058A1">
        <w:rPr>
          <w:sz w:val="20"/>
          <w:szCs w:val="20"/>
          <w:lang w:val="en-US"/>
        </w:rPr>
        <w:t>inputs_fixed</w:t>
      </w:r>
      <w:proofErr w:type="spellEnd"/>
    </w:p>
    <w:p w14:paraId="16E6ED8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A_tot</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A_contacto_efectiva</w:t>
      </w:r>
      <w:proofErr w:type="spellEnd"/>
      <w:r w:rsidRPr="00D058A1">
        <w:rPr>
          <w:sz w:val="20"/>
          <w:szCs w:val="20"/>
          <w:lang w:val="en-US"/>
        </w:rPr>
        <w:t>", 1.0))</w:t>
      </w:r>
    </w:p>
    <w:p w14:paraId="3432387E" w14:textId="77777777" w:rsidR="00D058A1" w:rsidRPr="00D058A1" w:rsidRDefault="00D058A1" w:rsidP="00D058A1">
      <w:pPr>
        <w:pStyle w:val="codigo"/>
        <w:spacing w:line="240" w:lineRule="auto"/>
        <w:rPr>
          <w:sz w:val="20"/>
          <w:szCs w:val="20"/>
          <w:lang w:val="en-US"/>
        </w:rPr>
      </w:pPr>
      <w:r w:rsidRPr="00D058A1">
        <w:rPr>
          <w:sz w:val="20"/>
          <w:szCs w:val="20"/>
          <w:lang w:val="en-US"/>
        </w:rPr>
        <w:t>    MW_</w:t>
      </w:r>
      <w:proofErr w:type="gramStart"/>
      <w:r w:rsidRPr="00D058A1">
        <w:rPr>
          <w:sz w:val="20"/>
          <w:szCs w:val="20"/>
          <w:lang w:val="en-US"/>
        </w:rPr>
        <w:t>H2O  =</w:t>
      </w:r>
      <w:proofErr w:type="gramEnd"/>
      <w:r w:rsidRPr="00D058A1">
        <w:rPr>
          <w:sz w:val="20"/>
          <w:szCs w:val="20"/>
          <w:lang w:val="en-US"/>
        </w:rPr>
        <w:t xml:space="preserve">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"M", 0.018015))</w:t>
      </w:r>
    </w:p>
    <w:p w14:paraId="05AE105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rho_f</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"rho", 1000.0))</w:t>
      </w:r>
    </w:p>
    <w:p w14:paraId="01B4C56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rho_s</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"densidad_CaCl2", 1150.0))</w:t>
      </w:r>
    </w:p>
    <w:p w14:paraId="0F05A8F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Q_f</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Q_medio</w:t>
      </w:r>
      <w:proofErr w:type="spellEnd"/>
      <w:r w:rsidRPr="00D058A1">
        <w:rPr>
          <w:sz w:val="20"/>
          <w:szCs w:val="20"/>
          <w:lang w:val="en-US"/>
        </w:rPr>
        <w:t>", Q))</w:t>
      </w:r>
    </w:p>
    <w:p w14:paraId="672F7CB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Q_s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Q_medio</w:t>
      </w:r>
      <w:proofErr w:type="spellEnd"/>
      <w:r w:rsidRPr="00D058A1">
        <w:rPr>
          <w:sz w:val="20"/>
          <w:szCs w:val="20"/>
          <w:lang w:val="en-US"/>
        </w:rPr>
        <w:t>", Q))</w:t>
      </w:r>
    </w:p>
    <w:p w14:paraId="23D18FA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K_</w:t>
      </w:r>
      <w:proofErr w:type="gramStart"/>
      <w:r w:rsidRPr="00D058A1">
        <w:rPr>
          <w:sz w:val="20"/>
          <w:szCs w:val="20"/>
          <w:lang w:val="en-US"/>
        </w:rPr>
        <w:t>global</w:t>
      </w:r>
      <w:proofErr w:type="spellEnd"/>
      <w:r w:rsidRPr="00D058A1">
        <w:rPr>
          <w:sz w:val="20"/>
          <w:szCs w:val="20"/>
          <w:lang w:val="en-US"/>
        </w:rPr>
        <w:t xml:space="preserve">  =</w:t>
      </w:r>
      <w:proofErr w:type="gramEnd"/>
      <w:r w:rsidRPr="00D058A1">
        <w:rPr>
          <w:sz w:val="20"/>
          <w:szCs w:val="20"/>
          <w:lang w:val="en-US"/>
        </w:rPr>
        <w:t xml:space="preserve"> float(</w:t>
      </w:r>
      <w:proofErr w:type="spellStart"/>
      <w:r w:rsidRPr="00D058A1">
        <w:rPr>
          <w:sz w:val="20"/>
          <w:szCs w:val="20"/>
          <w:lang w:val="en-US"/>
        </w:rPr>
        <w:t>inputs_fixed.get</w:t>
      </w:r>
      <w:proofErr w:type="spellEnd"/>
      <w:r w:rsidRPr="00D058A1">
        <w:rPr>
          <w:sz w:val="20"/>
          <w:szCs w:val="20"/>
          <w:lang w:val="en-US"/>
        </w:rPr>
        <w:t>("</w:t>
      </w:r>
      <w:proofErr w:type="spellStart"/>
      <w:r w:rsidRPr="00D058A1">
        <w:rPr>
          <w:sz w:val="20"/>
          <w:szCs w:val="20"/>
          <w:lang w:val="en-US"/>
        </w:rPr>
        <w:t>K_global</w:t>
      </w:r>
      <w:proofErr w:type="spellEnd"/>
      <w:r w:rsidRPr="00D058A1">
        <w:rPr>
          <w:sz w:val="20"/>
          <w:szCs w:val="20"/>
          <w:lang w:val="en-US"/>
        </w:rPr>
        <w:t>"))</w:t>
      </w:r>
    </w:p>
    <w:p w14:paraId="398061C4" w14:textId="77777777" w:rsidR="00D058A1" w:rsidRPr="00D058A1" w:rsidRDefault="00D058A1" w:rsidP="00D058A1">
      <w:pPr>
        <w:pStyle w:val="codigo"/>
        <w:spacing w:line="240" w:lineRule="auto"/>
        <w:rPr>
          <w:sz w:val="20"/>
          <w:szCs w:val="20"/>
          <w:lang w:val="en-US"/>
        </w:rPr>
      </w:pPr>
    </w:p>
    <w:p w14:paraId="0D33783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gramStart"/>
      <w:r w:rsidRPr="00D058A1">
        <w:rPr>
          <w:sz w:val="20"/>
          <w:szCs w:val="20"/>
          <w:lang w:val="en-US"/>
        </w:rPr>
        <w:t>z  =</w:t>
      </w:r>
      <w:proofErr w:type="gramEnd"/>
      <w:r w:rsidRPr="00D058A1">
        <w:rPr>
          <w:sz w:val="20"/>
          <w:szCs w:val="20"/>
          <w:lang w:val="en-US"/>
        </w:rPr>
        <w:t xml:space="preserve"> </w:t>
      </w:r>
      <w:proofErr w:type="spellStart"/>
      <w:proofErr w:type="gramStart"/>
      <w:r w:rsidRPr="00D058A1">
        <w:rPr>
          <w:sz w:val="20"/>
          <w:szCs w:val="20"/>
          <w:lang w:val="en-US"/>
        </w:rPr>
        <w:t>np.linspace</w:t>
      </w:r>
      <w:proofErr w:type="spellEnd"/>
      <w:proofErr w:type="gramEnd"/>
      <w:r w:rsidRPr="00D058A1">
        <w:rPr>
          <w:sz w:val="20"/>
          <w:szCs w:val="20"/>
          <w:lang w:val="en-US"/>
        </w:rPr>
        <w:t>(0.0, L, int(N))</w:t>
      </w:r>
    </w:p>
    <w:p w14:paraId="0A97B1EC" w14:textId="77777777" w:rsidR="00D058A1" w:rsidRPr="00D058A1" w:rsidRDefault="00D058A1" w:rsidP="00D058A1">
      <w:pPr>
        <w:pStyle w:val="codigo"/>
        <w:spacing w:line="240" w:lineRule="auto"/>
        <w:rPr>
          <w:sz w:val="20"/>
          <w:szCs w:val="20"/>
        </w:rPr>
      </w:pPr>
      <w:r w:rsidRPr="00D058A1">
        <w:rPr>
          <w:sz w:val="20"/>
          <w:szCs w:val="20"/>
          <w:lang w:val="en-US"/>
        </w:rPr>
        <w:lastRenderedPageBreak/>
        <w:t xml:space="preserve">    </w:t>
      </w:r>
      <w:proofErr w:type="spellStart"/>
      <w:r w:rsidRPr="00D058A1">
        <w:rPr>
          <w:sz w:val="20"/>
          <w:szCs w:val="20"/>
        </w:rPr>
        <w:t>dz</w:t>
      </w:r>
      <w:proofErr w:type="spellEnd"/>
      <w:r w:rsidRPr="00D058A1">
        <w:rPr>
          <w:sz w:val="20"/>
          <w:szCs w:val="20"/>
        </w:rPr>
        <w:t xml:space="preserve"> = </w:t>
      </w:r>
      <w:proofErr w:type="gramStart"/>
      <w:r w:rsidRPr="00D058A1">
        <w:rPr>
          <w:sz w:val="20"/>
          <w:szCs w:val="20"/>
        </w:rPr>
        <w:t>z[</w:t>
      </w:r>
      <w:proofErr w:type="gramEnd"/>
      <w:r w:rsidRPr="00D058A1">
        <w:rPr>
          <w:sz w:val="20"/>
          <w:szCs w:val="20"/>
        </w:rPr>
        <w:t xml:space="preserve">1] - </w:t>
      </w:r>
      <w:proofErr w:type="gramStart"/>
      <w:r w:rsidRPr="00D058A1">
        <w:rPr>
          <w:sz w:val="20"/>
          <w:szCs w:val="20"/>
        </w:rPr>
        <w:t>z[</w:t>
      </w:r>
      <w:proofErr w:type="gramEnd"/>
      <w:r w:rsidRPr="00D058A1">
        <w:rPr>
          <w:sz w:val="20"/>
          <w:szCs w:val="20"/>
        </w:rPr>
        <w:t>0]</w:t>
      </w:r>
    </w:p>
    <w:p w14:paraId="78915956"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A_seg</w:t>
      </w:r>
      <w:proofErr w:type="spellEnd"/>
      <w:r w:rsidRPr="00D058A1">
        <w:rPr>
          <w:sz w:val="20"/>
          <w:szCs w:val="20"/>
        </w:rPr>
        <w:t xml:space="preserve"> = </w:t>
      </w:r>
      <w:proofErr w:type="spellStart"/>
      <w:r w:rsidRPr="00D058A1">
        <w:rPr>
          <w:sz w:val="20"/>
          <w:szCs w:val="20"/>
        </w:rPr>
        <w:t>A_tot</w:t>
      </w:r>
      <w:proofErr w:type="spellEnd"/>
      <w:r w:rsidRPr="00D058A1">
        <w:rPr>
          <w:sz w:val="20"/>
          <w:szCs w:val="20"/>
        </w:rPr>
        <w:t xml:space="preserve"> * (</w:t>
      </w:r>
      <w:proofErr w:type="spellStart"/>
      <w:r w:rsidRPr="00D058A1">
        <w:rPr>
          <w:sz w:val="20"/>
          <w:szCs w:val="20"/>
        </w:rPr>
        <w:t>dz</w:t>
      </w:r>
      <w:proofErr w:type="spellEnd"/>
      <w:r w:rsidRPr="00D058A1">
        <w:rPr>
          <w:sz w:val="20"/>
          <w:szCs w:val="20"/>
        </w:rPr>
        <w:t xml:space="preserve"> / </w:t>
      </w:r>
      <w:proofErr w:type="spellStart"/>
      <w:proofErr w:type="gramStart"/>
      <w:r w:rsidRPr="00D058A1">
        <w:rPr>
          <w:sz w:val="20"/>
          <w:szCs w:val="20"/>
        </w:rPr>
        <w:t>max</w:t>
      </w:r>
      <w:proofErr w:type="spellEnd"/>
      <w:r w:rsidRPr="00D058A1">
        <w:rPr>
          <w:sz w:val="20"/>
          <w:szCs w:val="20"/>
        </w:rPr>
        <w:t>(</w:t>
      </w:r>
      <w:proofErr w:type="gramEnd"/>
      <w:r w:rsidRPr="00D058A1">
        <w:rPr>
          <w:sz w:val="20"/>
          <w:szCs w:val="20"/>
        </w:rPr>
        <w:t>L, 1e-12))</w:t>
      </w:r>
    </w:p>
    <w:p w14:paraId="7B1D37B1" w14:textId="77777777" w:rsidR="00D058A1" w:rsidRPr="00D058A1" w:rsidRDefault="00D058A1" w:rsidP="00D058A1">
      <w:pPr>
        <w:pStyle w:val="codigo"/>
        <w:spacing w:line="240" w:lineRule="auto"/>
        <w:rPr>
          <w:sz w:val="20"/>
          <w:szCs w:val="20"/>
        </w:rPr>
      </w:pPr>
    </w:p>
    <w:p w14:paraId="2AEE8075"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f_fibra</w:t>
      </w:r>
      <w:proofErr w:type="spellEnd"/>
      <w:r w:rsidRPr="00D058A1">
        <w:rPr>
          <w:sz w:val="20"/>
          <w:szCs w:val="20"/>
        </w:rPr>
        <w:t xml:space="preserve">   = </w:t>
      </w:r>
      <w:proofErr w:type="spellStart"/>
      <w:proofErr w:type="gramStart"/>
      <w:r w:rsidRPr="00D058A1">
        <w:rPr>
          <w:sz w:val="20"/>
          <w:szCs w:val="20"/>
        </w:rPr>
        <w:t>np.zeros</w:t>
      </w:r>
      <w:proofErr w:type="gramEnd"/>
      <w:r w:rsidRPr="00D058A1">
        <w:rPr>
          <w:sz w:val="20"/>
          <w:szCs w:val="20"/>
        </w:rPr>
        <w:t>_like</w:t>
      </w:r>
      <w:proofErr w:type="spellEnd"/>
      <w:r w:rsidRPr="00D058A1">
        <w:rPr>
          <w:sz w:val="20"/>
          <w:szCs w:val="20"/>
        </w:rPr>
        <w:t>(z)</w:t>
      </w:r>
    </w:p>
    <w:p w14:paraId="1AC2C56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f_carcasa</w:t>
      </w:r>
      <w:proofErr w:type="spellEnd"/>
      <w:r w:rsidRPr="00D058A1">
        <w:rPr>
          <w:sz w:val="20"/>
          <w:szCs w:val="20"/>
        </w:rPr>
        <w:t xml:space="preserve"> = </w:t>
      </w:r>
      <w:proofErr w:type="spellStart"/>
      <w:proofErr w:type="gramStart"/>
      <w:r w:rsidRPr="00D058A1">
        <w:rPr>
          <w:sz w:val="20"/>
          <w:szCs w:val="20"/>
        </w:rPr>
        <w:t>np.zeros</w:t>
      </w:r>
      <w:proofErr w:type="gramEnd"/>
      <w:r w:rsidRPr="00D058A1">
        <w:rPr>
          <w:sz w:val="20"/>
          <w:szCs w:val="20"/>
        </w:rPr>
        <w:t>_like</w:t>
      </w:r>
      <w:proofErr w:type="spellEnd"/>
      <w:r w:rsidRPr="00D058A1">
        <w:rPr>
          <w:sz w:val="20"/>
          <w:szCs w:val="20"/>
        </w:rPr>
        <w:t>(z)</w:t>
      </w:r>
    </w:p>
    <w:p w14:paraId="3D1C8D90" w14:textId="77777777" w:rsidR="00D058A1" w:rsidRPr="00D058A1" w:rsidRDefault="00D058A1" w:rsidP="00D058A1">
      <w:pPr>
        <w:pStyle w:val="codigo"/>
        <w:spacing w:line="240" w:lineRule="auto"/>
        <w:rPr>
          <w:sz w:val="20"/>
          <w:szCs w:val="20"/>
        </w:rPr>
      </w:pPr>
      <w:r w:rsidRPr="00D058A1">
        <w:rPr>
          <w:sz w:val="20"/>
          <w:szCs w:val="20"/>
        </w:rPr>
        <w:t xml:space="preserve">    J         = </w:t>
      </w:r>
      <w:proofErr w:type="spellStart"/>
      <w:proofErr w:type="gramStart"/>
      <w:r w:rsidRPr="00D058A1">
        <w:rPr>
          <w:sz w:val="20"/>
          <w:szCs w:val="20"/>
        </w:rPr>
        <w:t>np.zeros</w:t>
      </w:r>
      <w:proofErr w:type="gramEnd"/>
      <w:r w:rsidRPr="00D058A1">
        <w:rPr>
          <w:sz w:val="20"/>
          <w:szCs w:val="20"/>
        </w:rPr>
        <w:t>_like</w:t>
      </w:r>
      <w:proofErr w:type="spellEnd"/>
      <w:r w:rsidRPr="00D058A1">
        <w:rPr>
          <w:sz w:val="20"/>
          <w:szCs w:val="20"/>
        </w:rPr>
        <w:t>(z)</w:t>
      </w:r>
    </w:p>
    <w:p w14:paraId="0B6F922D"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C_int</w:t>
      </w:r>
      <w:proofErr w:type="spellEnd"/>
      <w:r w:rsidRPr="00D058A1">
        <w:rPr>
          <w:sz w:val="20"/>
          <w:szCs w:val="20"/>
          <w:lang w:val="en-US"/>
        </w:rPr>
        <w:t xml:space="preserve">     = </w:t>
      </w:r>
      <w:proofErr w:type="spellStart"/>
      <w:proofErr w:type="gramStart"/>
      <w:r w:rsidRPr="00D058A1">
        <w:rPr>
          <w:sz w:val="20"/>
          <w:szCs w:val="20"/>
          <w:lang w:val="en-US"/>
        </w:rPr>
        <w:t>np.zeros</w:t>
      </w:r>
      <w:proofErr w:type="gramEnd"/>
      <w:r w:rsidRPr="00D058A1">
        <w:rPr>
          <w:sz w:val="20"/>
          <w:szCs w:val="20"/>
          <w:lang w:val="en-US"/>
        </w:rPr>
        <w:t>_like</w:t>
      </w:r>
      <w:proofErr w:type="spellEnd"/>
      <w:r w:rsidRPr="00D058A1">
        <w:rPr>
          <w:sz w:val="20"/>
          <w:szCs w:val="20"/>
          <w:lang w:val="en-US"/>
        </w:rPr>
        <w:t>(z)</w:t>
      </w:r>
    </w:p>
    <w:p w14:paraId="5247790D" w14:textId="77777777" w:rsidR="00D058A1" w:rsidRPr="00D058A1" w:rsidRDefault="00D058A1" w:rsidP="00D058A1">
      <w:pPr>
        <w:pStyle w:val="codigo"/>
        <w:spacing w:line="240" w:lineRule="auto"/>
        <w:rPr>
          <w:sz w:val="20"/>
          <w:szCs w:val="20"/>
          <w:lang w:val="en-US"/>
        </w:rPr>
      </w:pPr>
    </w:p>
    <w:p w14:paraId="1AFBC41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f_</w:t>
      </w:r>
      <w:proofErr w:type="gramStart"/>
      <w:r w:rsidRPr="00D058A1">
        <w:rPr>
          <w:sz w:val="20"/>
          <w:szCs w:val="20"/>
          <w:lang w:val="en-US"/>
        </w:rPr>
        <w:t>fibra</w:t>
      </w:r>
      <w:proofErr w:type="spellEnd"/>
      <w:r w:rsidRPr="00D058A1">
        <w:rPr>
          <w:sz w:val="20"/>
          <w:szCs w:val="20"/>
          <w:lang w:val="en-US"/>
        </w:rPr>
        <w:t>[</w:t>
      </w:r>
      <w:proofErr w:type="gramEnd"/>
      <w:r w:rsidRPr="00D058A1">
        <w:rPr>
          <w:sz w:val="20"/>
          <w:szCs w:val="20"/>
          <w:lang w:val="en-US"/>
        </w:rPr>
        <w:t>0]   = float(</w:t>
      </w:r>
      <w:proofErr w:type="spellStart"/>
      <w:r w:rsidRPr="00D058A1">
        <w:rPr>
          <w:sz w:val="20"/>
          <w:szCs w:val="20"/>
          <w:lang w:val="en-US"/>
        </w:rPr>
        <w:t>f_in_fibra</w:t>
      </w:r>
      <w:proofErr w:type="spellEnd"/>
      <w:r w:rsidRPr="00D058A1">
        <w:rPr>
          <w:sz w:val="20"/>
          <w:szCs w:val="20"/>
          <w:lang w:val="en-US"/>
        </w:rPr>
        <w:t>)</w:t>
      </w:r>
    </w:p>
    <w:p w14:paraId="479F3E9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f_</w:t>
      </w:r>
      <w:proofErr w:type="gramStart"/>
      <w:r w:rsidRPr="00D058A1">
        <w:rPr>
          <w:sz w:val="20"/>
          <w:szCs w:val="20"/>
          <w:lang w:val="en-US"/>
        </w:rPr>
        <w:t>carcasa</w:t>
      </w:r>
      <w:proofErr w:type="spellEnd"/>
      <w:r w:rsidRPr="00D058A1">
        <w:rPr>
          <w:sz w:val="20"/>
          <w:szCs w:val="20"/>
          <w:lang w:val="en-US"/>
        </w:rPr>
        <w:t>[</w:t>
      </w:r>
      <w:proofErr w:type="gramEnd"/>
      <w:r w:rsidRPr="00D058A1">
        <w:rPr>
          <w:sz w:val="20"/>
          <w:szCs w:val="20"/>
          <w:lang w:val="en-US"/>
        </w:rPr>
        <w:t>0] = float(</w:t>
      </w:r>
      <w:proofErr w:type="spellStart"/>
      <w:r w:rsidRPr="00D058A1">
        <w:rPr>
          <w:sz w:val="20"/>
          <w:szCs w:val="20"/>
          <w:lang w:val="en-US"/>
        </w:rPr>
        <w:t>f_in_carcasa</w:t>
      </w:r>
      <w:proofErr w:type="spellEnd"/>
      <w:r w:rsidRPr="00D058A1">
        <w:rPr>
          <w:sz w:val="20"/>
          <w:szCs w:val="20"/>
          <w:lang w:val="en-US"/>
        </w:rPr>
        <w:t>)</w:t>
      </w:r>
    </w:p>
    <w:p w14:paraId="4330E738" w14:textId="77777777" w:rsidR="00D058A1" w:rsidRPr="00D058A1" w:rsidRDefault="00D058A1" w:rsidP="00D058A1">
      <w:pPr>
        <w:pStyle w:val="codigo"/>
        <w:spacing w:line="240" w:lineRule="auto"/>
        <w:rPr>
          <w:sz w:val="20"/>
          <w:szCs w:val="20"/>
          <w:lang w:val="en-US"/>
        </w:rPr>
      </w:pPr>
    </w:p>
    <w:p w14:paraId="46232A4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w:t>
      </w:r>
      <w:proofErr w:type="spellStart"/>
      <w:r w:rsidRPr="00D058A1">
        <w:rPr>
          <w:sz w:val="20"/>
          <w:szCs w:val="20"/>
          <w:lang w:val="en-US"/>
        </w:rPr>
        <w:t>i</w:t>
      </w:r>
      <w:proofErr w:type="spellEnd"/>
      <w:r w:rsidRPr="00D058A1">
        <w:rPr>
          <w:sz w:val="20"/>
          <w:szCs w:val="20"/>
          <w:lang w:val="en-US"/>
        </w:rPr>
        <w:t xml:space="preserve"> in </w:t>
      </w:r>
      <w:proofErr w:type="gramStart"/>
      <w:r w:rsidRPr="00D058A1">
        <w:rPr>
          <w:sz w:val="20"/>
          <w:szCs w:val="20"/>
          <w:lang w:val="en-US"/>
        </w:rPr>
        <w:t>range(</w:t>
      </w:r>
      <w:proofErr w:type="gramEnd"/>
      <w:r w:rsidRPr="00D058A1">
        <w:rPr>
          <w:sz w:val="20"/>
          <w:szCs w:val="20"/>
          <w:lang w:val="en-US"/>
        </w:rPr>
        <w:t xml:space="preserve">1, </w:t>
      </w:r>
      <w:proofErr w:type="spellStart"/>
      <w:r w:rsidRPr="00D058A1">
        <w:rPr>
          <w:sz w:val="20"/>
          <w:szCs w:val="20"/>
          <w:lang w:val="en-US"/>
        </w:rPr>
        <w:t>len</w:t>
      </w:r>
      <w:proofErr w:type="spellEnd"/>
      <w:r w:rsidRPr="00D058A1">
        <w:rPr>
          <w:sz w:val="20"/>
          <w:szCs w:val="20"/>
          <w:lang w:val="en-US"/>
        </w:rPr>
        <w:t>(z)):</w:t>
      </w:r>
    </w:p>
    <w:p w14:paraId="4E1ADFC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fF</w:t>
      </w:r>
      <w:proofErr w:type="spellEnd"/>
      <w:r w:rsidRPr="00D058A1">
        <w:rPr>
          <w:sz w:val="20"/>
          <w:szCs w:val="20"/>
          <w:lang w:val="en-US"/>
        </w:rPr>
        <w:t xml:space="preserve"> = </w:t>
      </w:r>
      <w:proofErr w:type="spellStart"/>
      <w:r w:rsidRPr="00D058A1">
        <w:rPr>
          <w:sz w:val="20"/>
          <w:szCs w:val="20"/>
          <w:lang w:val="en-US"/>
        </w:rPr>
        <w:t>f_fibra</w:t>
      </w:r>
      <w:proofErr w:type="spellEnd"/>
      <w:r w:rsidRPr="00D058A1">
        <w:rPr>
          <w:sz w:val="20"/>
          <w:szCs w:val="20"/>
          <w:lang w:val="en-US"/>
        </w:rPr>
        <w:t>[i-1]</w:t>
      </w:r>
    </w:p>
    <w:p w14:paraId="7808CA2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fS</w:t>
      </w:r>
      <w:proofErr w:type="spellEnd"/>
      <w:r w:rsidRPr="00D058A1">
        <w:rPr>
          <w:sz w:val="20"/>
          <w:szCs w:val="20"/>
          <w:lang w:val="en-US"/>
        </w:rPr>
        <w:t xml:space="preserve"> = </w:t>
      </w:r>
      <w:proofErr w:type="spellStart"/>
      <w:r w:rsidRPr="00D058A1">
        <w:rPr>
          <w:sz w:val="20"/>
          <w:szCs w:val="20"/>
          <w:lang w:val="en-US"/>
        </w:rPr>
        <w:t>f_carcasa</w:t>
      </w:r>
      <w:proofErr w:type="spellEnd"/>
      <w:r w:rsidRPr="00D058A1">
        <w:rPr>
          <w:sz w:val="20"/>
          <w:szCs w:val="20"/>
          <w:lang w:val="en-US"/>
        </w:rPr>
        <w:t>[i-1]</w:t>
      </w:r>
    </w:p>
    <w:p w14:paraId="043F7490" w14:textId="77777777" w:rsidR="00D058A1" w:rsidRPr="00D058A1" w:rsidRDefault="00D058A1" w:rsidP="00D058A1">
      <w:pPr>
        <w:pStyle w:val="codigo"/>
        <w:spacing w:line="240" w:lineRule="auto"/>
        <w:rPr>
          <w:sz w:val="20"/>
          <w:szCs w:val="20"/>
          <w:lang w:val="en-US"/>
        </w:rPr>
      </w:pPr>
      <w:r w:rsidRPr="00D058A1">
        <w:rPr>
          <w:sz w:val="20"/>
          <w:szCs w:val="20"/>
          <w:lang w:val="en-US"/>
        </w:rPr>
        <w:t>        K_L   = float(</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gramEnd"/>
      <w:r w:rsidRPr="00D058A1">
        <w:rPr>
          <w:sz w:val="20"/>
          <w:szCs w:val="20"/>
          <w:lang w:val="en-US"/>
        </w:rPr>
        <w:t>K_L"])</w:t>
      </w:r>
    </w:p>
    <w:p w14:paraId="116775AF" w14:textId="77777777" w:rsidR="00D058A1" w:rsidRPr="00D058A1" w:rsidRDefault="00D058A1" w:rsidP="00D058A1">
      <w:pPr>
        <w:pStyle w:val="codigo"/>
        <w:spacing w:line="240" w:lineRule="auto"/>
        <w:rPr>
          <w:sz w:val="20"/>
          <w:szCs w:val="20"/>
          <w:lang w:val="en-US"/>
        </w:rPr>
      </w:pPr>
      <w:r w:rsidRPr="00D058A1">
        <w:rPr>
          <w:sz w:val="20"/>
          <w:szCs w:val="20"/>
          <w:lang w:val="en-US"/>
        </w:rPr>
        <w:t>        K_M   = float(</w:t>
      </w:r>
      <w:proofErr w:type="spellStart"/>
      <w:r w:rsidRPr="00D058A1">
        <w:rPr>
          <w:sz w:val="20"/>
          <w:szCs w:val="20"/>
          <w:lang w:val="en-US"/>
        </w:rPr>
        <w:t>inputs_fixed</w:t>
      </w:r>
      <w:proofErr w:type="spellEnd"/>
      <w:r w:rsidRPr="00D058A1">
        <w:rPr>
          <w:sz w:val="20"/>
          <w:szCs w:val="20"/>
          <w:lang w:val="en-US"/>
        </w:rPr>
        <w:t>["K_M"])</w:t>
      </w:r>
    </w:p>
    <w:p w14:paraId="491A64FC" w14:textId="77777777" w:rsidR="00D058A1" w:rsidRPr="00D058A1" w:rsidRDefault="00D058A1" w:rsidP="00D058A1">
      <w:pPr>
        <w:pStyle w:val="codigo"/>
        <w:spacing w:line="240" w:lineRule="auto"/>
        <w:rPr>
          <w:sz w:val="20"/>
          <w:szCs w:val="20"/>
          <w:lang w:val="en-US"/>
        </w:rPr>
      </w:pPr>
      <w:r w:rsidRPr="00D058A1">
        <w:rPr>
          <w:sz w:val="20"/>
          <w:szCs w:val="20"/>
          <w:lang w:val="en-US"/>
        </w:rPr>
        <w:t>        K_S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K_carcasa</w:t>
      </w:r>
      <w:proofErr w:type="spellEnd"/>
      <w:r w:rsidRPr="00D058A1">
        <w:rPr>
          <w:sz w:val="20"/>
          <w:szCs w:val="20"/>
          <w:lang w:val="en-US"/>
        </w:rPr>
        <w:t>"])</w:t>
      </w:r>
    </w:p>
    <w:p w14:paraId="14A0EA0C" w14:textId="77777777" w:rsidR="00D058A1" w:rsidRPr="00D058A1" w:rsidRDefault="00D058A1" w:rsidP="00D058A1">
      <w:pPr>
        <w:pStyle w:val="codigo"/>
        <w:spacing w:line="240" w:lineRule="auto"/>
        <w:rPr>
          <w:sz w:val="20"/>
          <w:szCs w:val="20"/>
          <w:lang w:val="en-US"/>
        </w:rPr>
      </w:pPr>
    </w:p>
    <w:p w14:paraId="7C3F814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def </w:t>
      </w:r>
      <w:proofErr w:type="gramStart"/>
      <w:r w:rsidRPr="00D058A1">
        <w:rPr>
          <w:sz w:val="20"/>
          <w:szCs w:val="20"/>
          <w:lang w:val="en-US"/>
        </w:rPr>
        <w:t>balance(</w:t>
      </w:r>
      <w:proofErr w:type="gramEnd"/>
      <w:r w:rsidRPr="00D058A1">
        <w:rPr>
          <w:sz w:val="20"/>
          <w:szCs w:val="20"/>
          <w:lang w:val="en-US"/>
        </w:rPr>
        <w:t>Cint):</w:t>
      </w:r>
    </w:p>
    <w:p w14:paraId="2B50A15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J_f</w:t>
      </w:r>
      <w:proofErr w:type="spellEnd"/>
      <w:r w:rsidRPr="00D058A1">
        <w:rPr>
          <w:sz w:val="20"/>
          <w:szCs w:val="20"/>
          <w:lang w:val="en-US"/>
        </w:rPr>
        <w:t xml:space="preserve"> = K_L * (</w:t>
      </w:r>
      <w:proofErr w:type="spellStart"/>
      <w:r w:rsidRPr="00D058A1">
        <w:rPr>
          <w:sz w:val="20"/>
          <w:szCs w:val="20"/>
          <w:lang w:val="en-US"/>
        </w:rPr>
        <w:t>rho_f</w:t>
      </w:r>
      <w:proofErr w:type="spellEnd"/>
      <w:r w:rsidRPr="00D058A1">
        <w:rPr>
          <w:sz w:val="20"/>
          <w:szCs w:val="20"/>
          <w:lang w:val="en-US"/>
        </w:rPr>
        <w:t xml:space="preserve"> / MW_H2O) * (</w:t>
      </w:r>
      <w:proofErr w:type="spellStart"/>
      <w:r w:rsidRPr="00D058A1">
        <w:rPr>
          <w:sz w:val="20"/>
          <w:szCs w:val="20"/>
          <w:lang w:val="en-US"/>
        </w:rPr>
        <w:t>fF</w:t>
      </w:r>
      <w:proofErr w:type="spellEnd"/>
      <w:r w:rsidRPr="00D058A1">
        <w:rPr>
          <w:sz w:val="20"/>
          <w:szCs w:val="20"/>
          <w:lang w:val="en-US"/>
        </w:rPr>
        <w:t xml:space="preserve"> - Cint)</w:t>
      </w:r>
    </w:p>
    <w:p w14:paraId="4F4996BD" w14:textId="77777777" w:rsidR="00D058A1" w:rsidRPr="00D058A1" w:rsidRDefault="00D058A1" w:rsidP="00D058A1">
      <w:pPr>
        <w:pStyle w:val="codigo"/>
        <w:spacing w:line="240" w:lineRule="auto"/>
        <w:rPr>
          <w:sz w:val="20"/>
          <w:szCs w:val="20"/>
          <w:lang w:val="en-US"/>
        </w:rPr>
      </w:pPr>
      <w:r w:rsidRPr="00D058A1">
        <w:rPr>
          <w:sz w:val="20"/>
          <w:szCs w:val="20"/>
          <w:lang w:val="en-US"/>
        </w:rPr>
        <w:t>            J_s = K_S * (</w:t>
      </w:r>
      <w:proofErr w:type="spellStart"/>
      <w:r w:rsidRPr="00D058A1">
        <w:rPr>
          <w:sz w:val="20"/>
          <w:szCs w:val="20"/>
          <w:lang w:val="en-US"/>
        </w:rPr>
        <w:t>rho_s</w:t>
      </w:r>
      <w:proofErr w:type="spellEnd"/>
      <w:r w:rsidRPr="00D058A1">
        <w:rPr>
          <w:sz w:val="20"/>
          <w:szCs w:val="20"/>
          <w:lang w:val="en-US"/>
        </w:rPr>
        <w:t xml:space="preserve"> / MW_H2O) * (Cint - </w:t>
      </w:r>
      <w:proofErr w:type="spellStart"/>
      <w:r w:rsidRPr="00D058A1">
        <w:rPr>
          <w:sz w:val="20"/>
          <w:szCs w:val="20"/>
          <w:lang w:val="en-US"/>
        </w:rPr>
        <w:t>fS</w:t>
      </w:r>
      <w:proofErr w:type="spellEnd"/>
      <w:r w:rsidRPr="00D058A1">
        <w:rPr>
          <w:sz w:val="20"/>
          <w:szCs w:val="20"/>
          <w:lang w:val="en-US"/>
        </w:rPr>
        <w:t>)</w:t>
      </w:r>
    </w:p>
    <w:p w14:paraId="5528A33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130AEEB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spellStart"/>
      <w:r w:rsidRPr="00D058A1">
        <w:rPr>
          <w:sz w:val="20"/>
          <w:szCs w:val="20"/>
          <w:lang w:val="en-US"/>
        </w:rPr>
        <w:t>J_f</w:t>
      </w:r>
      <w:proofErr w:type="spellEnd"/>
      <w:r w:rsidRPr="00D058A1">
        <w:rPr>
          <w:sz w:val="20"/>
          <w:szCs w:val="20"/>
          <w:lang w:val="en-US"/>
        </w:rPr>
        <w:t xml:space="preserve"> - J_s</w:t>
      </w:r>
    </w:p>
    <w:p w14:paraId="2574CBFB" w14:textId="77777777" w:rsidR="00D058A1" w:rsidRPr="00D058A1" w:rsidRDefault="00D058A1" w:rsidP="00D058A1">
      <w:pPr>
        <w:pStyle w:val="codigo"/>
        <w:spacing w:line="240" w:lineRule="auto"/>
        <w:rPr>
          <w:sz w:val="20"/>
          <w:szCs w:val="20"/>
          <w:lang w:val="en-US"/>
        </w:rPr>
      </w:pPr>
    </w:p>
    <w:p w14:paraId="0CC22C6F" w14:textId="77777777" w:rsidR="00D058A1" w:rsidRPr="00D058A1" w:rsidRDefault="00D058A1" w:rsidP="00D058A1">
      <w:pPr>
        <w:pStyle w:val="codigo"/>
        <w:spacing w:line="240" w:lineRule="auto"/>
        <w:rPr>
          <w:sz w:val="20"/>
          <w:szCs w:val="20"/>
          <w:lang w:val="en-US"/>
        </w:rPr>
      </w:pPr>
      <w:r w:rsidRPr="00D058A1">
        <w:rPr>
          <w:sz w:val="20"/>
          <w:szCs w:val="20"/>
          <w:lang w:val="en-US"/>
        </w:rPr>
        <w:t>        a, b = (</w:t>
      </w:r>
      <w:proofErr w:type="gramStart"/>
      <w:r w:rsidRPr="00D058A1">
        <w:rPr>
          <w:sz w:val="20"/>
          <w:szCs w:val="20"/>
          <w:lang w:val="en-US"/>
        </w:rPr>
        <w:t>min(</w:t>
      </w:r>
      <w:proofErr w:type="spellStart"/>
      <w:proofErr w:type="gramEnd"/>
      <w:r w:rsidRPr="00D058A1">
        <w:rPr>
          <w:sz w:val="20"/>
          <w:szCs w:val="20"/>
          <w:lang w:val="en-US"/>
        </w:rPr>
        <w:t>fF</w:t>
      </w:r>
      <w:proofErr w:type="spellEnd"/>
      <w:r w:rsidRPr="00D058A1">
        <w:rPr>
          <w:sz w:val="20"/>
          <w:szCs w:val="20"/>
          <w:lang w:val="en-US"/>
        </w:rPr>
        <w:t xml:space="preserve">, fS), </w:t>
      </w:r>
      <w:proofErr w:type="gramStart"/>
      <w:r w:rsidRPr="00D058A1">
        <w:rPr>
          <w:sz w:val="20"/>
          <w:szCs w:val="20"/>
          <w:lang w:val="en-US"/>
        </w:rPr>
        <w:t>max(</w:t>
      </w:r>
      <w:proofErr w:type="spellStart"/>
      <w:proofErr w:type="gramEnd"/>
      <w:r w:rsidRPr="00D058A1">
        <w:rPr>
          <w:sz w:val="20"/>
          <w:szCs w:val="20"/>
          <w:lang w:val="en-US"/>
        </w:rPr>
        <w:t>fF</w:t>
      </w:r>
      <w:proofErr w:type="spellEnd"/>
      <w:r w:rsidRPr="00D058A1">
        <w:rPr>
          <w:sz w:val="20"/>
          <w:szCs w:val="20"/>
          <w:lang w:val="en-US"/>
        </w:rPr>
        <w:t xml:space="preserve">, </w:t>
      </w:r>
      <w:proofErr w:type="spellStart"/>
      <w:r w:rsidRPr="00D058A1">
        <w:rPr>
          <w:sz w:val="20"/>
          <w:szCs w:val="20"/>
          <w:lang w:val="en-US"/>
        </w:rPr>
        <w:t>fS</w:t>
      </w:r>
      <w:proofErr w:type="spellEnd"/>
      <w:r w:rsidRPr="00D058A1">
        <w:rPr>
          <w:sz w:val="20"/>
          <w:szCs w:val="20"/>
          <w:lang w:val="en-US"/>
        </w:rPr>
        <w:t>))</w:t>
      </w:r>
    </w:p>
    <w:p w14:paraId="102F6669" w14:textId="77777777" w:rsidR="00D058A1" w:rsidRPr="00D058A1" w:rsidRDefault="00D058A1" w:rsidP="00D058A1">
      <w:pPr>
        <w:pStyle w:val="codigo"/>
        <w:spacing w:line="240" w:lineRule="auto"/>
        <w:rPr>
          <w:sz w:val="20"/>
          <w:szCs w:val="20"/>
          <w:lang w:val="en-US"/>
        </w:rPr>
      </w:pPr>
      <w:r w:rsidRPr="00D058A1">
        <w:rPr>
          <w:sz w:val="20"/>
          <w:szCs w:val="20"/>
          <w:lang w:val="en-US"/>
        </w:rPr>
        <w:t>        try:</w:t>
      </w:r>
    </w:p>
    <w:p w14:paraId="05787395" w14:textId="77777777" w:rsidR="00D058A1" w:rsidRPr="004C50E2" w:rsidRDefault="00D058A1" w:rsidP="00D058A1">
      <w:pPr>
        <w:pStyle w:val="codigo"/>
        <w:spacing w:line="240" w:lineRule="auto"/>
        <w:rPr>
          <w:sz w:val="20"/>
          <w:szCs w:val="20"/>
        </w:rPr>
      </w:pPr>
      <w:r w:rsidRPr="00D058A1">
        <w:rPr>
          <w:sz w:val="20"/>
          <w:szCs w:val="20"/>
          <w:lang w:val="en-US"/>
        </w:rPr>
        <w:t xml:space="preserve">            </w:t>
      </w:r>
      <w:r w:rsidRPr="004C50E2">
        <w:rPr>
          <w:sz w:val="20"/>
          <w:szCs w:val="20"/>
        </w:rPr>
        <w:t>Cstar = regula_</w:t>
      </w:r>
      <w:proofErr w:type="gramStart"/>
      <w:r w:rsidRPr="004C50E2">
        <w:rPr>
          <w:sz w:val="20"/>
          <w:szCs w:val="20"/>
        </w:rPr>
        <w:t>falsi(</w:t>
      </w:r>
      <w:proofErr w:type="gramEnd"/>
      <w:r w:rsidRPr="004C50E2">
        <w:rPr>
          <w:sz w:val="20"/>
          <w:szCs w:val="20"/>
        </w:rPr>
        <w:t>balance, a, b)</w:t>
      </w:r>
    </w:p>
    <w:p w14:paraId="78F6DFC3" w14:textId="77777777" w:rsidR="00D058A1" w:rsidRPr="00D058A1" w:rsidRDefault="00D058A1" w:rsidP="00D058A1">
      <w:pPr>
        <w:pStyle w:val="codigo"/>
        <w:spacing w:line="240" w:lineRule="auto"/>
        <w:rPr>
          <w:sz w:val="20"/>
          <w:szCs w:val="20"/>
          <w:lang w:val="en-US"/>
        </w:rPr>
      </w:pPr>
      <w:r w:rsidRPr="004C50E2">
        <w:rPr>
          <w:sz w:val="20"/>
          <w:szCs w:val="20"/>
        </w:rPr>
        <w:t xml:space="preserve">        </w:t>
      </w:r>
      <w:r w:rsidRPr="00D058A1">
        <w:rPr>
          <w:sz w:val="20"/>
          <w:szCs w:val="20"/>
          <w:lang w:val="en-US"/>
        </w:rPr>
        <w:t>except Exception:</w:t>
      </w:r>
    </w:p>
    <w:p w14:paraId="31F3245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Cstar</w:t>
      </w:r>
      <w:proofErr w:type="spellEnd"/>
      <w:r w:rsidRPr="00D058A1">
        <w:rPr>
          <w:sz w:val="20"/>
          <w:szCs w:val="20"/>
          <w:lang w:val="en-US"/>
        </w:rPr>
        <w:t xml:space="preserve"> = 0.5 * (</w:t>
      </w:r>
      <w:proofErr w:type="spellStart"/>
      <w:r w:rsidRPr="00D058A1">
        <w:rPr>
          <w:sz w:val="20"/>
          <w:szCs w:val="20"/>
          <w:lang w:val="en-US"/>
        </w:rPr>
        <w:t>fF</w:t>
      </w:r>
      <w:proofErr w:type="spellEnd"/>
      <w:r w:rsidRPr="00D058A1">
        <w:rPr>
          <w:sz w:val="20"/>
          <w:szCs w:val="20"/>
          <w:lang w:val="en-US"/>
        </w:rPr>
        <w:t xml:space="preserve"> + fS)</w:t>
      </w:r>
    </w:p>
    <w:p w14:paraId="57C6EC9C" w14:textId="77777777" w:rsidR="00D058A1" w:rsidRPr="00D058A1" w:rsidRDefault="00D058A1" w:rsidP="00D058A1">
      <w:pPr>
        <w:pStyle w:val="codigo"/>
        <w:spacing w:line="240" w:lineRule="auto"/>
        <w:rPr>
          <w:sz w:val="20"/>
          <w:szCs w:val="20"/>
          <w:lang w:val="en-US"/>
        </w:rPr>
      </w:pPr>
    </w:p>
    <w:p w14:paraId="056FFAF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C_int</w:t>
      </w:r>
      <w:proofErr w:type="spellEnd"/>
      <w:r w:rsidRPr="00D058A1">
        <w:rPr>
          <w:sz w:val="20"/>
          <w:szCs w:val="20"/>
          <w:lang w:val="en-US"/>
        </w:rPr>
        <w:t>[</w:t>
      </w:r>
      <w:proofErr w:type="spellStart"/>
      <w:r w:rsidRPr="00D058A1">
        <w:rPr>
          <w:sz w:val="20"/>
          <w:szCs w:val="20"/>
          <w:lang w:val="en-US"/>
        </w:rPr>
        <w:t>i</w:t>
      </w:r>
      <w:proofErr w:type="spellEnd"/>
      <w:r w:rsidRPr="00D058A1">
        <w:rPr>
          <w:sz w:val="20"/>
          <w:szCs w:val="20"/>
          <w:lang w:val="en-US"/>
        </w:rPr>
        <w:t xml:space="preserve">] = </w:t>
      </w:r>
      <w:proofErr w:type="spellStart"/>
      <w:r w:rsidRPr="00D058A1">
        <w:rPr>
          <w:sz w:val="20"/>
          <w:szCs w:val="20"/>
          <w:lang w:val="en-US"/>
        </w:rPr>
        <w:t>Cstar</w:t>
      </w:r>
      <w:proofErr w:type="spellEnd"/>
    </w:p>
    <w:p w14:paraId="33FA69A2" w14:textId="77777777" w:rsidR="00D058A1" w:rsidRPr="00D058A1" w:rsidRDefault="00D058A1" w:rsidP="00D058A1">
      <w:pPr>
        <w:pStyle w:val="codigo"/>
        <w:spacing w:line="240" w:lineRule="auto"/>
        <w:rPr>
          <w:sz w:val="20"/>
          <w:szCs w:val="20"/>
          <w:lang w:val="en-US"/>
        </w:rPr>
      </w:pPr>
      <w:r w:rsidRPr="00D058A1">
        <w:rPr>
          <w:sz w:val="20"/>
          <w:szCs w:val="20"/>
          <w:lang w:val="en-US"/>
        </w:rPr>
        <w:t>        J[</w:t>
      </w:r>
      <w:proofErr w:type="spellStart"/>
      <w:r w:rsidRPr="00D058A1">
        <w:rPr>
          <w:sz w:val="20"/>
          <w:szCs w:val="20"/>
          <w:lang w:val="en-US"/>
        </w:rPr>
        <w:t>i</w:t>
      </w:r>
      <w:proofErr w:type="spellEnd"/>
      <w:r w:rsidRPr="00D058A1">
        <w:rPr>
          <w:sz w:val="20"/>
          <w:szCs w:val="20"/>
          <w:lang w:val="en-US"/>
        </w:rPr>
        <w:t>] = K_L * (</w:t>
      </w:r>
      <w:proofErr w:type="spellStart"/>
      <w:r w:rsidRPr="00D058A1">
        <w:rPr>
          <w:sz w:val="20"/>
          <w:szCs w:val="20"/>
          <w:lang w:val="en-US"/>
        </w:rPr>
        <w:t>rho_f</w:t>
      </w:r>
      <w:proofErr w:type="spellEnd"/>
      <w:r w:rsidRPr="00D058A1">
        <w:rPr>
          <w:sz w:val="20"/>
          <w:szCs w:val="20"/>
          <w:lang w:val="en-US"/>
        </w:rPr>
        <w:t xml:space="preserve"> / MW_H2O) * (</w:t>
      </w:r>
      <w:proofErr w:type="spellStart"/>
      <w:r w:rsidRPr="00D058A1">
        <w:rPr>
          <w:sz w:val="20"/>
          <w:szCs w:val="20"/>
          <w:lang w:val="en-US"/>
        </w:rPr>
        <w:t>fF</w:t>
      </w:r>
      <w:proofErr w:type="spellEnd"/>
      <w:r w:rsidRPr="00D058A1">
        <w:rPr>
          <w:sz w:val="20"/>
          <w:szCs w:val="20"/>
          <w:lang w:val="en-US"/>
        </w:rPr>
        <w:t xml:space="preserve"> - </w:t>
      </w:r>
      <w:proofErr w:type="spellStart"/>
      <w:r w:rsidRPr="00D058A1">
        <w:rPr>
          <w:sz w:val="20"/>
          <w:szCs w:val="20"/>
          <w:lang w:val="en-US"/>
        </w:rPr>
        <w:t>Cstar</w:t>
      </w:r>
      <w:proofErr w:type="spellEnd"/>
      <w:r w:rsidRPr="00D058A1">
        <w:rPr>
          <w:sz w:val="20"/>
          <w:szCs w:val="20"/>
          <w:lang w:val="en-US"/>
        </w:rPr>
        <w:t>)</w:t>
      </w:r>
    </w:p>
    <w:p w14:paraId="28B33848" w14:textId="77777777" w:rsidR="00D058A1" w:rsidRPr="00D058A1" w:rsidRDefault="00D058A1" w:rsidP="00D058A1">
      <w:pPr>
        <w:pStyle w:val="codigo"/>
        <w:spacing w:line="240" w:lineRule="auto"/>
        <w:rPr>
          <w:sz w:val="20"/>
          <w:szCs w:val="20"/>
          <w:lang w:val="en-US"/>
        </w:rPr>
      </w:pPr>
    </w:p>
    <w:p w14:paraId="7E82E01E"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roofErr w:type="spellStart"/>
      <w:r w:rsidRPr="00D058A1">
        <w:rPr>
          <w:sz w:val="20"/>
          <w:szCs w:val="20"/>
          <w:lang w:val="en-US"/>
        </w:rPr>
        <w:t>m_dot</w:t>
      </w:r>
      <w:proofErr w:type="spellEnd"/>
      <w:r w:rsidRPr="00D058A1">
        <w:rPr>
          <w:sz w:val="20"/>
          <w:szCs w:val="20"/>
          <w:lang w:val="en-US"/>
        </w:rPr>
        <w:t xml:space="preserve"> = J[</w:t>
      </w:r>
      <w:proofErr w:type="spellStart"/>
      <w:r w:rsidRPr="00D058A1">
        <w:rPr>
          <w:sz w:val="20"/>
          <w:szCs w:val="20"/>
          <w:lang w:val="en-US"/>
        </w:rPr>
        <w:t>i</w:t>
      </w:r>
      <w:proofErr w:type="spellEnd"/>
      <w:r w:rsidRPr="00D058A1">
        <w:rPr>
          <w:sz w:val="20"/>
          <w:szCs w:val="20"/>
          <w:lang w:val="en-US"/>
        </w:rPr>
        <w:t xml:space="preserve">] * MW_H2O * </w:t>
      </w:r>
      <w:proofErr w:type="spellStart"/>
      <w:r w:rsidRPr="00D058A1">
        <w:rPr>
          <w:sz w:val="20"/>
          <w:szCs w:val="20"/>
          <w:lang w:val="en-US"/>
        </w:rPr>
        <w:t>A_seg</w:t>
      </w:r>
      <w:proofErr w:type="spellEnd"/>
    </w:p>
    <w:p w14:paraId="7DDCE76A" w14:textId="77777777" w:rsidR="00D058A1" w:rsidRPr="00D058A1" w:rsidRDefault="00D058A1" w:rsidP="00D058A1">
      <w:pPr>
        <w:pStyle w:val="codigo"/>
        <w:spacing w:line="240" w:lineRule="auto"/>
        <w:rPr>
          <w:sz w:val="20"/>
          <w:szCs w:val="20"/>
          <w:lang w:val="en-US"/>
        </w:rPr>
      </w:pPr>
    </w:p>
    <w:p w14:paraId="1EA6CBE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df_f</w:t>
      </w:r>
      <w:proofErr w:type="spellEnd"/>
      <w:r w:rsidRPr="00D058A1">
        <w:rPr>
          <w:sz w:val="20"/>
          <w:szCs w:val="20"/>
          <w:lang w:val="en-US"/>
        </w:rPr>
        <w:t xml:space="preserve"> = -(</w:t>
      </w:r>
      <w:proofErr w:type="spellStart"/>
      <w:r w:rsidRPr="00D058A1">
        <w:rPr>
          <w:sz w:val="20"/>
          <w:szCs w:val="20"/>
          <w:lang w:val="en-US"/>
        </w:rPr>
        <w:t>m_dot</w:t>
      </w:r>
      <w:proofErr w:type="spellEnd"/>
      <w:r w:rsidRPr="00D058A1">
        <w:rPr>
          <w:sz w:val="20"/>
          <w:szCs w:val="20"/>
          <w:lang w:val="en-US"/>
        </w:rPr>
        <w:t xml:space="preserve">) / </w:t>
      </w:r>
      <w:proofErr w:type="gramStart"/>
      <w:r w:rsidRPr="00D058A1">
        <w:rPr>
          <w:sz w:val="20"/>
          <w:szCs w:val="20"/>
          <w:lang w:val="en-US"/>
        </w:rPr>
        <w:t>max(</w:t>
      </w:r>
      <w:proofErr w:type="spellStart"/>
      <w:proofErr w:type="gramEnd"/>
      <w:r w:rsidRPr="00D058A1">
        <w:rPr>
          <w:sz w:val="20"/>
          <w:szCs w:val="20"/>
          <w:lang w:val="en-US"/>
        </w:rPr>
        <w:t>rho_f</w:t>
      </w:r>
      <w:proofErr w:type="spellEnd"/>
      <w:r w:rsidRPr="00D058A1">
        <w:rPr>
          <w:sz w:val="20"/>
          <w:szCs w:val="20"/>
          <w:lang w:val="en-US"/>
        </w:rPr>
        <w:t xml:space="preserve"> * </w:t>
      </w:r>
      <w:proofErr w:type="spellStart"/>
      <w:r w:rsidRPr="00D058A1">
        <w:rPr>
          <w:sz w:val="20"/>
          <w:szCs w:val="20"/>
          <w:lang w:val="en-US"/>
        </w:rPr>
        <w:t>Q_f</w:t>
      </w:r>
      <w:proofErr w:type="spellEnd"/>
      <w:r w:rsidRPr="00D058A1">
        <w:rPr>
          <w:sz w:val="20"/>
          <w:szCs w:val="20"/>
          <w:lang w:val="en-US"/>
        </w:rPr>
        <w:t>, 1e-16)</w:t>
      </w:r>
    </w:p>
    <w:p w14:paraId="7FE993F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df_s</w:t>
      </w:r>
      <w:proofErr w:type="spellEnd"/>
      <w:r w:rsidRPr="00D058A1">
        <w:rPr>
          <w:sz w:val="20"/>
          <w:szCs w:val="20"/>
          <w:lang w:val="en-US"/>
        </w:rPr>
        <w:t xml:space="preserve"> = +(</w:t>
      </w:r>
      <w:proofErr w:type="spellStart"/>
      <w:r w:rsidRPr="00D058A1">
        <w:rPr>
          <w:sz w:val="20"/>
          <w:szCs w:val="20"/>
          <w:lang w:val="en-US"/>
        </w:rPr>
        <w:t>m_dot</w:t>
      </w:r>
      <w:proofErr w:type="spellEnd"/>
      <w:r w:rsidRPr="00D058A1">
        <w:rPr>
          <w:sz w:val="20"/>
          <w:szCs w:val="20"/>
          <w:lang w:val="en-US"/>
        </w:rPr>
        <w:t xml:space="preserve">) / </w:t>
      </w:r>
      <w:proofErr w:type="gramStart"/>
      <w:r w:rsidRPr="00D058A1">
        <w:rPr>
          <w:sz w:val="20"/>
          <w:szCs w:val="20"/>
          <w:lang w:val="en-US"/>
        </w:rPr>
        <w:t>max(</w:t>
      </w:r>
      <w:proofErr w:type="spellStart"/>
      <w:proofErr w:type="gramEnd"/>
      <w:r w:rsidRPr="00D058A1">
        <w:rPr>
          <w:sz w:val="20"/>
          <w:szCs w:val="20"/>
          <w:lang w:val="en-US"/>
        </w:rPr>
        <w:t>rho_s</w:t>
      </w:r>
      <w:proofErr w:type="spellEnd"/>
      <w:r w:rsidRPr="00D058A1">
        <w:rPr>
          <w:sz w:val="20"/>
          <w:szCs w:val="20"/>
          <w:lang w:val="en-US"/>
        </w:rPr>
        <w:t xml:space="preserve"> * Q_s, 1e-16)</w:t>
      </w:r>
    </w:p>
    <w:p w14:paraId="3EDE6144" w14:textId="77777777" w:rsidR="00D058A1" w:rsidRPr="00D058A1" w:rsidRDefault="00D058A1" w:rsidP="00D058A1">
      <w:pPr>
        <w:pStyle w:val="codigo"/>
        <w:spacing w:line="240" w:lineRule="auto"/>
        <w:rPr>
          <w:sz w:val="20"/>
          <w:szCs w:val="20"/>
          <w:lang w:val="en-US"/>
        </w:rPr>
      </w:pPr>
    </w:p>
    <w:p w14:paraId="7446555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f_fibra</w:t>
      </w:r>
      <w:proofErr w:type="spellEnd"/>
      <w:r w:rsidRPr="00D058A1">
        <w:rPr>
          <w:sz w:val="20"/>
          <w:szCs w:val="20"/>
          <w:lang w:val="en-US"/>
        </w:rPr>
        <w:t>[</w:t>
      </w:r>
      <w:proofErr w:type="spellStart"/>
      <w:r w:rsidRPr="00D058A1">
        <w:rPr>
          <w:sz w:val="20"/>
          <w:szCs w:val="20"/>
          <w:lang w:val="en-US"/>
        </w:rPr>
        <w:t>i</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np.clip</w:t>
      </w:r>
      <w:proofErr w:type="spellEnd"/>
      <w:proofErr w:type="gramEnd"/>
      <w:r w:rsidRPr="00D058A1">
        <w:rPr>
          <w:sz w:val="20"/>
          <w:szCs w:val="20"/>
          <w:lang w:val="en-US"/>
        </w:rPr>
        <w:t>(</w:t>
      </w:r>
      <w:proofErr w:type="spellStart"/>
      <w:r w:rsidRPr="00D058A1">
        <w:rPr>
          <w:sz w:val="20"/>
          <w:szCs w:val="20"/>
          <w:lang w:val="en-US"/>
        </w:rPr>
        <w:t>fF</w:t>
      </w:r>
      <w:proofErr w:type="spellEnd"/>
      <w:r w:rsidRPr="00D058A1">
        <w:rPr>
          <w:sz w:val="20"/>
          <w:szCs w:val="20"/>
          <w:lang w:val="en-US"/>
        </w:rPr>
        <w:t xml:space="preserve"> + </w:t>
      </w:r>
      <w:proofErr w:type="spellStart"/>
      <w:r w:rsidRPr="00D058A1">
        <w:rPr>
          <w:sz w:val="20"/>
          <w:szCs w:val="20"/>
          <w:lang w:val="en-US"/>
        </w:rPr>
        <w:t>df_f</w:t>
      </w:r>
      <w:proofErr w:type="spellEnd"/>
      <w:r w:rsidRPr="00D058A1">
        <w:rPr>
          <w:sz w:val="20"/>
          <w:szCs w:val="20"/>
          <w:lang w:val="en-US"/>
        </w:rPr>
        <w:t>, 0.0, 1.0))</w:t>
      </w:r>
    </w:p>
    <w:p w14:paraId="4944595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f_carcasa</w:t>
      </w:r>
      <w:proofErr w:type="spellEnd"/>
      <w:r w:rsidRPr="00D058A1">
        <w:rPr>
          <w:sz w:val="20"/>
          <w:szCs w:val="20"/>
          <w:lang w:val="en-US"/>
        </w:rPr>
        <w:t>[</w:t>
      </w:r>
      <w:proofErr w:type="spellStart"/>
      <w:r w:rsidRPr="00D058A1">
        <w:rPr>
          <w:sz w:val="20"/>
          <w:szCs w:val="20"/>
          <w:lang w:val="en-US"/>
        </w:rPr>
        <w:t>i</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np.clip</w:t>
      </w:r>
      <w:proofErr w:type="spellEnd"/>
      <w:proofErr w:type="gramEnd"/>
      <w:r w:rsidRPr="00D058A1">
        <w:rPr>
          <w:sz w:val="20"/>
          <w:szCs w:val="20"/>
          <w:lang w:val="en-US"/>
        </w:rPr>
        <w:t>(</w:t>
      </w:r>
      <w:proofErr w:type="spellStart"/>
      <w:r w:rsidRPr="00D058A1">
        <w:rPr>
          <w:sz w:val="20"/>
          <w:szCs w:val="20"/>
          <w:lang w:val="en-US"/>
        </w:rPr>
        <w:t>fS</w:t>
      </w:r>
      <w:proofErr w:type="spellEnd"/>
      <w:r w:rsidRPr="00D058A1">
        <w:rPr>
          <w:sz w:val="20"/>
          <w:szCs w:val="20"/>
          <w:lang w:val="en-US"/>
        </w:rPr>
        <w:t xml:space="preserve"> + </w:t>
      </w:r>
      <w:proofErr w:type="spellStart"/>
      <w:r w:rsidRPr="00D058A1">
        <w:rPr>
          <w:sz w:val="20"/>
          <w:szCs w:val="20"/>
          <w:lang w:val="en-US"/>
        </w:rPr>
        <w:t>df_s</w:t>
      </w:r>
      <w:proofErr w:type="spellEnd"/>
      <w:r w:rsidRPr="00D058A1">
        <w:rPr>
          <w:sz w:val="20"/>
          <w:szCs w:val="20"/>
          <w:lang w:val="en-US"/>
        </w:rPr>
        <w:t>, 0.0, 1.0))</w:t>
      </w:r>
    </w:p>
    <w:p w14:paraId="5E25740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5DE19E5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C_</w:t>
      </w:r>
      <w:proofErr w:type="gramStart"/>
      <w:r w:rsidRPr="00D058A1">
        <w:rPr>
          <w:sz w:val="20"/>
          <w:szCs w:val="20"/>
          <w:lang w:val="en-US"/>
        </w:rPr>
        <w:t>int</w:t>
      </w:r>
      <w:proofErr w:type="spellEnd"/>
      <w:r w:rsidRPr="00D058A1">
        <w:rPr>
          <w:sz w:val="20"/>
          <w:szCs w:val="20"/>
          <w:lang w:val="en-US"/>
        </w:rPr>
        <w:t>[</w:t>
      </w:r>
      <w:proofErr w:type="gramEnd"/>
      <w:r w:rsidRPr="00D058A1">
        <w:rPr>
          <w:sz w:val="20"/>
          <w:szCs w:val="20"/>
          <w:lang w:val="en-US"/>
        </w:rPr>
        <w:t xml:space="preserve">0] = </w:t>
      </w:r>
      <w:proofErr w:type="spellStart"/>
      <w:r w:rsidRPr="00D058A1">
        <w:rPr>
          <w:sz w:val="20"/>
          <w:szCs w:val="20"/>
          <w:lang w:val="en-US"/>
        </w:rPr>
        <w:t>C_</w:t>
      </w:r>
      <w:proofErr w:type="gramStart"/>
      <w:r w:rsidRPr="00D058A1">
        <w:rPr>
          <w:sz w:val="20"/>
          <w:szCs w:val="20"/>
          <w:lang w:val="en-US"/>
        </w:rPr>
        <w:t>int</w:t>
      </w:r>
      <w:proofErr w:type="spellEnd"/>
      <w:r w:rsidRPr="00D058A1">
        <w:rPr>
          <w:sz w:val="20"/>
          <w:szCs w:val="20"/>
          <w:lang w:val="en-US"/>
        </w:rPr>
        <w:t>[</w:t>
      </w:r>
      <w:proofErr w:type="gramEnd"/>
      <w:r w:rsidRPr="00D058A1">
        <w:rPr>
          <w:sz w:val="20"/>
          <w:szCs w:val="20"/>
          <w:lang w:val="en-US"/>
        </w:rPr>
        <w:t xml:space="preserve">1] if </w:t>
      </w:r>
      <w:proofErr w:type="spellStart"/>
      <w:r w:rsidRPr="00D058A1">
        <w:rPr>
          <w:sz w:val="20"/>
          <w:szCs w:val="20"/>
          <w:lang w:val="en-US"/>
        </w:rPr>
        <w:t>len</w:t>
      </w:r>
      <w:proofErr w:type="spellEnd"/>
      <w:r w:rsidRPr="00D058A1">
        <w:rPr>
          <w:sz w:val="20"/>
          <w:szCs w:val="20"/>
          <w:lang w:val="en-US"/>
        </w:rPr>
        <w:t xml:space="preserve">(z) &gt; 1 else </w:t>
      </w:r>
      <w:proofErr w:type="spellStart"/>
      <w:r w:rsidRPr="00D058A1">
        <w:rPr>
          <w:sz w:val="20"/>
          <w:szCs w:val="20"/>
          <w:lang w:val="en-US"/>
        </w:rPr>
        <w:t>f_</w:t>
      </w:r>
      <w:proofErr w:type="gramStart"/>
      <w:r w:rsidRPr="00D058A1">
        <w:rPr>
          <w:sz w:val="20"/>
          <w:szCs w:val="20"/>
          <w:lang w:val="en-US"/>
        </w:rPr>
        <w:t>fibra</w:t>
      </w:r>
      <w:proofErr w:type="spellEnd"/>
      <w:r w:rsidRPr="00D058A1">
        <w:rPr>
          <w:sz w:val="20"/>
          <w:szCs w:val="20"/>
          <w:lang w:val="en-US"/>
        </w:rPr>
        <w:t>[</w:t>
      </w:r>
      <w:proofErr w:type="gramEnd"/>
      <w:r w:rsidRPr="00D058A1">
        <w:rPr>
          <w:sz w:val="20"/>
          <w:szCs w:val="20"/>
          <w:lang w:val="en-US"/>
        </w:rPr>
        <w:t>0]</w:t>
      </w:r>
    </w:p>
    <w:p w14:paraId="338543D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gramStart"/>
      <w:r w:rsidRPr="00D058A1">
        <w:rPr>
          <w:sz w:val="20"/>
          <w:szCs w:val="20"/>
          <w:lang w:val="en-US"/>
        </w:rPr>
        <w:t>J[</w:t>
      </w:r>
      <w:proofErr w:type="gramEnd"/>
      <w:r w:rsidRPr="00D058A1">
        <w:rPr>
          <w:sz w:val="20"/>
          <w:szCs w:val="20"/>
          <w:lang w:val="en-US"/>
        </w:rPr>
        <w:t xml:space="preserve">0]     = </w:t>
      </w:r>
      <w:proofErr w:type="gramStart"/>
      <w:r w:rsidRPr="00D058A1">
        <w:rPr>
          <w:sz w:val="20"/>
          <w:szCs w:val="20"/>
          <w:lang w:val="en-US"/>
        </w:rPr>
        <w:t>J[</w:t>
      </w:r>
      <w:proofErr w:type="gramEnd"/>
      <w:r w:rsidRPr="00D058A1">
        <w:rPr>
          <w:sz w:val="20"/>
          <w:szCs w:val="20"/>
          <w:lang w:val="en-US"/>
        </w:rPr>
        <w:t xml:space="preserve">1]     if </w:t>
      </w:r>
      <w:proofErr w:type="spellStart"/>
      <w:r w:rsidRPr="00D058A1">
        <w:rPr>
          <w:sz w:val="20"/>
          <w:szCs w:val="20"/>
          <w:lang w:val="en-US"/>
        </w:rPr>
        <w:t>len</w:t>
      </w:r>
      <w:proofErr w:type="spellEnd"/>
      <w:r w:rsidRPr="00D058A1">
        <w:rPr>
          <w:sz w:val="20"/>
          <w:szCs w:val="20"/>
          <w:lang w:val="en-US"/>
        </w:rPr>
        <w:t>(z) &gt; 1 else 0.0</w:t>
      </w:r>
    </w:p>
    <w:p w14:paraId="1A88FBE2" w14:textId="77777777" w:rsidR="00D058A1" w:rsidRPr="00D058A1" w:rsidRDefault="00D058A1" w:rsidP="00D058A1">
      <w:pPr>
        <w:pStyle w:val="codigo"/>
        <w:spacing w:line="240" w:lineRule="auto"/>
        <w:rPr>
          <w:sz w:val="20"/>
          <w:szCs w:val="20"/>
          <w:lang w:val="en-US"/>
        </w:rPr>
      </w:pPr>
    </w:p>
    <w:p w14:paraId="1433BFFB"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flux_kg_m2_h = J * MW_H2O * 3600.0</w:t>
      </w:r>
    </w:p>
    <w:p w14:paraId="2058C079" w14:textId="77777777" w:rsidR="00D058A1" w:rsidRPr="00D058A1" w:rsidRDefault="00D058A1" w:rsidP="00D058A1">
      <w:pPr>
        <w:pStyle w:val="codigo"/>
        <w:spacing w:line="240" w:lineRule="auto"/>
        <w:rPr>
          <w:sz w:val="20"/>
          <w:szCs w:val="20"/>
        </w:rPr>
      </w:pPr>
      <w:r w:rsidRPr="00D058A1">
        <w:rPr>
          <w:sz w:val="20"/>
          <w:szCs w:val="20"/>
        </w:rPr>
        <w:t xml:space="preserve">    </w:t>
      </w:r>
    </w:p>
    <w:p w14:paraId="07DCB5F5"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return {</w:t>
      </w:r>
    </w:p>
    <w:p w14:paraId="393D1CDF"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f_fibra</w:t>
      </w:r>
      <w:proofErr w:type="spellEnd"/>
      <w:r w:rsidRPr="00D058A1">
        <w:rPr>
          <w:sz w:val="20"/>
          <w:szCs w:val="20"/>
          <w:lang w:val="en-US"/>
        </w:rPr>
        <w:t xml:space="preserve">": </w:t>
      </w:r>
      <w:proofErr w:type="spellStart"/>
      <w:r w:rsidRPr="00D058A1">
        <w:rPr>
          <w:sz w:val="20"/>
          <w:szCs w:val="20"/>
          <w:lang w:val="en-US"/>
        </w:rPr>
        <w:t>f_fibra</w:t>
      </w:r>
      <w:proofErr w:type="spellEnd"/>
      <w:r w:rsidRPr="00D058A1">
        <w:rPr>
          <w:sz w:val="20"/>
          <w:szCs w:val="20"/>
          <w:lang w:val="en-US"/>
        </w:rPr>
        <w:t>,</w:t>
      </w:r>
    </w:p>
    <w:p w14:paraId="78895892"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w:t>
      </w:r>
      <w:proofErr w:type="spellStart"/>
      <w:r w:rsidRPr="00D058A1">
        <w:rPr>
          <w:sz w:val="20"/>
          <w:szCs w:val="20"/>
        </w:rPr>
        <w:t>f_carcasa</w:t>
      </w:r>
      <w:proofErr w:type="spellEnd"/>
      <w:r w:rsidRPr="00D058A1">
        <w:rPr>
          <w:sz w:val="20"/>
          <w:szCs w:val="20"/>
        </w:rPr>
        <w:t xml:space="preserve">": </w:t>
      </w:r>
      <w:proofErr w:type="spellStart"/>
      <w:r w:rsidRPr="00D058A1">
        <w:rPr>
          <w:sz w:val="20"/>
          <w:szCs w:val="20"/>
        </w:rPr>
        <w:t>f_carcasa</w:t>
      </w:r>
      <w:proofErr w:type="spellEnd"/>
      <w:r w:rsidRPr="00D058A1">
        <w:rPr>
          <w:sz w:val="20"/>
          <w:szCs w:val="20"/>
        </w:rPr>
        <w:t>,</w:t>
      </w:r>
    </w:p>
    <w:p w14:paraId="4817D6C5"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flux_agua</w:t>
      </w:r>
      <w:proofErr w:type="spellEnd"/>
      <w:r w:rsidRPr="00D058A1">
        <w:rPr>
          <w:sz w:val="20"/>
          <w:szCs w:val="20"/>
        </w:rPr>
        <w:t>": J,</w:t>
      </w:r>
    </w:p>
    <w:p w14:paraId="5597159D" w14:textId="77777777" w:rsidR="00D058A1" w:rsidRPr="00D058A1" w:rsidRDefault="00D058A1" w:rsidP="00D058A1">
      <w:pPr>
        <w:pStyle w:val="codigo"/>
        <w:spacing w:line="240" w:lineRule="auto"/>
        <w:rPr>
          <w:sz w:val="20"/>
          <w:szCs w:val="20"/>
          <w:lang w:val="de-DE"/>
        </w:rPr>
      </w:pPr>
      <w:r w:rsidRPr="00D058A1">
        <w:rPr>
          <w:sz w:val="20"/>
          <w:szCs w:val="20"/>
        </w:rPr>
        <w:t xml:space="preserve">        </w:t>
      </w:r>
      <w:r w:rsidRPr="00D058A1">
        <w:rPr>
          <w:sz w:val="20"/>
          <w:szCs w:val="20"/>
          <w:lang w:val="de-DE"/>
        </w:rPr>
        <w:t>"flux_kg_m2_h": flux_kg_m2_h,</w:t>
      </w:r>
    </w:p>
    <w:p w14:paraId="2024FDE8" w14:textId="77777777" w:rsidR="00D058A1" w:rsidRPr="00D058A1" w:rsidRDefault="00D058A1" w:rsidP="00D058A1">
      <w:pPr>
        <w:pStyle w:val="codigo"/>
        <w:spacing w:line="240" w:lineRule="auto"/>
        <w:rPr>
          <w:sz w:val="20"/>
          <w:szCs w:val="20"/>
        </w:rPr>
      </w:pPr>
      <w:r w:rsidRPr="00D058A1">
        <w:rPr>
          <w:sz w:val="20"/>
          <w:szCs w:val="20"/>
          <w:lang w:val="de-DE"/>
        </w:rPr>
        <w:t xml:space="preserve">    </w:t>
      </w:r>
      <w:r w:rsidRPr="00D058A1">
        <w:rPr>
          <w:sz w:val="20"/>
          <w:szCs w:val="20"/>
        </w:rPr>
        <w:t>}</w:t>
      </w:r>
    </w:p>
    <w:p w14:paraId="462D66E7" w14:textId="77777777" w:rsidR="00D058A1" w:rsidRPr="00D058A1" w:rsidRDefault="00D058A1" w:rsidP="00D058A1">
      <w:pPr>
        <w:pStyle w:val="codigo"/>
        <w:spacing w:line="240" w:lineRule="auto"/>
        <w:rPr>
          <w:sz w:val="20"/>
          <w:szCs w:val="20"/>
        </w:rPr>
      </w:pPr>
      <w:r w:rsidRPr="00D058A1">
        <w:rPr>
          <w:sz w:val="20"/>
          <w:szCs w:val="20"/>
        </w:rPr>
        <w:t xml:space="preserve">    </w:t>
      </w:r>
    </w:p>
    <w:p w14:paraId="56D1798B"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X_</w:t>
      </w:r>
      <w:proofErr w:type="gramStart"/>
      <w:r w:rsidRPr="00D058A1">
        <w:rPr>
          <w:sz w:val="20"/>
          <w:szCs w:val="20"/>
        </w:rPr>
        <w:t>polifenoles</w:t>
      </w:r>
      <w:proofErr w:type="spellEnd"/>
      <w:r w:rsidRPr="00D058A1">
        <w:rPr>
          <w:sz w:val="20"/>
          <w:szCs w:val="20"/>
        </w:rPr>
        <w:t>(</w:t>
      </w:r>
      <w:proofErr w:type="spellStart"/>
      <w:proofErr w:type="gramEnd"/>
      <w:r w:rsidRPr="00D058A1">
        <w:rPr>
          <w:sz w:val="20"/>
          <w:szCs w:val="20"/>
        </w:rPr>
        <w:t>flux_agua</w:t>
      </w:r>
      <w:proofErr w:type="spellEnd"/>
      <w:r w:rsidRPr="00D058A1">
        <w:rPr>
          <w:sz w:val="20"/>
          <w:szCs w:val="20"/>
        </w:rPr>
        <w:t xml:space="preserve">, </w:t>
      </w:r>
      <w:proofErr w:type="spellStart"/>
      <w:r w:rsidRPr="00D058A1">
        <w:rPr>
          <w:sz w:val="20"/>
          <w:szCs w:val="20"/>
        </w:rPr>
        <w:t>C_inicial</w:t>
      </w:r>
      <w:proofErr w:type="spellEnd"/>
      <w:r w:rsidRPr="00D058A1">
        <w:rPr>
          <w:sz w:val="20"/>
          <w:szCs w:val="20"/>
        </w:rPr>
        <w:t xml:space="preserve">, rho, </w:t>
      </w:r>
      <w:proofErr w:type="spellStart"/>
      <w:r w:rsidRPr="00D058A1">
        <w:rPr>
          <w:sz w:val="20"/>
          <w:szCs w:val="20"/>
        </w:rPr>
        <w:t>X_etanol</w:t>
      </w:r>
      <w:proofErr w:type="spellEnd"/>
      <w:r w:rsidRPr="00D058A1">
        <w:rPr>
          <w:sz w:val="20"/>
          <w:szCs w:val="20"/>
        </w:rPr>
        <w:t xml:space="preserve"> = 0.12):</w:t>
      </w:r>
    </w:p>
    <w:p w14:paraId="3D30AA3B"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X_agua</w:t>
      </w:r>
      <w:proofErr w:type="spellEnd"/>
      <w:r w:rsidRPr="00D058A1">
        <w:rPr>
          <w:sz w:val="20"/>
          <w:szCs w:val="20"/>
        </w:rPr>
        <w:t xml:space="preserve"> = </w:t>
      </w:r>
      <w:proofErr w:type="spellStart"/>
      <w:r w:rsidRPr="00D058A1">
        <w:rPr>
          <w:sz w:val="20"/>
          <w:szCs w:val="20"/>
        </w:rPr>
        <w:t>flux_agua</w:t>
      </w:r>
      <w:proofErr w:type="spellEnd"/>
      <w:r w:rsidRPr="00D058A1">
        <w:rPr>
          <w:sz w:val="20"/>
          <w:szCs w:val="20"/>
        </w:rPr>
        <w:t xml:space="preserve"> </w:t>
      </w:r>
    </w:p>
    <w:p w14:paraId="0EFF6005"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X_polifenoles</w:t>
      </w:r>
      <w:proofErr w:type="spellEnd"/>
      <w:r w:rsidRPr="00D058A1">
        <w:rPr>
          <w:sz w:val="20"/>
          <w:szCs w:val="20"/>
        </w:rPr>
        <w:t xml:space="preserve"> = 1 - </w:t>
      </w:r>
      <w:proofErr w:type="spellStart"/>
      <w:r w:rsidRPr="00D058A1">
        <w:rPr>
          <w:sz w:val="20"/>
          <w:szCs w:val="20"/>
        </w:rPr>
        <w:t>X_agua</w:t>
      </w:r>
      <w:proofErr w:type="spellEnd"/>
      <w:r w:rsidRPr="00D058A1">
        <w:rPr>
          <w:sz w:val="20"/>
          <w:szCs w:val="20"/>
        </w:rPr>
        <w:t xml:space="preserve"> - </w:t>
      </w:r>
      <w:proofErr w:type="spellStart"/>
      <w:r w:rsidRPr="00D058A1">
        <w:rPr>
          <w:sz w:val="20"/>
          <w:szCs w:val="20"/>
        </w:rPr>
        <w:t>X_etanol</w:t>
      </w:r>
      <w:proofErr w:type="spellEnd"/>
    </w:p>
    <w:p w14:paraId="76135756" w14:textId="77777777" w:rsidR="00D058A1" w:rsidRPr="00D058A1" w:rsidRDefault="00D058A1" w:rsidP="00D058A1">
      <w:pPr>
        <w:pStyle w:val="codigo"/>
        <w:spacing w:line="240" w:lineRule="auto"/>
        <w:rPr>
          <w:sz w:val="20"/>
          <w:szCs w:val="20"/>
        </w:rPr>
      </w:pPr>
    </w:p>
    <w:p w14:paraId="5F0A6EEF"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fraccion_inicial</w:t>
      </w:r>
      <w:proofErr w:type="spellEnd"/>
      <w:r w:rsidRPr="00D058A1">
        <w:rPr>
          <w:sz w:val="20"/>
          <w:szCs w:val="20"/>
        </w:rPr>
        <w:t xml:space="preserve"> = </w:t>
      </w:r>
      <w:proofErr w:type="spellStart"/>
      <w:r w:rsidRPr="00D058A1">
        <w:rPr>
          <w:sz w:val="20"/>
          <w:szCs w:val="20"/>
        </w:rPr>
        <w:t>C_inicial</w:t>
      </w:r>
      <w:proofErr w:type="spellEnd"/>
      <w:r w:rsidRPr="00D058A1">
        <w:rPr>
          <w:sz w:val="20"/>
          <w:szCs w:val="20"/>
        </w:rPr>
        <w:t xml:space="preserve"> / rho</w:t>
      </w:r>
    </w:p>
    <w:p w14:paraId="2E4EA7D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concentracion_poli</w:t>
      </w:r>
      <w:proofErr w:type="spellEnd"/>
      <w:r w:rsidRPr="00D058A1">
        <w:rPr>
          <w:sz w:val="20"/>
          <w:szCs w:val="20"/>
        </w:rPr>
        <w:t xml:space="preserve"> = </w:t>
      </w:r>
      <w:proofErr w:type="spellStart"/>
      <w:r w:rsidRPr="00D058A1">
        <w:rPr>
          <w:sz w:val="20"/>
          <w:szCs w:val="20"/>
        </w:rPr>
        <w:t>X_polifenoles</w:t>
      </w:r>
      <w:proofErr w:type="spellEnd"/>
      <w:r w:rsidRPr="00D058A1">
        <w:rPr>
          <w:sz w:val="20"/>
          <w:szCs w:val="20"/>
        </w:rPr>
        <w:t xml:space="preserve"> * (</w:t>
      </w:r>
      <w:proofErr w:type="spellStart"/>
      <w:r w:rsidRPr="00D058A1">
        <w:rPr>
          <w:sz w:val="20"/>
          <w:szCs w:val="20"/>
        </w:rPr>
        <w:t>C_inicial</w:t>
      </w:r>
      <w:proofErr w:type="spellEnd"/>
      <w:r w:rsidRPr="00D058A1">
        <w:rPr>
          <w:sz w:val="20"/>
          <w:szCs w:val="20"/>
        </w:rPr>
        <w:t xml:space="preserve"> / </w:t>
      </w:r>
      <w:proofErr w:type="spellStart"/>
      <w:r w:rsidRPr="00D058A1">
        <w:rPr>
          <w:sz w:val="20"/>
          <w:szCs w:val="20"/>
        </w:rPr>
        <w:t>fraccion_inicial</w:t>
      </w:r>
      <w:proofErr w:type="spellEnd"/>
      <w:r w:rsidRPr="00D058A1">
        <w:rPr>
          <w:sz w:val="20"/>
          <w:szCs w:val="20"/>
        </w:rPr>
        <w:t>)</w:t>
      </w:r>
    </w:p>
    <w:p w14:paraId="1A8A5F04" w14:textId="77777777" w:rsidR="00D058A1" w:rsidRPr="00D058A1" w:rsidRDefault="00D058A1" w:rsidP="00D058A1">
      <w:pPr>
        <w:pStyle w:val="codigo"/>
        <w:spacing w:line="240" w:lineRule="auto"/>
        <w:rPr>
          <w:sz w:val="20"/>
          <w:szCs w:val="20"/>
        </w:rPr>
      </w:pPr>
    </w:p>
    <w:p w14:paraId="496BE9DB" w14:textId="77777777" w:rsidR="00D058A1" w:rsidRPr="00D058A1" w:rsidRDefault="00D058A1" w:rsidP="00D058A1">
      <w:pPr>
        <w:pStyle w:val="codigo"/>
        <w:spacing w:line="240" w:lineRule="auto"/>
        <w:rPr>
          <w:sz w:val="20"/>
          <w:szCs w:val="20"/>
        </w:rPr>
      </w:pPr>
      <w:r w:rsidRPr="00D058A1">
        <w:rPr>
          <w:sz w:val="20"/>
          <w:szCs w:val="20"/>
        </w:rPr>
        <w:t xml:space="preserve">    factor = </w:t>
      </w:r>
      <w:proofErr w:type="spellStart"/>
      <w:r w:rsidRPr="00D058A1">
        <w:rPr>
          <w:sz w:val="20"/>
          <w:szCs w:val="20"/>
        </w:rPr>
        <w:t>fraccion_inicial</w:t>
      </w:r>
      <w:proofErr w:type="spellEnd"/>
      <w:r w:rsidRPr="00D058A1">
        <w:rPr>
          <w:sz w:val="20"/>
          <w:szCs w:val="20"/>
        </w:rPr>
        <w:t xml:space="preserve"> / </w:t>
      </w:r>
      <w:proofErr w:type="spellStart"/>
      <w:r w:rsidRPr="00D058A1">
        <w:rPr>
          <w:sz w:val="20"/>
          <w:szCs w:val="20"/>
        </w:rPr>
        <w:t>X_</w:t>
      </w:r>
      <w:proofErr w:type="gramStart"/>
      <w:r w:rsidRPr="00D058A1">
        <w:rPr>
          <w:sz w:val="20"/>
          <w:szCs w:val="20"/>
        </w:rPr>
        <w:t>polifenoles</w:t>
      </w:r>
      <w:proofErr w:type="spellEnd"/>
      <w:r w:rsidRPr="00D058A1">
        <w:rPr>
          <w:sz w:val="20"/>
          <w:szCs w:val="20"/>
        </w:rPr>
        <w:t>[</w:t>
      </w:r>
      <w:proofErr w:type="gramEnd"/>
      <w:r w:rsidRPr="00D058A1">
        <w:rPr>
          <w:sz w:val="20"/>
          <w:szCs w:val="20"/>
        </w:rPr>
        <w:t>0]</w:t>
      </w:r>
    </w:p>
    <w:p w14:paraId="4BF74263"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X_polifenoles_escalado</w:t>
      </w:r>
      <w:proofErr w:type="spellEnd"/>
      <w:r w:rsidRPr="00D058A1">
        <w:rPr>
          <w:sz w:val="20"/>
          <w:szCs w:val="20"/>
        </w:rPr>
        <w:t xml:space="preserve"> = </w:t>
      </w:r>
      <w:proofErr w:type="spellStart"/>
      <w:r w:rsidRPr="00D058A1">
        <w:rPr>
          <w:sz w:val="20"/>
          <w:szCs w:val="20"/>
        </w:rPr>
        <w:t>X_polifenoles</w:t>
      </w:r>
      <w:proofErr w:type="spellEnd"/>
      <w:r w:rsidRPr="00D058A1">
        <w:rPr>
          <w:sz w:val="20"/>
          <w:szCs w:val="20"/>
        </w:rPr>
        <w:t xml:space="preserve"> * factor</w:t>
      </w:r>
    </w:p>
    <w:p w14:paraId="67BAA2E9" w14:textId="77777777" w:rsidR="00D058A1" w:rsidRPr="00D058A1" w:rsidRDefault="00D058A1" w:rsidP="00D058A1">
      <w:pPr>
        <w:pStyle w:val="codigo"/>
        <w:spacing w:line="240" w:lineRule="auto"/>
        <w:rPr>
          <w:sz w:val="20"/>
          <w:szCs w:val="20"/>
        </w:rPr>
      </w:pPr>
    </w:p>
    <w:p w14:paraId="7E08A167"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concentracion_poli</w:t>
      </w:r>
      <w:proofErr w:type="spellEnd"/>
      <w:r w:rsidRPr="00D058A1">
        <w:rPr>
          <w:sz w:val="20"/>
          <w:szCs w:val="20"/>
        </w:rPr>
        <w:t xml:space="preserve"> = </w:t>
      </w:r>
      <w:proofErr w:type="spellStart"/>
      <w:r w:rsidRPr="00D058A1">
        <w:rPr>
          <w:sz w:val="20"/>
          <w:szCs w:val="20"/>
        </w:rPr>
        <w:t>X_polifenoles_escalado</w:t>
      </w:r>
      <w:proofErr w:type="spellEnd"/>
      <w:r w:rsidRPr="00D058A1">
        <w:rPr>
          <w:sz w:val="20"/>
          <w:szCs w:val="20"/>
        </w:rPr>
        <w:t xml:space="preserve"> * rho</w:t>
      </w:r>
    </w:p>
    <w:p w14:paraId="2C24E7AD"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return</w:t>
      </w:r>
      <w:proofErr w:type="spellEnd"/>
      <w:r w:rsidRPr="00D058A1">
        <w:rPr>
          <w:sz w:val="20"/>
          <w:szCs w:val="20"/>
        </w:rPr>
        <w:t xml:space="preserve"> {</w:t>
      </w:r>
    </w:p>
    <w:p w14:paraId="1ED8AA0C"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X_polifenoles_escalado</w:t>
      </w:r>
      <w:proofErr w:type="spellEnd"/>
      <w:r w:rsidRPr="00D058A1">
        <w:rPr>
          <w:sz w:val="20"/>
          <w:szCs w:val="20"/>
        </w:rPr>
        <w:t xml:space="preserve">": </w:t>
      </w:r>
      <w:proofErr w:type="spellStart"/>
      <w:r w:rsidRPr="00D058A1">
        <w:rPr>
          <w:sz w:val="20"/>
          <w:szCs w:val="20"/>
        </w:rPr>
        <w:t>X_polifenoles_escalado</w:t>
      </w:r>
      <w:proofErr w:type="spellEnd"/>
      <w:r w:rsidRPr="00D058A1">
        <w:rPr>
          <w:sz w:val="20"/>
          <w:szCs w:val="20"/>
        </w:rPr>
        <w:t>,</w:t>
      </w:r>
    </w:p>
    <w:p w14:paraId="79004BCC" w14:textId="77777777" w:rsidR="00D058A1" w:rsidRPr="00D058A1" w:rsidRDefault="00D058A1" w:rsidP="00D058A1">
      <w:pPr>
        <w:pStyle w:val="codigo"/>
        <w:spacing w:line="240" w:lineRule="auto"/>
        <w:rPr>
          <w:sz w:val="20"/>
          <w:szCs w:val="20"/>
        </w:rPr>
      </w:pPr>
      <w:r w:rsidRPr="00D058A1">
        <w:rPr>
          <w:sz w:val="20"/>
          <w:szCs w:val="20"/>
        </w:rPr>
        <w:lastRenderedPageBreak/>
        <w:t>        "</w:t>
      </w:r>
      <w:proofErr w:type="spellStart"/>
      <w:r w:rsidRPr="00D058A1">
        <w:rPr>
          <w:sz w:val="20"/>
          <w:szCs w:val="20"/>
        </w:rPr>
        <w:t>concentracion_poli</w:t>
      </w:r>
      <w:proofErr w:type="spellEnd"/>
      <w:r w:rsidRPr="00D058A1">
        <w:rPr>
          <w:sz w:val="20"/>
          <w:szCs w:val="20"/>
        </w:rPr>
        <w:t xml:space="preserve">": </w:t>
      </w:r>
      <w:proofErr w:type="spellStart"/>
      <w:r w:rsidRPr="00D058A1">
        <w:rPr>
          <w:sz w:val="20"/>
          <w:szCs w:val="20"/>
        </w:rPr>
        <w:t>concentracion_poli</w:t>
      </w:r>
      <w:proofErr w:type="spellEnd"/>
      <w:r w:rsidRPr="00D058A1">
        <w:rPr>
          <w:sz w:val="20"/>
          <w:szCs w:val="20"/>
        </w:rPr>
        <w:t>,</w:t>
      </w:r>
    </w:p>
    <w:p w14:paraId="1B68CF37" w14:textId="77777777" w:rsidR="00D058A1" w:rsidRPr="00D058A1" w:rsidRDefault="00D058A1" w:rsidP="00D058A1">
      <w:pPr>
        <w:pStyle w:val="codigo"/>
        <w:spacing w:line="240" w:lineRule="auto"/>
        <w:rPr>
          <w:sz w:val="20"/>
          <w:szCs w:val="20"/>
        </w:rPr>
      </w:pPr>
      <w:r w:rsidRPr="00D058A1">
        <w:rPr>
          <w:sz w:val="20"/>
          <w:szCs w:val="20"/>
        </w:rPr>
        <w:t>    }</w:t>
      </w:r>
    </w:p>
    <w:p w14:paraId="1EE23F6F" w14:textId="77777777" w:rsidR="00D058A1" w:rsidRPr="00D058A1" w:rsidRDefault="00D058A1" w:rsidP="00D058A1">
      <w:pPr>
        <w:pStyle w:val="codigo"/>
        <w:spacing w:line="240" w:lineRule="auto"/>
        <w:rPr>
          <w:sz w:val="20"/>
          <w:szCs w:val="20"/>
        </w:rPr>
      </w:pPr>
      <w:r w:rsidRPr="00D058A1">
        <w:rPr>
          <w:sz w:val="20"/>
          <w:szCs w:val="20"/>
        </w:rPr>
        <w:t xml:space="preserve">    </w:t>
      </w:r>
    </w:p>
    <w:p w14:paraId="68A83F9E"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Sensibilidad_</w:t>
      </w:r>
      <w:proofErr w:type="gramStart"/>
      <w:r w:rsidRPr="00D058A1">
        <w:rPr>
          <w:sz w:val="20"/>
          <w:szCs w:val="20"/>
        </w:rPr>
        <w:t>discretizacion</w:t>
      </w:r>
      <w:proofErr w:type="spellEnd"/>
      <w:r w:rsidRPr="00D058A1">
        <w:rPr>
          <w:sz w:val="20"/>
          <w:szCs w:val="20"/>
        </w:rPr>
        <w:t>(</w:t>
      </w:r>
      <w:proofErr w:type="gramEnd"/>
      <w:r w:rsidRPr="00D058A1">
        <w:rPr>
          <w:sz w:val="20"/>
          <w:szCs w:val="20"/>
        </w:rPr>
        <w:t xml:space="preserve">L, z, </w:t>
      </w:r>
      <w:proofErr w:type="spellStart"/>
      <w:r w:rsidRPr="00D058A1">
        <w:rPr>
          <w:sz w:val="20"/>
          <w:szCs w:val="20"/>
        </w:rPr>
        <w:t>f_fibra</w:t>
      </w:r>
      <w:proofErr w:type="spellEnd"/>
      <w:r w:rsidRPr="00D058A1">
        <w:rPr>
          <w:sz w:val="20"/>
          <w:szCs w:val="20"/>
        </w:rPr>
        <w:t>):</w:t>
      </w:r>
    </w:p>
    <w:p w14:paraId="199D7661"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N_puntos_test</w:t>
      </w:r>
      <w:proofErr w:type="spellEnd"/>
      <w:r w:rsidRPr="00D058A1">
        <w:rPr>
          <w:sz w:val="20"/>
          <w:szCs w:val="20"/>
          <w:lang w:val="en-US"/>
        </w:rPr>
        <w:t xml:space="preserve"> = [50, 100, 200]</w:t>
      </w:r>
    </w:p>
    <w:p w14:paraId="48D322E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n in </w:t>
      </w:r>
      <w:proofErr w:type="spellStart"/>
      <w:r w:rsidRPr="00D058A1">
        <w:rPr>
          <w:sz w:val="20"/>
          <w:szCs w:val="20"/>
          <w:lang w:val="en-US"/>
        </w:rPr>
        <w:t>N_puntos_test</w:t>
      </w:r>
      <w:proofErr w:type="spellEnd"/>
      <w:r w:rsidRPr="00D058A1">
        <w:rPr>
          <w:sz w:val="20"/>
          <w:szCs w:val="20"/>
          <w:lang w:val="en-US"/>
        </w:rPr>
        <w:t>:</w:t>
      </w:r>
    </w:p>
    <w:p w14:paraId="66EE020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z_test</w:t>
      </w:r>
      <w:proofErr w:type="spellEnd"/>
      <w:r w:rsidRPr="00D058A1">
        <w:rPr>
          <w:sz w:val="20"/>
          <w:szCs w:val="20"/>
          <w:lang w:val="en-US"/>
        </w:rPr>
        <w:t xml:space="preserve"> = </w:t>
      </w:r>
      <w:proofErr w:type="spellStart"/>
      <w:proofErr w:type="gramStart"/>
      <w:r w:rsidRPr="00D058A1">
        <w:rPr>
          <w:sz w:val="20"/>
          <w:szCs w:val="20"/>
          <w:lang w:val="en-US"/>
        </w:rPr>
        <w:t>np.linspace</w:t>
      </w:r>
      <w:proofErr w:type="spellEnd"/>
      <w:proofErr w:type="gramEnd"/>
      <w:r w:rsidRPr="00D058A1">
        <w:rPr>
          <w:sz w:val="20"/>
          <w:szCs w:val="20"/>
          <w:lang w:val="en-US"/>
        </w:rPr>
        <w:t>(0, L, n)</w:t>
      </w:r>
    </w:p>
    <w:p w14:paraId="53D1B7A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f_fibra_test</w:t>
      </w:r>
      <w:proofErr w:type="spellEnd"/>
      <w:r w:rsidRPr="00D058A1">
        <w:rPr>
          <w:sz w:val="20"/>
          <w:szCs w:val="20"/>
          <w:lang w:val="en-US"/>
        </w:rPr>
        <w:t xml:space="preserve"> = </w:t>
      </w:r>
      <w:proofErr w:type="spellStart"/>
      <w:proofErr w:type="gramStart"/>
      <w:r w:rsidRPr="00D058A1">
        <w:rPr>
          <w:sz w:val="20"/>
          <w:szCs w:val="20"/>
          <w:lang w:val="en-US"/>
        </w:rPr>
        <w:t>np.interp</w:t>
      </w:r>
      <w:proofErr w:type="spellEnd"/>
      <w:proofErr w:type="gramEnd"/>
      <w:r w:rsidRPr="00D058A1">
        <w:rPr>
          <w:sz w:val="20"/>
          <w:szCs w:val="20"/>
          <w:lang w:val="en-US"/>
        </w:rPr>
        <w:t>(</w:t>
      </w:r>
      <w:proofErr w:type="spellStart"/>
      <w:r w:rsidRPr="00D058A1">
        <w:rPr>
          <w:sz w:val="20"/>
          <w:szCs w:val="20"/>
          <w:lang w:val="en-US"/>
        </w:rPr>
        <w:t>z_test</w:t>
      </w:r>
      <w:proofErr w:type="spellEnd"/>
      <w:r w:rsidRPr="00D058A1">
        <w:rPr>
          <w:sz w:val="20"/>
          <w:szCs w:val="20"/>
          <w:lang w:val="en-US"/>
        </w:rPr>
        <w:t xml:space="preserve">, z, </w:t>
      </w:r>
      <w:proofErr w:type="spellStart"/>
      <w:r w:rsidRPr="00D058A1">
        <w:rPr>
          <w:sz w:val="20"/>
          <w:szCs w:val="20"/>
          <w:lang w:val="en-US"/>
        </w:rPr>
        <w:t>f_fibra</w:t>
      </w:r>
      <w:proofErr w:type="spellEnd"/>
      <w:r w:rsidRPr="00D058A1">
        <w:rPr>
          <w:sz w:val="20"/>
          <w:szCs w:val="20"/>
          <w:lang w:val="en-US"/>
        </w:rPr>
        <w:t>)</w:t>
      </w:r>
    </w:p>
    <w:p w14:paraId="2F7EDF4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w:t>
      </w:r>
      <w:proofErr w:type="spellStart"/>
      <w:r w:rsidRPr="00D058A1">
        <w:rPr>
          <w:sz w:val="20"/>
          <w:szCs w:val="20"/>
          <w:lang w:val="en-US"/>
        </w:rPr>
        <w:t>z_test</w:t>
      </w:r>
      <w:proofErr w:type="spellEnd"/>
      <w:r w:rsidRPr="00D058A1">
        <w:rPr>
          <w:sz w:val="20"/>
          <w:szCs w:val="20"/>
          <w:lang w:val="en-US"/>
        </w:rPr>
        <w:t xml:space="preserve">, </w:t>
      </w:r>
      <w:proofErr w:type="spellStart"/>
      <w:r w:rsidRPr="00D058A1">
        <w:rPr>
          <w:sz w:val="20"/>
          <w:szCs w:val="20"/>
          <w:lang w:val="en-US"/>
        </w:rPr>
        <w:t>f_fibra_test</w:t>
      </w:r>
      <w:proofErr w:type="spellEnd"/>
      <w:r w:rsidRPr="00D058A1">
        <w:rPr>
          <w:sz w:val="20"/>
          <w:szCs w:val="20"/>
          <w:lang w:val="en-US"/>
        </w:rPr>
        <w:t>, label=</w:t>
      </w:r>
      <w:proofErr w:type="gramStart"/>
      <w:r w:rsidRPr="00D058A1">
        <w:rPr>
          <w:sz w:val="20"/>
          <w:szCs w:val="20"/>
          <w:lang w:val="en-US"/>
        </w:rPr>
        <w:t>f"{</w:t>
      </w:r>
      <w:proofErr w:type="gramEnd"/>
      <w:r w:rsidRPr="00D058A1">
        <w:rPr>
          <w:sz w:val="20"/>
          <w:szCs w:val="20"/>
          <w:lang w:val="en-US"/>
        </w:rPr>
        <w:t>n} puntos")</w:t>
      </w:r>
    </w:p>
    <w:p w14:paraId="31487252" w14:textId="77777777" w:rsidR="00D058A1" w:rsidRPr="00D058A1" w:rsidRDefault="00D058A1" w:rsidP="00D058A1">
      <w:pPr>
        <w:pStyle w:val="codigo"/>
        <w:spacing w:line="240" w:lineRule="auto"/>
        <w:rPr>
          <w:sz w:val="20"/>
          <w:szCs w:val="20"/>
          <w:lang w:val="en-US"/>
        </w:rPr>
      </w:pPr>
    </w:p>
    <w:p w14:paraId="4356913A"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plt.xlabel</w:t>
      </w:r>
      <w:proofErr w:type="spellEnd"/>
      <w:proofErr w:type="gramEnd"/>
      <w:r w:rsidRPr="00D058A1">
        <w:rPr>
          <w:sz w:val="20"/>
          <w:szCs w:val="20"/>
        </w:rPr>
        <w:t>("Posición en el Contactor (m)")</w:t>
      </w:r>
    </w:p>
    <w:p w14:paraId="6B0E24F3"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plt.ylabel</w:t>
      </w:r>
      <w:proofErr w:type="spellEnd"/>
      <w:proofErr w:type="gramEnd"/>
      <w:r w:rsidRPr="00D058A1">
        <w:rPr>
          <w:sz w:val="20"/>
          <w:szCs w:val="20"/>
        </w:rPr>
        <w:t>("Fracción de Agua en la Fibra")</w:t>
      </w:r>
    </w:p>
    <w:p w14:paraId="18AC780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plt.title</w:t>
      </w:r>
      <w:proofErr w:type="spellEnd"/>
      <w:proofErr w:type="gramEnd"/>
      <w:r w:rsidRPr="00D058A1">
        <w:rPr>
          <w:sz w:val="20"/>
          <w:szCs w:val="20"/>
        </w:rPr>
        <w:t>("Sensibilidad a la Discretización Espacial")</w:t>
      </w:r>
    </w:p>
    <w:p w14:paraId="2B85D18E"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plt.legend</w:t>
      </w:r>
      <w:proofErr w:type="spellEnd"/>
      <w:proofErr w:type="gramEnd"/>
      <w:r w:rsidRPr="00D058A1">
        <w:rPr>
          <w:sz w:val="20"/>
          <w:szCs w:val="20"/>
          <w:lang w:val="en-US"/>
        </w:rPr>
        <w:t>()</w:t>
      </w:r>
    </w:p>
    <w:p w14:paraId="47C4F7B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w:t>
      </w:r>
    </w:p>
    <w:p w14:paraId="6A60447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0A2F049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48CFBE4A"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modelo_</w:t>
      </w:r>
      <w:proofErr w:type="gramStart"/>
      <w:r w:rsidRPr="00D058A1">
        <w:rPr>
          <w:sz w:val="20"/>
          <w:szCs w:val="20"/>
        </w:rPr>
        <w:t>exponencial</w:t>
      </w:r>
      <w:proofErr w:type="spellEnd"/>
      <w:r w:rsidRPr="00D058A1">
        <w:rPr>
          <w:sz w:val="20"/>
          <w:szCs w:val="20"/>
        </w:rPr>
        <w:t>(</w:t>
      </w:r>
      <w:proofErr w:type="gramEnd"/>
      <w:r w:rsidRPr="00D058A1">
        <w:rPr>
          <w:sz w:val="20"/>
          <w:szCs w:val="20"/>
        </w:rPr>
        <w:t xml:space="preserve">t, </w:t>
      </w:r>
      <w:proofErr w:type="spellStart"/>
      <w:r w:rsidRPr="00D058A1">
        <w:rPr>
          <w:sz w:val="20"/>
          <w:szCs w:val="20"/>
        </w:rPr>
        <w:t>C_inicial</w:t>
      </w:r>
      <w:proofErr w:type="spellEnd"/>
      <w:r w:rsidRPr="00D058A1">
        <w:rPr>
          <w:sz w:val="20"/>
          <w:szCs w:val="20"/>
        </w:rPr>
        <w:t xml:space="preserve">, </w:t>
      </w:r>
      <w:proofErr w:type="spellStart"/>
      <w:r w:rsidRPr="00D058A1">
        <w:rPr>
          <w:sz w:val="20"/>
          <w:szCs w:val="20"/>
        </w:rPr>
        <w:t>C_max</w:t>
      </w:r>
      <w:proofErr w:type="spellEnd"/>
      <w:r w:rsidRPr="00D058A1">
        <w:rPr>
          <w:sz w:val="20"/>
          <w:szCs w:val="20"/>
        </w:rPr>
        <w:t>, k):</w:t>
      </w:r>
    </w:p>
    <w:p w14:paraId="64C407E1"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 xml:space="preserve">return </w:t>
      </w:r>
      <w:proofErr w:type="spellStart"/>
      <w:r w:rsidRPr="00D058A1">
        <w:rPr>
          <w:sz w:val="20"/>
          <w:szCs w:val="20"/>
          <w:lang w:val="en-US"/>
        </w:rPr>
        <w:t>C_inicial</w:t>
      </w:r>
      <w:proofErr w:type="spellEnd"/>
      <w:r w:rsidRPr="00D058A1">
        <w:rPr>
          <w:sz w:val="20"/>
          <w:szCs w:val="20"/>
          <w:lang w:val="en-US"/>
        </w:rPr>
        <w:t xml:space="preserve"> + (</w:t>
      </w:r>
      <w:proofErr w:type="spellStart"/>
      <w:r w:rsidRPr="00D058A1">
        <w:rPr>
          <w:sz w:val="20"/>
          <w:szCs w:val="20"/>
          <w:lang w:val="en-US"/>
        </w:rPr>
        <w:t>C_max</w:t>
      </w:r>
      <w:proofErr w:type="spellEnd"/>
      <w:r w:rsidRPr="00D058A1">
        <w:rPr>
          <w:sz w:val="20"/>
          <w:szCs w:val="20"/>
          <w:lang w:val="en-US"/>
        </w:rPr>
        <w:t xml:space="preserve"> - </w:t>
      </w:r>
      <w:proofErr w:type="spellStart"/>
      <w:r w:rsidRPr="00D058A1">
        <w:rPr>
          <w:sz w:val="20"/>
          <w:szCs w:val="20"/>
          <w:lang w:val="en-US"/>
        </w:rPr>
        <w:t>C_inicial</w:t>
      </w:r>
      <w:proofErr w:type="spellEnd"/>
      <w:r w:rsidRPr="00D058A1">
        <w:rPr>
          <w:sz w:val="20"/>
          <w:szCs w:val="20"/>
          <w:lang w:val="en-US"/>
        </w:rPr>
        <w:t xml:space="preserve">) * (1 - </w:t>
      </w:r>
      <w:proofErr w:type="spellStart"/>
      <w:proofErr w:type="gramStart"/>
      <w:r w:rsidRPr="00D058A1">
        <w:rPr>
          <w:sz w:val="20"/>
          <w:szCs w:val="20"/>
          <w:lang w:val="en-US"/>
        </w:rPr>
        <w:t>np.exp</w:t>
      </w:r>
      <w:proofErr w:type="spellEnd"/>
      <w:r w:rsidRPr="00D058A1">
        <w:rPr>
          <w:sz w:val="20"/>
          <w:szCs w:val="20"/>
          <w:lang w:val="en-US"/>
        </w:rPr>
        <w:t>(</w:t>
      </w:r>
      <w:proofErr w:type="gramEnd"/>
      <w:r w:rsidRPr="00D058A1">
        <w:rPr>
          <w:sz w:val="20"/>
          <w:szCs w:val="20"/>
          <w:lang w:val="en-US"/>
        </w:rPr>
        <w:t>-k * t))</w:t>
      </w:r>
    </w:p>
    <w:p w14:paraId="4F6F2B43" w14:textId="77777777" w:rsidR="00D058A1" w:rsidRPr="00D058A1" w:rsidRDefault="00D058A1" w:rsidP="00D058A1">
      <w:pPr>
        <w:pStyle w:val="codigo"/>
        <w:spacing w:line="240" w:lineRule="auto"/>
        <w:rPr>
          <w:sz w:val="20"/>
          <w:szCs w:val="20"/>
          <w:lang w:val="en-US"/>
        </w:rPr>
      </w:pPr>
    </w:p>
    <w:p w14:paraId="76DB921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simular_</w:t>
      </w:r>
      <w:proofErr w:type="gramStart"/>
      <w:r w:rsidRPr="00D058A1">
        <w:rPr>
          <w:sz w:val="20"/>
          <w:szCs w:val="20"/>
          <w:lang w:val="en-US"/>
        </w:rPr>
        <w:t>contactores</w:t>
      </w:r>
      <w:proofErr w:type="spellEnd"/>
      <w:r w:rsidRPr="00D058A1">
        <w:rPr>
          <w:sz w:val="20"/>
          <w:szCs w:val="20"/>
          <w:lang w:val="en-US"/>
        </w:rPr>
        <w:t>(</w:t>
      </w:r>
      <w:proofErr w:type="spellStart"/>
      <w:proofErr w:type="gramEnd"/>
      <w:r w:rsidRPr="00D058A1">
        <w:rPr>
          <w:sz w:val="20"/>
          <w:szCs w:val="20"/>
          <w:lang w:val="en-US"/>
        </w:rPr>
        <w:t>inputs_fixed</w:t>
      </w:r>
      <w:proofErr w:type="spellEnd"/>
      <w:r w:rsidRPr="00D058A1">
        <w:rPr>
          <w:sz w:val="20"/>
          <w:szCs w:val="20"/>
          <w:lang w:val="en-US"/>
        </w:rPr>
        <w:t xml:space="preserve">, K_L=None, K_M=None, </w:t>
      </w:r>
      <w:proofErr w:type="spellStart"/>
      <w:r w:rsidRPr="00D058A1">
        <w:rPr>
          <w:sz w:val="20"/>
          <w:szCs w:val="20"/>
          <w:lang w:val="en-US"/>
        </w:rPr>
        <w:t>K_carcasa</w:t>
      </w:r>
      <w:proofErr w:type="spellEnd"/>
      <w:r w:rsidRPr="00D058A1">
        <w:rPr>
          <w:sz w:val="20"/>
          <w:szCs w:val="20"/>
          <w:lang w:val="en-US"/>
        </w:rPr>
        <w:t xml:space="preserve">=None, </w:t>
      </w:r>
      <w:proofErr w:type="spellStart"/>
      <w:r w:rsidRPr="00D058A1">
        <w:rPr>
          <w:sz w:val="20"/>
          <w:szCs w:val="20"/>
          <w:lang w:val="en-US"/>
        </w:rPr>
        <w:t>A_contacto_efectiva</w:t>
      </w:r>
      <w:proofErr w:type="spellEnd"/>
      <w:r w:rsidRPr="00D058A1">
        <w:rPr>
          <w:sz w:val="20"/>
          <w:szCs w:val="20"/>
          <w:lang w:val="en-US"/>
        </w:rPr>
        <w:t xml:space="preserve">=None, </w:t>
      </w:r>
      <w:proofErr w:type="spellStart"/>
      <w:r w:rsidRPr="00D058A1">
        <w:rPr>
          <w:sz w:val="20"/>
          <w:szCs w:val="20"/>
          <w:lang w:val="en-US"/>
        </w:rPr>
        <w:t>k_sim</w:t>
      </w:r>
      <w:proofErr w:type="spellEnd"/>
      <w:r w:rsidRPr="00D058A1">
        <w:rPr>
          <w:sz w:val="20"/>
          <w:szCs w:val="20"/>
          <w:lang w:val="en-US"/>
        </w:rPr>
        <w:t>=None):</w:t>
      </w:r>
    </w:p>
    <w:p w14:paraId="608053A5" w14:textId="77777777" w:rsidR="00D058A1" w:rsidRPr="00D058A1" w:rsidRDefault="00D058A1" w:rsidP="00D058A1">
      <w:pPr>
        <w:pStyle w:val="codigo"/>
        <w:spacing w:line="240" w:lineRule="auto"/>
        <w:rPr>
          <w:sz w:val="20"/>
          <w:szCs w:val="20"/>
          <w:lang w:val="en-US"/>
        </w:rPr>
      </w:pPr>
    </w:p>
    <w:p w14:paraId="3615D24F"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keys</w:t>
      </w:r>
      <w:proofErr w:type="spellEnd"/>
      <w:r w:rsidRPr="00D058A1">
        <w:rPr>
          <w:sz w:val="20"/>
          <w:szCs w:val="20"/>
        </w:rPr>
        <w:t xml:space="preserve"> = ["t","</w:t>
      </w:r>
      <w:proofErr w:type="spellStart"/>
      <w:r w:rsidRPr="00D058A1">
        <w:rPr>
          <w:sz w:val="20"/>
          <w:szCs w:val="20"/>
        </w:rPr>
        <w:t>C_inicial</w:t>
      </w:r>
      <w:proofErr w:type="spellEnd"/>
      <w:r w:rsidRPr="00D058A1">
        <w:rPr>
          <w:sz w:val="20"/>
          <w:szCs w:val="20"/>
        </w:rPr>
        <w:t>", "</w:t>
      </w:r>
      <w:proofErr w:type="spellStart"/>
      <w:r w:rsidRPr="00D058A1">
        <w:rPr>
          <w:sz w:val="20"/>
          <w:szCs w:val="20"/>
        </w:rPr>
        <w:t>V_vino</w:t>
      </w:r>
      <w:proofErr w:type="spellEnd"/>
      <w:r w:rsidRPr="00D058A1">
        <w:rPr>
          <w:sz w:val="20"/>
          <w:szCs w:val="20"/>
        </w:rPr>
        <w:t>", "C0_agua_vino", "C_CaCl2", "V_CaCl2", "K_L", "K_M", "</w:t>
      </w:r>
      <w:proofErr w:type="spellStart"/>
      <w:r w:rsidRPr="00D058A1">
        <w:rPr>
          <w:sz w:val="20"/>
          <w:szCs w:val="20"/>
        </w:rPr>
        <w:t>K_carcasa</w:t>
      </w:r>
      <w:proofErr w:type="spellEnd"/>
      <w:r w:rsidRPr="00D058A1">
        <w:rPr>
          <w:sz w:val="20"/>
          <w:szCs w:val="20"/>
        </w:rPr>
        <w:t>", "</w:t>
      </w:r>
      <w:proofErr w:type="spellStart"/>
      <w:r w:rsidRPr="00D058A1">
        <w:rPr>
          <w:sz w:val="20"/>
          <w:szCs w:val="20"/>
        </w:rPr>
        <w:t>A_contacto_efectiva</w:t>
      </w:r>
      <w:proofErr w:type="spellEnd"/>
      <w:r w:rsidRPr="00D058A1">
        <w:rPr>
          <w:sz w:val="20"/>
          <w:szCs w:val="20"/>
        </w:rPr>
        <w:t>"]</w:t>
      </w:r>
    </w:p>
    <w:p w14:paraId="7E31F3B7"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valores</w:t>
      </w:r>
      <w:proofErr w:type="spellEnd"/>
      <w:r w:rsidRPr="00D058A1">
        <w:rPr>
          <w:sz w:val="20"/>
          <w:szCs w:val="20"/>
          <w:lang w:val="en-US"/>
        </w:rPr>
        <w:t xml:space="preserve">= </w:t>
      </w:r>
      <w:proofErr w:type="gramStart"/>
      <w:r w:rsidRPr="00D058A1">
        <w:rPr>
          <w:sz w:val="20"/>
          <w:szCs w:val="20"/>
          <w:lang w:val="en-US"/>
        </w:rPr>
        <w:t>Parameters(</w:t>
      </w:r>
      <w:proofErr w:type="spellStart"/>
      <w:proofErr w:type="gramEnd"/>
      <w:r w:rsidRPr="00D058A1">
        <w:rPr>
          <w:sz w:val="20"/>
          <w:szCs w:val="20"/>
          <w:lang w:val="en-US"/>
        </w:rPr>
        <w:t>inputs_fixed</w:t>
      </w:r>
      <w:proofErr w:type="spellEnd"/>
      <w:r w:rsidRPr="00D058A1">
        <w:rPr>
          <w:sz w:val="20"/>
          <w:szCs w:val="20"/>
          <w:lang w:val="en-US"/>
        </w:rPr>
        <w:t>, keys)</w:t>
      </w:r>
    </w:p>
    <w:p w14:paraId="5D5FBD92"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 xml:space="preserve">t, </w:t>
      </w:r>
      <w:proofErr w:type="spellStart"/>
      <w:r w:rsidRPr="00D058A1">
        <w:rPr>
          <w:sz w:val="20"/>
          <w:szCs w:val="20"/>
        </w:rPr>
        <w:t>C_inicial</w:t>
      </w:r>
      <w:proofErr w:type="spellEnd"/>
      <w:r w:rsidRPr="00D058A1">
        <w:rPr>
          <w:sz w:val="20"/>
          <w:szCs w:val="20"/>
        </w:rPr>
        <w:t xml:space="preserve">, </w:t>
      </w:r>
      <w:proofErr w:type="spellStart"/>
      <w:r w:rsidRPr="00D058A1">
        <w:rPr>
          <w:sz w:val="20"/>
          <w:szCs w:val="20"/>
        </w:rPr>
        <w:t>V_vino</w:t>
      </w:r>
      <w:proofErr w:type="spellEnd"/>
      <w:r w:rsidRPr="00D058A1">
        <w:rPr>
          <w:sz w:val="20"/>
          <w:szCs w:val="20"/>
        </w:rPr>
        <w:t xml:space="preserve">, C0_agua_vino, C_CaCl2, V_CaCl2, K_L, K_M, </w:t>
      </w:r>
      <w:proofErr w:type="spellStart"/>
      <w:r w:rsidRPr="00D058A1">
        <w:rPr>
          <w:sz w:val="20"/>
          <w:szCs w:val="20"/>
        </w:rPr>
        <w:t>K_carcasa</w:t>
      </w:r>
      <w:proofErr w:type="spellEnd"/>
      <w:r w:rsidRPr="00D058A1">
        <w:rPr>
          <w:sz w:val="20"/>
          <w:szCs w:val="20"/>
        </w:rPr>
        <w:t xml:space="preserve">, </w:t>
      </w:r>
      <w:proofErr w:type="spellStart"/>
      <w:r w:rsidRPr="00D058A1">
        <w:rPr>
          <w:sz w:val="20"/>
          <w:szCs w:val="20"/>
        </w:rPr>
        <w:t>A_contacto_efectiva</w:t>
      </w:r>
      <w:proofErr w:type="spellEnd"/>
      <w:r w:rsidRPr="00D058A1">
        <w:rPr>
          <w:sz w:val="20"/>
          <w:szCs w:val="20"/>
        </w:rPr>
        <w:t xml:space="preserve"> = valores</w:t>
      </w:r>
    </w:p>
    <w:p w14:paraId="3CF88140" w14:textId="77777777" w:rsidR="00D058A1" w:rsidRPr="00D058A1" w:rsidRDefault="00D058A1" w:rsidP="00D058A1">
      <w:pPr>
        <w:pStyle w:val="codigo"/>
        <w:spacing w:line="240" w:lineRule="auto"/>
        <w:rPr>
          <w:sz w:val="20"/>
          <w:szCs w:val="20"/>
        </w:rPr>
      </w:pPr>
    </w:p>
    <w:p w14:paraId="24834DB7"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k_sim</w:t>
      </w:r>
      <w:proofErr w:type="spellEnd"/>
      <w:r w:rsidRPr="00D058A1">
        <w:rPr>
          <w:sz w:val="20"/>
          <w:szCs w:val="20"/>
        </w:rPr>
        <w:t>=</w:t>
      </w:r>
      <w:proofErr w:type="spellStart"/>
      <w:r w:rsidRPr="00D058A1">
        <w:rPr>
          <w:sz w:val="20"/>
          <w:szCs w:val="20"/>
        </w:rPr>
        <w:t>None</w:t>
      </w:r>
      <w:proofErr w:type="spellEnd"/>
    </w:p>
    <w:p w14:paraId="5C493AAC" w14:textId="77777777" w:rsidR="00D058A1" w:rsidRPr="00D058A1" w:rsidRDefault="00D058A1" w:rsidP="00D058A1">
      <w:pPr>
        <w:pStyle w:val="codigo"/>
        <w:spacing w:line="240" w:lineRule="auto"/>
        <w:rPr>
          <w:sz w:val="20"/>
          <w:szCs w:val="20"/>
        </w:rPr>
      </w:pPr>
    </w:p>
    <w:p w14:paraId="005CC67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agua_inicial_vino</w:t>
      </w:r>
      <w:proofErr w:type="spellEnd"/>
      <w:r w:rsidRPr="00D058A1">
        <w:rPr>
          <w:sz w:val="20"/>
          <w:szCs w:val="20"/>
        </w:rPr>
        <w:t xml:space="preserve"> = C0_agua_vino * </w:t>
      </w:r>
      <w:proofErr w:type="spellStart"/>
      <w:r w:rsidRPr="00D058A1">
        <w:rPr>
          <w:sz w:val="20"/>
          <w:szCs w:val="20"/>
        </w:rPr>
        <w:t>V_vino</w:t>
      </w:r>
      <w:proofErr w:type="spellEnd"/>
    </w:p>
    <w:p w14:paraId="0237290A" w14:textId="77777777" w:rsidR="00D058A1" w:rsidRPr="00D058A1" w:rsidRDefault="00D058A1" w:rsidP="00D058A1">
      <w:pPr>
        <w:pStyle w:val="codigo"/>
        <w:spacing w:line="240" w:lineRule="auto"/>
        <w:rPr>
          <w:sz w:val="20"/>
          <w:szCs w:val="20"/>
        </w:rPr>
      </w:pPr>
      <w:r w:rsidRPr="00D058A1">
        <w:rPr>
          <w:sz w:val="20"/>
          <w:szCs w:val="20"/>
        </w:rPr>
        <w:t>    agua_inicial_CaCl2 = C_CaCl2 * V_CaCl2</w:t>
      </w:r>
    </w:p>
    <w:p w14:paraId="192E1BA2"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V_transferido_total</w:t>
      </w:r>
      <w:proofErr w:type="spellEnd"/>
      <w:r w:rsidRPr="00D058A1">
        <w:rPr>
          <w:sz w:val="20"/>
          <w:szCs w:val="20"/>
        </w:rPr>
        <w:t xml:space="preserve"> = (</w:t>
      </w:r>
      <w:proofErr w:type="spellStart"/>
      <w:r w:rsidRPr="00D058A1">
        <w:rPr>
          <w:sz w:val="20"/>
          <w:szCs w:val="20"/>
        </w:rPr>
        <w:t>agua_inicial_vino</w:t>
      </w:r>
      <w:proofErr w:type="spellEnd"/>
      <w:r w:rsidRPr="00D058A1">
        <w:rPr>
          <w:sz w:val="20"/>
          <w:szCs w:val="20"/>
        </w:rPr>
        <w:t xml:space="preserve"> - agua_inicial_CaCl2) / (1 - C_CaCl2)</w:t>
      </w:r>
    </w:p>
    <w:p w14:paraId="18E6E425" w14:textId="77777777" w:rsidR="00D058A1" w:rsidRPr="00D058A1" w:rsidRDefault="00D058A1" w:rsidP="00D058A1">
      <w:pPr>
        <w:pStyle w:val="codigo"/>
        <w:spacing w:line="240" w:lineRule="auto"/>
        <w:rPr>
          <w:sz w:val="20"/>
          <w:szCs w:val="20"/>
        </w:rPr>
      </w:pPr>
      <w:r w:rsidRPr="00D058A1">
        <w:rPr>
          <w:sz w:val="20"/>
          <w:szCs w:val="20"/>
        </w:rPr>
        <w:lastRenderedPageBreak/>
        <w:t xml:space="preserve">    </w:t>
      </w:r>
      <w:proofErr w:type="spellStart"/>
      <w:r w:rsidRPr="00D058A1">
        <w:rPr>
          <w:sz w:val="20"/>
          <w:szCs w:val="20"/>
        </w:rPr>
        <w:t>V_transferido_total</w:t>
      </w:r>
      <w:proofErr w:type="spellEnd"/>
      <w:r w:rsidRPr="00D058A1">
        <w:rPr>
          <w:sz w:val="20"/>
          <w:szCs w:val="20"/>
        </w:rPr>
        <w:t xml:space="preserve"> = </w:t>
      </w:r>
      <w:proofErr w:type="gramStart"/>
      <w:r w:rsidRPr="00D058A1">
        <w:rPr>
          <w:sz w:val="20"/>
          <w:szCs w:val="20"/>
        </w:rPr>
        <w:t>min(</w:t>
      </w:r>
      <w:proofErr w:type="spellStart"/>
      <w:proofErr w:type="gramEnd"/>
      <w:r w:rsidRPr="00D058A1">
        <w:rPr>
          <w:sz w:val="20"/>
          <w:szCs w:val="20"/>
        </w:rPr>
        <w:t>V_transferido_total</w:t>
      </w:r>
      <w:proofErr w:type="spellEnd"/>
      <w:r w:rsidRPr="00D058A1">
        <w:rPr>
          <w:sz w:val="20"/>
          <w:szCs w:val="20"/>
        </w:rPr>
        <w:t xml:space="preserve">, </w:t>
      </w:r>
      <w:proofErr w:type="spellStart"/>
      <w:r w:rsidRPr="00D058A1">
        <w:rPr>
          <w:sz w:val="20"/>
          <w:szCs w:val="20"/>
        </w:rPr>
        <w:t>V_vino</w:t>
      </w:r>
      <w:proofErr w:type="spellEnd"/>
      <w:r w:rsidRPr="00D058A1">
        <w:rPr>
          <w:sz w:val="20"/>
          <w:szCs w:val="20"/>
        </w:rPr>
        <w:t xml:space="preserve"> * 0.9)</w:t>
      </w:r>
    </w:p>
    <w:p w14:paraId="6CCB0BE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C_max</w:t>
      </w:r>
      <w:proofErr w:type="spellEnd"/>
      <w:r w:rsidRPr="00D058A1">
        <w:rPr>
          <w:sz w:val="20"/>
          <w:szCs w:val="20"/>
        </w:rPr>
        <w:t xml:space="preserve"> = (</w:t>
      </w:r>
      <w:proofErr w:type="spellStart"/>
      <w:r w:rsidRPr="00D058A1">
        <w:rPr>
          <w:sz w:val="20"/>
          <w:szCs w:val="20"/>
        </w:rPr>
        <w:t>C_inicial</w:t>
      </w:r>
      <w:proofErr w:type="spellEnd"/>
      <w:r w:rsidRPr="00D058A1">
        <w:rPr>
          <w:sz w:val="20"/>
          <w:szCs w:val="20"/>
        </w:rPr>
        <w:t xml:space="preserve"> * </w:t>
      </w:r>
      <w:proofErr w:type="spellStart"/>
      <w:r w:rsidRPr="00D058A1">
        <w:rPr>
          <w:sz w:val="20"/>
          <w:szCs w:val="20"/>
        </w:rPr>
        <w:t>V_vino</w:t>
      </w:r>
      <w:proofErr w:type="spellEnd"/>
      <w:r w:rsidRPr="00D058A1">
        <w:rPr>
          <w:sz w:val="20"/>
          <w:szCs w:val="20"/>
        </w:rPr>
        <w:t>) / (</w:t>
      </w:r>
      <w:proofErr w:type="spellStart"/>
      <w:r w:rsidRPr="00D058A1">
        <w:rPr>
          <w:sz w:val="20"/>
          <w:szCs w:val="20"/>
        </w:rPr>
        <w:t>V_vino</w:t>
      </w:r>
      <w:proofErr w:type="spellEnd"/>
      <w:r w:rsidRPr="00D058A1">
        <w:rPr>
          <w:sz w:val="20"/>
          <w:szCs w:val="20"/>
        </w:rPr>
        <w:t xml:space="preserve"> - </w:t>
      </w:r>
      <w:proofErr w:type="spellStart"/>
      <w:r w:rsidRPr="00D058A1">
        <w:rPr>
          <w:sz w:val="20"/>
          <w:szCs w:val="20"/>
        </w:rPr>
        <w:t>V_transferido_total</w:t>
      </w:r>
      <w:proofErr w:type="spellEnd"/>
      <w:r w:rsidRPr="00D058A1">
        <w:rPr>
          <w:sz w:val="20"/>
          <w:szCs w:val="20"/>
        </w:rPr>
        <w:t>)</w:t>
      </w:r>
    </w:p>
    <w:p w14:paraId="4494CF23" w14:textId="77777777" w:rsidR="00D058A1" w:rsidRPr="00D058A1" w:rsidRDefault="00D058A1" w:rsidP="00D058A1">
      <w:pPr>
        <w:pStyle w:val="codigo"/>
        <w:spacing w:line="240" w:lineRule="auto"/>
        <w:rPr>
          <w:sz w:val="20"/>
          <w:szCs w:val="20"/>
        </w:rPr>
      </w:pPr>
      <w:r w:rsidRPr="00D058A1">
        <w:rPr>
          <w:sz w:val="20"/>
          <w:szCs w:val="20"/>
        </w:rPr>
        <w:t xml:space="preserve">    </w:t>
      </w:r>
    </w:p>
    <w:p w14:paraId="1BDB39B9"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 xml:space="preserve">if </w:t>
      </w:r>
      <w:proofErr w:type="spellStart"/>
      <w:r w:rsidRPr="00D058A1">
        <w:rPr>
          <w:sz w:val="20"/>
          <w:szCs w:val="20"/>
          <w:lang w:val="en-US"/>
        </w:rPr>
        <w:t>k_sim</w:t>
      </w:r>
      <w:proofErr w:type="spellEnd"/>
      <w:r w:rsidRPr="00D058A1">
        <w:rPr>
          <w:sz w:val="20"/>
          <w:szCs w:val="20"/>
          <w:lang w:val="en-US"/>
        </w:rPr>
        <w:t xml:space="preserve"> is None:</w:t>
      </w:r>
    </w:p>
    <w:p w14:paraId="4442370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assert </w:t>
      </w:r>
      <w:proofErr w:type="gramStart"/>
      <w:r w:rsidRPr="00D058A1">
        <w:rPr>
          <w:sz w:val="20"/>
          <w:szCs w:val="20"/>
          <w:lang w:val="en-US"/>
        </w:rPr>
        <w:t>all(</w:t>
      </w:r>
      <w:proofErr w:type="gramEnd"/>
      <w:r w:rsidRPr="00D058A1">
        <w:rPr>
          <w:sz w:val="20"/>
          <w:szCs w:val="20"/>
          <w:lang w:val="en-US"/>
        </w:rPr>
        <w:t xml:space="preserve">x is not None for x in [K_L, K_M, </w:t>
      </w:r>
      <w:proofErr w:type="spellStart"/>
      <w:r w:rsidRPr="00D058A1">
        <w:rPr>
          <w:sz w:val="20"/>
          <w:szCs w:val="20"/>
          <w:lang w:val="en-US"/>
        </w:rPr>
        <w:t>K_carcasa</w:t>
      </w:r>
      <w:proofErr w:type="spellEnd"/>
      <w:r w:rsidRPr="00D058A1">
        <w:rPr>
          <w:sz w:val="20"/>
          <w:szCs w:val="20"/>
          <w:lang w:val="en-US"/>
        </w:rPr>
        <w:t xml:space="preserve">, </w:t>
      </w:r>
      <w:proofErr w:type="spellStart"/>
      <w:r w:rsidRPr="00D058A1">
        <w:rPr>
          <w:sz w:val="20"/>
          <w:szCs w:val="20"/>
          <w:lang w:val="en-US"/>
        </w:rPr>
        <w:t>A_contacto_efectiva</w:t>
      </w:r>
      <w:proofErr w:type="spellEnd"/>
      <w:r w:rsidRPr="00D058A1">
        <w:rPr>
          <w:sz w:val="20"/>
          <w:szCs w:val="20"/>
          <w:lang w:val="en-US"/>
        </w:rPr>
        <w:t>]), \</w:t>
      </w:r>
    </w:p>
    <w:p w14:paraId="3B464364"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 xml:space="preserve">"Faltan K_L, K_M, </w:t>
      </w:r>
      <w:proofErr w:type="spellStart"/>
      <w:r w:rsidRPr="00D058A1">
        <w:rPr>
          <w:sz w:val="20"/>
          <w:szCs w:val="20"/>
        </w:rPr>
        <w:t>K_carcasa</w:t>
      </w:r>
      <w:proofErr w:type="spellEnd"/>
      <w:r w:rsidRPr="00D058A1">
        <w:rPr>
          <w:sz w:val="20"/>
          <w:szCs w:val="20"/>
        </w:rPr>
        <w:t xml:space="preserve"> o </w:t>
      </w:r>
      <w:proofErr w:type="spellStart"/>
      <w:r w:rsidRPr="00D058A1">
        <w:rPr>
          <w:sz w:val="20"/>
          <w:szCs w:val="20"/>
        </w:rPr>
        <w:t>A_contacto_efectiva</w:t>
      </w:r>
      <w:proofErr w:type="spellEnd"/>
      <w:r w:rsidRPr="00D058A1">
        <w:rPr>
          <w:sz w:val="20"/>
          <w:szCs w:val="20"/>
        </w:rPr>
        <w:t xml:space="preserve"> para calcular </w:t>
      </w:r>
      <w:proofErr w:type="spellStart"/>
      <w:r w:rsidRPr="00D058A1">
        <w:rPr>
          <w:sz w:val="20"/>
          <w:szCs w:val="20"/>
        </w:rPr>
        <w:t>k_sim</w:t>
      </w:r>
      <w:proofErr w:type="spellEnd"/>
      <w:r w:rsidRPr="00D058A1">
        <w:rPr>
          <w:sz w:val="20"/>
          <w:szCs w:val="20"/>
        </w:rPr>
        <w:t>"</w:t>
      </w:r>
    </w:p>
    <w:p w14:paraId="1194151E"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K_total</w:t>
      </w:r>
      <w:proofErr w:type="spellEnd"/>
      <w:r w:rsidRPr="00D058A1">
        <w:rPr>
          <w:sz w:val="20"/>
          <w:szCs w:val="20"/>
        </w:rPr>
        <w:t xml:space="preserve"> = 1.0 / (1.0/K_L + 1.0/K_M + 1.0/</w:t>
      </w:r>
      <w:proofErr w:type="spellStart"/>
      <w:r w:rsidRPr="00D058A1">
        <w:rPr>
          <w:sz w:val="20"/>
          <w:szCs w:val="20"/>
        </w:rPr>
        <w:t>K_carcasa</w:t>
      </w:r>
      <w:proofErr w:type="spellEnd"/>
      <w:r w:rsidRPr="00D058A1">
        <w:rPr>
          <w:sz w:val="20"/>
          <w:szCs w:val="20"/>
        </w:rPr>
        <w:t>)</w:t>
      </w:r>
    </w:p>
    <w:p w14:paraId="78FAE5CE" w14:textId="77777777" w:rsidR="00D058A1" w:rsidRPr="00D058A1" w:rsidRDefault="00D058A1" w:rsidP="00D058A1">
      <w:pPr>
        <w:pStyle w:val="codigo"/>
        <w:spacing w:line="240" w:lineRule="auto"/>
        <w:rPr>
          <w:sz w:val="20"/>
          <w:szCs w:val="20"/>
        </w:rPr>
      </w:pPr>
      <w:r w:rsidRPr="00D058A1">
        <w:rPr>
          <w:sz w:val="20"/>
          <w:szCs w:val="20"/>
        </w:rPr>
        <w:t xml:space="preserve">        V_vino_m3 = </w:t>
      </w:r>
      <w:proofErr w:type="spellStart"/>
      <w:r w:rsidRPr="00D058A1">
        <w:rPr>
          <w:sz w:val="20"/>
          <w:szCs w:val="20"/>
        </w:rPr>
        <w:t>V_vino</w:t>
      </w:r>
      <w:proofErr w:type="spellEnd"/>
      <w:r w:rsidRPr="00D058A1">
        <w:rPr>
          <w:sz w:val="20"/>
          <w:szCs w:val="20"/>
        </w:rPr>
        <w:t>/ 1000.0</w:t>
      </w:r>
    </w:p>
    <w:p w14:paraId="4C4EFBBB"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k_sim</w:t>
      </w:r>
      <w:proofErr w:type="spellEnd"/>
      <w:r w:rsidRPr="00D058A1">
        <w:rPr>
          <w:sz w:val="20"/>
          <w:szCs w:val="20"/>
        </w:rPr>
        <w:t xml:space="preserve"> = (</w:t>
      </w:r>
      <w:proofErr w:type="spellStart"/>
      <w:r w:rsidRPr="00D058A1">
        <w:rPr>
          <w:sz w:val="20"/>
          <w:szCs w:val="20"/>
        </w:rPr>
        <w:t>K_total</w:t>
      </w:r>
      <w:proofErr w:type="spellEnd"/>
      <w:r w:rsidRPr="00D058A1">
        <w:rPr>
          <w:sz w:val="20"/>
          <w:szCs w:val="20"/>
        </w:rPr>
        <w:t xml:space="preserve"> * </w:t>
      </w:r>
      <w:proofErr w:type="spellStart"/>
      <w:r w:rsidRPr="00D058A1">
        <w:rPr>
          <w:sz w:val="20"/>
          <w:szCs w:val="20"/>
        </w:rPr>
        <w:t>A_contacto_efectiva</w:t>
      </w:r>
      <w:proofErr w:type="spellEnd"/>
      <w:r w:rsidRPr="00D058A1">
        <w:rPr>
          <w:sz w:val="20"/>
          <w:szCs w:val="20"/>
        </w:rPr>
        <w:t>) / V_vino_m3</w:t>
      </w:r>
    </w:p>
    <w:p w14:paraId="0D1C245B" w14:textId="77777777" w:rsidR="00D058A1" w:rsidRPr="00D058A1" w:rsidRDefault="00D058A1" w:rsidP="00D058A1">
      <w:pPr>
        <w:pStyle w:val="codigo"/>
        <w:spacing w:line="240" w:lineRule="auto"/>
        <w:rPr>
          <w:sz w:val="20"/>
          <w:szCs w:val="20"/>
        </w:rPr>
      </w:pPr>
    </w:p>
    <w:p w14:paraId="0BAB6E5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C_sim</w:t>
      </w:r>
      <w:proofErr w:type="spellEnd"/>
      <w:r w:rsidRPr="00D058A1">
        <w:rPr>
          <w:sz w:val="20"/>
          <w:szCs w:val="20"/>
        </w:rPr>
        <w:t xml:space="preserve"> = </w:t>
      </w:r>
      <w:proofErr w:type="spellStart"/>
      <w:r w:rsidRPr="00D058A1">
        <w:rPr>
          <w:sz w:val="20"/>
          <w:szCs w:val="20"/>
        </w:rPr>
        <w:t>modelo_</w:t>
      </w:r>
      <w:proofErr w:type="gramStart"/>
      <w:r w:rsidRPr="00D058A1">
        <w:rPr>
          <w:sz w:val="20"/>
          <w:szCs w:val="20"/>
        </w:rPr>
        <w:t>exponencial</w:t>
      </w:r>
      <w:proofErr w:type="spellEnd"/>
      <w:r w:rsidRPr="00D058A1">
        <w:rPr>
          <w:sz w:val="20"/>
          <w:szCs w:val="20"/>
        </w:rPr>
        <w:t>(</w:t>
      </w:r>
      <w:proofErr w:type="gramEnd"/>
      <w:r w:rsidRPr="00D058A1">
        <w:rPr>
          <w:sz w:val="20"/>
          <w:szCs w:val="20"/>
        </w:rPr>
        <w:t xml:space="preserve">t, </w:t>
      </w:r>
      <w:proofErr w:type="spellStart"/>
      <w:r w:rsidRPr="00D058A1">
        <w:rPr>
          <w:sz w:val="20"/>
          <w:szCs w:val="20"/>
        </w:rPr>
        <w:t>C_inicial</w:t>
      </w:r>
      <w:proofErr w:type="spellEnd"/>
      <w:r w:rsidRPr="00D058A1">
        <w:rPr>
          <w:sz w:val="20"/>
          <w:szCs w:val="20"/>
        </w:rPr>
        <w:t xml:space="preserve">, </w:t>
      </w:r>
      <w:proofErr w:type="spellStart"/>
      <w:r w:rsidRPr="00D058A1">
        <w:rPr>
          <w:sz w:val="20"/>
          <w:szCs w:val="20"/>
        </w:rPr>
        <w:t>C_max</w:t>
      </w:r>
      <w:proofErr w:type="spellEnd"/>
      <w:r w:rsidRPr="00D058A1">
        <w:rPr>
          <w:sz w:val="20"/>
          <w:szCs w:val="20"/>
        </w:rPr>
        <w:t xml:space="preserve">, </w:t>
      </w:r>
      <w:proofErr w:type="spellStart"/>
      <w:r w:rsidRPr="00D058A1">
        <w:rPr>
          <w:sz w:val="20"/>
          <w:szCs w:val="20"/>
        </w:rPr>
        <w:t>k_sim</w:t>
      </w:r>
      <w:proofErr w:type="spellEnd"/>
      <w:r w:rsidRPr="00D058A1">
        <w:rPr>
          <w:sz w:val="20"/>
          <w:szCs w:val="20"/>
        </w:rPr>
        <w:t>)</w:t>
      </w:r>
    </w:p>
    <w:p w14:paraId="4AB574D8"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C_pred</w:t>
      </w:r>
      <w:proofErr w:type="spellEnd"/>
      <w:r w:rsidRPr="00D058A1">
        <w:rPr>
          <w:sz w:val="20"/>
          <w:szCs w:val="20"/>
          <w:lang w:val="en-US"/>
        </w:rPr>
        <w:t xml:space="preserve"> = </w:t>
      </w:r>
      <w:proofErr w:type="spellStart"/>
      <w:r w:rsidRPr="00D058A1">
        <w:rPr>
          <w:sz w:val="20"/>
          <w:szCs w:val="20"/>
          <w:lang w:val="en-US"/>
        </w:rPr>
        <w:t>C_sim</w:t>
      </w:r>
      <w:proofErr w:type="spellEnd"/>
    </w:p>
    <w:p w14:paraId="2E506FDE" w14:textId="77777777" w:rsidR="00D058A1" w:rsidRPr="00D058A1" w:rsidRDefault="00D058A1" w:rsidP="00D058A1">
      <w:pPr>
        <w:pStyle w:val="codigo"/>
        <w:spacing w:line="240" w:lineRule="auto"/>
        <w:rPr>
          <w:sz w:val="20"/>
          <w:szCs w:val="20"/>
          <w:lang w:val="en-US"/>
        </w:rPr>
      </w:pPr>
    </w:p>
    <w:p w14:paraId="5EE0529E" w14:textId="77777777" w:rsidR="00D058A1" w:rsidRPr="00D058A1" w:rsidRDefault="00D058A1" w:rsidP="00D058A1">
      <w:pPr>
        <w:pStyle w:val="codigo"/>
        <w:spacing w:line="240" w:lineRule="auto"/>
        <w:rPr>
          <w:sz w:val="20"/>
          <w:szCs w:val="20"/>
          <w:lang w:val="en-US"/>
        </w:rPr>
      </w:pPr>
      <w:r w:rsidRPr="00D058A1">
        <w:rPr>
          <w:sz w:val="20"/>
          <w:szCs w:val="20"/>
          <w:lang w:val="en-US"/>
        </w:rPr>
        <w:t>    return {</w:t>
      </w:r>
    </w:p>
    <w:p w14:paraId="5ECE4F5D"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C_max</w:t>
      </w:r>
      <w:proofErr w:type="spellEnd"/>
      <w:r w:rsidRPr="00D058A1">
        <w:rPr>
          <w:sz w:val="20"/>
          <w:szCs w:val="20"/>
          <w:lang w:val="en-US"/>
        </w:rPr>
        <w:t xml:space="preserve">": </w:t>
      </w:r>
      <w:proofErr w:type="spellStart"/>
      <w:r w:rsidRPr="00D058A1">
        <w:rPr>
          <w:sz w:val="20"/>
          <w:szCs w:val="20"/>
          <w:lang w:val="en-US"/>
        </w:rPr>
        <w:t>C_max</w:t>
      </w:r>
      <w:proofErr w:type="spellEnd"/>
      <w:r w:rsidRPr="00D058A1">
        <w:rPr>
          <w:sz w:val="20"/>
          <w:szCs w:val="20"/>
          <w:lang w:val="en-US"/>
        </w:rPr>
        <w:t>,</w:t>
      </w:r>
    </w:p>
    <w:p w14:paraId="2BC78611"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C_sim</w:t>
      </w:r>
      <w:proofErr w:type="spellEnd"/>
      <w:r w:rsidRPr="00D058A1">
        <w:rPr>
          <w:sz w:val="20"/>
          <w:szCs w:val="20"/>
          <w:lang w:val="en-US"/>
        </w:rPr>
        <w:t xml:space="preserve">": </w:t>
      </w:r>
      <w:proofErr w:type="spellStart"/>
      <w:r w:rsidRPr="00D058A1">
        <w:rPr>
          <w:sz w:val="20"/>
          <w:szCs w:val="20"/>
          <w:lang w:val="en-US"/>
        </w:rPr>
        <w:t>C_sim</w:t>
      </w:r>
      <w:proofErr w:type="spellEnd"/>
      <w:r w:rsidRPr="00D058A1">
        <w:rPr>
          <w:sz w:val="20"/>
          <w:szCs w:val="20"/>
          <w:lang w:val="en-US"/>
        </w:rPr>
        <w:t>,</w:t>
      </w:r>
    </w:p>
    <w:p w14:paraId="206F0781"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C_pred</w:t>
      </w:r>
      <w:proofErr w:type="spellEnd"/>
      <w:r w:rsidRPr="00D058A1">
        <w:rPr>
          <w:sz w:val="20"/>
          <w:szCs w:val="20"/>
          <w:lang w:val="en-US"/>
        </w:rPr>
        <w:t xml:space="preserve">": </w:t>
      </w:r>
      <w:proofErr w:type="spellStart"/>
      <w:r w:rsidRPr="00D058A1">
        <w:rPr>
          <w:sz w:val="20"/>
          <w:szCs w:val="20"/>
          <w:lang w:val="en-US"/>
        </w:rPr>
        <w:t>C_pred</w:t>
      </w:r>
      <w:proofErr w:type="spellEnd"/>
      <w:r w:rsidRPr="00D058A1">
        <w:rPr>
          <w:sz w:val="20"/>
          <w:szCs w:val="20"/>
          <w:lang w:val="en-US"/>
        </w:rPr>
        <w:t>,</w:t>
      </w:r>
    </w:p>
    <w:p w14:paraId="5E7FA4B9"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k_sim</w:t>
      </w:r>
      <w:proofErr w:type="spellEnd"/>
      <w:r w:rsidRPr="00D058A1">
        <w:rPr>
          <w:sz w:val="20"/>
          <w:szCs w:val="20"/>
          <w:lang w:val="en-US"/>
        </w:rPr>
        <w:t xml:space="preserve">": </w:t>
      </w:r>
      <w:proofErr w:type="spellStart"/>
      <w:r w:rsidRPr="00D058A1">
        <w:rPr>
          <w:sz w:val="20"/>
          <w:szCs w:val="20"/>
          <w:lang w:val="en-US"/>
        </w:rPr>
        <w:t>k_sim</w:t>
      </w:r>
      <w:proofErr w:type="spellEnd"/>
      <w:r w:rsidRPr="00D058A1">
        <w:rPr>
          <w:sz w:val="20"/>
          <w:szCs w:val="20"/>
          <w:lang w:val="en-US"/>
        </w:rPr>
        <w:t>,</w:t>
      </w:r>
    </w:p>
    <w:p w14:paraId="61DF2446"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w:t>
      </w:r>
      <w:proofErr w:type="spellStart"/>
      <w:r w:rsidRPr="00D058A1">
        <w:rPr>
          <w:sz w:val="20"/>
          <w:szCs w:val="20"/>
        </w:rPr>
        <w:t>V_transferido_total</w:t>
      </w:r>
      <w:proofErr w:type="spellEnd"/>
      <w:r w:rsidRPr="00D058A1">
        <w:rPr>
          <w:sz w:val="20"/>
          <w:szCs w:val="20"/>
        </w:rPr>
        <w:t xml:space="preserve">": </w:t>
      </w:r>
      <w:proofErr w:type="spellStart"/>
      <w:r w:rsidRPr="00D058A1">
        <w:rPr>
          <w:sz w:val="20"/>
          <w:szCs w:val="20"/>
        </w:rPr>
        <w:t>V_transferido_total</w:t>
      </w:r>
      <w:proofErr w:type="spellEnd"/>
    </w:p>
    <w:p w14:paraId="487F6DD1" w14:textId="77777777" w:rsidR="00D058A1" w:rsidRPr="00D058A1" w:rsidRDefault="00D058A1" w:rsidP="00D058A1">
      <w:pPr>
        <w:pStyle w:val="codigo"/>
        <w:spacing w:line="240" w:lineRule="auto"/>
        <w:rPr>
          <w:sz w:val="20"/>
          <w:szCs w:val="20"/>
        </w:rPr>
      </w:pPr>
      <w:r w:rsidRPr="00D058A1">
        <w:rPr>
          <w:sz w:val="20"/>
          <w:szCs w:val="20"/>
        </w:rPr>
        <w:t>    }</w:t>
      </w:r>
    </w:p>
    <w:p w14:paraId="5BA4C357" w14:textId="77777777" w:rsidR="00D058A1" w:rsidRPr="00D058A1" w:rsidRDefault="00D058A1" w:rsidP="00D058A1">
      <w:pPr>
        <w:pStyle w:val="codigo"/>
        <w:spacing w:line="240" w:lineRule="auto"/>
        <w:rPr>
          <w:sz w:val="20"/>
          <w:szCs w:val="20"/>
        </w:rPr>
      </w:pPr>
      <w:r w:rsidRPr="00D058A1">
        <w:rPr>
          <w:sz w:val="20"/>
          <w:szCs w:val="20"/>
        </w:rPr>
        <w:t xml:space="preserve">    </w:t>
      </w:r>
    </w:p>
    <w:p w14:paraId="5AE6C755"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h_transferencia_calor</w:t>
      </w:r>
      <w:proofErr w:type="spellEnd"/>
      <w:r w:rsidRPr="00D058A1">
        <w:rPr>
          <w:sz w:val="20"/>
          <w:szCs w:val="20"/>
        </w:rPr>
        <w:t>(</w:t>
      </w:r>
      <w:proofErr w:type="spellStart"/>
      <w:r w:rsidRPr="00D058A1">
        <w:rPr>
          <w:sz w:val="20"/>
          <w:szCs w:val="20"/>
        </w:rPr>
        <w:t>inputs_fixed</w:t>
      </w:r>
      <w:proofErr w:type="spellEnd"/>
      <w:r w:rsidRPr="00D058A1">
        <w:rPr>
          <w:sz w:val="20"/>
          <w:szCs w:val="20"/>
        </w:rPr>
        <w:t>):</w:t>
      </w:r>
    </w:p>
    <w:p w14:paraId="6279E2D7"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keys</w:t>
      </w:r>
      <w:proofErr w:type="spellEnd"/>
      <w:r w:rsidRPr="00D058A1">
        <w:rPr>
          <w:sz w:val="20"/>
          <w:szCs w:val="20"/>
        </w:rPr>
        <w:t xml:space="preserve"> = ["</w:t>
      </w:r>
      <w:proofErr w:type="spellStart"/>
      <w:r w:rsidRPr="00D058A1">
        <w:rPr>
          <w:sz w:val="20"/>
          <w:szCs w:val="20"/>
        </w:rPr>
        <w:t>Nu</w:t>
      </w:r>
      <w:proofErr w:type="spellEnd"/>
      <w:r w:rsidRPr="00D058A1">
        <w:rPr>
          <w:sz w:val="20"/>
          <w:szCs w:val="20"/>
        </w:rPr>
        <w:t>", "k", "</w:t>
      </w:r>
      <w:proofErr w:type="spellStart"/>
      <w:r w:rsidRPr="00D058A1">
        <w:rPr>
          <w:sz w:val="20"/>
          <w:szCs w:val="20"/>
        </w:rPr>
        <w:t>D_int_fibra</w:t>
      </w:r>
      <w:proofErr w:type="spellEnd"/>
      <w:r w:rsidRPr="00D058A1">
        <w:rPr>
          <w:sz w:val="20"/>
          <w:szCs w:val="20"/>
        </w:rPr>
        <w:t>", "</w:t>
      </w:r>
      <w:proofErr w:type="spellStart"/>
      <w:r w:rsidRPr="00D058A1">
        <w:rPr>
          <w:sz w:val="20"/>
          <w:szCs w:val="20"/>
        </w:rPr>
        <w:t>Esp_mem</w:t>
      </w:r>
      <w:proofErr w:type="spellEnd"/>
      <w:r w:rsidRPr="00D058A1">
        <w:rPr>
          <w:sz w:val="20"/>
          <w:szCs w:val="20"/>
        </w:rPr>
        <w:t>", "</w:t>
      </w:r>
      <w:proofErr w:type="spellStart"/>
      <w:r w:rsidRPr="00D058A1">
        <w:rPr>
          <w:sz w:val="20"/>
          <w:szCs w:val="20"/>
        </w:rPr>
        <w:t>Nu_carcasa</w:t>
      </w:r>
      <w:proofErr w:type="spellEnd"/>
      <w:r w:rsidRPr="00D058A1">
        <w:rPr>
          <w:sz w:val="20"/>
          <w:szCs w:val="20"/>
        </w:rPr>
        <w:t>", "</w:t>
      </w:r>
      <w:proofErr w:type="spellStart"/>
      <w:r w:rsidRPr="00D058A1">
        <w:rPr>
          <w:sz w:val="20"/>
          <w:szCs w:val="20"/>
        </w:rPr>
        <w:t>k_carcasa</w:t>
      </w:r>
      <w:proofErr w:type="spellEnd"/>
      <w:r w:rsidRPr="00D058A1">
        <w:rPr>
          <w:sz w:val="20"/>
          <w:szCs w:val="20"/>
        </w:rPr>
        <w:t>", "</w:t>
      </w:r>
      <w:proofErr w:type="spellStart"/>
      <w:r w:rsidRPr="00D058A1">
        <w:rPr>
          <w:sz w:val="20"/>
          <w:szCs w:val="20"/>
        </w:rPr>
        <w:t>D_equiv</w:t>
      </w:r>
      <w:proofErr w:type="spellEnd"/>
      <w:r w:rsidRPr="00D058A1">
        <w:rPr>
          <w:sz w:val="20"/>
          <w:szCs w:val="20"/>
        </w:rPr>
        <w:t>", "</w:t>
      </w:r>
      <w:proofErr w:type="spellStart"/>
      <w:r w:rsidRPr="00D058A1">
        <w:rPr>
          <w:sz w:val="20"/>
          <w:szCs w:val="20"/>
        </w:rPr>
        <w:t>k_vapor</w:t>
      </w:r>
      <w:proofErr w:type="spellEnd"/>
      <w:r w:rsidRPr="00D058A1">
        <w:rPr>
          <w:sz w:val="20"/>
          <w:szCs w:val="20"/>
        </w:rPr>
        <w:t>", "</w:t>
      </w:r>
      <w:proofErr w:type="spellStart"/>
      <w:r w:rsidRPr="00D058A1">
        <w:rPr>
          <w:sz w:val="20"/>
          <w:szCs w:val="20"/>
        </w:rPr>
        <w:t>Kn</w:t>
      </w:r>
      <w:proofErr w:type="spellEnd"/>
      <w:r w:rsidRPr="00D058A1">
        <w:rPr>
          <w:sz w:val="20"/>
          <w:szCs w:val="20"/>
        </w:rPr>
        <w:t>", "porosidad", "tortuosidad"]</w:t>
      </w:r>
    </w:p>
    <w:p w14:paraId="79003F93"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valores</w:t>
      </w:r>
      <w:proofErr w:type="spellEnd"/>
      <w:r w:rsidRPr="00D058A1">
        <w:rPr>
          <w:sz w:val="20"/>
          <w:szCs w:val="20"/>
          <w:lang w:val="en-US"/>
        </w:rPr>
        <w:t xml:space="preserve">= </w:t>
      </w:r>
      <w:proofErr w:type="gramStart"/>
      <w:r w:rsidRPr="00D058A1">
        <w:rPr>
          <w:sz w:val="20"/>
          <w:szCs w:val="20"/>
          <w:lang w:val="en-US"/>
        </w:rPr>
        <w:t>Parameters(</w:t>
      </w:r>
      <w:proofErr w:type="spellStart"/>
      <w:proofErr w:type="gramEnd"/>
      <w:r w:rsidRPr="00D058A1">
        <w:rPr>
          <w:sz w:val="20"/>
          <w:szCs w:val="20"/>
          <w:lang w:val="en-US"/>
        </w:rPr>
        <w:t>inputs_fixed</w:t>
      </w:r>
      <w:proofErr w:type="spellEnd"/>
      <w:r w:rsidRPr="00D058A1">
        <w:rPr>
          <w:sz w:val="20"/>
          <w:szCs w:val="20"/>
          <w:lang w:val="en-US"/>
        </w:rPr>
        <w:t>, keys)</w:t>
      </w:r>
    </w:p>
    <w:p w14:paraId="1993D2B5"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Nu</w:t>
      </w:r>
      <w:proofErr w:type="spellEnd"/>
      <w:r w:rsidRPr="00D058A1">
        <w:rPr>
          <w:sz w:val="20"/>
          <w:szCs w:val="20"/>
        </w:rPr>
        <w:t xml:space="preserve">, k, </w:t>
      </w:r>
      <w:proofErr w:type="spellStart"/>
      <w:r w:rsidRPr="00D058A1">
        <w:rPr>
          <w:sz w:val="20"/>
          <w:szCs w:val="20"/>
        </w:rPr>
        <w:t>D_int_fibra</w:t>
      </w:r>
      <w:proofErr w:type="spellEnd"/>
      <w:r w:rsidRPr="00D058A1">
        <w:rPr>
          <w:sz w:val="20"/>
          <w:szCs w:val="20"/>
        </w:rPr>
        <w:t xml:space="preserve">, </w:t>
      </w:r>
      <w:proofErr w:type="spellStart"/>
      <w:r w:rsidRPr="00D058A1">
        <w:rPr>
          <w:sz w:val="20"/>
          <w:szCs w:val="20"/>
        </w:rPr>
        <w:t>Esp_mem</w:t>
      </w:r>
      <w:proofErr w:type="spellEnd"/>
      <w:r w:rsidRPr="00D058A1">
        <w:rPr>
          <w:sz w:val="20"/>
          <w:szCs w:val="20"/>
        </w:rPr>
        <w:t xml:space="preserve">, </w:t>
      </w:r>
      <w:proofErr w:type="spellStart"/>
      <w:r w:rsidRPr="00D058A1">
        <w:rPr>
          <w:sz w:val="20"/>
          <w:szCs w:val="20"/>
        </w:rPr>
        <w:t>Nu_carcasa</w:t>
      </w:r>
      <w:proofErr w:type="spellEnd"/>
      <w:r w:rsidRPr="00D058A1">
        <w:rPr>
          <w:sz w:val="20"/>
          <w:szCs w:val="20"/>
        </w:rPr>
        <w:t xml:space="preserve">, </w:t>
      </w:r>
      <w:proofErr w:type="spellStart"/>
      <w:r w:rsidRPr="00D058A1">
        <w:rPr>
          <w:sz w:val="20"/>
          <w:szCs w:val="20"/>
        </w:rPr>
        <w:t>k_carcasa</w:t>
      </w:r>
      <w:proofErr w:type="spellEnd"/>
      <w:r w:rsidRPr="00D058A1">
        <w:rPr>
          <w:sz w:val="20"/>
          <w:szCs w:val="20"/>
        </w:rPr>
        <w:t xml:space="preserve">, </w:t>
      </w:r>
      <w:proofErr w:type="spellStart"/>
      <w:r w:rsidRPr="00D058A1">
        <w:rPr>
          <w:sz w:val="20"/>
          <w:szCs w:val="20"/>
        </w:rPr>
        <w:t>D_equiv</w:t>
      </w:r>
      <w:proofErr w:type="spellEnd"/>
      <w:r w:rsidRPr="00D058A1">
        <w:rPr>
          <w:sz w:val="20"/>
          <w:szCs w:val="20"/>
        </w:rPr>
        <w:t xml:space="preserve">, </w:t>
      </w:r>
      <w:proofErr w:type="spellStart"/>
      <w:r w:rsidRPr="00D058A1">
        <w:rPr>
          <w:sz w:val="20"/>
          <w:szCs w:val="20"/>
        </w:rPr>
        <w:t>k_vapor</w:t>
      </w:r>
      <w:proofErr w:type="spellEnd"/>
      <w:r w:rsidRPr="00D058A1">
        <w:rPr>
          <w:sz w:val="20"/>
          <w:szCs w:val="20"/>
        </w:rPr>
        <w:t xml:space="preserve">, </w:t>
      </w:r>
      <w:proofErr w:type="spellStart"/>
      <w:r w:rsidRPr="00D058A1">
        <w:rPr>
          <w:sz w:val="20"/>
          <w:szCs w:val="20"/>
        </w:rPr>
        <w:t>Kn</w:t>
      </w:r>
      <w:proofErr w:type="spellEnd"/>
      <w:r w:rsidRPr="00D058A1">
        <w:rPr>
          <w:sz w:val="20"/>
          <w:szCs w:val="20"/>
        </w:rPr>
        <w:t>, porosidad, tortuosidad = valores</w:t>
      </w:r>
    </w:p>
    <w:p w14:paraId="5707173C" w14:textId="77777777" w:rsidR="00D058A1" w:rsidRPr="00D058A1" w:rsidRDefault="00D058A1" w:rsidP="00D058A1">
      <w:pPr>
        <w:pStyle w:val="codigo"/>
        <w:spacing w:line="240" w:lineRule="auto"/>
        <w:rPr>
          <w:sz w:val="20"/>
          <w:szCs w:val="20"/>
        </w:rPr>
      </w:pPr>
      <w:r w:rsidRPr="00D058A1">
        <w:rPr>
          <w:sz w:val="20"/>
          <w:szCs w:val="20"/>
        </w:rPr>
        <w:t xml:space="preserve">    </w:t>
      </w:r>
    </w:p>
    <w:p w14:paraId="46133C74"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h_fibra_conv</w:t>
      </w:r>
      <w:proofErr w:type="spellEnd"/>
      <w:r w:rsidRPr="00D058A1">
        <w:rPr>
          <w:sz w:val="20"/>
          <w:szCs w:val="20"/>
        </w:rPr>
        <w:t xml:space="preserve"> = (</w:t>
      </w:r>
      <w:proofErr w:type="spellStart"/>
      <w:r w:rsidRPr="00D058A1">
        <w:rPr>
          <w:sz w:val="20"/>
          <w:szCs w:val="20"/>
        </w:rPr>
        <w:t>Nu</w:t>
      </w:r>
      <w:proofErr w:type="spellEnd"/>
      <w:r w:rsidRPr="00D058A1">
        <w:rPr>
          <w:sz w:val="20"/>
          <w:szCs w:val="20"/>
        </w:rPr>
        <w:t xml:space="preserve"> * k) / </w:t>
      </w:r>
      <w:proofErr w:type="spellStart"/>
      <w:r w:rsidRPr="00D058A1">
        <w:rPr>
          <w:sz w:val="20"/>
          <w:szCs w:val="20"/>
        </w:rPr>
        <w:t>D_int_fibra</w:t>
      </w:r>
      <w:proofErr w:type="spellEnd"/>
      <w:r w:rsidRPr="00D058A1">
        <w:rPr>
          <w:sz w:val="20"/>
          <w:szCs w:val="20"/>
        </w:rPr>
        <w:t xml:space="preserve"> </w:t>
      </w:r>
    </w:p>
    <w:p w14:paraId="6B02F7F1"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h_f</w:t>
      </w:r>
      <w:proofErr w:type="spellEnd"/>
      <w:r w:rsidRPr="00D058A1">
        <w:rPr>
          <w:sz w:val="20"/>
          <w:szCs w:val="20"/>
        </w:rPr>
        <w:t xml:space="preserve"> = 1 / ((1 / </w:t>
      </w:r>
      <w:proofErr w:type="spellStart"/>
      <w:r w:rsidRPr="00D058A1">
        <w:rPr>
          <w:sz w:val="20"/>
          <w:szCs w:val="20"/>
        </w:rPr>
        <w:t>h_fibra_conv</w:t>
      </w:r>
      <w:proofErr w:type="spellEnd"/>
      <w:r w:rsidRPr="00D058A1">
        <w:rPr>
          <w:sz w:val="20"/>
          <w:szCs w:val="20"/>
        </w:rPr>
        <w:t>) + (</w:t>
      </w:r>
      <w:proofErr w:type="spellStart"/>
      <w:r w:rsidRPr="00D058A1">
        <w:rPr>
          <w:sz w:val="20"/>
          <w:szCs w:val="20"/>
        </w:rPr>
        <w:t>Esp_mem</w:t>
      </w:r>
      <w:proofErr w:type="spellEnd"/>
      <w:r w:rsidRPr="00D058A1">
        <w:rPr>
          <w:sz w:val="20"/>
          <w:szCs w:val="20"/>
        </w:rPr>
        <w:t xml:space="preserve"> / 0.15))</w:t>
      </w:r>
    </w:p>
    <w:p w14:paraId="6BEED587" w14:textId="77777777" w:rsidR="00D058A1" w:rsidRPr="00D058A1" w:rsidRDefault="00D058A1" w:rsidP="00D058A1">
      <w:pPr>
        <w:pStyle w:val="codigo"/>
        <w:spacing w:line="240" w:lineRule="auto"/>
        <w:rPr>
          <w:sz w:val="20"/>
          <w:szCs w:val="20"/>
        </w:rPr>
      </w:pPr>
    </w:p>
    <w:p w14:paraId="44829B5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h_carcasa</w:t>
      </w:r>
      <w:proofErr w:type="spellEnd"/>
      <w:r w:rsidRPr="00D058A1">
        <w:rPr>
          <w:sz w:val="20"/>
          <w:szCs w:val="20"/>
        </w:rPr>
        <w:t xml:space="preserve"> = </w:t>
      </w:r>
      <w:proofErr w:type="spellStart"/>
      <w:r w:rsidRPr="00D058A1">
        <w:rPr>
          <w:sz w:val="20"/>
          <w:szCs w:val="20"/>
        </w:rPr>
        <w:t>Nu_carcasa</w:t>
      </w:r>
      <w:proofErr w:type="spellEnd"/>
      <w:r w:rsidRPr="00D058A1">
        <w:rPr>
          <w:sz w:val="20"/>
          <w:szCs w:val="20"/>
        </w:rPr>
        <w:t xml:space="preserve"> * </w:t>
      </w:r>
      <w:proofErr w:type="spellStart"/>
      <w:r w:rsidRPr="00D058A1">
        <w:rPr>
          <w:sz w:val="20"/>
          <w:szCs w:val="20"/>
        </w:rPr>
        <w:t>k_carcasa</w:t>
      </w:r>
      <w:proofErr w:type="spellEnd"/>
      <w:r w:rsidRPr="00D058A1">
        <w:rPr>
          <w:sz w:val="20"/>
          <w:szCs w:val="20"/>
        </w:rPr>
        <w:t xml:space="preserve"> / </w:t>
      </w:r>
      <w:proofErr w:type="spellStart"/>
      <w:r w:rsidRPr="00D058A1">
        <w:rPr>
          <w:sz w:val="20"/>
          <w:szCs w:val="20"/>
        </w:rPr>
        <w:t>D_equiv</w:t>
      </w:r>
      <w:proofErr w:type="spellEnd"/>
    </w:p>
    <w:p w14:paraId="618E702F" w14:textId="77777777" w:rsidR="00D058A1" w:rsidRPr="00D058A1" w:rsidRDefault="00D058A1" w:rsidP="00D058A1">
      <w:pPr>
        <w:pStyle w:val="codigo"/>
        <w:spacing w:line="240" w:lineRule="auto"/>
        <w:rPr>
          <w:sz w:val="20"/>
          <w:szCs w:val="20"/>
        </w:rPr>
      </w:pPr>
    </w:p>
    <w:p w14:paraId="3072A686" w14:textId="77777777" w:rsidR="00D058A1" w:rsidRPr="00D058A1" w:rsidRDefault="00D058A1" w:rsidP="00D058A1">
      <w:pPr>
        <w:pStyle w:val="codigo"/>
        <w:spacing w:line="240" w:lineRule="auto"/>
        <w:rPr>
          <w:sz w:val="20"/>
          <w:szCs w:val="20"/>
        </w:rPr>
      </w:pPr>
      <w:r w:rsidRPr="00D058A1">
        <w:rPr>
          <w:sz w:val="20"/>
          <w:szCs w:val="20"/>
        </w:rPr>
        <w:lastRenderedPageBreak/>
        <w:t xml:space="preserve">    </w:t>
      </w:r>
      <w:proofErr w:type="spellStart"/>
      <w:r w:rsidRPr="00D058A1">
        <w:rPr>
          <w:sz w:val="20"/>
          <w:szCs w:val="20"/>
        </w:rPr>
        <w:t>k_gas</w:t>
      </w:r>
      <w:proofErr w:type="spellEnd"/>
      <w:r w:rsidRPr="00D058A1">
        <w:rPr>
          <w:sz w:val="20"/>
          <w:szCs w:val="20"/>
        </w:rPr>
        <w:t xml:space="preserve"> = </w:t>
      </w:r>
      <w:proofErr w:type="spellStart"/>
      <w:r w:rsidRPr="00D058A1">
        <w:rPr>
          <w:sz w:val="20"/>
          <w:szCs w:val="20"/>
        </w:rPr>
        <w:t>k_vapor</w:t>
      </w:r>
      <w:proofErr w:type="spellEnd"/>
      <w:r w:rsidRPr="00D058A1">
        <w:rPr>
          <w:sz w:val="20"/>
          <w:szCs w:val="20"/>
        </w:rPr>
        <w:t xml:space="preserve"> * (1 + (</w:t>
      </w:r>
      <w:proofErr w:type="spellStart"/>
      <w:r w:rsidRPr="00D058A1">
        <w:rPr>
          <w:sz w:val="20"/>
          <w:szCs w:val="20"/>
        </w:rPr>
        <w:t>inputs_fixed</w:t>
      </w:r>
      <w:proofErr w:type="spellEnd"/>
      <w:r w:rsidRPr="00D058A1">
        <w:rPr>
          <w:sz w:val="20"/>
          <w:szCs w:val="20"/>
        </w:rPr>
        <w:t>["</w:t>
      </w:r>
      <w:proofErr w:type="spellStart"/>
      <w:r w:rsidRPr="00D058A1">
        <w:rPr>
          <w:sz w:val="20"/>
          <w:szCs w:val="20"/>
        </w:rPr>
        <w:t>k_gas_coef</w:t>
      </w:r>
      <w:proofErr w:type="spellEnd"/>
      <w:r w:rsidRPr="00D058A1">
        <w:rPr>
          <w:sz w:val="20"/>
          <w:szCs w:val="20"/>
        </w:rPr>
        <w:t xml:space="preserve">"] * </w:t>
      </w:r>
      <w:proofErr w:type="spellStart"/>
      <w:r w:rsidRPr="00D058A1">
        <w:rPr>
          <w:sz w:val="20"/>
          <w:szCs w:val="20"/>
        </w:rPr>
        <w:t>Kn</w:t>
      </w:r>
      <w:proofErr w:type="spellEnd"/>
      <w:r w:rsidRPr="00D058A1">
        <w:rPr>
          <w:sz w:val="20"/>
          <w:szCs w:val="20"/>
        </w:rPr>
        <w:t xml:space="preserve">) / (1 + </w:t>
      </w:r>
      <w:proofErr w:type="spellStart"/>
      <w:r w:rsidRPr="00D058A1">
        <w:rPr>
          <w:sz w:val="20"/>
          <w:szCs w:val="20"/>
        </w:rPr>
        <w:t>Kn</w:t>
      </w:r>
      <w:proofErr w:type="spellEnd"/>
      <w:r w:rsidRPr="00D058A1">
        <w:rPr>
          <w:sz w:val="20"/>
          <w:szCs w:val="20"/>
        </w:rPr>
        <w:t>))</w:t>
      </w:r>
    </w:p>
    <w:p w14:paraId="396B284A" w14:textId="77777777" w:rsidR="00D058A1" w:rsidRPr="00D058A1" w:rsidRDefault="00D058A1" w:rsidP="00D058A1">
      <w:pPr>
        <w:pStyle w:val="codigo"/>
        <w:spacing w:line="240" w:lineRule="auto"/>
        <w:rPr>
          <w:sz w:val="20"/>
          <w:szCs w:val="20"/>
        </w:rPr>
      </w:pPr>
    </w:p>
    <w:p w14:paraId="5EF56EE8"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k_efectiva</w:t>
      </w:r>
      <w:proofErr w:type="spellEnd"/>
      <w:r w:rsidRPr="00D058A1">
        <w:rPr>
          <w:sz w:val="20"/>
          <w:szCs w:val="20"/>
        </w:rPr>
        <w:t xml:space="preserve"> = </w:t>
      </w:r>
      <w:proofErr w:type="spellStart"/>
      <w:r w:rsidRPr="00D058A1">
        <w:rPr>
          <w:sz w:val="20"/>
          <w:szCs w:val="20"/>
        </w:rPr>
        <w:t>k_gas</w:t>
      </w:r>
      <w:proofErr w:type="spellEnd"/>
      <w:r w:rsidRPr="00D058A1">
        <w:rPr>
          <w:sz w:val="20"/>
          <w:szCs w:val="20"/>
        </w:rPr>
        <w:t xml:space="preserve"> * (porosidad / tortuosidad)</w:t>
      </w:r>
    </w:p>
    <w:p w14:paraId="08AC93D3"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h_membrana</w:t>
      </w:r>
      <w:proofErr w:type="spellEnd"/>
      <w:r w:rsidRPr="00D058A1">
        <w:rPr>
          <w:sz w:val="20"/>
          <w:szCs w:val="20"/>
        </w:rPr>
        <w:t xml:space="preserve"> = </w:t>
      </w:r>
      <w:proofErr w:type="spellStart"/>
      <w:r w:rsidRPr="00D058A1">
        <w:rPr>
          <w:sz w:val="20"/>
          <w:szCs w:val="20"/>
        </w:rPr>
        <w:t>k_efectiva</w:t>
      </w:r>
      <w:proofErr w:type="spellEnd"/>
      <w:r w:rsidRPr="00D058A1">
        <w:rPr>
          <w:sz w:val="20"/>
          <w:szCs w:val="20"/>
        </w:rPr>
        <w:t xml:space="preserve"> / </w:t>
      </w:r>
      <w:proofErr w:type="spellStart"/>
      <w:r w:rsidRPr="00D058A1">
        <w:rPr>
          <w:sz w:val="20"/>
          <w:szCs w:val="20"/>
        </w:rPr>
        <w:t>Esp_mem</w:t>
      </w:r>
      <w:proofErr w:type="spellEnd"/>
      <w:r w:rsidRPr="00D058A1">
        <w:rPr>
          <w:sz w:val="20"/>
          <w:szCs w:val="20"/>
        </w:rPr>
        <w:t xml:space="preserve">  </w:t>
      </w:r>
    </w:p>
    <w:p w14:paraId="5FAFBB73"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return {</w:t>
      </w:r>
    </w:p>
    <w:p w14:paraId="73B714A6"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h_f</w:t>
      </w:r>
      <w:proofErr w:type="spellEnd"/>
      <w:r w:rsidRPr="00D058A1">
        <w:rPr>
          <w:sz w:val="20"/>
          <w:szCs w:val="20"/>
          <w:lang w:val="en-US"/>
        </w:rPr>
        <w:t xml:space="preserve">": </w:t>
      </w:r>
      <w:proofErr w:type="spellStart"/>
      <w:r w:rsidRPr="00D058A1">
        <w:rPr>
          <w:sz w:val="20"/>
          <w:szCs w:val="20"/>
          <w:lang w:val="en-US"/>
        </w:rPr>
        <w:t>h_f</w:t>
      </w:r>
      <w:proofErr w:type="spellEnd"/>
      <w:r w:rsidRPr="00D058A1">
        <w:rPr>
          <w:sz w:val="20"/>
          <w:szCs w:val="20"/>
          <w:lang w:val="en-US"/>
        </w:rPr>
        <w:t>,</w:t>
      </w:r>
    </w:p>
    <w:p w14:paraId="51A01765"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w:t>
      </w:r>
      <w:proofErr w:type="spellStart"/>
      <w:r w:rsidRPr="00D058A1">
        <w:rPr>
          <w:sz w:val="20"/>
          <w:szCs w:val="20"/>
        </w:rPr>
        <w:t>h_carcasa</w:t>
      </w:r>
      <w:proofErr w:type="spellEnd"/>
      <w:r w:rsidRPr="00D058A1">
        <w:rPr>
          <w:sz w:val="20"/>
          <w:szCs w:val="20"/>
        </w:rPr>
        <w:t xml:space="preserve">": </w:t>
      </w:r>
      <w:proofErr w:type="spellStart"/>
      <w:r w:rsidRPr="00D058A1">
        <w:rPr>
          <w:sz w:val="20"/>
          <w:szCs w:val="20"/>
        </w:rPr>
        <w:t>h_carcasa</w:t>
      </w:r>
      <w:proofErr w:type="spellEnd"/>
      <w:r w:rsidRPr="00D058A1">
        <w:rPr>
          <w:sz w:val="20"/>
          <w:szCs w:val="20"/>
        </w:rPr>
        <w:t>,</w:t>
      </w:r>
    </w:p>
    <w:p w14:paraId="05AE5789"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h_membrana</w:t>
      </w:r>
      <w:proofErr w:type="spellEnd"/>
      <w:r w:rsidRPr="00D058A1">
        <w:rPr>
          <w:sz w:val="20"/>
          <w:szCs w:val="20"/>
        </w:rPr>
        <w:t xml:space="preserve">": </w:t>
      </w:r>
      <w:proofErr w:type="spellStart"/>
      <w:r w:rsidRPr="00D058A1">
        <w:rPr>
          <w:sz w:val="20"/>
          <w:szCs w:val="20"/>
        </w:rPr>
        <w:t>h_membrana</w:t>
      </w:r>
      <w:proofErr w:type="spellEnd"/>
      <w:r w:rsidRPr="00D058A1">
        <w:rPr>
          <w:sz w:val="20"/>
          <w:szCs w:val="20"/>
        </w:rPr>
        <w:t>,</w:t>
      </w:r>
    </w:p>
    <w:p w14:paraId="0C60CE15"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k_efectiva</w:t>
      </w:r>
      <w:proofErr w:type="spellEnd"/>
      <w:r w:rsidRPr="00D058A1">
        <w:rPr>
          <w:sz w:val="20"/>
          <w:szCs w:val="20"/>
        </w:rPr>
        <w:t xml:space="preserve">": </w:t>
      </w:r>
      <w:proofErr w:type="spellStart"/>
      <w:r w:rsidRPr="00D058A1">
        <w:rPr>
          <w:sz w:val="20"/>
          <w:szCs w:val="20"/>
        </w:rPr>
        <w:t>k_efectiva</w:t>
      </w:r>
      <w:proofErr w:type="spellEnd"/>
    </w:p>
    <w:p w14:paraId="78CEAEA7" w14:textId="77777777" w:rsidR="00D058A1" w:rsidRPr="00D058A1" w:rsidRDefault="00D058A1" w:rsidP="00D058A1">
      <w:pPr>
        <w:pStyle w:val="codigo"/>
        <w:spacing w:line="240" w:lineRule="auto"/>
        <w:rPr>
          <w:sz w:val="20"/>
          <w:szCs w:val="20"/>
        </w:rPr>
      </w:pPr>
      <w:r w:rsidRPr="00D058A1">
        <w:rPr>
          <w:sz w:val="20"/>
          <w:szCs w:val="20"/>
        </w:rPr>
        <w:t>    }</w:t>
      </w:r>
    </w:p>
    <w:p w14:paraId="2C0F3142" w14:textId="77777777" w:rsidR="00D058A1" w:rsidRPr="00D058A1" w:rsidRDefault="00D058A1" w:rsidP="00D058A1">
      <w:pPr>
        <w:pStyle w:val="codigo"/>
        <w:spacing w:line="240" w:lineRule="auto"/>
        <w:rPr>
          <w:sz w:val="20"/>
          <w:szCs w:val="20"/>
        </w:rPr>
      </w:pPr>
    </w:p>
    <w:p w14:paraId="5DE17CBA"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ecuacion_transferencia_</w:t>
      </w:r>
      <w:proofErr w:type="gramStart"/>
      <w:r w:rsidRPr="00D058A1">
        <w:rPr>
          <w:sz w:val="20"/>
          <w:szCs w:val="20"/>
        </w:rPr>
        <w:t>calor</w:t>
      </w:r>
      <w:proofErr w:type="spellEnd"/>
      <w:r w:rsidRPr="00D058A1">
        <w:rPr>
          <w:sz w:val="20"/>
          <w:szCs w:val="20"/>
        </w:rPr>
        <w:t>(</w:t>
      </w:r>
      <w:proofErr w:type="gramEnd"/>
      <w:r w:rsidRPr="00D058A1">
        <w:rPr>
          <w:sz w:val="20"/>
          <w:szCs w:val="20"/>
        </w:rPr>
        <w:t>z, T):</w:t>
      </w:r>
    </w:p>
    <w:p w14:paraId="2E7ADDEA"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h_f</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h_f</w:t>
      </w:r>
      <w:proofErr w:type="spellEnd"/>
      <w:r w:rsidRPr="00D058A1">
        <w:rPr>
          <w:sz w:val="20"/>
          <w:szCs w:val="20"/>
          <w:lang w:val="en-US"/>
        </w:rPr>
        <w:t>"])</w:t>
      </w:r>
    </w:p>
    <w:p w14:paraId="3AA0148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h_s</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h_carcasa</w:t>
      </w:r>
      <w:proofErr w:type="spellEnd"/>
      <w:r w:rsidRPr="00D058A1">
        <w:rPr>
          <w:sz w:val="20"/>
          <w:szCs w:val="20"/>
          <w:lang w:val="en-US"/>
        </w:rPr>
        <w:t>"])</w:t>
      </w:r>
    </w:p>
    <w:p w14:paraId="2A40539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k_eff</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k_efectiva</w:t>
      </w:r>
      <w:proofErr w:type="spellEnd"/>
      <w:r w:rsidRPr="00D058A1">
        <w:rPr>
          <w:sz w:val="20"/>
          <w:szCs w:val="20"/>
          <w:lang w:val="en-US"/>
        </w:rPr>
        <w:t>"])</w:t>
      </w:r>
    </w:p>
    <w:p w14:paraId="00D290F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d_mem</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Esp_mem</w:t>
      </w:r>
      <w:proofErr w:type="spellEnd"/>
      <w:r w:rsidRPr="00D058A1">
        <w:rPr>
          <w:sz w:val="20"/>
          <w:szCs w:val="20"/>
          <w:lang w:val="en-US"/>
        </w:rPr>
        <w:t>"])</w:t>
      </w:r>
    </w:p>
    <w:p w14:paraId="290FD21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A_tot</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A_contacto_efectiva</w:t>
      </w:r>
      <w:proofErr w:type="spellEnd"/>
      <w:r w:rsidRPr="00D058A1">
        <w:rPr>
          <w:sz w:val="20"/>
          <w:szCs w:val="20"/>
          <w:lang w:val="en-US"/>
        </w:rPr>
        <w:t>"])</w:t>
      </w:r>
    </w:p>
    <w:p w14:paraId="5EFB499E" w14:textId="77777777" w:rsidR="00D058A1" w:rsidRPr="00D058A1" w:rsidRDefault="00D058A1" w:rsidP="00D058A1">
      <w:pPr>
        <w:pStyle w:val="codigo"/>
        <w:spacing w:line="240" w:lineRule="auto"/>
        <w:rPr>
          <w:sz w:val="20"/>
          <w:szCs w:val="20"/>
          <w:lang w:val="en-US"/>
        </w:rPr>
      </w:pPr>
      <w:r w:rsidRPr="00D058A1">
        <w:rPr>
          <w:sz w:val="20"/>
          <w:szCs w:val="20"/>
          <w:lang w:val="en-US"/>
        </w:rPr>
        <w:t>    L     = float(</w:t>
      </w:r>
      <w:proofErr w:type="spellStart"/>
      <w:r w:rsidRPr="00D058A1">
        <w:rPr>
          <w:sz w:val="20"/>
          <w:szCs w:val="20"/>
          <w:lang w:val="en-US"/>
        </w:rPr>
        <w:t>inputs_fixed</w:t>
      </w:r>
      <w:proofErr w:type="spellEnd"/>
      <w:r w:rsidRPr="00D058A1">
        <w:rPr>
          <w:sz w:val="20"/>
          <w:szCs w:val="20"/>
          <w:lang w:val="en-US"/>
        </w:rPr>
        <w:t>["L"])</w:t>
      </w:r>
    </w:p>
    <w:p w14:paraId="69441D8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A_per_L</w:t>
      </w:r>
      <w:proofErr w:type="spellEnd"/>
      <w:r w:rsidRPr="00D058A1">
        <w:rPr>
          <w:sz w:val="20"/>
          <w:szCs w:val="20"/>
          <w:lang w:val="en-US"/>
        </w:rPr>
        <w:t xml:space="preserve"> = </w:t>
      </w:r>
      <w:proofErr w:type="spellStart"/>
      <w:r w:rsidRPr="00D058A1">
        <w:rPr>
          <w:sz w:val="20"/>
          <w:szCs w:val="20"/>
          <w:lang w:val="en-US"/>
        </w:rPr>
        <w:t>A_tot</w:t>
      </w:r>
      <w:proofErr w:type="spellEnd"/>
      <w:r w:rsidRPr="00D058A1">
        <w:rPr>
          <w:sz w:val="20"/>
          <w:szCs w:val="20"/>
          <w:lang w:val="en-US"/>
        </w:rPr>
        <w:t xml:space="preserve"> / </w:t>
      </w:r>
      <w:proofErr w:type="gramStart"/>
      <w:r w:rsidRPr="00D058A1">
        <w:rPr>
          <w:sz w:val="20"/>
          <w:szCs w:val="20"/>
          <w:lang w:val="en-US"/>
        </w:rPr>
        <w:t>max(</w:t>
      </w:r>
      <w:proofErr w:type="gramEnd"/>
      <w:r w:rsidRPr="00D058A1">
        <w:rPr>
          <w:sz w:val="20"/>
          <w:szCs w:val="20"/>
          <w:lang w:val="en-US"/>
        </w:rPr>
        <w:t>L, 1e-12)</w:t>
      </w:r>
    </w:p>
    <w:p w14:paraId="752CE3FB" w14:textId="77777777" w:rsidR="00D058A1" w:rsidRPr="00D058A1" w:rsidRDefault="00D058A1" w:rsidP="00D058A1">
      <w:pPr>
        <w:pStyle w:val="codigo"/>
        <w:spacing w:line="240" w:lineRule="auto"/>
        <w:rPr>
          <w:sz w:val="20"/>
          <w:szCs w:val="20"/>
          <w:lang w:val="en-US"/>
        </w:rPr>
      </w:pPr>
    </w:p>
    <w:p w14:paraId="563319A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mdot_f</w:t>
      </w:r>
      <w:proofErr w:type="spellEnd"/>
      <w:r w:rsidRPr="00D058A1">
        <w:rPr>
          <w:sz w:val="20"/>
          <w:szCs w:val="20"/>
          <w:lang w:val="en-US"/>
        </w:rPr>
        <w:t xml:space="preserve"> = float(</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spellStart"/>
      <w:proofErr w:type="gramEnd"/>
      <w:r w:rsidRPr="00D058A1">
        <w:rPr>
          <w:sz w:val="20"/>
          <w:szCs w:val="20"/>
          <w:lang w:val="en-US"/>
        </w:rPr>
        <w:t>mdot_fibra</w:t>
      </w:r>
      <w:proofErr w:type="spellEnd"/>
      <w:r w:rsidRPr="00D058A1">
        <w:rPr>
          <w:sz w:val="20"/>
          <w:szCs w:val="20"/>
          <w:lang w:val="en-US"/>
        </w:rPr>
        <w:t>"]</w:t>
      </w:r>
      <w:proofErr w:type="gramStart"/>
      <w:r w:rsidRPr="00D058A1">
        <w:rPr>
          <w:sz w:val="20"/>
          <w:szCs w:val="20"/>
          <w:lang w:val="en-US"/>
        </w:rPr>
        <w:t xml:space="preserve">);   </w:t>
      </w:r>
      <w:proofErr w:type="spellStart"/>
      <w:proofErr w:type="gramEnd"/>
      <w:r w:rsidRPr="00D058A1">
        <w:rPr>
          <w:sz w:val="20"/>
          <w:szCs w:val="20"/>
          <w:lang w:val="en-US"/>
        </w:rPr>
        <w:t>Cp_f</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["Cp"])</w:t>
      </w:r>
    </w:p>
    <w:p w14:paraId="016B22A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mdot_s</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mdot_carcasa</w:t>
      </w:r>
      <w:proofErr w:type="spellEnd"/>
      <w:r w:rsidRPr="00D058A1">
        <w:rPr>
          <w:sz w:val="20"/>
          <w:szCs w:val="20"/>
          <w:lang w:val="en-US"/>
        </w:rPr>
        <w:t xml:space="preserve">"]); </w:t>
      </w:r>
      <w:proofErr w:type="spellStart"/>
      <w:r w:rsidRPr="00D058A1">
        <w:rPr>
          <w:sz w:val="20"/>
          <w:szCs w:val="20"/>
          <w:lang w:val="en-US"/>
        </w:rPr>
        <w:t>Cp_s</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["calor_especifico_CaCl2"])</w:t>
      </w:r>
    </w:p>
    <w:p w14:paraId="061D79D3" w14:textId="77777777" w:rsidR="00D058A1" w:rsidRPr="00D058A1" w:rsidRDefault="00D058A1" w:rsidP="00D058A1">
      <w:pPr>
        <w:pStyle w:val="codigo"/>
        <w:spacing w:line="240" w:lineRule="auto"/>
        <w:rPr>
          <w:sz w:val="20"/>
          <w:szCs w:val="20"/>
          <w:lang w:val="en-US"/>
        </w:rPr>
      </w:pPr>
    </w:p>
    <w:p w14:paraId="33D7519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Tf</w:t>
      </w:r>
      <w:proofErr w:type="spellEnd"/>
      <w:r w:rsidRPr="00D058A1">
        <w:rPr>
          <w:sz w:val="20"/>
          <w:szCs w:val="20"/>
          <w:lang w:val="en-US"/>
        </w:rPr>
        <w:t>, Ts = T</w:t>
      </w:r>
    </w:p>
    <w:p w14:paraId="6663080D" w14:textId="77777777" w:rsidR="00D058A1" w:rsidRPr="00D058A1" w:rsidRDefault="00D058A1" w:rsidP="00D058A1">
      <w:pPr>
        <w:pStyle w:val="codigo"/>
        <w:spacing w:line="240" w:lineRule="auto"/>
        <w:rPr>
          <w:sz w:val="20"/>
          <w:szCs w:val="20"/>
          <w:lang w:val="en-US"/>
        </w:rPr>
      </w:pPr>
    </w:p>
    <w:p w14:paraId="0038B9A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a_f</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a_fibra</w:t>
      </w:r>
      <w:proofErr w:type="spellEnd"/>
      <w:proofErr w:type="gramStart"/>
      <w:r w:rsidRPr="00D058A1">
        <w:rPr>
          <w:sz w:val="20"/>
          <w:szCs w:val="20"/>
          <w:lang w:val="en-US"/>
        </w:rPr>
        <w:t xml:space="preserve">",   </w:t>
      </w:r>
      <w:proofErr w:type="gramEnd"/>
      <w:r w:rsidRPr="00D058A1">
        <w:rPr>
          <w:sz w:val="20"/>
          <w:szCs w:val="20"/>
          <w:lang w:val="en-US"/>
        </w:rPr>
        <w:t>1/3))</w:t>
      </w:r>
    </w:p>
    <w:p w14:paraId="1B35D14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b_f</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b_fibra</w:t>
      </w:r>
      <w:proofErr w:type="spellEnd"/>
      <w:proofErr w:type="gramStart"/>
      <w:r w:rsidRPr="00D058A1">
        <w:rPr>
          <w:sz w:val="20"/>
          <w:szCs w:val="20"/>
          <w:lang w:val="en-US"/>
        </w:rPr>
        <w:t xml:space="preserve">",   </w:t>
      </w:r>
      <w:proofErr w:type="gramEnd"/>
      <w:r w:rsidRPr="00D058A1">
        <w:rPr>
          <w:sz w:val="20"/>
          <w:szCs w:val="20"/>
          <w:lang w:val="en-US"/>
        </w:rPr>
        <w:t>1/3))</w:t>
      </w:r>
    </w:p>
    <w:p w14:paraId="7AAAFD7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a_s</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a_carcasa</w:t>
      </w:r>
      <w:proofErr w:type="spellEnd"/>
      <w:r w:rsidRPr="00D058A1">
        <w:rPr>
          <w:sz w:val="20"/>
          <w:szCs w:val="20"/>
          <w:lang w:val="en-US"/>
        </w:rPr>
        <w:t>", 1/3))</w:t>
      </w:r>
    </w:p>
    <w:p w14:paraId="0CCBAB6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b_s</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b_carcasa</w:t>
      </w:r>
      <w:proofErr w:type="spellEnd"/>
      <w:r w:rsidRPr="00D058A1">
        <w:rPr>
          <w:sz w:val="20"/>
          <w:szCs w:val="20"/>
          <w:lang w:val="en-US"/>
        </w:rPr>
        <w:t>", 1/3))</w:t>
      </w:r>
    </w:p>
    <w:p w14:paraId="7C7C811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exp_f</w:t>
      </w:r>
      <w:proofErr w:type="spellEnd"/>
      <w:r w:rsidRPr="00D058A1">
        <w:rPr>
          <w:sz w:val="20"/>
          <w:szCs w:val="20"/>
          <w:lang w:val="en-US"/>
        </w:rPr>
        <w:t xml:space="preserve"> = </w:t>
      </w:r>
      <w:proofErr w:type="spellStart"/>
      <w:r w:rsidRPr="00D058A1">
        <w:rPr>
          <w:sz w:val="20"/>
          <w:szCs w:val="20"/>
          <w:lang w:val="en-US"/>
        </w:rPr>
        <w:t>a_f</w:t>
      </w:r>
      <w:proofErr w:type="spellEnd"/>
      <w:r w:rsidRPr="00D058A1">
        <w:rPr>
          <w:sz w:val="20"/>
          <w:szCs w:val="20"/>
          <w:lang w:val="en-US"/>
        </w:rPr>
        <w:t xml:space="preserve"> - </w:t>
      </w:r>
      <w:proofErr w:type="spellStart"/>
      <w:r w:rsidRPr="00D058A1">
        <w:rPr>
          <w:sz w:val="20"/>
          <w:szCs w:val="20"/>
          <w:lang w:val="en-US"/>
        </w:rPr>
        <w:t>b_f</w:t>
      </w:r>
      <w:proofErr w:type="spellEnd"/>
    </w:p>
    <w:p w14:paraId="4F7118E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exp_s</w:t>
      </w:r>
      <w:proofErr w:type="spellEnd"/>
      <w:r w:rsidRPr="00D058A1">
        <w:rPr>
          <w:sz w:val="20"/>
          <w:szCs w:val="20"/>
          <w:lang w:val="en-US"/>
        </w:rPr>
        <w:t xml:space="preserve"> = </w:t>
      </w:r>
      <w:proofErr w:type="spellStart"/>
      <w:r w:rsidRPr="00D058A1">
        <w:rPr>
          <w:sz w:val="20"/>
          <w:szCs w:val="20"/>
          <w:lang w:val="en-US"/>
        </w:rPr>
        <w:t>a_s</w:t>
      </w:r>
      <w:proofErr w:type="spellEnd"/>
      <w:r w:rsidRPr="00D058A1">
        <w:rPr>
          <w:sz w:val="20"/>
          <w:szCs w:val="20"/>
          <w:lang w:val="en-US"/>
        </w:rPr>
        <w:t xml:space="preserve"> - </w:t>
      </w:r>
      <w:proofErr w:type="spellStart"/>
      <w:r w:rsidRPr="00D058A1">
        <w:rPr>
          <w:sz w:val="20"/>
          <w:szCs w:val="20"/>
          <w:lang w:val="en-US"/>
        </w:rPr>
        <w:t>b_s</w:t>
      </w:r>
      <w:proofErr w:type="spellEnd"/>
    </w:p>
    <w:p w14:paraId="40D6710D" w14:textId="77777777" w:rsidR="00D058A1" w:rsidRPr="00D058A1" w:rsidRDefault="00D058A1" w:rsidP="00D058A1">
      <w:pPr>
        <w:pStyle w:val="codigo"/>
        <w:spacing w:line="240" w:lineRule="auto"/>
        <w:rPr>
          <w:sz w:val="20"/>
          <w:szCs w:val="20"/>
          <w:lang w:val="en-US"/>
        </w:rPr>
      </w:pPr>
    </w:p>
    <w:p w14:paraId="7DBBCC98"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roofErr w:type="spellStart"/>
      <w:r w:rsidRPr="00D058A1">
        <w:rPr>
          <w:sz w:val="20"/>
          <w:szCs w:val="20"/>
          <w:lang w:val="en-US"/>
        </w:rPr>
        <w:t>mu_f_ref</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mu_f_ref</w:t>
      </w:r>
      <w:proofErr w:type="spellEnd"/>
      <w:r w:rsidRPr="00D058A1">
        <w:rPr>
          <w:sz w:val="20"/>
          <w:szCs w:val="20"/>
          <w:lang w:val="en-US"/>
        </w:rPr>
        <w:t>"])</w:t>
      </w:r>
    </w:p>
    <w:p w14:paraId="28A4F15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mu_s_ref</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mu_s_ref</w:t>
      </w:r>
      <w:proofErr w:type="spellEnd"/>
      <w:r w:rsidRPr="00D058A1">
        <w:rPr>
          <w:sz w:val="20"/>
          <w:szCs w:val="20"/>
          <w:lang w:val="en-US"/>
        </w:rPr>
        <w:t>"])</w:t>
      </w:r>
    </w:p>
    <w:p w14:paraId="5ACC1FE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mu_f_loc</w:t>
      </w:r>
      <w:proofErr w:type="spellEnd"/>
      <w:r w:rsidRPr="00D058A1">
        <w:rPr>
          <w:sz w:val="20"/>
          <w:szCs w:val="20"/>
          <w:lang w:val="en-US"/>
        </w:rPr>
        <w:t xml:space="preserve"> = </w:t>
      </w:r>
      <w:proofErr w:type="spellStart"/>
      <w:r w:rsidRPr="00D058A1">
        <w:rPr>
          <w:sz w:val="20"/>
          <w:szCs w:val="20"/>
          <w:lang w:val="en-US"/>
        </w:rPr>
        <w:t>mu_water_Pa_s_K</w:t>
      </w:r>
      <w:proofErr w:type="spellEnd"/>
      <w:r w:rsidRPr="00D058A1">
        <w:rPr>
          <w:sz w:val="20"/>
          <w:szCs w:val="20"/>
          <w:lang w:val="en-US"/>
        </w:rPr>
        <w:t>(</w:t>
      </w:r>
      <w:proofErr w:type="spellStart"/>
      <w:r w:rsidRPr="00D058A1">
        <w:rPr>
          <w:sz w:val="20"/>
          <w:szCs w:val="20"/>
          <w:lang w:val="en-US"/>
        </w:rPr>
        <w:t>Tf</w:t>
      </w:r>
      <w:proofErr w:type="spellEnd"/>
      <w:r w:rsidRPr="00D058A1">
        <w:rPr>
          <w:sz w:val="20"/>
          <w:szCs w:val="20"/>
          <w:lang w:val="en-US"/>
        </w:rPr>
        <w:t>)</w:t>
      </w:r>
    </w:p>
    <w:p w14:paraId="63F1A83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mu_s_loc</w:t>
      </w:r>
      <w:proofErr w:type="spellEnd"/>
      <w:r w:rsidRPr="00D058A1">
        <w:rPr>
          <w:sz w:val="20"/>
          <w:szCs w:val="20"/>
          <w:lang w:val="en-US"/>
        </w:rPr>
        <w:t xml:space="preserve"> = </w:t>
      </w:r>
      <w:proofErr w:type="spellStart"/>
      <w:r w:rsidRPr="00D058A1">
        <w:rPr>
          <w:sz w:val="20"/>
          <w:szCs w:val="20"/>
          <w:lang w:val="en-US"/>
        </w:rPr>
        <w:t>mu_water_Pa_s_K</w:t>
      </w:r>
      <w:proofErr w:type="spellEnd"/>
      <w:r w:rsidRPr="00D058A1">
        <w:rPr>
          <w:sz w:val="20"/>
          <w:szCs w:val="20"/>
          <w:lang w:val="en-US"/>
        </w:rPr>
        <w:t>(Ts)</w:t>
      </w:r>
    </w:p>
    <w:p w14:paraId="48CEBC51" w14:textId="77777777" w:rsidR="00D058A1" w:rsidRPr="00D058A1" w:rsidRDefault="00D058A1" w:rsidP="00D058A1">
      <w:pPr>
        <w:pStyle w:val="codigo"/>
        <w:spacing w:line="240" w:lineRule="auto"/>
        <w:rPr>
          <w:sz w:val="20"/>
          <w:szCs w:val="20"/>
          <w:lang w:val="en-US"/>
        </w:rPr>
      </w:pPr>
    </w:p>
    <w:p w14:paraId="3E1B38B5" w14:textId="77777777" w:rsidR="00D058A1" w:rsidRPr="00D058A1" w:rsidRDefault="00D058A1" w:rsidP="00D058A1">
      <w:pPr>
        <w:pStyle w:val="codigo"/>
        <w:spacing w:line="240" w:lineRule="auto"/>
        <w:rPr>
          <w:sz w:val="20"/>
          <w:szCs w:val="20"/>
          <w:lang w:val="de-DE"/>
        </w:rPr>
      </w:pPr>
      <w:r w:rsidRPr="00D058A1">
        <w:rPr>
          <w:sz w:val="20"/>
          <w:szCs w:val="20"/>
          <w:lang w:val="en-US"/>
        </w:rPr>
        <w:t xml:space="preserve">    </w:t>
      </w:r>
      <w:r w:rsidRPr="00D058A1">
        <w:rPr>
          <w:sz w:val="20"/>
          <w:szCs w:val="20"/>
          <w:lang w:val="de-DE"/>
        </w:rPr>
        <w:t>mu_f_loc = np.maximum(mu_f_loc, 1e-12)</w:t>
      </w:r>
    </w:p>
    <w:p w14:paraId="355B43F5" w14:textId="77777777" w:rsidR="00D058A1" w:rsidRPr="00D058A1" w:rsidRDefault="00D058A1" w:rsidP="00D058A1">
      <w:pPr>
        <w:pStyle w:val="codigo"/>
        <w:spacing w:line="240" w:lineRule="auto"/>
        <w:rPr>
          <w:sz w:val="20"/>
          <w:szCs w:val="20"/>
          <w:lang w:val="de-DE"/>
        </w:rPr>
      </w:pPr>
      <w:r w:rsidRPr="00D058A1">
        <w:rPr>
          <w:sz w:val="20"/>
          <w:szCs w:val="20"/>
          <w:lang w:val="de-DE"/>
        </w:rPr>
        <w:t>    mu_s_loc = np.maximum(mu_s_loc, 1e-12)</w:t>
      </w:r>
    </w:p>
    <w:p w14:paraId="094ADD6E" w14:textId="77777777" w:rsidR="00D058A1" w:rsidRPr="00D058A1" w:rsidRDefault="00D058A1" w:rsidP="00D058A1">
      <w:pPr>
        <w:pStyle w:val="codigo"/>
        <w:spacing w:line="240" w:lineRule="auto"/>
        <w:rPr>
          <w:sz w:val="20"/>
          <w:szCs w:val="20"/>
          <w:lang w:val="en-US"/>
        </w:rPr>
      </w:pPr>
      <w:r w:rsidRPr="00D058A1">
        <w:rPr>
          <w:sz w:val="20"/>
          <w:szCs w:val="20"/>
          <w:lang w:val="de-DE"/>
        </w:rPr>
        <w:t xml:space="preserve">    </w:t>
      </w:r>
      <w:proofErr w:type="spellStart"/>
      <w:r w:rsidRPr="00D058A1">
        <w:rPr>
          <w:sz w:val="20"/>
          <w:szCs w:val="20"/>
          <w:lang w:val="en-US"/>
        </w:rPr>
        <w:t>s_f</w:t>
      </w:r>
      <w:proofErr w:type="spellEnd"/>
      <w:r w:rsidRPr="00D058A1">
        <w:rPr>
          <w:sz w:val="20"/>
          <w:szCs w:val="20"/>
          <w:lang w:val="en-US"/>
        </w:rPr>
        <w:t xml:space="preserve"> = (</w:t>
      </w:r>
      <w:proofErr w:type="spellStart"/>
      <w:r w:rsidRPr="00D058A1">
        <w:rPr>
          <w:sz w:val="20"/>
          <w:szCs w:val="20"/>
          <w:lang w:val="en-US"/>
        </w:rPr>
        <w:t>mu_f_ref</w:t>
      </w:r>
      <w:proofErr w:type="spellEnd"/>
      <w:r w:rsidRPr="00D058A1">
        <w:rPr>
          <w:sz w:val="20"/>
          <w:szCs w:val="20"/>
          <w:lang w:val="en-US"/>
        </w:rPr>
        <w:t xml:space="preserve"> / </w:t>
      </w:r>
      <w:proofErr w:type="spellStart"/>
      <w:r w:rsidRPr="00D058A1">
        <w:rPr>
          <w:sz w:val="20"/>
          <w:szCs w:val="20"/>
          <w:lang w:val="en-US"/>
        </w:rPr>
        <w:t>mu_f_</w:t>
      </w:r>
      <w:proofErr w:type="gramStart"/>
      <w:r w:rsidRPr="00D058A1">
        <w:rPr>
          <w:sz w:val="20"/>
          <w:szCs w:val="20"/>
          <w:lang w:val="en-US"/>
        </w:rPr>
        <w:t>loc</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exp_f</w:t>
      </w:r>
      <w:proofErr w:type="spellEnd"/>
    </w:p>
    <w:p w14:paraId="181D8D1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s_s</w:t>
      </w:r>
      <w:proofErr w:type="spellEnd"/>
      <w:r w:rsidRPr="00D058A1">
        <w:rPr>
          <w:sz w:val="20"/>
          <w:szCs w:val="20"/>
          <w:lang w:val="en-US"/>
        </w:rPr>
        <w:t xml:space="preserve"> = (</w:t>
      </w:r>
      <w:proofErr w:type="spellStart"/>
      <w:r w:rsidRPr="00D058A1">
        <w:rPr>
          <w:sz w:val="20"/>
          <w:szCs w:val="20"/>
          <w:lang w:val="en-US"/>
        </w:rPr>
        <w:t>mu_s_ref</w:t>
      </w:r>
      <w:proofErr w:type="spellEnd"/>
      <w:r w:rsidRPr="00D058A1">
        <w:rPr>
          <w:sz w:val="20"/>
          <w:szCs w:val="20"/>
          <w:lang w:val="en-US"/>
        </w:rPr>
        <w:t xml:space="preserve"> / </w:t>
      </w:r>
      <w:proofErr w:type="spellStart"/>
      <w:r w:rsidRPr="00D058A1">
        <w:rPr>
          <w:sz w:val="20"/>
          <w:szCs w:val="20"/>
          <w:lang w:val="en-US"/>
        </w:rPr>
        <w:t>mu_s_</w:t>
      </w:r>
      <w:proofErr w:type="gramStart"/>
      <w:r w:rsidRPr="00D058A1">
        <w:rPr>
          <w:sz w:val="20"/>
          <w:szCs w:val="20"/>
          <w:lang w:val="en-US"/>
        </w:rPr>
        <w:t>loc</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exp_s</w:t>
      </w:r>
      <w:proofErr w:type="spellEnd"/>
    </w:p>
    <w:p w14:paraId="40BB8EAA" w14:textId="77777777" w:rsidR="00D058A1" w:rsidRPr="00D058A1" w:rsidRDefault="00D058A1" w:rsidP="00D058A1">
      <w:pPr>
        <w:pStyle w:val="codigo"/>
        <w:spacing w:line="240" w:lineRule="auto"/>
        <w:rPr>
          <w:sz w:val="20"/>
          <w:szCs w:val="20"/>
          <w:lang w:val="en-US"/>
        </w:rPr>
      </w:pPr>
    </w:p>
    <w:p w14:paraId="765CF6A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h_f_loc</w:t>
      </w:r>
      <w:proofErr w:type="spellEnd"/>
      <w:r w:rsidRPr="00D058A1">
        <w:rPr>
          <w:sz w:val="20"/>
          <w:szCs w:val="20"/>
          <w:lang w:val="en-US"/>
        </w:rPr>
        <w:t xml:space="preserve"> = </w:t>
      </w:r>
      <w:proofErr w:type="spellStart"/>
      <w:r w:rsidRPr="00D058A1">
        <w:rPr>
          <w:sz w:val="20"/>
          <w:szCs w:val="20"/>
          <w:lang w:val="en-US"/>
        </w:rPr>
        <w:t>h_f</w:t>
      </w:r>
      <w:proofErr w:type="spellEnd"/>
      <w:r w:rsidRPr="00D058A1">
        <w:rPr>
          <w:sz w:val="20"/>
          <w:szCs w:val="20"/>
          <w:lang w:val="en-US"/>
        </w:rPr>
        <w:t xml:space="preserve"> * </w:t>
      </w:r>
      <w:proofErr w:type="spellStart"/>
      <w:r w:rsidRPr="00D058A1">
        <w:rPr>
          <w:sz w:val="20"/>
          <w:szCs w:val="20"/>
          <w:lang w:val="en-US"/>
        </w:rPr>
        <w:t>s_f</w:t>
      </w:r>
      <w:proofErr w:type="spellEnd"/>
    </w:p>
    <w:p w14:paraId="676E8DC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h_s_loc</w:t>
      </w:r>
      <w:proofErr w:type="spellEnd"/>
      <w:r w:rsidRPr="00D058A1">
        <w:rPr>
          <w:sz w:val="20"/>
          <w:szCs w:val="20"/>
          <w:lang w:val="en-US"/>
        </w:rPr>
        <w:t xml:space="preserve"> = </w:t>
      </w:r>
      <w:proofErr w:type="spellStart"/>
      <w:r w:rsidRPr="00D058A1">
        <w:rPr>
          <w:sz w:val="20"/>
          <w:szCs w:val="20"/>
          <w:lang w:val="en-US"/>
        </w:rPr>
        <w:t>h_s</w:t>
      </w:r>
      <w:proofErr w:type="spellEnd"/>
      <w:r w:rsidRPr="00D058A1">
        <w:rPr>
          <w:sz w:val="20"/>
          <w:szCs w:val="20"/>
          <w:lang w:val="en-US"/>
        </w:rPr>
        <w:t xml:space="preserve"> * </w:t>
      </w:r>
      <w:proofErr w:type="spellStart"/>
      <w:r w:rsidRPr="00D058A1">
        <w:rPr>
          <w:sz w:val="20"/>
          <w:szCs w:val="20"/>
          <w:lang w:val="en-US"/>
        </w:rPr>
        <w:t>s_s</w:t>
      </w:r>
      <w:proofErr w:type="spellEnd"/>
    </w:p>
    <w:p w14:paraId="1740E3FB" w14:textId="77777777" w:rsidR="00D058A1" w:rsidRPr="00D058A1" w:rsidRDefault="00D058A1" w:rsidP="00D058A1">
      <w:pPr>
        <w:pStyle w:val="codigo"/>
        <w:spacing w:line="240" w:lineRule="auto"/>
        <w:rPr>
          <w:sz w:val="20"/>
          <w:szCs w:val="20"/>
          <w:lang w:val="en-US"/>
        </w:rPr>
      </w:pPr>
    </w:p>
    <w:p w14:paraId="2F76D6D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denom</w:t>
      </w:r>
      <w:proofErr w:type="spellEnd"/>
      <w:r w:rsidRPr="00D058A1">
        <w:rPr>
          <w:sz w:val="20"/>
          <w:szCs w:val="20"/>
          <w:lang w:val="en-US"/>
        </w:rPr>
        <w:t xml:space="preserve"> = </w:t>
      </w:r>
      <w:proofErr w:type="gramStart"/>
      <w:r w:rsidRPr="00D058A1">
        <w:rPr>
          <w:sz w:val="20"/>
          <w:szCs w:val="20"/>
          <w:lang w:val="en-US"/>
        </w:rPr>
        <w:t>1.0/</w:t>
      </w:r>
      <w:proofErr w:type="spellStart"/>
      <w:r w:rsidRPr="00D058A1">
        <w:rPr>
          <w:sz w:val="20"/>
          <w:szCs w:val="20"/>
          <w:lang w:val="en-US"/>
        </w:rPr>
        <w:t>np.maximum</w:t>
      </w:r>
      <w:proofErr w:type="spellEnd"/>
      <w:r w:rsidRPr="00D058A1">
        <w:rPr>
          <w:sz w:val="20"/>
          <w:szCs w:val="20"/>
          <w:lang w:val="en-US"/>
        </w:rPr>
        <w:t>(</w:t>
      </w:r>
      <w:proofErr w:type="spellStart"/>
      <w:proofErr w:type="gramEnd"/>
      <w:r w:rsidRPr="00D058A1">
        <w:rPr>
          <w:sz w:val="20"/>
          <w:szCs w:val="20"/>
          <w:lang w:val="en-US"/>
        </w:rPr>
        <w:t>h_f_loc</w:t>
      </w:r>
      <w:proofErr w:type="spellEnd"/>
      <w:r w:rsidRPr="00D058A1">
        <w:rPr>
          <w:sz w:val="20"/>
          <w:szCs w:val="20"/>
          <w:lang w:val="en-US"/>
        </w:rPr>
        <w:t xml:space="preserve">, 1e-12) + </w:t>
      </w:r>
      <w:proofErr w:type="spellStart"/>
      <w:r w:rsidRPr="00D058A1">
        <w:rPr>
          <w:sz w:val="20"/>
          <w:szCs w:val="20"/>
          <w:lang w:val="en-US"/>
        </w:rPr>
        <w:t>d_mem</w:t>
      </w:r>
      <w:proofErr w:type="spellEnd"/>
      <w:r w:rsidRPr="00D058A1">
        <w:rPr>
          <w:sz w:val="20"/>
          <w:szCs w:val="20"/>
          <w:lang w:val="en-US"/>
        </w:rPr>
        <w:t xml:space="preserve">/max(k_eff,1e-12) + </w:t>
      </w:r>
      <w:proofErr w:type="gramStart"/>
      <w:r w:rsidRPr="00D058A1">
        <w:rPr>
          <w:sz w:val="20"/>
          <w:szCs w:val="20"/>
          <w:lang w:val="en-US"/>
        </w:rPr>
        <w:t>1.0/</w:t>
      </w:r>
      <w:proofErr w:type="spellStart"/>
      <w:r w:rsidRPr="00D058A1">
        <w:rPr>
          <w:sz w:val="20"/>
          <w:szCs w:val="20"/>
          <w:lang w:val="en-US"/>
        </w:rPr>
        <w:t>np.maximum</w:t>
      </w:r>
      <w:proofErr w:type="spellEnd"/>
      <w:r w:rsidRPr="00D058A1">
        <w:rPr>
          <w:sz w:val="20"/>
          <w:szCs w:val="20"/>
          <w:lang w:val="en-US"/>
        </w:rPr>
        <w:t>(</w:t>
      </w:r>
      <w:proofErr w:type="spellStart"/>
      <w:proofErr w:type="gramEnd"/>
      <w:r w:rsidRPr="00D058A1">
        <w:rPr>
          <w:sz w:val="20"/>
          <w:szCs w:val="20"/>
          <w:lang w:val="en-US"/>
        </w:rPr>
        <w:t>h_s_loc</w:t>
      </w:r>
      <w:proofErr w:type="spellEnd"/>
      <w:r w:rsidRPr="00D058A1">
        <w:rPr>
          <w:sz w:val="20"/>
          <w:szCs w:val="20"/>
          <w:lang w:val="en-US"/>
        </w:rPr>
        <w:t>, 1e-12)</w:t>
      </w:r>
    </w:p>
    <w:p w14:paraId="7D1DF5C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U = 1.0 / </w:t>
      </w:r>
      <w:proofErr w:type="spellStart"/>
      <w:r w:rsidRPr="00D058A1">
        <w:rPr>
          <w:sz w:val="20"/>
          <w:szCs w:val="20"/>
          <w:lang w:val="en-US"/>
        </w:rPr>
        <w:t>denom</w:t>
      </w:r>
      <w:proofErr w:type="spellEnd"/>
    </w:p>
    <w:p w14:paraId="016C0D60" w14:textId="77777777" w:rsidR="00D058A1" w:rsidRPr="00D058A1" w:rsidRDefault="00D058A1" w:rsidP="00D058A1">
      <w:pPr>
        <w:pStyle w:val="codigo"/>
        <w:spacing w:line="240" w:lineRule="auto"/>
        <w:rPr>
          <w:sz w:val="20"/>
          <w:szCs w:val="20"/>
          <w:lang w:val="en-US"/>
        </w:rPr>
      </w:pPr>
    </w:p>
    <w:p w14:paraId="2949C31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mfCp</w:t>
      </w:r>
      <w:proofErr w:type="spellEnd"/>
      <w:r w:rsidRPr="00D058A1">
        <w:rPr>
          <w:sz w:val="20"/>
          <w:szCs w:val="20"/>
          <w:lang w:val="en-US"/>
        </w:rPr>
        <w:t xml:space="preserve"> = </w:t>
      </w:r>
      <w:proofErr w:type="spellStart"/>
      <w:r w:rsidRPr="00D058A1">
        <w:rPr>
          <w:sz w:val="20"/>
          <w:szCs w:val="20"/>
          <w:lang w:val="en-US"/>
        </w:rPr>
        <w:t>mdot_f</w:t>
      </w:r>
      <w:proofErr w:type="spellEnd"/>
      <w:r w:rsidRPr="00D058A1">
        <w:rPr>
          <w:sz w:val="20"/>
          <w:szCs w:val="20"/>
          <w:lang w:val="en-US"/>
        </w:rPr>
        <w:t xml:space="preserve"> * </w:t>
      </w:r>
      <w:proofErr w:type="spellStart"/>
      <w:r w:rsidRPr="00D058A1">
        <w:rPr>
          <w:sz w:val="20"/>
          <w:szCs w:val="20"/>
          <w:lang w:val="en-US"/>
        </w:rPr>
        <w:t>Cp_f</w:t>
      </w:r>
      <w:proofErr w:type="spellEnd"/>
    </w:p>
    <w:p w14:paraId="0DCD169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msCp</w:t>
      </w:r>
      <w:proofErr w:type="spellEnd"/>
      <w:r w:rsidRPr="00D058A1">
        <w:rPr>
          <w:sz w:val="20"/>
          <w:szCs w:val="20"/>
          <w:lang w:val="en-US"/>
        </w:rPr>
        <w:t xml:space="preserve"> = </w:t>
      </w:r>
      <w:proofErr w:type="spellStart"/>
      <w:r w:rsidRPr="00D058A1">
        <w:rPr>
          <w:sz w:val="20"/>
          <w:szCs w:val="20"/>
          <w:lang w:val="en-US"/>
        </w:rPr>
        <w:t>mdot_s</w:t>
      </w:r>
      <w:proofErr w:type="spellEnd"/>
      <w:r w:rsidRPr="00D058A1">
        <w:rPr>
          <w:sz w:val="20"/>
          <w:szCs w:val="20"/>
          <w:lang w:val="en-US"/>
        </w:rPr>
        <w:t xml:space="preserve"> * </w:t>
      </w:r>
      <w:proofErr w:type="spellStart"/>
      <w:r w:rsidRPr="00D058A1">
        <w:rPr>
          <w:sz w:val="20"/>
          <w:szCs w:val="20"/>
          <w:lang w:val="en-US"/>
        </w:rPr>
        <w:t>Cp_s</w:t>
      </w:r>
      <w:proofErr w:type="spellEnd"/>
    </w:p>
    <w:p w14:paraId="0FE801F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dTf_dz</w:t>
      </w:r>
      <w:proofErr w:type="spellEnd"/>
      <w:r w:rsidRPr="00D058A1">
        <w:rPr>
          <w:sz w:val="20"/>
          <w:szCs w:val="20"/>
          <w:lang w:val="en-US"/>
        </w:rPr>
        <w:t xml:space="preserve"> = -(U * </w:t>
      </w:r>
      <w:proofErr w:type="spellStart"/>
      <w:r w:rsidRPr="00D058A1">
        <w:rPr>
          <w:sz w:val="20"/>
          <w:szCs w:val="20"/>
          <w:lang w:val="en-US"/>
        </w:rPr>
        <w:t>A_per_L</w:t>
      </w:r>
      <w:proofErr w:type="spellEnd"/>
      <w:r w:rsidRPr="00D058A1">
        <w:rPr>
          <w:sz w:val="20"/>
          <w:szCs w:val="20"/>
          <w:lang w:val="en-US"/>
        </w:rPr>
        <w:t xml:space="preserve">) / </w:t>
      </w:r>
      <w:proofErr w:type="gramStart"/>
      <w:r w:rsidRPr="00D058A1">
        <w:rPr>
          <w:sz w:val="20"/>
          <w:szCs w:val="20"/>
          <w:lang w:val="en-US"/>
        </w:rPr>
        <w:t>max(</w:t>
      </w:r>
      <w:proofErr w:type="spellStart"/>
      <w:proofErr w:type="gramEnd"/>
      <w:r w:rsidRPr="00D058A1">
        <w:rPr>
          <w:sz w:val="20"/>
          <w:szCs w:val="20"/>
          <w:lang w:val="en-US"/>
        </w:rPr>
        <w:t>mfCp</w:t>
      </w:r>
      <w:proofErr w:type="spellEnd"/>
      <w:r w:rsidRPr="00D058A1">
        <w:rPr>
          <w:sz w:val="20"/>
          <w:szCs w:val="20"/>
          <w:lang w:val="en-US"/>
        </w:rPr>
        <w:t>, 1e-12) * (</w:t>
      </w:r>
      <w:proofErr w:type="spellStart"/>
      <w:r w:rsidRPr="00D058A1">
        <w:rPr>
          <w:sz w:val="20"/>
          <w:szCs w:val="20"/>
          <w:lang w:val="en-US"/>
        </w:rPr>
        <w:t>Tf</w:t>
      </w:r>
      <w:proofErr w:type="spellEnd"/>
      <w:r w:rsidRPr="00D058A1">
        <w:rPr>
          <w:sz w:val="20"/>
          <w:szCs w:val="20"/>
          <w:lang w:val="en-US"/>
        </w:rPr>
        <w:t xml:space="preserve"> - Ts)</w:t>
      </w:r>
    </w:p>
    <w:p w14:paraId="52A0734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dTs_dz</w:t>
      </w:r>
      <w:proofErr w:type="spellEnd"/>
      <w:r w:rsidRPr="00D058A1">
        <w:rPr>
          <w:sz w:val="20"/>
          <w:szCs w:val="20"/>
          <w:lang w:val="en-US"/>
        </w:rPr>
        <w:t xml:space="preserve"> = -(U * </w:t>
      </w:r>
      <w:proofErr w:type="spellStart"/>
      <w:r w:rsidRPr="00D058A1">
        <w:rPr>
          <w:sz w:val="20"/>
          <w:szCs w:val="20"/>
          <w:lang w:val="en-US"/>
        </w:rPr>
        <w:t>A_per_L</w:t>
      </w:r>
      <w:proofErr w:type="spellEnd"/>
      <w:r w:rsidRPr="00D058A1">
        <w:rPr>
          <w:sz w:val="20"/>
          <w:szCs w:val="20"/>
          <w:lang w:val="en-US"/>
        </w:rPr>
        <w:t xml:space="preserve">) / </w:t>
      </w:r>
      <w:proofErr w:type="gramStart"/>
      <w:r w:rsidRPr="00D058A1">
        <w:rPr>
          <w:sz w:val="20"/>
          <w:szCs w:val="20"/>
          <w:lang w:val="en-US"/>
        </w:rPr>
        <w:t>max(</w:t>
      </w:r>
      <w:proofErr w:type="spellStart"/>
      <w:proofErr w:type="gramEnd"/>
      <w:r w:rsidRPr="00D058A1">
        <w:rPr>
          <w:sz w:val="20"/>
          <w:szCs w:val="20"/>
          <w:lang w:val="en-US"/>
        </w:rPr>
        <w:t>msCp</w:t>
      </w:r>
      <w:proofErr w:type="spellEnd"/>
      <w:r w:rsidRPr="00D058A1">
        <w:rPr>
          <w:sz w:val="20"/>
          <w:szCs w:val="20"/>
          <w:lang w:val="en-US"/>
        </w:rPr>
        <w:t>, 1e-12) * (</w:t>
      </w:r>
      <w:proofErr w:type="spellStart"/>
      <w:r w:rsidRPr="00D058A1">
        <w:rPr>
          <w:sz w:val="20"/>
          <w:szCs w:val="20"/>
          <w:lang w:val="en-US"/>
        </w:rPr>
        <w:t>Tf</w:t>
      </w:r>
      <w:proofErr w:type="spellEnd"/>
      <w:r w:rsidRPr="00D058A1">
        <w:rPr>
          <w:sz w:val="20"/>
          <w:szCs w:val="20"/>
          <w:lang w:val="en-US"/>
        </w:rPr>
        <w:t xml:space="preserve"> - Ts)</w:t>
      </w:r>
    </w:p>
    <w:p w14:paraId="707252E0" w14:textId="77777777" w:rsidR="00D058A1" w:rsidRPr="00D058A1" w:rsidRDefault="00D058A1" w:rsidP="00D058A1">
      <w:pPr>
        <w:pStyle w:val="codigo"/>
        <w:spacing w:line="240" w:lineRule="auto"/>
        <w:rPr>
          <w:sz w:val="20"/>
          <w:szCs w:val="20"/>
          <w:lang w:val="en-US"/>
        </w:rPr>
      </w:pPr>
    </w:p>
    <w:p w14:paraId="6CE23DD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spellStart"/>
      <w:proofErr w:type="gramStart"/>
      <w:r w:rsidRPr="00D058A1">
        <w:rPr>
          <w:sz w:val="20"/>
          <w:szCs w:val="20"/>
          <w:lang w:val="en-US"/>
        </w:rPr>
        <w:t>np.vstack</w:t>
      </w:r>
      <w:proofErr w:type="spellEnd"/>
      <w:proofErr w:type="gramEnd"/>
      <w:r w:rsidRPr="00D058A1">
        <w:rPr>
          <w:sz w:val="20"/>
          <w:szCs w:val="20"/>
          <w:lang w:val="en-US"/>
        </w:rPr>
        <w:t>((</w:t>
      </w:r>
      <w:proofErr w:type="spellStart"/>
      <w:r w:rsidRPr="00D058A1">
        <w:rPr>
          <w:sz w:val="20"/>
          <w:szCs w:val="20"/>
          <w:lang w:val="en-US"/>
        </w:rPr>
        <w:t>dTf_dz</w:t>
      </w:r>
      <w:proofErr w:type="spellEnd"/>
      <w:r w:rsidRPr="00D058A1">
        <w:rPr>
          <w:sz w:val="20"/>
          <w:szCs w:val="20"/>
          <w:lang w:val="en-US"/>
        </w:rPr>
        <w:t xml:space="preserve">, </w:t>
      </w:r>
      <w:proofErr w:type="spellStart"/>
      <w:r w:rsidRPr="00D058A1">
        <w:rPr>
          <w:sz w:val="20"/>
          <w:szCs w:val="20"/>
          <w:lang w:val="en-US"/>
        </w:rPr>
        <w:t>dTs_dz</w:t>
      </w:r>
      <w:proofErr w:type="spellEnd"/>
      <w:r w:rsidRPr="00D058A1">
        <w:rPr>
          <w:sz w:val="20"/>
          <w:szCs w:val="20"/>
          <w:lang w:val="en-US"/>
        </w:rPr>
        <w:t>))</w:t>
      </w:r>
    </w:p>
    <w:p w14:paraId="3E6AE1EE" w14:textId="77777777" w:rsidR="00D058A1" w:rsidRPr="00D058A1" w:rsidRDefault="00D058A1" w:rsidP="00D058A1">
      <w:pPr>
        <w:pStyle w:val="codigo"/>
        <w:spacing w:line="240" w:lineRule="auto"/>
        <w:rPr>
          <w:sz w:val="20"/>
          <w:szCs w:val="20"/>
          <w:lang w:val="en-US"/>
        </w:rPr>
      </w:pPr>
    </w:p>
    <w:p w14:paraId="256A414D"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condiciones_</w:t>
      </w:r>
      <w:proofErr w:type="gramStart"/>
      <w:r w:rsidRPr="00D058A1">
        <w:rPr>
          <w:sz w:val="20"/>
          <w:szCs w:val="20"/>
        </w:rPr>
        <w:t>frontera</w:t>
      </w:r>
      <w:proofErr w:type="spellEnd"/>
      <w:r w:rsidRPr="00D058A1">
        <w:rPr>
          <w:sz w:val="20"/>
          <w:szCs w:val="20"/>
        </w:rPr>
        <w:t>(</w:t>
      </w:r>
      <w:proofErr w:type="gramEnd"/>
      <w:r w:rsidRPr="00D058A1">
        <w:rPr>
          <w:sz w:val="20"/>
          <w:szCs w:val="20"/>
        </w:rPr>
        <w:t xml:space="preserve">ya, </w:t>
      </w:r>
      <w:proofErr w:type="spellStart"/>
      <w:r w:rsidRPr="00D058A1">
        <w:rPr>
          <w:sz w:val="20"/>
          <w:szCs w:val="20"/>
        </w:rPr>
        <w:t>yb</w:t>
      </w:r>
      <w:proofErr w:type="spellEnd"/>
      <w:r w:rsidRPr="00D058A1">
        <w:rPr>
          <w:sz w:val="20"/>
          <w:szCs w:val="20"/>
        </w:rPr>
        <w:t>):</w:t>
      </w:r>
    </w:p>
    <w:p w14:paraId="7857F8A4" w14:textId="77777777" w:rsidR="00D058A1" w:rsidRPr="00D058A1" w:rsidRDefault="00D058A1" w:rsidP="00D058A1">
      <w:pPr>
        <w:pStyle w:val="codigo"/>
        <w:spacing w:line="240" w:lineRule="auto"/>
        <w:rPr>
          <w:sz w:val="20"/>
          <w:szCs w:val="20"/>
        </w:rPr>
      </w:pPr>
    </w:p>
    <w:p w14:paraId="61EAAB54"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Tf_in</w:t>
      </w:r>
      <w:proofErr w:type="spellEnd"/>
      <w:r w:rsidRPr="00D058A1">
        <w:rPr>
          <w:sz w:val="20"/>
          <w:szCs w:val="20"/>
          <w:lang w:val="en-US"/>
        </w:rPr>
        <w:t xml:space="preserve"> = float(</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spellStart"/>
      <w:proofErr w:type="gramEnd"/>
      <w:r w:rsidRPr="00D058A1">
        <w:rPr>
          <w:sz w:val="20"/>
          <w:szCs w:val="20"/>
          <w:lang w:val="en-US"/>
        </w:rPr>
        <w:t>T_fibra</w:t>
      </w:r>
      <w:proofErr w:type="spellEnd"/>
      <w:r w:rsidRPr="00D058A1">
        <w:rPr>
          <w:sz w:val="20"/>
          <w:szCs w:val="20"/>
          <w:lang w:val="en-US"/>
        </w:rPr>
        <w:t xml:space="preserve">"]) </w:t>
      </w:r>
    </w:p>
    <w:p w14:paraId="02BBAA2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Ts_in</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T_carcasa</w:t>
      </w:r>
      <w:proofErr w:type="spellEnd"/>
      <w:r w:rsidRPr="00D058A1">
        <w:rPr>
          <w:sz w:val="20"/>
          <w:szCs w:val="20"/>
          <w:lang w:val="en-US"/>
        </w:rPr>
        <w:t>"])</w:t>
      </w:r>
    </w:p>
    <w:p w14:paraId="747C796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spellStart"/>
      <w:proofErr w:type="gramStart"/>
      <w:r w:rsidRPr="00D058A1">
        <w:rPr>
          <w:sz w:val="20"/>
          <w:szCs w:val="20"/>
          <w:lang w:val="en-US"/>
        </w:rPr>
        <w:t>np.array</w:t>
      </w:r>
      <w:proofErr w:type="spellEnd"/>
      <w:proofErr w:type="gramEnd"/>
      <w:r w:rsidRPr="00D058A1">
        <w:rPr>
          <w:sz w:val="20"/>
          <w:szCs w:val="20"/>
          <w:lang w:val="en-US"/>
        </w:rPr>
        <w:t>([</w:t>
      </w:r>
    </w:p>
    <w:p w14:paraId="664B5F2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ya</w:t>
      </w:r>
      <w:proofErr w:type="spellEnd"/>
      <w:r w:rsidRPr="00D058A1">
        <w:rPr>
          <w:sz w:val="20"/>
          <w:szCs w:val="20"/>
          <w:lang w:val="en-US"/>
        </w:rPr>
        <w:t>[</w:t>
      </w:r>
      <w:proofErr w:type="gramEnd"/>
      <w:r w:rsidRPr="00D058A1">
        <w:rPr>
          <w:sz w:val="20"/>
          <w:szCs w:val="20"/>
          <w:lang w:val="en-US"/>
        </w:rPr>
        <w:t xml:space="preserve">0] - </w:t>
      </w:r>
      <w:proofErr w:type="spellStart"/>
      <w:r w:rsidRPr="00D058A1">
        <w:rPr>
          <w:sz w:val="20"/>
          <w:szCs w:val="20"/>
          <w:lang w:val="en-US"/>
        </w:rPr>
        <w:t>Tf_in</w:t>
      </w:r>
      <w:proofErr w:type="spellEnd"/>
      <w:r w:rsidRPr="00D058A1">
        <w:rPr>
          <w:sz w:val="20"/>
          <w:szCs w:val="20"/>
          <w:lang w:val="en-US"/>
        </w:rPr>
        <w:t>,</w:t>
      </w:r>
    </w:p>
    <w:p w14:paraId="748F5FF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yb</w:t>
      </w:r>
      <w:proofErr w:type="spellEnd"/>
      <w:r w:rsidRPr="00D058A1">
        <w:rPr>
          <w:sz w:val="20"/>
          <w:szCs w:val="20"/>
          <w:lang w:val="en-US"/>
        </w:rPr>
        <w:t>[</w:t>
      </w:r>
      <w:proofErr w:type="gramEnd"/>
      <w:r w:rsidRPr="00D058A1">
        <w:rPr>
          <w:sz w:val="20"/>
          <w:szCs w:val="20"/>
          <w:lang w:val="en-US"/>
        </w:rPr>
        <w:t xml:space="preserve">1] - </w:t>
      </w:r>
      <w:proofErr w:type="spellStart"/>
      <w:r w:rsidRPr="00D058A1">
        <w:rPr>
          <w:sz w:val="20"/>
          <w:szCs w:val="20"/>
          <w:lang w:val="en-US"/>
        </w:rPr>
        <w:t>Ts_in</w:t>
      </w:r>
      <w:proofErr w:type="spellEnd"/>
      <w:r w:rsidRPr="00D058A1">
        <w:rPr>
          <w:sz w:val="20"/>
          <w:szCs w:val="20"/>
          <w:lang w:val="en-US"/>
        </w:rPr>
        <w:t>,</w:t>
      </w:r>
    </w:p>
    <w:p w14:paraId="3B619B64" w14:textId="77777777" w:rsidR="00D058A1" w:rsidRPr="00D058A1" w:rsidRDefault="00D058A1" w:rsidP="00D058A1">
      <w:pPr>
        <w:pStyle w:val="codigo"/>
        <w:spacing w:line="240" w:lineRule="auto"/>
        <w:rPr>
          <w:sz w:val="20"/>
          <w:szCs w:val="20"/>
          <w:lang w:val="en-US"/>
        </w:rPr>
      </w:pPr>
      <w:r w:rsidRPr="00D058A1">
        <w:rPr>
          <w:sz w:val="20"/>
          <w:szCs w:val="20"/>
          <w:lang w:val="en-US"/>
        </w:rPr>
        <w:t>    ])</w:t>
      </w:r>
    </w:p>
    <w:p w14:paraId="2A930D3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666DDDAD"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def Perfil_</w:t>
      </w:r>
      <w:proofErr w:type="gramStart"/>
      <w:r w:rsidRPr="00D058A1">
        <w:rPr>
          <w:sz w:val="20"/>
          <w:szCs w:val="20"/>
          <w:lang w:val="en-US"/>
        </w:rPr>
        <w:t>temperatura(</w:t>
      </w:r>
      <w:proofErr w:type="gramEnd"/>
      <w:r w:rsidRPr="00D058A1">
        <w:rPr>
          <w:sz w:val="20"/>
          <w:szCs w:val="20"/>
          <w:lang w:val="en-US"/>
        </w:rPr>
        <w:t>):</w:t>
      </w:r>
    </w:p>
    <w:p w14:paraId="1FDE1DA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z= </w:t>
      </w:r>
      <w:proofErr w:type="spellStart"/>
      <w:r w:rsidRPr="00D058A1">
        <w:rPr>
          <w:sz w:val="20"/>
          <w:szCs w:val="20"/>
          <w:lang w:val="en-US"/>
        </w:rPr>
        <w:t>inputs_fixed</w:t>
      </w:r>
      <w:proofErr w:type="spellEnd"/>
      <w:r w:rsidRPr="00D058A1">
        <w:rPr>
          <w:sz w:val="20"/>
          <w:szCs w:val="20"/>
          <w:lang w:val="en-US"/>
        </w:rPr>
        <w:t>["z"]</w:t>
      </w:r>
    </w:p>
    <w:p w14:paraId="27234C8E" w14:textId="77777777" w:rsidR="00D058A1" w:rsidRPr="004C50E2" w:rsidRDefault="00D058A1" w:rsidP="00D058A1">
      <w:pPr>
        <w:pStyle w:val="codigo"/>
        <w:spacing w:line="240" w:lineRule="auto"/>
        <w:rPr>
          <w:sz w:val="20"/>
          <w:szCs w:val="20"/>
        </w:rPr>
      </w:pPr>
      <w:r w:rsidRPr="00D058A1">
        <w:rPr>
          <w:sz w:val="20"/>
          <w:szCs w:val="20"/>
          <w:lang w:val="en-US"/>
        </w:rPr>
        <w:t xml:space="preserve">    </w:t>
      </w:r>
      <w:r w:rsidRPr="004C50E2">
        <w:rPr>
          <w:sz w:val="20"/>
          <w:szCs w:val="20"/>
        </w:rPr>
        <w:t xml:space="preserve">z, T_carcasa, T_fibra, N_puntos = </w:t>
      </w:r>
      <w:proofErr w:type="gramStart"/>
      <w:r w:rsidRPr="004C50E2">
        <w:rPr>
          <w:sz w:val="20"/>
          <w:szCs w:val="20"/>
        </w:rPr>
        <w:t>Parameters(</w:t>
      </w:r>
      <w:proofErr w:type="gramEnd"/>
      <w:r w:rsidRPr="004C50E2">
        <w:rPr>
          <w:sz w:val="20"/>
          <w:szCs w:val="20"/>
        </w:rPr>
        <w:t>inputs_fixed, ["z", "T_carcasa", "T_fibra", "N_puntos"])</w:t>
      </w:r>
    </w:p>
    <w:p w14:paraId="103CBDBA" w14:textId="77777777" w:rsidR="00D058A1" w:rsidRPr="00D058A1" w:rsidRDefault="00D058A1" w:rsidP="00D058A1">
      <w:pPr>
        <w:pStyle w:val="codigo"/>
        <w:spacing w:line="240" w:lineRule="auto"/>
        <w:rPr>
          <w:sz w:val="20"/>
          <w:szCs w:val="20"/>
        </w:rPr>
      </w:pPr>
      <w:r w:rsidRPr="004C50E2">
        <w:rPr>
          <w:sz w:val="20"/>
          <w:szCs w:val="20"/>
        </w:rPr>
        <w:t xml:space="preserve">    </w:t>
      </w:r>
      <w:proofErr w:type="spellStart"/>
      <w:r w:rsidRPr="00D058A1">
        <w:rPr>
          <w:sz w:val="20"/>
          <w:szCs w:val="20"/>
        </w:rPr>
        <w:t>T_guess</w:t>
      </w:r>
      <w:proofErr w:type="spellEnd"/>
      <w:r w:rsidRPr="00D058A1">
        <w:rPr>
          <w:sz w:val="20"/>
          <w:szCs w:val="20"/>
        </w:rPr>
        <w:t xml:space="preserve"> = </w:t>
      </w:r>
      <w:proofErr w:type="spellStart"/>
      <w:proofErr w:type="gramStart"/>
      <w:r w:rsidRPr="00D058A1">
        <w:rPr>
          <w:sz w:val="20"/>
          <w:szCs w:val="20"/>
        </w:rPr>
        <w:t>np.zeros</w:t>
      </w:r>
      <w:proofErr w:type="spellEnd"/>
      <w:proofErr w:type="gramEnd"/>
      <w:r w:rsidRPr="00D058A1">
        <w:rPr>
          <w:sz w:val="20"/>
          <w:szCs w:val="20"/>
        </w:rPr>
        <w:t xml:space="preserve">((2, </w:t>
      </w:r>
      <w:proofErr w:type="spellStart"/>
      <w:r w:rsidRPr="00D058A1">
        <w:rPr>
          <w:sz w:val="20"/>
          <w:szCs w:val="20"/>
        </w:rPr>
        <w:t>N_puntos</w:t>
      </w:r>
      <w:proofErr w:type="spellEnd"/>
      <w:r w:rsidRPr="00D058A1">
        <w:rPr>
          <w:sz w:val="20"/>
          <w:szCs w:val="20"/>
        </w:rPr>
        <w:t>))</w:t>
      </w:r>
    </w:p>
    <w:p w14:paraId="05474FC2"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T_</w:t>
      </w:r>
      <w:proofErr w:type="gramStart"/>
      <w:r w:rsidRPr="00D058A1">
        <w:rPr>
          <w:sz w:val="20"/>
          <w:szCs w:val="20"/>
        </w:rPr>
        <w:t>guess</w:t>
      </w:r>
      <w:proofErr w:type="spellEnd"/>
      <w:r w:rsidRPr="00D058A1">
        <w:rPr>
          <w:sz w:val="20"/>
          <w:szCs w:val="20"/>
        </w:rPr>
        <w:t>[</w:t>
      </w:r>
      <w:proofErr w:type="gramEnd"/>
      <w:r w:rsidRPr="00D058A1">
        <w:rPr>
          <w:sz w:val="20"/>
          <w:szCs w:val="20"/>
        </w:rPr>
        <w:t>0</w:t>
      </w:r>
      <w:proofErr w:type="gramStart"/>
      <w:r w:rsidRPr="00D058A1">
        <w:rPr>
          <w:sz w:val="20"/>
          <w:szCs w:val="20"/>
        </w:rPr>
        <w:t>, :</w:t>
      </w:r>
      <w:proofErr w:type="gramEnd"/>
      <w:r w:rsidRPr="00D058A1">
        <w:rPr>
          <w:sz w:val="20"/>
          <w:szCs w:val="20"/>
        </w:rPr>
        <w:t xml:space="preserve">] = </w:t>
      </w:r>
      <w:proofErr w:type="spellStart"/>
      <w:r w:rsidRPr="00D058A1">
        <w:rPr>
          <w:sz w:val="20"/>
          <w:szCs w:val="20"/>
        </w:rPr>
        <w:t>T_fibra</w:t>
      </w:r>
      <w:proofErr w:type="spellEnd"/>
    </w:p>
    <w:p w14:paraId="1BCB6805"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T_</w:t>
      </w:r>
      <w:proofErr w:type="gramStart"/>
      <w:r w:rsidRPr="00D058A1">
        <w:rPr>
          <w:sz w:val="20"/>
          <w:szCs w:val="20"/>
        </w:rPr>
        <w:t>guess</w:t>
      </w:r>
      <w:proofErr w:type="spellEnd"/>
      <w:r w:rsidRPr="00D058A1">
        <w:rPr>
          <w:sz w:val="20"/>
          <w:szCs w:val="20"/>
        </w:rPr>
        <w:t>[</w:t>
      </w:r>
      <w:proofErr w:type="gramEnd"/>
      <w:r w:rsidRPr="00D058A1">
        <w:rPr>
          <w:sz w:val="20"/>
          <w:szCs w:val="20"/>
        </w:rPr>
        <w:t>1</w:t>
      </w:r>
      <w:proofErr w:type="gramStart"/>
      <w:r w:rsidRPr="00D058A1">
        <w:rPr>
          <w:sz w:val="20"/>
          <w:szCs w:val="20"/>
        </w:rPr>
        <w:t>, :</w:t>
      </w:r>
      <w:proofErr w:type="gramEnd"/>
      <w:r w:rsidRPr="00D058A1">
        <w:rPr>
          <w:sz w:val="20"/>
          <w:szCs w:val="20"/>
        </w:rPr>
        <w:t xml:space="preserve">] = </w:t>
      </w:r>
      <w:proofErr w:type="spellStart"/>
      <w:proofErr w:type="gramStart"/>
      <w:r w:rsidRPr="00D058A1">
        <w:rPr>
          <w:sz w:val="20"/>
          <w:szCs w:val="20"/>
        </w:rPr>
        <w:t>np.linspace</w:t>
      </w:r>
      <w:proofErr w:type="spellEnd"/>
      <w:proofErr w:type="gramEnd"/>
      <w:r w:rsidRPr="00D058A1">
        <w:rPr>
          <w:sz w:val="20"/>
          <w:szCs w:val="20"/>
        </w:rPr>
        <w:t>(</w:t>
      </w:r>
      <w:proofErr w:type="spellStart"/>
      <w:r w:rsidRPr="00D058A1">
        <w:rPr>
          <w:sz w:val="20"/>
          <w:szCs w:val="20"/>
        </w:rPr>
        <w:t>T_fibra</w:t>
      </w:r>
      <w:proofErr w:type="spellEnd"/>
      <w:r w:rsidRPr="00D058A1">
        <w:rPr>
          <w:sz w:val="20"/>
          <w:szCs w:val="20"/>
        </w:rPr>
        <w:t xml:space="preserve">, </w:t>
      </w:r>
      <w:proofErr w:type="spellStart"/>
      <w:r w:rsidRPr="00D058A1">
        <w:rPr>
          <w:sz w:val="20"/>
          <w:szCs w:val="20"/>
        </w:rPr>
        <w:t>T_carcasa</w:t>
      </w:r>
      <w:proofErr w:type="spellEnd"/>
      <w:r w:rsidRPr="00D058A1">
        <w:rPr>
          <w:sz w:val="20"/>
          <w:szCs w:val="20"/>
        </w:rPr>
        <w:t xml:space="preserve">, </w:t>
      </w:r>
      <w:proofErr w:type="spellStart"/>
      <w:r w:rsidRPr="00D058A1">
        <w:rPr>
          <w:sz w:val="20"/>
          <w:szCs w:val="20"/>
        </w:rPr>
        <w:t>N_puntos</w:t>
      </w:r>
      <w:proofErr w:type="spellEnd"/>
      <w:r w:rsidRPr="00D058A1">
        <w:rPr>
          <w:sz w:val="20"/>
          <w:szCs w:val="20"/>
        </w:rPr>
        <w:t>)</w:t>
      </w:r>
    </w:p>
    <w:p w14:paraId="6562578A" w14:textId="77777777" w:rsidR="00D058A1" w:rsidRPr="00D058A1" w:rsidRDefault="00D058A1" w:rsidP="00D058A1">
      <w:pPr>
        <w:pStyle w:val="codigo"/>
        <w:spacing w:line="240" w:lineRule="auto"/>
        <w:rPr>
          <w:sz w:val="20"/>
          <w:szCs w:val="20"/>
        </w:rPr>
      </w:pPr>
    </w:p>
    <w:p w14:paraId="08C52D2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solucion</w:t>
      </w:r>
      <w:proofErr w:type="spellEnd"/>
      <w:r w:rsidRPr="00D058A1">
        <w:rPr>
          <w:sz w:val="20"/>
          <w:szCs w:val="20"/>
        </w:rPr>
        <w:t xml:space="preserve"> = </w:t>
      </w:r>
      <w:proofErr w:type="spellStart"/>
      <w:r w:rsidRPr="00D058A1">
        <w:rPr>
          <w:sz w:val="20"/>
          <w:szCs w:val="20"/>
        </w:rPr>
        <w:t>solve_</w:t>
      </w:r>
      <w:proofErr w:type="gramStart"/>
      <w:r w:rsidRPr="00D058A1">
        <w:rPr>
          <w:sz w:val="20"/>
          <w:szCs w:val="20"/>
        </w:rPr>
        <w:t>bvp</w:t>
      </w:r>
      <w:proofErr w:type="spellEnd"/>
      <w:r w:rsidRPr="00D058A1">
        <w:rPr>
          <w:sz w:val="20"/>
          <w:szCs w:val="20"/>
        </w:rPr>
        <w:t>(</w:t>
      </w:r>
      <w:proofErr w:type="spellStart"/>
      <w:proofErr w:type="gramEnd"/>
      <w:r w:rsidRPr="00D058A1">
        <w:rPr>
          <w:sz w:val="20"/>
          <w:szCs w:val="20"/>
        </w:rPr>
        <w:t>ecuacion_transferencia_calor</w:t>
      </w:r>
      <w:proofErr w:type="spellEnd"/>
      <w:r w:rsidRPr="00D058A1">
        <w:rPr>
          <w:sz w:val="20"/>
          <w:szCs w:val="20"/>
        </w:rPr>
        <w:t xml:space="preserve">, </w:t>
      </w:r>
      <w:proofErr w:type="spellStart"/>
      <w:r w:rsidRPr="00D058A1">
        <w:rPr>
          <w:sz w:val="20"/>
          <w:szCs w:val="20"/>
        </w:rPr>
        <w:t>condiciones_frontera</w:t>
      </w:r>
      <w:proofErr w:type="spellEnd"/>
      <w:r w:rsidRPr="00D058A1">
        <w:rPr>
          <w:sz w:val="20"/>
          <w:szCs w:val="20"/>
        </w:rPr>
        <w:t xml:space="preserve">, z, </w:t>
      </w:r>
      <w:proofErr w:type="spellStart"/>
      <w:r w:rsidRPr="00D058A1">
        <w:rPr>
          <w:sz w:val="20"/>
          <w:szCs w:val="20"/>
        </w:rPr>
        <w:t>T_guess</w:t>
      </w:r>
      <w:proofErr w:type="spellEnd"/>
      <w:r w:rsidRPr="00D058A1">
        <w:rPr>
          <w:sz w:val="20"/>
          <w:szCs w:val="20"/>
        </w:rPr>
        <w:t>)</w:t>
      </w:r>
    </w:p>
    <w:p w14:paraId="0F626A8B" w14:textId="77777777" w:rsidR="00D058A1" w:rsidRPr="00D058A1" w:rsidRDefault="00D058A1" w:rsidP="00D058A1">
      <w:pPr>
        <w:pStyle w:val="codigo"/>
        <w:spacing w:line="240" w:lineRule="auto"/>
        <w:rPr>
          <w:sz w:val="20"/>
          <w:szCs w:val="20"/>
        </w:rPr>
      </w:pPr>
    </w:p>
    <w:p w14:paraId="4D9E1882"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T_fibra_vals</w:t>
      </w:r>
      <w:proofErr w:type="spellEnd"/>
      <w:r w:rsidRPr="00D058A1">
        <w:rPr>
          <w:sz w:val="20"/>
          <w:szCs w:val="20"/>
        </w:rPr>
        <w:t xml:space="preserve"> = </w:t>
      </w:r>
      <w:proofErr w:type="spellStart"/>
      <w:proofErr w:type="gramStart"/>
      <w:r w:rsidRPr="00D058A1">
        <w:rPr>
          <w:sz w:val="20"/>
          <w:szCs w:val="20"/>
        </w:rPr>
        <w:t>solucion.y</w:t>
      </w:r>
      <w:proofErr w:type="spellEnd"/>
      <w:proofErr w:type="gramEnd"/>
      <w:r w:rsidRPr="00D058A1">
        <w:rPr>
          <w:sz w:val="20"/>
          <w:szCs w:val="20"/>
        </w:rPr>
        <w:t>[0]</w:t>
      </w:r>
    </w:p>
    <w:p w14:paraId="451F0E0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T_carcasa_vals</w:t>
      </w:r>
      <w:proofErr w:type="spellEnd"/>
      <w:r w:rsidRPr="00D058A1">
        <w:rPr>
          <w:sz w:val="20"/>
          <w:szCs w:val="20"/>
        </w:rPr>
        <w:t xml:space="preserve"> = </w:t>
      </w:r>
      <w:proofErr w:type="spellStart"/>
      <w:proofErr w:type="gramStart"/>
      <w:r w:rsidRPr="00D058A1">
        <w:rPr>
          <w:sz w:val="20"/>
          <w:szCs w:val="20"/>
        </w:rPr>
        <w:t>solucion.y</w:t>
      </w:r>
      <w:proofErr w:type="spellEnd"/>
      <w:proofErr w:type="gramEnd"/>
      <w:r w:rsidRPr="00D058A1">
        <w:rPr>
          <w:sz w:val="20"/>
          <w:szCs w:val="20"/>
        </w:rPr>
        <w:t>[1]</w:t>
      </w:r>
    </w:p>
    <w:p w14:paraId="536A752A" w14:textId="77777777" w:rsidR="00D058A1" w:rsidRPr="00D058A1" w:rsidRDefault="00D058A1" w:rsidP="00D058A1">
      <w:pPr>
        <w:pStyle w:val="codigo"/>
        <w:spacing w:line="240" w:lineRule="auto"/>
        <w:rPr>
          <w:sz w:val="20"/>
          <w:szCs w:val="20"/>
        </w:rPr>
      </w:pPr>
      <w:r w:rsidRPr="00D058A1">
        <w:rPr>
          <w:sz w:val="20"/>
          <w:szCs w:val="20"/>
        </w:rPr>
        <w:t xml:space="preserve">    </w:t>
      </w:r>
    </w:p>
    <w:p w14:paraId="361DBCCD"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return {</w:t>
      </w:r>
    </w:p>
    <w:p w14:paraId="2DE0D792"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T_fibra_vals</w:t>
      </w:r>
      <w:proofErr w:type="spellEnd"/>
      <w:r w:rsidRPr="00D058A1">
        <w:rPr>
          <w:sz w:val="20"/>
          <w:szCs w:val="20"/>
          <w:lang w:val="en-US"/>
        </w:rPr>
        <w:t xml:space="preserve">": </w:t>
      </w:r>
      <w:proofErr w:type="spellStart"/>
      <w:r w:rsidRPr="00D058A1">
        <w:rPr>
          <w:sz w:val="20"/>
          <w:szCs w:val="20"/>
          <w:lang w:val="en-US"/>
        </w:rPr>
        <w:t>T_fibra_vals</w:t>
      </w:r>
      <w:proofErr w:type="spellEnd"/>
      <w:r w:rsidRPr="00D058A1">
        <w:rPr>
          <w:sz w:val="20"/>
          <w:szCs w:val="20"/>
          <w:lang w:val="en-US"/>
        </w:rPr>
        <w:t>,</w:t>
      </w:r>
    </w:p>
    <w:p w14:paraId="25BAC060"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w:t>
      </w:r>
      <w:proofErr w:type="spellStart"/>
      <w:r w:rsidRPr="00D058A1">
        <w:rPr>
          <w:sz w:val="20"/>
          <w:szCs w:val="20"/>
        </w:rPr>
        <w:t>T_carcasa_vals</w:t>
      </w:r>
      <w:proofErr w:type="spellEnd"/>
      <w:r w:rsidRPr="00D058A1">
        <w:rPr>
          <w:sz w:val="20"/>
          <w:szCs w:val="20"/>
        </w:rPr>
        <w:t xml:space="preserve">": </w:t>
      </w:r>
      <w:proofErr w:type="spellStart"/>
      <w:r w:rsidRPr="00D058A1">
        <w:rPr>
          <w:sz w:val="20"/>
          <w:szCs w:val="20"/>
        </w:rPr>
        <w:t>T_carcasa_vals</w:t>
      </w:r>
      <w:proofErr w:type="spellEnd"/>
      <w:r w:rsidRPr="00D058A1">
        <w:rPr>
          <w:sz w:val="20"/>
          <w:szCs w:val="20"/>
        </w:rPr>
        <w:t>,</w:t>
      </w:r>
    </w:p>
    <w:p w14:paraId="0872EF88"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solucion</w:t>
      </w:r>
      <w:proofErr w:type="spellEnd"/>
      <w:r w:rsidRPr="00D058A1">
        <w:rPr>
          <w:sz w:val="20"/>
          <w:szCs w:val="20"/>
        </w:rPr>
        <w:t xml:space="preserve">": </w:t>
      </w:r>
      <w:proofErr w:type="spellStart"/>
      <w:r w:rsidRPr="00D058A1">
        <w:rPr>
          <w:sz w:val="20"/>
          <w:szCs w:val="20"/>
        </w:rPr>
        <w:t>solucion</w:t>
      </w:r>
      <w:proofErr w:type="spellEnd"/>
    </w:p>
    <w:p w14:paraId="3C5BE0EA"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w:t>
      </w:r>
    </w:p>
    <w:p w14:paraId="2BD046C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7038FF7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Run_</w:t>
      </w:r>
      <w:proofErr w:type="gramStart"/>
      <w:r w:rsidRPr="00D058A1">
        <w:rPr>
          <w:sz w:val="20"/>
          <w:szCs w:val="20"/>
          <w:lang w:val="en-US"/>
        </w:rPr>
        <w:t>model</w:t>
      </w:r>
      <w:proofErr w:type="spellEnd"/>
      <w:r w:rsidRPr="00D058A1">
        <w:rPr>
          <w:sz w:val="20"/>
          <w:szCs w:val="20"/>
          <w:lang w:val="en-US"/>
        </w:rPr>
        <w:t>(</w:t>
      </w:r>
      <w:proofErr w:type="gramEnd"/>
      <w:r w:rsidRPr="00D058A1">
        <w:rPr>
          <w:sz w:val="20"/>
          <w:szCs w:val="20"/>
          <w:lang w:val="en-US"/>
        </w:rPr>
        <w:t>):</w:t>
      </w:r>
    </w:p>
    <w:p w14:paraId="55AE3028" w14:textId="77777777" w:rsidR="00D058A1" w:rsidRPr="00D058A1" w:rsidRDefault="00D058A1" w:rsidP="00D058A1">
      <w:pPr>
        <w:pStyle w:val="codigo"/>
        <w:spacing w:line="240" w:lineRule="auto"/>
        <w:rPr>
          <w:sz w:val="20"/>
          <w:szCs w:val="20"/>
          <w:lang w:val="en-US"/>
        </w:rPr>
      </w:pPr>
    </w:p>
    <w:p w14:paraId="167A4EF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w:t>
      </w:r>
      <w:proofErr w:type="spellStart"/>
      <w:r w:rsidRPr="00D058A1">
        <w:rPr>
          <w:sz w:val="20"/>
          <w:szCs w:val="20"/>
          <w:lang w:val="en-US"/>
        </w:rPr>
        <w:t>Calculos</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6D342AC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gramEnd"/>
      <w:r w:rsidRPr="00D058A1">
        <w:rPr>
          <w:sz w:val="20"/>
          <w:szCs w:val="20"/>
          <w:lang w:val="en-US"/>
        </w:rPr>
        <w:t xml:space="preserve">D_AB"] = </w:t>
      </w:r>
      <w:proofErr w:type="spellStart"/>
      <w:r w:rsidRPr="00D058A1">
        <w:rPr>
          <w:sz w:val="20"/>
          <w:szCs w:val="20"/>
          <w:lang w:val="en-US"/>
        </w:rPr>
        <w:t>difusividad_chapman</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055AE8D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w:t>
      </w:r>
      <w:proofErr w:type="spellStart"/>
      <w:r w:rsidRPr="00D058A1">
        <w:rPr>
          <w:sz w:val="20"/>
          <w:szCs w:val="20"/>
          <w:lang w:val="en-US"/>
        </w:rPr>
        <w:t>difusion_efectiva</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0BA36F61" w14:textId="77777777" w:rsidR="00D058A1" w:rsidRPr="00D058A1" w:rsidRDefault="00D058A1" w:rsidP="00D058A1">
      <w:pPr>
        <w:pStyle w:val="codigo"/>
        <w:spacing w:line="240" w:lineRule="auto"/>
        <w:rPr>
          <w:sz w:val="20"/>
          <w:szCs w:val="20"/>
          <w:lang w:val="en-US"/>
        </w:rPr>
      </w:pPr>
    </w:p>
    <w:p w14:paraId="17F4859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w:t>
      </w:r>
      <w:proofErr w:type="spellStart"/>
      <w:r w:rsidRPr="00D058A1">
        <w:rPr>
          <w:sz w:val="20"/>
          <w:szCs w:val="20"/>
          <w:lang w:val="en-US"/>
        </w:rPr>
        <w:t>N_adimensionales_fibra</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1AB6229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w:t>
      </w:r>
      <w:proofErr w:type="spellStart"/>
      <w:r w:rsidRPr="00D058A1">
        <w:rPr>
          <w:sz w:val="20"/>
          <w:szCs w:val="20"/>
          <w:lang w:val="en-US"/>
        </w:rPr>
        <w:t>N_adimensionales_carcasa</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585AA751" w14:textId="77777777" w:rsidR="00D058A1" w:rsidRPr="00D058A1" w:rsidRDefault="00D058A1" w:rsidP="00D058A1">
      <w:pPr>
        <w:pStyle w:val="codigo"/>
        <w:spacing w:line="240" w:lineRule="auto"/>
        <w:rPr>
          <w:sz w:val="20"/>
          <w:szCs w:val="20"/>
          <w:lang w:val="en-US"/>
        </w:rPr>
      </w:pPr>
    </w:p>
    <w:p w14:paraId="28D1B6C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w:t>
      </w:r>
      <w:proofErr w:type="spellStart"/>
      <w:r w:rsidRPr="00D058A1">
        <w:rPr>
          <w:sz w:val="20"/>
          <w:szCs w:val="20"/>
          <w:lang w:val="en-US"/>
        </w:rPr>
        <w:t>K_transferencia_masa</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105EB14A" w14:textId="77777777" w:rsidR="00D058A1" w:rsidRPr="00D058A1" w:rsidRDefault="00D058A1" w:rsidP="00D058A1">
      <w:pPr>
        <w:pStyle w:val="codigo"/>
        <w:spacing w:line="240" w:lineRule="auto"/>
        <w:rPr>
          <w:sz w:val="20"/>
          <w:szCs w:val="20"/>
          <w:lang w:val="en-US"/>
        </w:rPr>
      </w:pPr>
    </w:p>
    <w:p w14:paraId="1BC41D0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w:t>
      </w:r>
      <w:proofErr w:type="spellStart"/>
      <w:r w:rsidRPr="00D058A1">
        <w:rPr>
          <w:sz w:val="20"/>
          <w:szCs w:val="20"/>
          <w:lang w:val="en-US"/>
        </w:rPr>
        <w:t>h_transferencia_calor</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4D9B6C4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5E953FCC" w14:textId="77777777" w:rsidR="00D058A1" w:rsidRPr="00D058A1" w:rsidRDefault="00D058A1" w:rsidP="00D058A1">
      <w:pPr>
        <w:pStyle w:val="codigo"/>
        <w:spacing w:line="240" w:lineRule="auto"/>
        <w:rPr>
          <w:sz w:val="20"/>
          <w:szCs w:val="20"/>
          <w:lang w:val="de-DE"/>
        </w:rPr>
      </w:pPr>
      <w:r w:rsidRPr="00D058A1">
        <w:rPr>
          <w:sz w:val="20"/>
          <w:szCs w:val="20"/>
          <w:lang w:val="en-US"/>
        </w:rPr>
        <w:t xml:space="preserve">    </w:t>
      </w:r>
      <w:r w:rsidRPr="00D058A1">
        <w:rPr>
          <w:sz w:val="20"/>
          <w:szCs w:val="20"/>
          <w:lang w:val="de-DE"/>
        </w:rPr>
        <w:t>z, t, N_puntos = Parameters(inputs_fixed, ["z", "t", "N_puntos"])</w:t>
      </w:r>
    </w:p>
    <w:p w14:paraId="1EBD5FCF" w14:textId="77777777" w:rsidR="00D058A1" w:rsidRPr="00D058A1" w:rsidRDefault="00D058A1" w:rsidP="00D058A1">
      <w:pPr>
        <w:pStyle w:val="codigo"/>
        <w:spacing w:line="240" w:lineRule="auto"/>
        <w:rPr>
          <w:sz w:val="20"/>
          <w:szCs w:val="20"/>
          <w:lang w:val="de-DE"/>
        </w:rPr>
      </w:pPr>
    </w:p>
    <w:p w14:paraId="621154D9" w14:textId="77777777" w:rsidR="00D058A1" w:rsidRPr="00D058A1" w:rsidRDefault="00D058A1" w:rsidP="00D058A1">
      <w:pPr>
        <w:pStyle w:val="codigo"/>
        <w:spacing w:line="240" w:lineRule="auto"/>
        <w:rPr>
          <w:sz w:val="20"/>
          <w:szCs w:val="20"/>
        </w:rPr>
      </w:pPr>
      <w:r w:rsidRPr="00D058A1">
        <w:rPr>
          <w:sz w:val="20"/>
          <w:szCs w:val="20"/>
          <w:lang w:val="de-DE"/>
        </w:rPr>
        <w:t xml:space="preserve">    </w:t>
      </w:r>
      <w:r w:rsidRPr="00D058A1">
        <w:rPr>
          <w:sz w:val="20"/>
          <w:szCs w:val="20"/>
        </w:rPr>
        <w:t>res = {}</w:t>
      </w:r>
    </w:p>
    <w:p w14:paraId="4DF10211" w14:textId="77777777" w:rsidR="00D058A1" w:rsidRPr="00D058A1" w:rsidRDefault="00D058A1" w:rsidP="00D058A1">
      <w:pPr>
        <w:pStyle w:val="codigo"/>
        <w:spacing w:line="240" w:lineRule="auto"/>
        <w:rPr>
          <w:sz w:val="20"/>
          <w:szCs w:val="20"/>
        </w:rPr>
      </w:pPr>
      <w:r w:rsidRPr="00D058A1">
        <w:rPr>
          <w:sz w:val="20"/>
          <w:szCs w:val="20"/>
        </w:rPr>
        <w:t xml:space="preserve">    res1 = </w:t>
      </w:r>
      <w:proofErr w:type="spellStart"/>
      <w:r w:rsidRPr="00D058A1">
        <w:rPr>
          <w:sz w:val="20"/>
          <w:szCs w:val="20"/>
        </w:rPr>
        <w:t>Perfil_fracciones_agua</w:t>
      </w:r>
      <w:proofErr w:type="spellEnd"/>
      <w:r w:rsidRPr="00D058A1">
        <w:rPr>
          <w:sz w:val="20"/>
          <w:szCs w:val="20"/>
        </w:rPr>
        <w:t>(L=</w:t>
      </w:r>
      <w:proofErr w:type="spellStart"/>
      <w:r w:rsidRPr="00D058A1">
        <w:rPr>
          <w:sz w:val="20"/>
          <w:szCs w:val="20"/>
        </w:rPr>
        <w:t>inputs_fixed</w:t>
      </w:r>
      <w:proofErr w:type="spellEnd"/>
      <w:r w:rsidRPr="00D058A1">
        <w:rPr>
          <w:sz w:val="20"/>
          <w:szCs w:val="20"/>
        </w:rPr>
        <w:t xml:space="preserve">["L"], N= </w:t>
      </w:r>
      <w:proofErr w:type="spellStart"/>
      <w:r w:rsidRPr="00D058A1">
        <w:rPr>
          <w:sz w:val="20"/>
          <w:szCs w:val="20"/>
        </w:rPr>
        <w:t>N_puntos</w:t>
      </w:r>
      <w:proofErr w:type="spellEnd"/>
      <w:r w:rsidRPr="00D058A1">
        <w:rPr>
          <w:sz w:val="20"/>
          <w:szCs w:val="20"/>
        </w:rPr>
        <w:t xml:space="preserve">, </w:t>
      </w:r>
      <w:proofErr w:type="spellStart"/>
      <w:r w:rsidRPr="00D058A1">
        <w:rPr>
          <w:sz w:val="20"/>
          <w:szCs w:val="20"/>
        </w:rPr>
        <w:t>f_in_fibra</w:t>
      </w:r>
      <w:proofErr w:type="spellEnd"/>
      <w:r w:rsidRPr="00D058A1">
        <w:rPr>
          <w:sz w:val="20"/>
          <w:szCs w:val="20"/>
        </w:rPr>
        <w:t xml:space="preserve">=0.88, </w:t>
      </w:r>
      <w:proofErr w:type="spellStart"/>
      <w:r w:rsidRPr="00D058A1">
        <w:rPr>
          <w:sz w:val="20"/>
          <w:szCs w:val="20"/>
        </w:rPr>
        <w:t>f_in_carcasa</w:t>
      </w:r>
      <w:proofErr w:type="spellEnd"/>
      <w:r w:rsidRPr="00D058A1">
        <w:rPr>
          <w:sz w:val="20"/>
          <w:szCs w:val="20"/>
        </w:rPr>
        <w:t>=0.80, Q=</w:t>
      </w:r>
      <w:proofErr w:type="spellStart"/>
      <w:r w:rsidRPr="00D058A1">
        <w:rPr>
          <w:sz w:val="20"/>
          <w:szCs w:val="20"/>
        </w:rPr>
        <w:t>inputs_fixed</w:t>
      </w:r>
      <w:proofErr w:type="spellEnd"/>
      <w:r w:rsidRPr="00D058A1">
        <w:rPr>
          <w:sz w:val="20"/>
          <w:szCs w:val="20"/>
        </w:rPr>
        <w:t>["</w:t>
      </w:r>
      <w:proofErr w:type="spellStart"/>
      <w:r w:rsidRPr="00D058A1">
        <w:rPr>
          <w:sz w:val="20"/>
          <w:szCs w:val="20"/>
        </w:rPr>
        <w:t>Q_medio</w:t>
      </w:r>
      <w:proofErr w:type="spellEnd"/>
      <w:r w:rsidRPr="00D058A1">
        <w:rPr>
          <w:sz w:val="20"/>
          <w:szCs w:val="20"/>
        </w:rPr>
        <w:t>"])</w:t>
      </w:r>
    </w:p>
    <w:p w14:paraId="31E91BF8" w14:textId="77777777" w:rsidR="00D058A1" w:rsidRPr="00D058A1" w:rsidRDefault="00D058A1" w:rsidP="00D058A1">
      <w:pPr>
        <w:pStyle w:val="codigo"/>
        <w:spacing w:line="240" w:lineRule="auto"/>
        <w:rPr>
          <w:sz w:val="20"/>
          <w:szCs w:val="20"/>
          <w:lang w:val="de-DE"/>
        </w:rPr>
      </w:pPr>
      <w:r w:rsidRPr="00D058A1">
        <w:rPr>
          <w:sz w:val="20"/>
          <w:szCs w:val="20"/>
        </w:rPr>
        <w:t xml:space="preserve">    </w:t>
      </w:r>
      <w:r w:rsidRPr="00D058A1">
        <w:rPr>
          <w:sz w:val="20"/>
          <w:szCs w:val="20"/>
          <w:lang w:val="de-DE"/>
        </w:rPr>
        <w:t>res.update(res1)</w:t>
      </w:r>
    </w:p>
    <w:p w14:paraId="56E2D21C" w14:textId="77777777" w:rsidR="00D058A1" w:rsidRPr="00D058A1" w:rsidRDefault="00D058A1" w:rsidP="00D058A1">
      <w:pPr>
        <w:pStyle w:val="codigo"/>
        <w:spacing w:line="240" w:lineRule="auto"/>
        <w:rPr>
          <w:sz w:val="20"/>
          <w:szCs w:val="20"/>
          <w:lang w:val="de-DE"/>
        </w:rPr>
      </w:pPr>
      <w:r w:rsidRPr="00D058A1">
        <w:rPr>
          <w:sz w:val="20"/>
          <w:szCs w:val="20"/>
          <w:lang w:val="de-DE"/>
        </w:rPr>
        <w:t xml:space="preserve">    </w:t>
      </w:r>
    </w:p>
    <w:p w14:paraId="56A34DEB" w14:textId="77777777" w:rsidR="00D058A1" w:rsidRPr="00D058A1" w:rsidRDefault="00D058A1" w:rsidP="00D058A1">
      <w:pPr>
        <w:pStyle w:val="codigo"/>
        <w:spacing w:line="240" w:lineRule="auto"/>
        <w:rPr>
          <w:sz w:val="20"/>
          <w:szCs w:val="20"/>
          <w:lang w:val="de-DE"/>
        </w:rPr>
      </w:pPr>
      <w:r w:rsidRPr="00D058A1">
        <w:rPr>
          <w:sz w:val="20"/>
          <w:szCs w:val="20"/>
          <w:lang w:val="de-DE"/>
        </w:rPr>
        <w:t>    z      = inputs_fixed["z"]</w:t>
      </w:r>
    </w:p>
    <w:p w14:paraId="51F110BA" w14:textId="77777777" w:rsidR="00D058A1" w:rsidRPr="00D058A1" w:rsidRDefault="00D058A1" w:rsidP="00D058A1">
      <w:pPr>
        <w:pStyle w:val="codigo"/>
        <w:spacing w:line="240" w:lineRule="auto"/>
        <w:rPr>
          <w:sz w:val="20"/>
          <w:szCs w:val="20"/>
          <w:lang w:val="en-US"/>
        </w:rPr>
      </w:pPr>
      <w:r w:rsidRPr="00D058A1">
        <w:rPr>
          <w:sz w:val="20"/>
          <w:szCs w:val="20"/>
          <w:lang w:val="de-DE"/>
        </w:rPr>
        <w:t xml:space="preserve">    </w:t>
      </w:r>
      <w:r w:rsidRPr="00D058A1">
        <w:rPr>
          <w:sz w:val="20"/>
          <w:szCs w:val="20"/>
          <w:lang w:val="en-US"/>
        </w:rPr>
        <w:t>J      = res["</w:t>
      </w:r>
      <w:proofErr w:type="spellStart"/>
      <w:r w:rsidRPr="00D058A1">
        <w:rPr>
          <w:sz w:val="20"/>
          <w:szCs w:val="20"/>
          <w:lang w:val="en-US"/>
        </w:rPr>
        <w:t>flux_agua</w:t>
      </w:r>
      <w:proofErr w:type="spellEnd"/>
      <w:r w:rsidRPr="00D058A1">
        <w:rPr>
          <w:sz w:val="20"/>
          <w:szCs w:val="20"/>
          <w:lang w:val="en-US"/>
        </w:rPr>
        <w:t>"]</w:t>
      </w:r>
    </w:p>
    <w:p w14:paraId="281BA00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MW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"M", 0.018015))</w:t>
      </w:r>
    </w:p>
    <w:p w14:paraId="46D76BC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A_</w:t>
      </w:r>
      <w:proofErr w:type="gramStart"/>
      <w:r w:rsidRPr="00D058A1">
        <w:rPr>
          <w:sz w:val="20"/>
          <w:szCs w:val="20"/>
          <w:lang w:val="en-US"/>
        </w:rPr>
        <w:t>tot</w:t>
      </w:r>
      <w:proofErr w:type="spellEnd"/>
      <w:r w:rsidRPr="00D058A1">
        <w:rPr>
          <w:sz w:val="20"/>
          <w:szCs w:val="20"/>
          <w:lang w:val="en-US"/>
        </w:rPr>
        <w:t xml:space="preserve">  =</w:t>
      </w:r>
      <w:proofErr w:type="gramEnd"/>
      <w:r w:rsidRPr="00D058A1">
        <w:rPr>
          <w:sz w:val="20"/>
          <w:szCs w:val="20"/>
          <w:lang w:val="en-US"/>
        </w:rPr>
        <w:t xml:space="preserve">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A_contacto_efectiva</w:t>
      </w:r>
      <w:proofErr w:type="spellEnd"/>
      <w:r w:rsidRPr="00D058A1">
        <w:rPr>
          <w:sz w:val="20"/>
          <w:szCs w:val="20"/>
          <w:lang w:val="en-US"/>
        </w:rPr>
        <w:t>"])</w:t>
      </w:r>
    </w:p>
    <w:p w14:paraId="514DE04B" w14:textId="77777777" w:rsidR="00D058A1" w:rsidRPr="00D058A1" w:rsidRDefault="00D058A1" w:rsidP="00D058A1">
      <w:pPr>
        <w:pStyle w:val="codigo"/>
        <w:spacing w:line="240" w:lineRule="auto"/>
        <w:rPr>
          <w:sz w:val="20"/>
          <w:szCs w:val="20"/>
          <w:lang w:val="en-US"/>
        </w:rPr>
      </w:pPr>
      <w:r w:rsidRPr="00D058A1">
        <w:rPr>
          <w:sz w:val="20"/>
          <w:szCs w:val="20"/>
          <w:lang w:val="en-US"/>
        </w:rPr>
        <w:t>    L      = float(</w:t>
      </w:r>
      <w:proofErr w:type="spellStart"/>
      <w:r w:rsidRPr="00D058A1">
        <w:rPr>
          <w:sz w:val="20"/>
          <w:szCs w:val="20"/>
          <w:lang w:val="en-US"/>
        </w:rPr>
        <w:t>inputs_fixed</w:t>
      </w:r>
      <w:proofErr w:type="spellEnd"/>
      <w:r w:rsidRPr="00D058A1">
        <w:rPr>
          <w:sz w:val="20"/>
          <w:szCs w:val="20"/>
          <w:lang w:val="en-US"/>
        </w:rPr>
        <w:t>["L"])      </w:t>
      </w:r>
    </w:p>
    <w:p w14:paraId="33A28FE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Q_f</w:t>
      </w:r>
      <w:proofErr w:type="spellEnd"/>
      <w:r w:rsidRPr="00D058A1">
        <w:rPr>
          <w:sz w:val="20"/>
          <w:szCs w:val="20"/>
          <w:lang w:val="en-US"/>
        </w:rPr>
        <w:t xml:space="preserve">    = float(</w:t>
      </w:r>
      <w:proofErr w:type="spellStart"/>
      <w:r w:rsidRPr="00D058A1">
        <w:rPr>
          <w:sz w:val="20"/>
          <w:szCs w:val="20"/>
          <w:lang w:val="en-US"/>
        </w:rPr>
        <w:t>inputs_fixed.get</w:t>
      </w:r>
      <w:proofErr w:type="spellEnd"/>
      <w:r w:rsidRPr="00D058A1">
        <w:rPr>
          <w:sz w:val="20"/>
          <w:szCs w:val="20"/>
          <w:lang w:val="en-US"/>
        </w:rPr>
        <w:t>("</w:t>
      </w:r>
      <w:proofErr w:type="spellStart"/>
      <w:r w:rsidRPr="00D058A1">
        <w:rPr>
          <w:sz w:val="20"/>
          <w:szCs w:val="20"/>
          <w:lang w:val="en-US"/>
        </w:rPr>
        <w:t>Q_medio</w:t>
      </w:r>
      <w:proofErr w:type="spellEnd"/>
      <w:r w:rsidRPr="00D058A1">
        <w:rPr>
          <w:sz w:val="20"/>
          <w:szCs w:val="20"/>
          <w:lang w:val="en-US"/>
        </w:rPr>
        <w:t xml:space="preserve">"))       </w:t>
      </w:r>
    </w:p>
    <w:p w14:paraId="7E76CDD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rho_</w:t>
      </w:r>
      <w:proofErr w:type="gramStart"/>
      <w:r w:rsidRPr="00D058A1">
        <w:rPr>
          <w:sz w:val="20"/>
          <w:szCs w:val="20"/>
          <w:lang w:val="en-US"/>
        </w:rPr>
        <w:t>f</w:t>
      </w:r>
      <w:proofErr w:type="spellEnd"/>
      <w:r w:rsidRPr="00D058A1">
        <w:rPr>
          <w:sz w:val="20"/>
          <w:szCs w:val="20"/>
          <w:lang w:val="en-US"/>
        </w:rPr>
        <w:t xml:space="preserve">  =</w:t>
      </w:r>
      <w:proofErr w:type="gramEnd"/>
      <w:r w:rsidRPr="00D058A1">
        <w:rPr>
          <w:sz w:val="20"/>
          <w:szCs w:val="20"/>
          <w:lang w:val="en-US"/>
        </w:rPr>
        <w:t xml:space="preserve"> float(</w:t>
      </w:r>
      <w:proofErr w:type="spellStart"/>
      <w:r w:rsidRPr="00D058A1">
        <w:rPr>
          <w:sz w:val="20"/>
          <w:szCs w:val="20"/>
          <w:lang w:val="en-US"/>
        </w:rPr>
        <w:t>inputs_fixed</w:t>
      </w:r>
      <w:proofErr w:type="spellEnd"/>
      <w:r w:rsidRPr="00D058A1">
        <w:rPr>
          <w:sz w:val="20"/>
          <w:szCs w:val="20"/>
          <w:lang w:val="en-US"/>
        </w:rPr>
        <w:t>["rho"])  </w:t>
      </w:r>
    </w:p>
    <w:p w14:paraId="2EC434F5" w14:textId="77777777" w:rsidR="00D058A1" w:rsidRPr="00D058A1" w:rsidRDefault="00D058A1" w:rsidP="00D058A1">
      <w:pPr>
        <w:pStyle w:val="codigo"/>
        <w:spacing w:line="240" w:lineRule="auto"/>
        <w:rPr>
          <w:sz w:val="20"/>
          <w:szCs w:val="20"/>
          <w:lang w:val="en-US"/>
        </w:rPr>
      </w:pPr>
    </w:p>
    <w:p w14:paraId="3830722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dz</w:t>
      </w:r>
      <w:proofErr w:type="spellEnd"/>
      <w:r w:rsidRPr="00D058A1">
        <w:rPr>
          <w:sz w:val="20"/>
          <w:szCs w:val="20"/>
          <w:lang w:val="en-US"/>
        </w:rPr>
        <w:t xml:space="preserve">    = </w:t>
      </w:r>
      <w:proofErr w:type="spellStart"/>
      <w:proofErr w:type="gramStart"/>
      <w:r w:rsidRPr="00D058A1">
        <w:rPr>
          <w:sz w:val="20"/>
          <w:szCs w:val="20"/>
          <w:lang w:val="en-US"/>
        </w:rPr>
        <w:t>np.diff</w:t>
      </w:r>
      <w:proofErr w:type="spellEnd"/>
      <w:proofErr w:type="gramEnd"/>
      <w:r w:rsidRPr="00D058A1">
        <w:rPr>
          <w:sz w:val="20"/>
          <w:szCs w:val="20"/>
          <w:lang w:val="en-US"/>
        </w:rPr>
        <w:t>(z)</w:t>
      </w:r>
    </w:p>
    <w:p w14:paraId="3597D8C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J_mid</w:t>
      </w:r>
      <w:proofErr w:type="spellEnd"/>
      <w:r w:rsidRPr="00D058A1">
        <w:rPr>
          <w:sz w:val="20"/>
          <w:szCs w:val="20"/>
          <w:lang w:val="en-US"/>
        </w:rPr>
        <w:t xml:space="preserve"> = 0.5 * (</w:t>
      </w:r>
      <w:proofErr w:type="gramStart"/>
      <w:r w:rsidRPr="00D058A1">
        <w:rPr>
          <w:sz w:val="20"/>
          <w:szCs w:val="20"/>
          <w:lang w:val="en-US"/>
        </w:rPr>
        <w:t>J[</w:t>
      </w:r>
      <w:proofErr w:type="gramEnd"/>
      <w:r w:rsidRPr="00D058A1">
        <w:rPr>
          <w:sz w:val="20"/>
          <w:szCs w:val="20"/>
          <w:lang w:val="en-US"/>
        </w:rPr>
        <w:t xml:space="preserve">1:] + </w:t>
      </w:r>
      <w:proofErr w:type="gramStart"/>
      <w:r w:rsidRPr="00D058A1">
        <w:rPr>
          <w:sz w:val="20"/>
          <w:szCs w:val="20"/>
          <w:lang w:val="en-US"/>
        </w:rPr>
        <w:t>J[</w:t>
      </w:r>
      <w:proofErr w:type="gramEnd"/>
      <w:r w:rsidRPr="00D058A1">
        <w:rPr>
          <w:sz w:val="20"/>
          <w:szCs w:val="20"/>
          <w:lang w:val="en-US"/>
        </w:rPr>
        <w:t xml:space="preserve">:-1]) </w:t>
      </w:r>
    </w:p>
    <w:p w14:paraId="1D64DE6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m_dot_int</w:t>
      </w:r>
      <w:proofErr w:type="spellEnd"/>
      <w:r w:rsidRPr="00D058A1">
        <w:rPr>
          <w:sz w:val="20"/>
          <w:szCs w:val="20"/>
          <w:lang w:val="en-US"/>
        </w:rPr>
        <w:t xml:space="preserve"> = MW * (</w:t>
      </w:r>
      <w:proofErr w:type="spellStart"/>
      <w:r w:rsidRPr="00D058A1">
        <w:rPr>
          <w:sz w:val="20"/>
          <w:szCs w:val="20"/>
          <w:lang w:val="en-US"/>
        </w:rPr>
        <w:t>A_tot</w:t>
      </w:r>
      <w:proofErr w:type="spellEnd"/>
      <w:r w:rsidRPr="00D058A1">
        <w:rPr>
          <w:sz w:val="20"/>
          <w:szCs w:val="20"/>
          <w:lang w:val="en-US"/>
        </w:rPr>
        <w:t xml:space="preserve"> / L) * </w:t>
      </w:r>
      <w:proofErr w:type="spellStart"/>
      <w:proofErr w:type="gramStart"/>
      <w:r w:rsidRPr="00D058A1">
        <w:rPr>
          <w:sz w:val="20"/>
          <w:szCs w:val="20"/>
          <w:lang w:val="en-US"/>
        </w:rPr>
        <w:t>np.sum</w:t>
      </w:r>
      <w:proofErr w:type="spellEnd"/>
      <w:r w:rsidRPr="00D058A1">
        <w:rPr>
          <w:sz w:val="20"/>
          <w:szCs w:val="20"/>
          <w:lang w:val="en-US"/>
        </w:rPr>
        <w:t>(</w:t>
      </w:r>
      <w:proofErr w:type="spellStart"/>
      <w:proofErr w:type="gramEnd"/>
      <w:r w:rsidRPr="00D058A1">
        <w:rPr>
          <w:sz w:val="20"/>
          <w:szCs w:val="20"/>
          <w:lang w:val="en-US"/>
        </w:rPr>
        <w:t>J_mid</w:t>
      </w:r>
      <w:proofErr w:type="spellEnd"/>
      <w:r w:rsidRPr="00D058A1">
        <w:rPr>
          <w:sz w:val="20"/>
          <w:szCs w:val="20"/>
          <w:lang w:val="en-US"/>
        </w:rPr>
        <w:t xml:space="preserve"> * </w:t>
      </w:r>
      <w:proofErr w:type="spellStart"/>
      <w:r w:rsidRPr="00D058A1">
        <w:rPr>
          <w:sz w:val="20"/>
          <w:szCs w:val="20"/>
          <w:lang w:val="en-US"/>
        </w:rPr>
        <w:t>dz</w:t>
      </w:r>
      <w:proofErr w:type="spellEnd"/>
      <w:r w:rsidRPr="00D058A1">
        <w:rPr>
          <w:sz w:val="20"/>
          <w:szCs w:val="20"/>
          <w:lang w:val="en-US"/>
        </w:rPr>
        <w:t>)</w:t>
      </w:r>
    </w:p>
    <w:p w14:paraId="41B4FC85" w14:textId="77777777" w:rsidR="00D058A1" w:rsidRPr="00D058A1" w:rsidRDefault="00D058A1" w:rsidP="00D058A1">
      <w:pPr>
        <w:pStyle w:val="codigo"/>
        <w:spacing w:line="240" w:lineRule="auto"/>
        <w:rPr>
          <w:sz w:val="20"/>
          <w:szCs w:val="20"/>
          <w:lang w:val="en-US"/>
        </w:rPr>
      </w:pPr>
    </w:p>
    <w:p w14:paraId="574851C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m_dot_f</w:t>
      </w:r>
      <w:proofErr w:type="spellEnd"/>
      <w:r w:rsidRPr="00D058A1">
        <w:rPr>
          <w:sz w:val="20"/>
          <w:szCs w:val="20"/>
          <w:lang w:val="en-US"/>
        </w:rPr>
        <w:t xml:space="preserve">   = </w:t>
      </w:r>
      <w:proofErr w:type="spellStart"/>
      <w:r w:rsidRPr="00D058A1">
        <w:rPr>
          <w:sz w:val="20"/>
          <w:szCs w:val="20"/>
          <w:lang w:val="en-US"/>
        </w:rPr>
        <w:t>rho_f</w:t>
      </w:r>
      <w:proofErr w:type="spellEnd"/>
      <w:r w:rsidRPr="00D058A1">
        <w:rPr>
          <w:sz w:val="20"/>
          <w:szCs w:val="20"/>
          <w:lang w:val="en-US"/>
        </w:rPr>
        <w:t xml:space="preserve"> * </w:t>
      </w:r>
      <w:proofErr w:type="spellStart"/>
      <w:r w:rsidRPr="00D058A1">
        <w:rPr>
          <w:sz w:val="20"/>
          <w:szCs w:val="20"/>
          <w:lang w:val="en-US"/>
        </w:rPr>
        <w:t>Q_f</w:t>
      </w:r>
      <w:proofErr w:type="spellEnd"/>
      <w:r w:rsidRPr="00D058A1">
        <w:rPr>
          <w:sz w:val="20"/>
          <w:szCs w:val="20"/>
          <w:lang w:val="en-US"/>
        </w:rPr>
        <w:t xml:space="preserve"> * (res["</w:t>
      </w:r>
      <w:proofErr w:type="spellStart"/>
      <w:r w:rsidRPr="00D058A1">
        <w:rPr>
          <w:sz w:val="20"/>
          <w:szCs w:val="20"/>
          <w:lang w:val="en-US"/>
        </w:rPr>
        <w:t>f_fibra</w:t>
      </w:r>
      <w:proofErr w:type="spellEnd"/>
      <w:r w:rsidRPr="00D058A1">
        <w:rPr>
          <w:sz w:val="20"/>
          <w:szCs w:val="20"/>
          <w:lang w:val="en-US"/>
        </w:rPr>
        <w:t>"][0] - res["</w:t>
      </w:r>
      <w:proofErr w:type="spellStart"/>
      <w:r w:rsidRPr="00D058A1">
        <w:rPr>
          <w:sz w:val="20"/>
          <w:szCs w:val="20"/>
          <w:lang w:val="en-US"/>
        </w:rPr>
        <w:t>f_fibra</w:t>
      </w:r>
      <w:proofErr w:type="spellEnd"/>
      <w:proofErr w:type="gramStart"/>
      <w:r w:rsidRPr="00D058A1">
        <w:rPr>
          <w:sz w:val="20"/>
          <w:szCs w:val="20"/>
          <w:lang w:val="en-US"/>
        </w:rPr>
        <w:t>"][</w:t>
      </w:r>
      <w:proofErr w:type="gramEnd"/>
      <w:r w:rsidRPr="00D058A1">
        <w:rPr>
          <w:sz w:val="20"/>
          <w:szCs w:val="20"/>
          <w:lang w:val="en-US"/>
        </w:rPr>
        <w:t>-1])</w:t>
      </w:r>
    </w:p>
    <w:p w14:paraId="0C755858" w14:textId="77777777" w:rsidR="00D058A1" w:rsidRPr="00D058A1" w:rsidRDefault="00D058A1" w:rsidP="00D058A1">
      <w:pPr>
        <w:pStyle w:val="codigo"/>
        <w:spacing w:line="240" w:lineRule="auto"/>
        <w:rPr>
          <w:sz w:val="20"/>
          <w:szCs w:val="20"/>
          <w:lang w:val="en-US"/>
        </w:rPr>
      </w:pPr>
    </w:p>
    <w:p w14:paraId="0CCAEBC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balance_err_f</w:t>
      </w:r>
      <w:proofErr w:type="spellEnd"/>
      <w:r w:rsidRPr="00D058A1">
        <w:rPr>
          <w:sz w:val="20"/>
          <w:szCs w:val="20"/>
          <w:lang w:val="en-US"/>
        </w:rPr>
        <w:t xml:space="preserve"> = (</w:t>
      </w:r>
      <w:proofErr w:type="spellStart"/>
      <w:r w:rsidRPr="00D058A1">
        <w:rPr>
          <w:sz w:val="20"/>
          <w:szCs w:val="20"/>
          <w:lang w:val="en-US"/>
        </w:rPr>
        <w:t>m_dot_int</w:t>
      </w:r>
      <w:proofErr w:type="spellEnd"/>
      <w:r w:rsidRPr="00D058A1">
        <w:rPr>
          <w:sz w:val="20"/>
          <w:szCs w:val="20"/>
          <w:lang w:val="en-US"/>
        </w:rPr>
        <w:t xml:space="preserve"> - </w:t>
      </w:r>
      <w:proofErr w:type="spellStart"/>
      <w:r w:rsidRPr="00D058A1">
        <w:rPr>
          <w:sz w:val="20"/>
          <w:szCs w:val="20"/>
          <w:lang w:val="en-US"/>
        </w:rPr>
        <w:t>m_dot_f</w:t>
      </w:r>
      <w:proofErr w:type="spellEnd"/>
      <w:r w:rsidRPr="00D058A1">
        <w:rPr>
          <w:sz w:val="20"/>
          <w:szCs w:val="20"/>
          <w:lang w:val="en-US"/>
        </w:rPr>
        <w:t xml:space="preserve">) / </w:t>
      </w:r>
      <w:proofErr w:type="gramStart"/>
      <w:r w:rsidRPr="00D058A1">
        <w:rPr>
          <w:sz w:val="20"/>
          <w:szCs w:val="20"/>
          <w:lang w:val="en-US"/>
        </w:rPr>
        <w:t>max(</w:t>
      </w:r>
      <w:proofErr w:type="gramEnd"/>
      <w:r w:rsidRPr="00D058A1">
        <w:rPr>
          <w:sz w:val="20"/>
          <w:szCs w:val="20"/>
          <w:lang w:val="en-US"/>
        </w:rPr>
        <w:t>1e-12, abs(</w:t>
      </w:r>
      <w:proofErr w:type="spellStart"/>
      <w:r w:rsidRPr="00D058A1">
        <w:rPr>
          <w:sz w:val="20"/>
          <w:szCs w:val="20"/>
          <w:lang w:val="en-US"/>
        </w:rPr>
        <w:t>m_dot_f</w:t>
      </w:r>
      <w:proofErr w:type="spellEnd"/>
      <w:r w:rsidRPr="00D058A1">
        <w:rPr>
          <w:sz w:val="20"/>
          <w:szCs w:val="20"/>
          <w:lang w:val="en-US"/>
        </w:rPr>
        <w:t>))</w:t>
      </w:r>
    </w:p>
    <w:p w14:paraId="5FC419E4"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res["</w:t>
      </w:r>
      <w:proofErr w:type="spellStart"/>
      <w:r w:rsidRPr="00D058A1">
        <w:rPr>
          <w:sz w:val="20"/>
          <w:szCs w:val="20"/>
        </w:rPr>
        <w:t>balance_fibra_error_pct</w:t>
      </w:r>
      <w:proofErr w:type="spellEnd"/>
      <w:r w:rsidRPr="00D058A1">
        <w:rPr>
          <w:sz w:val="20"/>
          <w:szCs w:val="20"/>
        </w:rPr>
        <w:t xml:space="preserve">"] = 100 * </w:t>
      </w:r>
      <w:proofErr w:type="spellStart"/>
      <w:r w:rsidRPr="00D058A1">
        <w:rPr>
          <w:sz w:val="20"/>
          <w:szCs w:val="20"/>
        </w:rPr>
        <w:t>balance_err_f</w:t>
      </w:r>
      <w:proofErr w:type="spellEnd"/>
    </w:p>
    <w:p w14:paraId="01222F8D" w14:textId="77777777" w:rsidR="00D058A1" w:rsidRPr="00D058A1" w:rsidRDefault="00D058A1" w:rsidP="00D058A1">
      <w:pPr>
        <w:pStyle w:val="codigo"/>
        <w:spacing w:line="240" w:lineRule="auto"/>
        <w:rPr>
          <w:sz w:val="20"/>
          <w:szCs w:val="20"/>
        </w:rPr>
      </w:pPr>
    </w:p>
    <w:p w14:paraId="1786E108"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Q_s    = float(</w:t>
      </w:r>
      <w:proofErr w:type="spellStart"/>
      <w:r w:rsidRPr="00D058A1">
        <w:rPr>
          <w:sz w:val="20"/>
          <w:szCs w:val="20"/>
          <w:lang w:val="en-US"/>
        </w:rPr>
        <w:t>inputs_fixed.get</w:t>
      </w:r>
      <w:proofErr w:type="spellEnd"/>
      <w:r w:rsidRPr="00D058A1">
        <w:rPr>
          <w:sz w:val="20"/>
          <w:szCs w:val="20"/>
          <w:lang w:val="en-US"/>
        </w:rPr>
        <w:t>("</w:t>
      </w:r>
      <w:proofErr w:type="spellStart"/>
      <w:r w:rsidRPr="00D058A1">
        <w:rPr>
          <w:sz w:val="20"/>
          <w:szCs w:val="20"/>
          <w:lang w:val="en-US"/>
        </w:rPr>
        <w:t>Q_medio</w:t>
      </w:r>
      <w:proofErr w:type="spellEnd"/>
      <w:r w:rsidRPr="00D058A1">
        <w:rPr>
          <w:sz w:val="20"/>
          <w:szCs w:val="20"/>
          <w:lang w:val="en-US"/>
        </w:rPr>
        <w:t xml:space="preserve">"))               </w:t>
      </w:r>
    </w:p>
    <w:p w14:paraId="2C73BB3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rho_</w:t>
      </w:r>
      <w:proofErr w:type="gramStart"/>
      <w:r w:rsidRPr="00D058A1">
        <w:rPr>
          <w:sz w:val="20"/>
          <w:szCs w:val="20"/>
          <w:lang w:val="en-US"/>
        </w:rPr>
        <w:t>s</w:t>
      </w:r>
      <w:proofErr w:type="spellEnd"/>
      <w:r w:rsidRPr="00D058A1">
        <w:rPr>
          <w:sz w:val="20"/>
          <w:szCs w:val="20"/>
          <w:lang w:val="en-US"/>
        </w:rPr>
        <w:t xml:space="preserve">  =</w:t>
      </w:r>
      <w:proofErr w:type="gramEnd"/>
      <w:r w:rsidRPr="00D058A1">
        <w:rPr>
          <w:sz w:val="20"/>
          <w:szCs w:val="20"/>
          <w:lang w:val="en-US"/>
        </w:rPr>
        <w:t xml:space="preserve">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"densidad_CaCl2", 1150.0))</w:t>
      </w:r>
    </w:p>
    <w:p w14:paraId="6EE1DAA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m_dot_s</w:t>
      </w:r>
      <w:proofErr w:type="spellEnd"/>
      <w:r w:rsidRPr="00D058A1">
        <w:rPr>
          <w:sz w:val="20"/>
          <w:szCs w:val="20"/>
          <w:lang w:val="en-US"/>
        </w:rPr>
        <w:t xml:space="preserve"> = </w:t>
      </w:r>
      <w:proofErr w:type="spellStart"/>
      <w:r w:rsidRPr="00D058A1">
        <w:rPr>
          <w:sz w:val="20"/>
          <w:szCs w:val="20"/>
          <w:lang w:val="en-US"/>
        </w:rPr>
        <w:t>rho_s</w:t>
      </w:r>
      <w:proofErr w:type="spellEnd"/>
      <w:r w:rsidRPr="00D058A1">
        <w:rPr>
          <w:sz w:val="20"/>
          <w:szCs w:val="20"/>
          <w:lang w:val="en-US"/>
        </w:rPr>
        <w:t xml:space="preserve"> * Q_s * (res["</w:t>
      </w:r>
      <w:proofErr w:type="spellStart"/>
      <w:r w:rsidRPr="00D058A1">
        <w:rPr>
          <w:sz w:val="20"/>
          <w:szCs w:val="20"/>
          <w:lang w:val="en-US"/>
        </w:rPr>
        <w:t>f_carcasa</w:t>
      </w:r>
      <w:proofErr w:type="spellEnd"/>
      <w:proofErr w:type="gramStart"/>
      <w:r w:rsidRPr="00D058A1">
        <w:rPr>
          <w:sz w:val="20"/>
          <w:szCs w:val="20"/>
          <w:lang w:val="en-US"/>
        </w:rPr>
        <w:t>"][</w:t>
      </w:r>
      <w:proofErr w:type="gramEnd"/>
      <w:r w:rsidRPr="00D058A1">
        <w:rPr>
          <w:sz w:val="20"/>
          <w:szCs w:val="20"/>
          <w:lang w:val="en-US"/>
        </w:rPr>
        <w:t>-1] - res["</w:t>
      </w:r>
      <w:proofErr w:type="spellStart"/>
      <w:r w:rsidRPr="00D058A1">
        <w:rPr>
          <w:sz w:val="20"/>
          <w:szCs w:val="20"/>
          <w:lang w:val="en-US"/>
        </w:rPr>
        <w:t>f_carcasa</w:t>
      </w:r>
      <w:proofErr w:type="spellEnd"/>
      <w:r w:rsidRPr="00D058A1">
        <w:rPr>
          <w:sz w:val="20"/>
          <w:szCs w:val="20"/>
          <w:lang w:val="en-US"/>
        </w:rPr>
        <w:t>"][0])</w:t>
      </w:r>
    </w:p>
    <w:p w14:paraId="698DF43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balance_err_s</w:t>
      </w:r>
      <w:proofErr w:type="spellEnd"/>
      <w:r w:rsidRPr="00D058A1">
        <w:rPr>
          <w:sz w:val="20"/>
          <w:szCs w:val="20"/>
          <w:lang w:val="en-US"/>
        </w:rPr>
        <w:t xml:space="preserve"> = (</w:t>
      </w:r>
      <w:proofErr w:type="spellStart"/>
      <w:r w:rsidRPr="00D058A1">
        <w:rPr>
          <w:sz w:val="20"/>
          <w:szCs w:val="20"/>
          <w:lang w:val="en-US"/>
        </w:rPr>
        <w:t>m_dot_int</w:t>
      </w:r>
      <w:proofErr w:type="spellEnd"/>
      <w:r w:rsidRPr="00D058A1">
        <w:rPr>
          <w:sz w:val="20"/>
          <w:szCs w:val="20"/>
          <w:lang w:val="en-US"/>
        </w:rPr>
        <w:t xml:space="preserve"> - </w:t>
      </w:r>
      <w:proofErr w:type="spellStart"/>
      <w:r w:rsidRPr="00D058A1">
        <w:rPr>
          <w:sz w:val="20"/>
          <w:szCs w:val="20"/>
          <w:lang w:val="en-US"/>
        </w:rPr>
        <w:t>m_dot_s</w:t>
      </w:r>
      <w:proofErr w:type="spellEnd"/>
      <w:r w:rsidRPr="00D058A1">
        <w:rPr>
          <w:sz w:val="20"/>
          <w:szCs w:val="20"/>
          <w:lang w:val="en-US"/>
        </w:rPr>
        <w:t xml:space="preserve">) / </w:t>
      </w:r>
      <w:proofErr w:type="gramStart"/>
      <w:r w:rsidRPr="00D058A1">
        <w:rPr>
          <w:sz w:val="20"/>
          <w:szCs w:val="20"/>
          <w:lang w:val="en-US"/>
        </w:rPr>
        <w:t>max(</w:t>
      </w:r>
      <w:proofErr w:type="gramEnd"/>
      <w:r w:rsidRPr="00D058A1">
        <w:rPr>
          <w:sz w:val="20"/>
          <w:szCs w:val="20"/>
          <w:lang w:val="en-US"/>
        </w:rPr>
        <w:t>1e-12, abs(</w:t>
      </w:r>
      <w:proofErr w:type="spellStart"/>
      <w:r w:rsidRPr="00D058A1">
        <w:rPr>
          <w:sz w:val="20"/>
          <w:szCs w:val="20"/>
          <w:lang w:val="en-US"/>
        </w:rPr>
        <w:t>m_dot_s</w:t>
      </w:r>
      <w:proofErr w:type="spellEnd"/>
      <w:r w:rsidRPr="00D058A1">
        <w:rPr>
          <w:sz w:val="20"/>
          <w:szCs w:val="20"/>
          <w:lang w:val="en-US"/>
        </w:rPr>
        <w:t>))</w:t>
      </w:r>
    </w:p>
    <w:p w14:paraId="05DE1B54" w14:textId="77777777" w:rsidR="00D058A1" w:rsidRPr="00D058A1" w:rsidRDefault="00D058A1" w:rsidP="00D058A1">
      <w:pPr>
        <w:pStyle w:val="codigo"/>
        <w:spacing w:line="240" w:lineRule="auto"/>
        <w:rPr>
          <w:sz w:val="20"/>
          <w:szCs w:val="20"/>
          <w:lang w:val="en-US"/>
        </w:rPr>
      </w:pPr>
      <w:r w:rsidRPr="00D058A1">
        <w:rPr>
          <w:sz w:val="20"/>
          <w:szCs w:val="20"/>
          <w:lang w:val="en-US"/>
        </w:rPr>
        <w:t>    res["</w:t>
      </w:r>
      <w:proofErr w:type="spellStart"/>
      <w:r w:rsidRPr="00D058A1">
        <w:rPr>
          <w:sz w:val="20"/>
          <w:szCs w:val="20"/>
          <w:lang w:val="en-US"/>
        </w:rPr>
        <w:t>balance_carcasa_error_pct</w:t>
      </w:r>
      <w:proofErr w:type="spellEnd"/>
      <w:r w:rsidRPr="00D058A1">
        <w:rPr>
          <w:sz w:val="20"/>
          <w:szCs w:val="20"/>
          <w:lang w:val="en-US"/>
        </w:rPr>
        <w:t xml:space="preserve">"] = 100 * </w:t>
      </w:r>
      <w:proofErr w:type="spellStart"/>
      <w:r w:rsidRPr="00D058A1">
        <w:rPr>
          <w:sz w:val="20"/>
          <w:szCs w:val="20"/>
          <w:lang w:val="en-US"/>
        </w:rPr>
        <w:t>balance_err_s</w:t>
      </w:r>
      <w:proofErr w:type="spellEnd"/>
    </w:p>
    <w:p w14:paraId="34CB0DF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6CE40CF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res2 = </w:t>
      </w:r>
      <w:proofErr w:type="spellStart"/>
      <w:r w:rsidRPr="00D058A1">
        <w:rPr>
          <w:sz w:val="20"/>
          <w:szCs w:val="20"/>
          <w:lang w:val="en-US"/>
        </w:rPr>
        <w:t>X_polifenoles</w:t>
      </w:r>
      <w:proofErr w:type="spellEnd"/>
      <w:r w:rsidRPr="00D058A1">
        <w:rPr>
          <w:sz w:val="20"/>
          <w:szCs w:val="20"/>
          <w:lang w:val="en-US"/>
        </w:rPr>
        <w:t>(res["</w:t>
      </w:r>
      <w:proofErr w:type="spellStart"/>
      <w:r w:rsidRPr="00D058A1">
        <w:rPr>
          <w:sz w:val="20"/>
          <w:szCs w:val="20"/>
          <w:lang w:val="en-US"/>
        </w:rPr>
        <w:t>flux_agua</w:t>
      </w:r>
      <w:proofErr w:type="spellEnd"/>
      <w:r w:rsidRPr="00D058A1">
        <w:rPr>
          <w:sz w:val="20"/>
          <w:szCs w:val="20"/>
          <w:lang w:val="en-US"/>
        </w:rPr>
        <w:t xml:space="preserve">"], </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C_inicial</w:t>
      </w:r>
      <w:proofErr w:type="spellEnd"/>
      <w:r w:rsidRPr="00D058A1">
        <w:rPr>
          <w:sz w:val="20"/>
          <w:szCs w:val="20"/>
          <w:lang w:val="en-US"/>
        </w:rPr>
        <w:t xml:space="preserve">"], </w:t>
      </w:r>
      <w:proofErr w:type="spellStart"/>
      <w:r w:rsidRPr="00D058A1">
        <w:rPr>
          <w:sz w:val="20"/>
          <w:szCs w:val="20"/>
          <w:lang w:val="en-US"/>
        </w:rPr>
        <w:t>inputs_fixed</w:t>
      </w:r>
      <w:proofErr w:type="spellEnd"/>
      <w:r w:rsidRPr="00D058A1">
        <w:rPr>
          <w:sz w:val="20"/>
          <w:szCs w:val="20"/>
          <w:lang w:val="en-US"/>
        </w:rPr>
        <w:t>["rho"])</w:t>
      </w:r>
    </w:p>
    <w:p w14:paraId="03D1E461"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res.update</w:t>
      </w:r>
      <w:proofErr w:type="spellEnd"/>
      <w:proofErr w:type="gramEnd"/>
      <w:r w:rsidRPr="00D058A1">
        <w:rPr>
          <w:sz w:val="20"/>
          <w:szCs w:val="20"/>
        </w:rPr>
        <w:t>(res2)</w:t>
      </w:r>
    </w:p>
    <w:p w14:paraId="26331AE8" w14:textId="77777777" w:rsidR="00D058A1" w:rsidRPr="00D058A1" w:rsidRDefault="00D058A1" w:rsidP="00D058A1">
      <w:pPr>
        <w:pStyle w:val="codigo"/>
        <w:spacing w:line="240" w:lineRule="auto"/>
        <w:rPr>
          <w:sz w:val="20"/>
          <w:szCs w:val="20"/>
        </w:rPr>
      </w:pPr>
    </w:p>
    <w:p w14:paraId="119BFC91" w14:textId="77777777" w:rsidR="00D058A1" w:rsidRPr="00D058A1" w:rsidRDefault="00D058A1" w:rsidP="00D058A1">
      <w:pPr>
        <w:pStyle w:val="codigo"/>
        <w:spacing w:line="240" w:lineRule="auto"/>
        <w:rPr>
          <w:sz w:val="20"/>
          <w:szCs w:val="20"/>
        </w:rPr>
      </w:pPr>
      <w:r w:rsidRPr="00D058A1">
        <w:rPr>
          <w:sz w:val="20"/>
          <w:szCs w:val="20"/>
        </w:rPr>
        <w:t>    res["</w:t>
      </w:r>
      <w:proofErr w:type="spellStart"/>
      <w:r w:rsidRPr="00D058A1">
        <w:rPr>
          <w:sz w:val="20"/>
          <w:szCs w:val="20"/>
        </w:rPr>
        <w:t>flux_promedio</w:t>
      </w:r>
      <w:proofErr w:type="spellEnd"/>
      <w:r w:rsidRPr="00D058A1">
        <w:rPr>
          <w:sz w:val="20"/>
          <w:szCs w:val="20"/>
        </w:rPr>
        <w:t xml:space="preserve">"] = </w:t>
      </w:r>
      <w:proofErr w:type="spellStart"/>
      <w:proofErr w:type="gramStart"/>
      <w:r w:rsidRPr="00D058A1">
        <w:rPr>
          <w:sz w:val="20"/>
          <w:szCs w:val="20"/>
        </w:rPr>
        <w:t>np.mean</w:t>
      </w:r>
      <w:proofErr w:type="spellEnd"/>
      <w:proofErr w:type="gramEnd"/>
      <w:r w:rsidRPr="00D058A1">
        <w:rPr>
          <w:sz w:val="20"/>
          <w:szCs w:val="20"/>
        </w:rPr>
        <w:t>(res["</w:t>
      </w:r>
      <w:proofErr w:type="spellStart"/>
      <w:r w:rsidRPr="00D058A1">
        <w:rPr>
          <w:sz w:val="20"/>
          <w:szCs w:val="20"/>
        </w:rPr>
        <w:t>flux_agua</w:t>
      </w:r>
      <w:proofErr w:type="spellEnd"/>
      <w:r w:rsidRPr="00D058A1">
        <w:rPr>
          <w:sz w:val="20"/>
          <w:szCs w:val="20"/>
        </w:rPr>
        <w:t>"])</w:t>
      </w:r>
    </w:p>
    <w:p w14:paraId="283508B0" w14:textId="77777777" w:rsidR="00D058A1" w:rsidRPr="00D058A1" w:rsidRDefault="00D058A1" w:rsidP="00D058A1">
      <w:pPr>
        <w:pStyle w:val="codigo"/>
        <w:spacing w:line="240" w:lineRule="auto"/>
        <w:rPr>
          <w:sz w:val="20"/>
          <w:szCs w:val="20"/>
          <w:lang w:val="en-US"/>
        </w:rPr>
      </w:pPr>
      <w:r w:rsidRPr="00D058A1">
        <w:rPr>
          <w:sz w:val="20"/>
          <w:szCs w:val="20"/>
        </w:rPr>
        <w:lastRenderedPageBreak/>
        <w:t xml:space="preserve">    </w:t>
      </w:r>
      <w:r w:rsidRPr="00D058A1">
        <w:rPr>
          <w:sz w:val="20"/>
          <w:szCs w:val="20"/>
          <w:lang w:val="en-US"/>
        </w:rPr>
        <w:t>res["</w:t>
      </w:r>
      <w:proofErr w:type="spellStart"/>
      <w:r w:rsidRPr="00D058A1">
        <w:rPr>
          <w:sz w:val="20"/>
          <w:szCs w:val="20"/>
          <w:lang w:val="en-US"/>
        </w:rPr>
        <w:t>flux_promedio_kg</w:t>
      </w:r>
      <w:proofErr w:type="spellEnd"/>
      <w:r w:rsidRPr="00D058A1">
        <w:rPr>
          <w:sz w:val="20"/>
          <w:szCs w:val="20"/>
          <w:lang w:val="en-US"/>
        </w:rPr>
        <w:t xml:space="preserve">"] = </w:t>
      </w:r>
      <w:proofErr w:type="spellStart"/>
      <w:proofErr w:type="gramStart"/>
      <w:r w:rsidRPr="00D058A1">
        <w:rPr>
          <w:sz w:val="20"/>
          <w:szCs w:val="20"/>
          <w:lang w:val="en-US"/>
        </w:rPr>
        <w:t>np.mean</w:t>
      </w:r>
      <w:proofErr w:type="spellEnd"/>
      <w:proofErr w:type="gramEnd"/>
      <w:r w:rsidRPr="00D058A1">
        <w:rPr>
          <w:sz w:val="20"/>
          <w:szCs w:val="20"/>
          <w:lang w:val="en-US"/>
        </w:rPr>
        <w:t>(res["flux_kg_m2_h"])</w:t>
      </w:r>
    </w:p>
    <w:p w14:paraId="159B22C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res3 = </w:t>
      </w:r>
      <w:proofErr w:type="spellStart"/>
      <w:r w:rsidRPr="00D058A1">
        <w:rPr>
          <w:sz w:val="20"/>
          <w:szCs w:val="20"/>
          <w:lang w:val="en-US"/>
        </w:rPr>
        <w:t>simular_</w:t>
      </w:r>
      <w:proofErr w:type="gramStart"/>
      <w:r w:rsidRPr="00D058A1">
        <w:rPr>
          <w:sz w:val="20"/>
          <w:szCs w:val="20"/>
          <w:lang w:val="en-US"/>
        </w:rPr>
        <w:t>contactores</w:t>
      </w:r>
      <w:proofErr w:type="spellEnd"/>
      <w:r w:rsidRPr="00D058A1">
        <w:rPr>
          <w:sz w:val="20"/>
          <w:szCs w:val="20"/>
          <w:lang w:val="en-US"/>
        </w:rPr>
        <w:t>(</w:t>
      </w:r>
      <w:proofErr w:type="spellStart"/>
      <w:proofErr w:type="gramEnd"/>
      <w:r w:rsidRPr="00D058A1">
        <w:rPr>
          <w:sz w:val="20"/>
          <w:szCs w:val="20"/>
          <w:lang w:val="en-US"/>
        </w:rPr>
        <w:t>inputs_fixed</w:t>
      </w:r>
      <w:proofErr w:type="spellEnd"/>
      <w:r w:rsidRPr="00D058A1">
        <w:rPr>
          <w:sz w:val="20"/>
          <w:szCs w:val="20"/>
          <w:lang w:val="en-US"/>
        </w:rPr>
        <w:t xml:space="preserve">, </w:t>
      </w:r>
      <w:proofErr w:type="spellStart"/>
      <w:r w:rsidRPr="00D058A1">
        <w:rPr>
          <w:sz w:val="20"/>
          <w:szCs w:val="20"/>
          <w:lang w:val="en-US"/>
        </w:rPr>
        <w:t>k_sim</w:t>
      </w:r>
      <w:proofErr w:type="spellEnd"/>
      <w:r w:rsidRPr="00D058A1">
        <w:rPr>
          <w:sz w:val="20"/>
          <w:szCs w:val="20"/>
          <w:lang w:val="en-US"/>
        </w:rPr>
        <w:t>=None)</w:t>
      </w:r>
    </w:p>
    <w:p w14:paraId="7B90FF4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res.update</w:t>
      </w:r>
      <w:proofErr w:type="spellEnd"/>
      <w:proofErr w:type="gramEnd"/>
      <w:r w:rsidRPr="00D058A1">
        <w:rPr>
          <w:sz w:val="20"/>
          <w:szCs w:val="20"/>
          <w:lang w:val="en-US"/>
        </w:rPr>
        <w:t>(res3)</w:t>
      </w:r>
    </w:p>
    <w:p w14:paraId="049E5DB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4A7D6F4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spellStart"/>
      <w:proofErr w:type="gramEnd"/>
      <w:r w:rsidRPr="00D058A1">
        <w:rPr>
          <w:sz w:val="20"/>
          <w:szCs w:val="20"/>
          <w:lang w:val="en-US"/>
        </w:rPr>
        <w:t>mu_f_ref</w:t>
      </w:r>
      <w:proofErr w:type="spellEnd"/>
      <w:r w:rsidRPr="00D058A1">
        <w:rPr>
          <w:sz w:val="20"/>
          <w:szCs w:val="20"/>
          <w:lang w:val="en-US"/>
        </w:rPr>
        <w:t>"] = float(</w:t>
      </w:r>
      <w:proofErr w:type="spellStart"/>
      <w:r w:rsidRPr="00D058A1">
        <w:rPr>
          <w:sz w:val="20"/>
          <w:szCs w:val="20"/>
          <w:lang w:val="en-US"/>
        </w:rPr>
        <w:t>mu_water_Pa_s_K</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T_fibra</w:t>
      </w:r>
      <w:proofErr w:type="spellEnd"/>
      <w:r w:rsidRPr="00D058A1">
        <w:rPr>
          <w:sz w:val="20"/>
          <w:szCs w:val="20"/>
          <w:lang w:val="en-US"/>
        </w:rPr>
        <w:t>"]))</w:t>
      </w:r>
    </w:p>
    <w:p w14:paraId="4922A2B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spellStart"/>
      <w:proofErr w:type="gramEnd"/>
      <w:r w:rsidRPr="00D058A1">
        <w:rPr>
          <w:sz w:val="20"/>
          <w:szCs w:val="20"/>
          <w:lang w:val="en-US"/>
        </w:rPr>
        <w:t>mu_s_ref</w:t>
      </w:r>
      <w:proofErr w:type="spellEnd"/>
      <w:r w:rsidRPr="00D058A1">
        <w:rPr>
          <w:sz w:val="20"/>
          <w:szCs w:val="20"/>
          <w:lang w:val="en-US"/>
        </w:rPr>
        <w:t>"] = float(</w:t>
      </w:r>
      <w:proofErr w:type="spellStart"/>
      <w:r w:rsidRPr="00D058A1">
        <w:rPr>
          <w:sz w:val="20"/>
          <w:szCs w:val="20"/>
          <w:lang w:val="en-US"/>
        </w:rPr>
        <w:t>mu_water_Pa_s_K</w:t>
      </w:r>
      <w:proofErr w:type="spell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T_carcasa</w:t>
      </w:r>
      <w:proofErr w:type="spellEnd"/>
      <w:r w:rsidRPr="00D058A1">
        <w:rPr>
          <w:sz w:val="20"/>
          <w:szCs w:val="20"/>
          <w:lang w:val="en-US"/>
        </w:rPr>
        <w:t>"]))</w:t>
      </w:r>
    </w:p>
    <w:p w14:paraId="50C897CD" w14:textId="77777777" w:rsidR="00D058A1" w:rsidRPr="00D058A1" w:rsidRDefault="00D058A1" w:rsidP="00D058A1">
      <w:pPr>
        <w:pStyle w:val="codigo"/>
        <w:spacing w:line="240" w:lineRule="auto"/>
        <w:rPr>
          <w:sz w:val="20"/>
          <w:szCs w:val="20"/>
          <w:lang w:val="en-US"/>
        </w:rPr>
      </w:pPr>
    </w:p>
    <w:p w14:paraId="3A746718" w14:textId="77777777" w:rsidR="00D058A1" w:rsidRPr="00D058A1" w:rsidRDefault="00D058A1" w:rsidP="00D058A1">
      <w:pPr>
        <w:pStyle w:val="codigo"/>
        <w:spacing w:line="240" w:lineRule="auto"/>
        <w:rPr>
          <w:sz w:val="20"/>
          <w:szCs w:val="20"/>
          <w:lang w:val="en-US"/>
        </w:rPr>
      </w:pPr>
      <w:r w:rsidRPr="00D058A1">
        <w:rPr>
          <w:sz w:val="20"/>
          <w:szCs w:val="20"/>
          <w:lang w:val="en-US"/>
        </w:rPr>
        <w:t>    for k, v in [("</w:t>
      </w:r>
      <w:proofErr w:type="spellStart"/>
      <w:r w:rsidRPr="00D058A1">
        <w:rPr>
          <w:sz w:val="20"/>
          <w:szCs w:val="20"/>
          <w:lang w:val="en-US"/>
        </w:rPr>
        <w:t>a_fibra</w:t>
      </w:r>
      <w:proofErr w:type="spellEnd"/>
      <w:r w:rsidRPr="00D058A1">
        <w:rPr>
          <w:sz w:val="20"/>
          <w:szCs w:val="20"/>
          <w:lang w:val="en-US"/>
        </w:rPr>
        <w:t>", 1/3), ("</w:t>
      </w:r>
      <w:proofErr w:type="spellStart"/>
      <w:r w:rsidRPr="00D058A1">
        <w:rPr>
          <w:sz w:val="20"/>
          <w:szCs w:val="20"/>
          <w:lang w:val="en-US"/>
        </w:rPr>
        <w:t>b_fibra</w:t>
      </w:r>
      <w:proofErr w:type="spellEnd"/>
      <w:r w:rsidRPr="00D058A1">
        <w:rPr>
          <w:sz w:val="20"/>
          <w:szCs w:val="20"/>
          <w:lang w:val="en-US"/>
        </w:rPr>
        <w:t>", 1/3), ("</w:t>
      </w:r>
      <w:proofErr w:type="spellStart"/>
      <w:r w:rsidRPr="00D058A1">
        <w:rPr>
          <w:sz w:val="20"/>
          <w:szCs w:val="20"/>
          <w:lang w:val="en-US"/>
        </w:rPr>
        <w:t>a_carcasa</w:t>
      </w:r>
      <w:proofErr w:type="spellEnd"/>
      <w:r w:rsidRPr="00D058A1">
        <w:rPr>
          <w:sz w:val="20"/>
          <w:szCs w:val="20"/>
          <w:lang w:val="en-US"/>
        </w:rPr>
        <w:t>", 1/3), ("</w:t>
      </w:r>
      <w:proofErr w:type="spellStart"/>
      <w:r w:rsidRPr="00D058A1">
        <w:rPr>
          <w:sz w:val="20"/>
          <w:szCs w:val="20"/>
          <w:lang w:val="en-US"/>
        </w:rPr>
        <w:t>b_carcasa</w:t>
      </w:r>
      <w:proofErr w:type="spellEnd"/>
      <w:r w:rsidRPr="00D058A1">
        <w:rPr>
          <w:sz w:val="20"/>
          <w:szCs w:val="20"/>
          <w:lang w:val="en-US"/>
        </w:rPr>
        <w:t>", 1/3)]:</w:t>
      </w:r>
    </w:p>
    <w:p w14:paraId="1EA3D27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fixed.setdefault</w:t>
      </w:r>
      <w:proofErr w:type="spellEnd"/>
      <w:proofErr w:type="gramEnd"/>
      <w:r w:rsidRPr="00D058A1">
        <w:rPr>
          <w:sz w:val="20"/>
          <w:szCs w:val="20"/>
          <w:lang w:val="en-US"/>
        </w:rPr>
        <w:t>(k, v)</w:t>
      </w:r>
    </w:p>
    <w:p w14:paraId="0DCE1BC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370BDD55" w14:textId="77777777" w:rsidR="00D058A1" w:rsidRPr="00D058A1" w:rsidRDefault="00D058A1" w:rsidP="00D058A1">
      <w:pPr>
        <w:pStyle w:val="codigo"/>
        <w:spacing w:line="240" w:lineRule="auto"/>
        <w:rPr>
          <w:sz w:val="20"/>
          <w:szCs w:val="20"/>
          <w:lang w:val="en-US"/>
        </w:rPr>
      </w:pPr>
      <w:r w:rsidRPr="00D058A1">
        <w:rPr>
          <w:sz w:val="20"/>
          <w:szCs w:val="20"/>
          <w:lang w:val="en-US"/>
        </w:rPr>
        <w:t>    res4 = Perfil_</w:t>
      </w:r>
      <w:proofErr w:type="gramStart"/>
      <w:r w:rsidRPr="00D058A1">
        <w:rPr>
          <w:sz w:val="20"/>
          <w:szCs w:val="20"/>
          <w:lang w:val="en-US"/>
        </w:rPr>
        <w:t>temperatura(</w:t>
      </w:r>
      <w:proofErr w:type="gramEnd"/>
      <w:r w:rsidRPr="00D058A1">
        <w:rPr>
          <w:sz w:val="20"/>
          <w:szCs w:val="20"/>
          <w:lang w:val="en-US"/>
        </w:rPr>
        <w:t>)</w:t>
      </w:r>
    </w:p>
    <w:p w14:paraId="5D36E96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res.update</w:t>
      </w:r>
      <w:proofErr w:type="spellEnd"/>
      <w:proofErr w:type="gramEnd"/>
      <w:r w:rsidRPr="00D058A1">
        <w:rPr>
          <w:sz w:val="20"/>
          <w:szCs w:val="20"/>
          <w:lang w:val="en-US"/>
        </w:rPr>
        <w:t>(res4)</w:t>
      </w:r>
    </w:p>
    <w:p w14:paraId="1EA436D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1CD8683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gramStart"/>
      <w:r w:rsidRPr="00D058A1">
        <w:rPr>
          <w:sz w:val="20"/>
          <w:szCs w:val="20"/>
          <w:lang w:val="en-US"/>
        </w:rPr>
        <w:t>res</w:t>
      </w:r>
      <w:proofErr w:type="gramEnd"/>
    </w:p>
    <w:p w14:paraId="3523C45A" w14:textId="77777777" w:rsidR="00D058A1" w:rsidRPr="00D058A1" w:rsidRDefault="00D058A1" w:rsidP="00D058A1">
      <w:pPr>
        <w:pStyle w:val="codigo"/>
        <w:spacing w:line="240" w:lineRule="auto"/>
        <w:rPr>
          <w:sz w:val="20"/>
          <w:szCs w:val="20"/>
          <w:lang w:val="en-US"/>
        </w:rPr>
      </w:pPr>
    </w:p>
    <w:p w14:paraId="3830828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sensitivity_</w:t>
      </w:r>
      <w:proofErr w:type="gramStart"/>
      <w:r w:rsidRPr="00D058A1">
        <w:rPr>
          <w:sz w:val="20"/>
          <w:szCs w:val="20"/>
          <w:lang w:val="en-US"/>
        </w:rPr>
        <w:t>plot</w:t>
      </w:r>
      <w:proofErr w:type="spellEnd"/>
      <w:r w:rsidRPr="00D058A1">
        <w:rPr>
          <w:sz w:val="20"/>
          <w:szCs w:val="20"/>
          <w:lang w:val="en-US"/>
        </w:rPr>
        <w:t>(</w:t>
      </w:r>
      <w:proofErr w:type="spellStart"/>
      <w:proofErr w:type="gramEnd"/>
      <w:r w:rsidRPr="00D058A1">
        <w:rPr>
          <w:sz w:val="20"/>
          <w:szCs w:val="20"/>
          <w:lang w:val="en-US"/>
        </w:rPr>
        <w:t>param_name</w:t>
      </w:r>
      <w:proofErr w:type="spellEnd"/>
      <w:r w:rsidRPr="00D058A1">
        <w:rPr>
          <w:sz w:val="20"/>
          <w:szCs w:val="20"/>
          <w:lang w:val="en-US"/>
        </w:rPr>
        <w:t xml:space="preserve">, </w:t>
      </w:r>
      <w:proofErr w:type="spellStart"/>
      <w:r w:rsidRPr="00D058A1">
        <w:rPr>
          <w:sz w:val="20"/>
          <w:szCs w:val="20"/>
          <w:lang w:val="en-US"/>
        </w:rPr>
        <w:t>param_values</w:t>
      </w:r>
      <w:proofErr w:type="spellEnd"/>
      <w:r w:rsidRPr="00D058A1">
        <w:rPr>
          <w:sz w:val="20"/>
          <w:szCs w:val="20"/>
          <w:lang w:val="en-US"/>
        </w:rPr>
        <w:t xml:space="preserve">, </w:t>
      </w:r>
      <w:proofErr w:type="spellStart"/>
      <w:r w:rsidRPr="00D058A1">
        <w:rPr>
          <w:sz w:val="20"/>
          <w:szCs w:val="20"/>
          <w:lang w:val="en-US"/>
        </w:rPr>
        <w:t>output_key</w:t>
      </w:r>
      <w:proofErr w:type="spellEnd"/>
      <w:r w:rsidRPr="00D058A1">
        <w:rPr>
          <w:sz w:val="20"/>
          <w:szCs w:val="20"/>
          <w:lang w:val="en-US"/>
        </w:rPr>
        <w:t>, axis, title=None):</w:t>
      </w:r>
    </w:p>
    <w:p w14:paraId="380BE948" w14:textId="77777777" w:rsidR="00D058A1" w:rsidRPr="00D058A1" w:rsidRDefault="00D058A1" w:rsidP="00D058A1">
      <w:pPr>
        <w:pStyle w:val="codigo"/>
        <w:spacing w:line="240" w:lineRule="auto"/>
        <w:rPr>
          <w:sz w:val="20"/>
          <w:szCs w:val="20"/>
          <w:lang w:val="en-US"/>
        </w:rPr>
      </w:pPr>
    </w:p>
    <w:p w14:paraId="3C01352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global </w:t>
      </w:r>
      <w:proofErr w:type="spellStart"/>
      <w:r w:rsidRPr="00D058A1">
        <w:rPr>
          <w:sz w:val="20"/>
          <w:szCs w:val="20"/>
          <w:lang w:val="en-US"/>
        </w:rPr>
        <w:t>inputs_fixed</w:t>
      </w:r>
      <w:proofErr w:type="spellEnd"/>
    </w:p>
    <w:p w14:paraId="1560729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backup = </w:t>
      </w:r>
      <w:proofErr w:type="spellStart"/>
      <w:proofErr w:type="gramStart"/>
      <w:r w:rsidRPr="00D058A1">
        <w:rPr>
          <w:sz w:val="20"/>
          <w:szCs w:val="20"/>
          <w:lang w:val="en-US"/>
        </w:rPr>
        <w:t>copy.deepcopy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3018831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3768DAD9" w14:textId="77777777" w:rsidR="00D058A1" w:rsidRPr="00D058A1" w:rsidRDefault="00D058A1" w:rsidP="00D058A1">
      <w:pPr>
        <w:pStyle w:val="codigo"/>
        <w:spacing w:line="240" w:lineRule="auto"/>
        <w:rPr>
          <w:sz w:val="20"/>
          <w:szCs w:val="20"/>
          <w:lang w:val="en-US"/>
        </w:rPr>
      </w:pPr>
      <w:r w:rsidRPr="00D058A1">
        <w:rPr>
          <w:sz w:val="20"/>
          <w:szCs w:val="20"/>
          <w:lang w:val="en-US"/>
        </w:rPr>
        <w:t>    if axis == "t":</w:t>
      </w:r>
    </w:p>
    <w:p w14:paraId="4CA08F1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x = </w:t>
      </w:r>
      <w:proofErr w:type="spellStart"/>
      <w:proofErr w:type="gramStart"/>
      <w:r w:rsidRPr="00D058A1">
        <w:rPr>
          <w:sz w:val="20"/>
          <w:szCs w:val="20"/>
          <w:lang w:val="en-US"/>
        </w:rPr>
        <w:t>np.array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["t"])</w:t>
      </w:r>
    </w:p>
    <w:p w14:paraId="469E8ADF"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xlabel</w:t>
      </w:r>
      <w:proofErr w:type="spellEnd"/>
      <w:r w:rsidRPr="00D058A1">
        <w:rPr>
          <w:sz w:val="20"/>
          <w:szCs w:val="20"/>
        </w:rPr>
        <w:t xml:space="preserve"> = "Tiempo [s]"</w:t>
      </w:r>
    </w:p>
    <w:p w14:paraId="4B427037"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elif</w:t>
      </w:r>
      <w:proofErr w:type="spellEnd"/>
      <w:r w:rsidRPr="00D058A1">
        <w:rPr>
          <w:sz w:val="20"/>
          <w:szCs w:val="20"/>
        </w:rPr>
        <w:t xml:space="preserve"> axis == "z":</w:t>
      </w:r>
    </w:p>
    <w:p w14:paraId="4ED7DAB3"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 xml:space="preserve">x = </w:t>
      </w:r>
      <w:proofErr w:type="spellStart"/>
      <w:proofErr w:type="gramStart"/>
      <w:r w:rsidRPr="00D058A1">
        <w:rPr>
          <w:sz w:val="20"/>
          <w:szCs w:val="20"/>
          <w:lang w:val="en-US"/>
        </w:rPr>
        <w:t>np.array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["z"])</w:t>
      </w:r>
    </w:p>
    <w:p w14:paraId="49EDF45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xlabel</w:t>
      </w:r>
      <w:proofErr w:type="spellEnd"/>
      <w:r w:rsidRPr="00D058A1">
        <w:rPr>
          <w:sz w:val="20"/>
          <w:szCs w:val="20"/>
          <w:lang w:val="en-US"/>
        </w:rPr>
        <w:t xml:space="preserve"> = "</w:t>
      </w:r>
      <w:proofErr w:type="spellStart"/>
      <w:r w:rsidRPr="00D058A1">
        <w:rPr>
          <w:sz w:val="20"/>
          <w:szCs w:val="20"/>
          <w:lang w:val="en-US"/>
        </w:rPr>
        <w:t>Longitud</w:t>
      </w:r>
      <w:proofErr w:type="spellEnd"/>
      <w:r w:rsidRPr="00D058A1">
        <w:rPr>
          <w:sz w:val="20"/>
          <w:szCs w:val="20"/>
          <w:lang w:val="en-US"/>
        </w:rPr>
        <w:t xml:space="preserve"> z [m]"</w:t>
      </w:r>
    </w:p>
    <w:p w14:paraId="48C4B734" w14:textId="77777777" w:rsidR="00D058A1" w:rsidRPr="00D058A1" w:rsidRDefault="00D058A1" w:rsidP="00D058A1">
      <w:pPr>
        <w:pStyle w:val="codigo"/>
        <w:spacing w:line="240" w:lineRule="auto"/>
        <w:rPr>
          <w:sz w:val="20"/>
          <w:szCs w:val="20"/>
          <w:lang w:val="en-US"/>
        </w:rPr>
      </w:pPr>
      <w:r w:rsidRPr="00D058A1">
        <w:rPr>
          <w:sz w:val="20"/>
          <w:szCs w:val="20"/>
          <w:lang w:val="en-US"/>
        </w:rPr>
        <w:t>    else:</w:t>
      </w:r>
    </w:p>
    <w:p w14:paraId="3DB525CD"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raise</w:t>
      </w:r>
      <w:proofErr w:type="spellEnd"/>
      <w:r w:rsidRPr="00D058A1">
        <w:rPr>
          <w:sz w:val="20"/>
          <w:szCs w:val="20"/>
        </w:rPr>
        <w:t xml:space="preserve"> </w:t>
      </w:r>
      <w:proofErr w:type="spellStart"/>
      <w:proofErr w:type="gramStart"/>
      <w:r w:rsidRPr="00D058A1">
        <w:rPr>
          <w:sz w:val="20"/>
          <w:szCs w:val="20"/>
        </w:rPr>
        <w:t>ValueError</w:t>
      </w:r>
      <w:proofErr w:type="spellEnd"/>
      <w:r w:rsidRPr="00D058A1">
        <w:rPr>
          <w:sz w:val="20"/>
          <w:szCs w:val="20"/>
        </w:rPr>
        <w:t>(</w:t>
      </w:r>
      <w:proofErr w:type="gramEnd"/>
      <w:r w:rsidRPr="00D058A1">
        <w:rPr>
          <w:sz w:val="20"/>
          <w:szCs w:val="20"/>
        </w:rPr>
        <w:t>"axis debe ser 't' o 'z'")</w:t>
      </w:r>
    </w:p>
    <w:p w14:paraId="6977F021" w14:textId="77777777" w:rsidR="00D058A1" w:rsidRPr="00D058A1" w:rsidRDefault="00D058A1" w:rsidP="00D058A1">
      <w:pPr>
        <w:pStyle w:val="codigo"/>
        <w:spacing w:line="240" w:lineRule="auto"/>
        <w:rPr>
          <w:sz w:val="20"/>
          <w:szCs w:val="20"/>
        </w:rPr>
      </w:pPr>
      <w:r w:rsidRPr="00D058A1">
        <w:rPr>
          <w:sz w:val="20"/>
          <w:szCs w:val="20"/>
        </w:rPr>
        <w:t xml:space="preserve">    </w:t>
      </w:r>
    </w:p>
    <w:p w14:paraId="394406D8"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9,5))</w:t>
      </w:r>
    </w:p>
    <w:p w14:paraId="01C752A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w:t>
      </w:r>
      <w:proofErr w:type="spellStart"/>
      <w:r w:rsidRPr="00D058A1">
        <w:rPr>
          <w:sz w:val="20"/>
          <w:szCs w:val="20"/>
          <w:lang w:val="en-US"/>
        </w:rPr>
        <w:t>val</w:t>
      </w:r>
      <w:proofErr w:type="spellEnd"/>
      <w:r w:rsidRPr="00D058A1">
        <w:rPr>
          <w:sz w:val="20"/>
          <w:szCs w:val="20"/>
          <w:lang w:val="en-US"/>
        </w:rPr>
        <w:t xml:space="preserve"> in </w:t>
      </w:r>
      <w:proofErr w:type="spellStart"/>
      <w:r w:rsidRPr="00D058A1">
        <w:rPr>
          <w:sz w:val="20"/>
          <w:szCs w:val="20"/>
          <w:lang w:val="en-US"/>
        </w:rPr>
        <w:t>param_values</w:t>
      </w:r>
      <w:proofErr w:type="spellEnd"/>
      <w:r w:rsidRPr="00D058A1">
        <w:rPr>
          <w:sz w:val="20"/>
          <w:szCs w:val="20"/>
          <w:lang w:val="en-US"/>
        </w:rPr>
        <w:t>:</w:t>
      </w:r>
    </w:p>
    <w:p w14:paraId="56BB984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param_name</w:t>
      </w:r>
      <w:proofErr w:type="spellEnd"/>
      <w:r w:rsidRPr="00D058A1">
        <w:rPr>
          <w:sz w:val="20"/>
          <w:szCs w:val="20"/>
          <w:lang w:val="en-US"/>
        </w:rPr>
        <w:t xml:space="preserve">] = </w:t>
      </w:r>
      <w:proofErr w:type="spellStart"/>
      <w:r w:rsidRPr="00D058A1">
        <w:rPr>
          <w:sz w:val="20"/>
          <w:szCs w:val="20"/>
          <w:lang w:val="en-US"/>
        </w:rPr>
        <w:t>val</w:t>
      </w:r>
      <w:proofErr w:type="spellEnd"/>
    </w:p>
    <w:p w14:paraId="75CCD48C"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res = </w:t>
      </w:r>
      <w:proofErr w:type="spellStart"/>
      <w:r w:rsidRPr="00D058A1">
        <w:rPr>
          <w:sz w:val="20"/>
          <w:szCs w:val="20"/>
          <w:lang w:val="en-US"/>
        </w:rPr>
        <w:t>Run_</w:t>
      </w:r>
      <w:proofErr w:type="gramStart"/>
      <w:r w:rsidRPr="00D058A1">
        <w:rPr>
          <w:sz w:val="20"/>
          <w:szCs w:val="20"/>
          <w:lang w:val="en-US"/>
        </w:rPr>
        <w:t>model</w:t>
      </w:r>
      <w:proofErr w:type="spellEnd"/>
      <w:r w:rsidRPr="00D058A1">
        <w:rPr>
          <w:sz w:val="20"/>
          <w:szCs w:val="20"/>
          <w:lang w:val="en-US"/>
        </w:rPr>
        <w:t>(</w:t>
      </w:r>
      <w:proofErr w:type="gramEnd"/>
      <w:r w:rsidRPr="00D058A1">
        <w:rPr>
          <w:sz w:val="20"/>
          <w:szCs w:val="20"/>
          <w:lang w:val="en-US"/>
        </w:rPr>
        <w:t>)</w:t>
      </w:r>
    </w:p>
    <w:p w14:paraId="4E02F50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y = </w:t>
      </w:r>
      <w:proofErr w:type="spellStart"/>
      <w:proofErr w:type="gramStart"/>
      <w:r w:rsidRPr="00D058A1">
        <w:rPr>
          <w:sz w:val="20"/>
          <w:szCs w:val="20"/>
          <w:lang w:val="en-US"/>
        </w:rPr>
        <w:t>np.array</w:t>
      </w:r>
      <w:proofErr w:type="spellEnd"/>
      <w:proofErr w:type="gramEnd"/>
      <w:r w:rsidRPr="00D058A1">
        <w:rPr>
          <w:sz w:val="20"/>
          <w:szCs w:val="20"/>
          <w:lang w:val="en-US"/>
        </w:rPr>
        <w:t>(res[</w:t>
      </w:r>
      <w:proofErr w:type="spellStart"/>
      <w:r w:rsidRPr="00D058A1">
        <w:rPr>
          <w:sz w:val="20"/>
          <w:szCs w:val="20"/>
          <w:lang w:val="en-US"/>
        </w:rPr>
        <w:t>output_key</w:t>
      </w:r>
      <w:proofErr w:type="spellEnd"/>
      <w:r w:rsidRPr="00D058A1">
        <w:rPr>
          <w:sz w:val="20"/>
          <w:szCs w:val="20"/>
          <w:lang w:val="en-US"/>
        </w:rPr>
        <w:t>])</w:t>
      </w:r>
    </w:p>
    <w:p w14:paraId="627EABE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if </w:t>
      </w:r>
      <w:proofErr w:type="spellStart"/>
      <w:r w:rsidRPr="00D058A1">
        <w:rPr>
          <w:sz w:val="20"/>
          <w:szCs w:val="20"/>
          <w:lang w:val="en-US"/>
        </w:rPr>
        <w:t>param_name</w:t>
      </w:r>
      <w:proofErr w:type="spellEnd"/>
      <w:r w:rsidRPr="00D058A1">
        <w:rPr>
          <w:sz w:val="20"/>
          <w:szCs w:val="20"/>
          <w:lang w:val="en-US"/>
        </w:rPr>
        <w:t xml:space="preserve"> == "</w:t>
      </w:r>
      <w:proofErr w:type="spellStart"/>
      <w:r w:rsidRPr="00D058A1">
        <w:rPr>
          <w:sz w:val="20"/>
          <w:szCs w:val="20"/>
          <w:lang w:val="en-US"/>
        </w:rPr>
        <w:t>Q_medio</w:t>
      </w:r>
      <w:proofErr w:type="spellEnd"/>
      <w:r w:rsidRPr="00D058A1">
        <w:rPr>
          <w:sz w:val="20"/>
          <w:szCs w:val="20"/>
          <w:lang w:val="en-US"/>
        </w:rPr>
        <w:t>":</w:t>
      </w:r>
    </w:p>
    <w:p w14:paraId="309512F6"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val_L_min</w:t>
      </w:r>
      <w:proofErr w:type="spellEnd"/>
      <w:r w:rsidRPr="00D058A1">
        <w:rPr>
          <w:sz w:val="20"/>
          <w:szCs w:val="20"/>
        </w:rPr>
        <w:t xml:space="preserve"> = val * 1e3 * 60</w:t>
      </w:r>
    </w:p>
    <w:p w14:paraId="620525A1"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plt.plot</w:t>
      </w:r>
      <w:proofErr w:type="spellEnd"/>
      <w:proofErr w:type="gramEnd"/>
      <w:r w:rsidRPr="00D058A1">
        <w:rPr>
          <w:sz w:val="20"/>
          <w:szCs w:val="20"/>
        </w:rPr>
        <w:t>(</w:t>
      </w:r>
      <w:proofErr w:type="gramStart"/>
      <w:r w:rsidRPr="00D058A1">
        <w:rPr>
          <w:sz w:val="20"/>
          <w:szCs w:val="20"/>
        </w:rPr>
        <w:t>x[</w:t>
      </w:r>
      <w:proofErr w:type="gramEnd"/>
      <w:r w:rsidRPr="00D058A1">
        <w:rPr>
          <w:sz w:val="20"/>
          <w:szCs w:val="20"/>
        </w:rPr>
        <w:t xml:space="preserve">1:], </w:t>
      </w:r>
      <w:proofErr w:type="gramStart"/>
      <w:r w:rsidRPr="00D058A1">
        <w:rPr>
          <w:sz w:val="20"/>
          <w:szCs w:val="20"/>
        </w:rPr>
        <w:t>y[</w:t>
      </w:r>
      <w:proofErr w:type="gramEnd"/>
      <w:r w:rsidRPr="00D058A1">
        <w:rPr>
          <w:sz w:val="20"/>
          <w:szCs w:val="20"/>
        </w:rPr>
        <w:t xml:space="preserve">1:], </w:t>
      </w:r>
      <w:proofErr w:type="spellStart"/>
      <w:r w:rsidRPr="00D058A1">
        <w:rPr>
          <w:sz w:val="20"/>
          <w:szCs w:val="20"/>
        </w:rPr>
        <w:t>label</w:t>
      </w:r>
      <w:proofErr w:type="spellEnd"/>
      <w:r w:rsidRPr="00D058A1">
        <w:rPr>
          <w:sz w:val="20"/>
          <w:szCs w:val="20"/>
        </w:rPr>
        <w:t>=f"{</w:t>
      </w:r>
      <w:proofErr w:type="spellStart"/>
      <w:r w:rsidRPr="00D058A1">
        <w:rPr>
          <w:sz w:val="20"/>
          <w:szCs w:val="20"/>
        </w:rPr>
        <w:t>param_</w:t>
      </w:r>
      <w:proofErr w:type="gramStart"/>
      <w:r w:rsidRPr="00D058A1">
        <w:rPr>
          <w:sz w:val="20"/>
          <w:szCs w:val="20"/>
        </w:rPr>
        <w:t>name</w:t>
      </w:r>
      <w:proofErr w:type="spellEnd"/>
      <w:r w:rsidRPr="00D058A1">
        <w:rPr>
          <w:sz w:val="20"/>
          <w:szCs w:val="20"/>
        </w:rPr>
        <w:t>}=</w:t>
      </w:r>
      <w:proofErr w:type="gramEnd"/>
      <w:r w:rsidRPr="00D058A1">
        <w:rPr>
          <w:sz w:val="20"/>
          <w:szCs w:val="20"/>
        </w:rPr>
        <w:t>{val_L_min:.1f}")</w:t>
      </w:r>
    </w:p>
    <w:p w14:paraId="7A818F84"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elif</w:t>
      </w:r>
      <w:proofErr w:type="spellEnd"/>
      <w:r w:rsidRPr="00D058A1">
        <w:rPr>
          <w:sz w:val="20"/>
          <w:szCs w:val="20"/>
        </w:rPr>
        <w:t xml:space="preserve"> </w:t>
      </w:r>
      <w:proofErr w:type="spellStart"/>
      <w:r w:rsidRPr="00D058A1">
        <w:rPr>
          <w:sz w:val="20"/>
          <w:szCs w:val="20"/>
        </w:rPr>
        <w:t>param_name</w:t>
      </w:r>
      <w:proofErr w:type="spellEnd"/>
      <w:r w:rsidRPr="00D058A1">
        <w:rPr>
          <w:sz w:val="20"/>
          <w:szCs w:val="20"/>
        </w:rPr>
        <w:t xml:space="preserve"> == "</w:t>
      </w:r>
      <w:proofErr w:type="spellStart"/>
      <w:r w:rsidRPr="00D058A1">
        <w:rPr>
          <w:sz w:val="20"/>
          <w:szCs w:val="20"/>
        </w:rPr>
        <w:t>T_fibra</w:t>
      </w:r>
      <w:proofErr w:type="spellEnd"/>
      <w:r w:rsidRPr="00D058A1">
        <w:rPr>
          <w:sz w:val="20"/>
          <w:szCs w:val="20"/>
        </w:rPr>
        <w:t>":</w:t>
      </w:r>
    </w:p>
    <w:p w14:paraId="576BA8B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val_c</w:t>
      </w:r>
      <w:proofErr w:type="spellEnd"/>
      <w:r w:rsidRPr="00D058A1">
        <w:rPr>
          <w:sz w:val="20"/>
          <w:szCs w:val="20"/>
        </w:rPr>
        <w:t xml:space="preserve"> = val - 273.15</w:t>
      </w:r>
    </w:p>
    <w:p w14:paraId="58349F17"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plt.plot</w:t>
      </w:r>
      <w:proofErr w:type="spellEnd"/>
      <w:proofErr w:type="gramEnd"/>
      <w:r w:rsidRPr="00D058A1">
        <w:rPr>
          <w:sz w:val="20"/>
          <w:szCs w:val="20"/>
        </w:rPr>
        <w:t>(</w:t>
      </w:r>
      <w:proofErr w:type="gramStart"/>
      <w:r w:rsidRPr="00D058A1">
        <w:rPr>
          <w:sz w:val="20"/>
          <w:szCs w:val="20"/>
        </w:rPr>
        <w:t>x[</w:t>
      </w:r>
      <w:proofErr w:type="gramEnd"/>
      <w:r w:rsidRPr="00D058A1">
        <w:rPr>
          <w:sz w:val="20"/>
          <w:szCs w:val="20"/>
        </w:rPr>
        <w:t xml:space="preserve">1:], </w:t>
      </w:r>
      <w:proofErr w:type="gramStart"/>
      <w:r w:rsidRPr="00D058A1">
        <w:rPr>
          <w:sz w:val="20"/>
          <w:szCs w:val="20"/>
        </w:rPr>
        <w:t>y[</w:t>
      </w:r>
      <w:proofErr w:type="gramEnd"/>
      <w:r w:rsidRPr="00D058A1">
        <w:rPr>
          <w:sz w:val="20"/>
          <w:szCs w:val="20"/>
        </w:rPr>
        <w:t xml:space="preserve">1:], </w:t>
      </w:r>
      <w:proofErr w:type="spellStart"/>
      <w:r w:rsidRPr="00D058A1">
        <w:rPr>
          <w:sz w:val="20"/>
          <w:szCs w:val="20"/>
        </w:rPr>
        <w:t>label</w:t>
      </w:r>
      <w:proofErr w:type="spellEnd"/>
      <w:r w:rsidRPr="00D058A1">
        <w:rPr>
          <w:sz w:val="20"/>
          <w:szCs w:val="20"/>
        </w:rPr>
        <w:t>=f"{</w:t>
      </w:r>
      <w:proofErr w:type="spellStart"/>
      <w:r w:rsidRPr="00D058A1">
        <w:rPr>
          <w:sz w:val="20"/>
          <w:szCs w:val="20"/>
        </w:rPr>
        <w:t>param_</w:t>
      </w:r>
      <w:proofErr w:type="gramStart"/>
      <w:r w:rsidRPr="00D058A1">
        <w:rPr>
          <w:sz w:val="20"/>
          <w:szCs w:val="20"/>
        </w:rPr>
        <w:t>name</w:t>
      </w:r>
      <w:proofErr w:type="spellEnd"/>
      <w:r w:rsidRPr="00D058A1">
        <w:rPr>
          <w:sz w:val="20"/>
          <w:szCs w:val="20"/>
        </w:rPr>
        <w:t>}=</w:t>
      </w:r>
      <w:proofErr w:type="gramEnd"/>
      <w:r w:rsidRPr="00D058A1">
        <w:rPr>
          <w:sz w:val="20"/>
          <w:szCs w:val="20"/>
        </w:rPr>
        <w:t>{</w:t>
      </w:r>
      <w:proofErr w:type="spellStart"/>
      <w:r w:rsidRPr="00D058A1">
        <w:rPr>
          <w:sz w:val="20"/>
          <w:szCs w:val="20"/>
        </w:rPr>
        <w:t>val_c</w:t>
      </w:r>
      <w:proofErr w:type="spellEnd"/>
      <w:r w:rsidRPr="00D058A1">
        <w:rPr>
          <w:sz w:val="20"/>
          <w:szCs w:val="20"/>
        </w:rPr>
        <w:t>}")</w:t>
      </w:r>
    </w:p>
    <w:p w14:paraId="75C8260B"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else:</w:t>
      </w:r>
    </w:p>
    <w:p w14:paraId="1A687B6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w:t>
      </w:r>
      <w:proofErr w:type="gramStart"/>
      <w:r w:rsidRPr="00D058A1">
        <w:rPr>
          <w:sz w:val="20"/>
          <w:szCs w:val="20"/>
          <w:lang w:val="en-US"/>
        </w:rPr>
        <w:t>x[</w:t>
      </w:r>
      <w:proofErr w:type="gramEnd"/>
      <w:r w:rsidRPr="00D058A1">
        <w:rPr>
          <w:sz w:val="20"/>
          <w:szCs w:val="20"/>
          <w:lang w:val="en-US"/>
        </w:rPr>
        <w:t xml:space="preserve">1:], </w:t>
      </w:r>
      <w:proofErr w:type="gramStart"/>
      <w:r w:rsidRPr="00D058A1">
        <w:rPr>
          <w:sz w:val="20"/>
          <w:szCs w:val="20"/>
          <w:lang w:val="en-US"/>
        </w:rPr>
        <w:t>y[</w:t>
      </w:r>
      <w:proofErr w:type="gramEnd"/>
      <w:r w:rsidRPr="00D058A1">
        <w:rPr>
          <w:sz w:val="20"/>
          <w:szCs w:val="20"/>
          <w:lang w:val="en-US"/>
        </w:rPr>
        <w:t>1:], label=</w:t>
      </w:r>
      <w:proofErr w:type="gramStart"/>
      <w:r w:rsidRPr="00D058A1">
        <w:rPr>
          <w:sz w:val="20"/>
          <w:szCs w:val="20"/>
          <w:lang w:val="en-US"/>
        </w:rPr>
        <w:t>f"{</w:t>
      </w:r>
      <w:proofErr w:type="spellStart"/>
      <w:proofErr w:type="gramEnd"/>
      <w:r w:rsidRPr="00D058A1">
        <w:rPr>
          <w:sz w:val="20"/>
          <w:szCs w:val="20"/>
          <w:lang w:val="en-US"/>
        </w:rPr>
        <w:t>param_</w:t>
      </w:r>
      <w:proofErr w:type="gramStart"/>
      <w:r w:rsidRPr="00D058A1">
        <w:rPr>
          <w:sz w:val="20"/>
          <w:szCs w:val="20"/>
          <w:lang w:val="en-US"/>
        </w:rPr>
        <w:t>name</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val</w:t>
      </w:r>
      <w:proofErr w:type="spellEnd"/>
      <w:r w:rsidRPr="00D058A1">
        <w:rPr>
          <w:sz w:val="20"/>
          <w:szCs w:val="20"/>
          <w:lang w:val="en-US"/>
        </w:rPr>
        <w:t>}")</w:t>
      </w:r>
    </w:p>
    <w:p w14:paraId="35528DD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3B19054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plt.xlabel</w:t>
      </w:r>
      <w:proofErr w:type="spellEnd"/>
      <w:proofErr w:type="gramEnd"/>
      <w:r w:rsidRPr="00D058A1">
        <w:rPr>
          <w:sz w:val="20"/>
          <w:szCs w:val="20"/>
          <w:lang w:val="en-US"/>
        </w:rPr>
        <w:t>(</w:t>
      </w:r>
      <w:proofErr w:type="spellStart"/>
      <w:r w:rsidRPr="00D058A1">
        <w:rPr>
          <w:sz w:val="20"/>
          <w:szCs w:val="20"/>
          <w:lang w:val="en-US"/>
        </w:rPr>
        <w:t>xlabel</w:t>
      </w:r>
      <w:proofErr w:type="spellEnd"/>
      <w:r w:rsidRPr="00D058A1">
        <w:rPr>
          <w:sz w:val="20"/>
          <w:szCs w:val="20"/>
          <w:lang w:val="en-US"/>
        </w:rPr>
        <w:t>)</w:t>
      </w:r>
    </w:p>
    <w:p w14:paraId="49ECD5F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plt.ylabel</w:t>
      </w:r>
      <w:proofErr w:type="spellEnd"/>
      <w:proofErr w:type="gramEnd"/>
      <w:r w:rsidRPr="00D058A1">
        <w:rPr>
          <w:sz w:val="20"/>
          <w:szCs w:val="20"/>
          <w:lang w:val="en-US"/>
        </w:rPr>
        <w:t>(</w:t>
      </w:r>
      <w:proofErr w:type="spellStart"/>
      <w:r w:rsidRPr="00D058A1">
        <w:rPr>
          <w:sz w:val="20"/>
          <w:szCs w:val="20"/>
          <w:lang w:val="en-US"/>
        </w:rPr>
        <w:t>output_key</w:t>
      </w:r>
      <w:proofErr w:type="spellEnd"/>
      <w:r w:rsidRPr="00D058A1">
        <w:rPr>
          <w:sz w:val="20"/>
          <w:szCs w:val="20"/>
          <w:lang w:val="en-US"/>
        </w:rPr>
        <w:t>)</w:t>
      </w:r>
    </w:p>
    <w:p w14:paraId="1DD8C4F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plt.title</w:t>
      </w:r>
      <w:proofErr w:type="spellEnd"/>
      <w:proofErr w:type="gramEnd"/>
      <w:r w:rsidRPr="00D058A1">
        <w:rPr>
          <w:sz w:val="20"/>
          <w:szCs w:val="20"/>
          <w:lang w:val="en-US"/>
        </w:rPr>
        <w:t xml:space="preserve">(title if title else </w:t>
      </w:r>
      <w:proofErr w:type="spellStart"/>
      <w:r w:rsidRPr="00D058A1">
        <w:rPr>
          <w:sz w:val="20"/>
          <w:szCs w:val="20"/>
          <w:lang w:val="en-US"/>
        </w:rPr>
        <w:t>f"Sensibilidad</w:t>
      </w:r>
      <w:proofErr w:type="spellEnd"/>
      <w:r w:rsidRPr="00D058A1">
        <w:rPr>
          <w:sz w:val="20"/>
          <w:szCs w:val="20"/>
          <w:lang w:val="en-US"/>
        </w:rPr>
        <w:t>: {</w:t>
      </w:r>
      <w:proofErr w:type="spellStart"/>
      <w:r w:rsidRPr="00D058A1">
        <w:rPr>
          <w:sz w:val="20"/>
          <w:szCs w:val="20"/>
          <w:lang w:val="en-US"/>
        </w:rPr>
        <w:t>param_name</w:t>
      </w:r>
      <w:proofErr w:type="spellEnd"/>
      <w:r w:rsidRPr="00D058A1">
        <w:rPr>
          <w:sz w:val="20"/>
          <w:szCs w:val="20"/>
          <w:lang w:val="en-US"/>
        </w:rPr>
        <w:t>} → {</w:t>
      </w:r>
      <w:proofErr w:type="spellStart"/>
      <w:r w:rsidRPr="00D058A1">
        <w:rPr>
          <w:sz w:val="20"/>
          <w:szCs w:val="20"/>
          <w:lang w:val="en-US"/>
        </w:rPr>
        <w:t>output_key</w:t>
      </w:r>
      <w:proofErr w:type="spellEnd"/>
      <w:r w:rsidRPr="00D058A1">
        <w:rPr>
          <w:sz w:val="20"/>
          <w:szCs w:val="20"/>
          <w:lang w:val="en-US"/>
        </w:rPr>
        <w:t>}")</w:t>
      </w:r>
    </w:p>
    <w:p w14:paraId="2008EA9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 xml:space="preserve">(True, </w:t>
      </w:r>
      <w:proofErr w:type="spellStart"/>
      <w:r w:rsidRPr="00D058A1">
        <w:rPr>
          <w:sz w:val="20"/>
          <w:szCs w:val="20"/>
          <w:lang w:val="en-US"/>
        </w:rPr>
        <w:t>linestyle</w:t>
      </w:r>
      <w:proofErr w:type="spellEnd"/>
      <w:proofErr w:type="gramStart"/>
      <w:r w:rsidRPr="00D058A1">
        <w:rPr>
          <w:sz w:val="20"/>
          <w:szCs w:val="20"/>
          <w:lang w:val="en-US"/>
        </w:rPr>
        <w:t>="-</w:t>
      </w:r>
      <w:proofErr w:type="gramEnd"/>
      <w:r w:rsidRPr="00D058A1">
        <w:rPr>
          <w:sz w:val="20"/>
          <w:szCs w:val="20"/>
          <w:lang w:val="en-US"/>
        </w:rPr>
        <w:t>-", alpha=0.5)</w:t>
      </w:r>
    </w:p>
    <w:p w14:paraId="111D22F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plt.legend</w:t>
      </w:r>
      <w:proofErr w:type="spellEnd"/>
      <w:proofErr w:type="gramEnd"/>
      <w:r w:rsidRPr="00D058A1">
        <w:rPr>
          <w:sz w:val="20"/>
          <w:szCs w:val="20"/>
          <w:lang w:val="en-US"/>
        </w:rPr>
        <w:t>()</w:t>
      </w:r>
    </w:p>
    <w:p w14:paraId="25D30B5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w:t>
      </w:r>
    </w:p>
    <w:p w14:paraId="2C67BA0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2257ED0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222C89D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fixed.clear</w:t>
      </w:r>
      <w:proofErr w:type="spellEnd"/>
      <w:proofErr w:type="gramEnd"/>
      <w:r w:rsidRPr="00D058A1">
        <w:rPr>
          <w:sz w:val="20"/>
          <w:szCs w:val="20"/>
          <w:lang w:val="en-US"/>
        </w:rPr>
        <w:t>()</w:t>
      </w:r>
    </w:p>
    <w:p w14:paraId="21B00F3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(backup)</w:t>
      </w:r>
    </w:p>
    <w:p w14:paraId="7A436C5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07A13A6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sensitivity_summary_</w:t>
      </w:r>
      <w:proofErr w:type="gramStart"/>
      <w:r w:rsidRPr="00D058A1">
        <w:rPr>
          <w:sz w:val="20"/>
          <w:szCs w:val="20"/>
          <w:lang w:val="en-US"/>
        </w:rPr>
        <w:t>table</w:t>
      </w:r>
      <w:proofErr w:type="spellEnd"/>
      <w:r w:rsidRPr="00D058A1">
        <w:rPr>
          <w:sz w:val="20"/>
          <w:szCs w:val="20"/>
          <w:lang w:val="en-US"/>
        </w:rPr>
        <w:t>(</w:t>
      </w:r>
      <w:proofErr w:type="spellStart"/>
      <w:proofErr w:type="gramEnd"/>
      <w:r w:rsidRPr="00D058A1">
        <w:rPr>
          <w:sz w:val="20"/>
          <w:szCs w:val="20"/>
          <w:lang w:val="en-US"/>
        </w:rPr>
        <w:t>param_name</w:t>
      </w:r>
      <w:proofErr w:type="spellEnd"/>
      <w:r w:rsidRPr="00D058A1">
        <w:rPr>
          <w:sz w:val="20"/>
          <w:szCs w:val="20"/>
          <w:lang w:val="en-US"/>
        </w:rPr>
        <w:t xml:space="preserve">, </w:t>
      </w:r>
      <w:proofErr w:type="spellStart"/>
      <w:r w:rsidRPr="00D058A1">
        <w:rPr>
          <w:sz w:val="20"/>
          <w:szCs w:val="20"/>
          <w:lang w:val="en-US"/>
        </w:rPr>
        <w:t>param_values</w:t>
      </w:r>
      <w:proofErr w:type="spellEnd"/>
      <w:r w:rsidRPr="00D058A1">
        <w:rPr>
          <w:sz w:val="20"/>
          <w:szCs w:val="20"/>
          <w:lang w:val="en-US"/>
        </w:rPr>
        <w:t xml:space="preserve">, </w:t>
      </w:r>
      <w:proofErr w:type="spellStart"/>
      <w:r w:rsidRPr="00D058A1">
        <w:rPr>
          <w:sz w:val="20"/>
          <w:szCs w:val="20"/>
          <w:lang w:val="en-US"/>
        </w:rPr>
        <w:t>output_key</w:t>
      </w:r>
      <w:proofErr w:type="spellEnd"/>
      <w:r w:rsidRPr="00D058A1">
        <w:rPr>
          <w:sz w:val="20"/>
          <w:szCs w:val="20"/>
          <w:lang w:val="en-US"/>
        </w:rPr>
        <w:t>, axis):</w:t>
      </w:r>
    </w:p>
    <w:p w14:paraId="4F4941D3" w14:textId="77777777" w:rsidR="00D058A1" w:rsidRPr="00D058A1" w:rsidRDefault="00D058A1" w:rsidP="00D058A1">
      <w:pPr>
        <w:pStyle w:val="codigo"/>
        <w:spacing w:line="240" w:lineRule="auto"/>
        <w:rPr>
          <w:sz w:val="20"/>
          <w:szCs w:val="20"/>
          <w:lang w:val="en-US"/>
        </w:rPr>
      </w:pPr>
    </w:p>
    <w:p w14:paraId="486F2A6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global </w:t>
      </w:r>
      <w:proofErr w:type="spellStart"/>
      <w:r w:rsidRPr="00D058A1">
        <w:rPr>
          <w:sz w:val="20"/>
          <w:szCs w:val="20"/>
          <w:lang w:val="en-US"/>
        </w:rPr>
        <w:t>inputs_fixed</w:t>
      </w:r>
      <w:proofErr w:type="spellEnd"/>
      <w:r w:rsidRPr="00D058A1">
        <w:rPr>
          <w:sz w:val="20"/>
          <w:szCs w:val="20"/>
          <w:lang w:val="en-US"/>
        </w:rPr>
        <w:t xml:space="preserve">, </w:t>
      </w:r>
      <w:proofErr w:type="spellStart"/>
      <w:r w:rsidRPr="00D058A1">
        <w:rPr>
          <w:sz w:val="20"/>
          <w:szCs w:val="20"/>
          <w:lang w:val="en-US"/>
        </w:rPr>
        <w:t>Run_model</w:t>
      </w:r>
      <w:proofErr w:type="spellEnd"/>
    </w:p>
    <w:p w14:paraId="6BBA505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backup = </w:t>
      </w:r>
      <w:proofErr w:type="spellStart"/>
      <w:proofErr w:type="gramStart"/>
      <w:r w:rsidRPr="00D058A1">
        <w:rPr>
          <w:sz w:val="20"/>
          <w:szCs w:val="20"/>
          <w:lang w:val="en-US"/>
        </w:rPr>
        <w:t>copy.deepcopy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65A9DA4C" w14:textId="77777777" w:rsidR="00D058A1" w:rsidRPr="00D058A1" w:rsidRDefault="00D058A1" w:rsidP="00D058A1">
      <w:pPr>
        <w:pStyle w:val="codigo"/>
        <w:spacing w:line="240" w:lineRule="auto"/>
        <w:rPr>
          <w:sz w:val="20"/>
          <w:szCs w:val="20"/>
          <w:lang w:val="en-US"/>
        </w:rPr>
      </w:pPr>
      <w:r w:rsidRPr="00D058A1">
        <w:rPr>
          <w:sz w:val="20"/>
          <w:szCs w:val="20"/>
          <w:lang w:val="en-US"/>
        </w:rPr>
        <w:t>    rows = []</w:t>
      </w:r>
    </w:p>
    <w:p w14:paraId="40287FA2" w14:textId="77777777" w:rsidR="00D058A1" w:rsidRPr="00D058A1" w:rsidRDefault="00D058A1" w:rsidP="00D058A1">
      <w:pPr>
        <w:pStyle w:val="codigo"/>
        <w:spacing w:line="240" w:lineRule="auto"/>
        <w:rPr>
          <w:sz w:val="20"/>
          <w:szCs w:val="20"/>
          <w:lang w:val="en-US"/>
        </w:rPr>
      </w:pPr>
    </w:p>
    <w:p w14:paraId="6CB5448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w:t>
      </w:r>
      <w:proofErr w:type="spellStart"/>
      <w:r w:rsidRPr="00D058A1">
        <w:rPr>
          <w:sz w:val="20"/>
          <w:szCs w:val="20"/>
          <w:lang w:val="en-US"/>
        </w:rPr>
        <w:t>val</w:t>
      </w:r>
      <w:proofErr w:type="spellEnd"/>
      <w:r w:rsidRPr="00D058A1">
        <w:rPr>
          <w:sz w:val="20"/>
          <w:szCs w:val="20"/>
          <w:lang w:val="en-US"/>
        </w:rPr>
        <w:t xml:space="preserve"> in </w:t>
      </w:r>
      <w:proofErr w:type="spellStart"/>
      <w:r w:rsidRPr="00D058A1">
        <w:rPr>
          <w:sz w:val="20"/>
          <w:szCs w:val="20"/>
          <w:lang w:val="en-US"/>
        </w:rPr>
        <w:t>param_values</w:t>
      </w:r>
      <w:proofErr w:type="spellEnd"/>
      <w:r w:rsidRPr="00D058A1">
        <w:rPr>
          <w:sz w:val="20"/>
          <w:szCs w:val="20"/>
          <w:lang w:val="en-US"/>
        </w:rPr>
        <w:t>:</w:t>
      </w:r>
    </w:p>
    <w:p w14:paraId="01124D8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param_name</w:t>
      </w:r>
      <w:proofErr w:type="spellEnd"/>
      <w:r w:rsidRPr="00D058A1">
        <w:rPr>
          <w:sz w:val="20"/>
          <w:szCs w:val="20"/>
          <w:lang w:val="en-US"/>
        </w:rPr>
        <w:t xml:space="preserve">] = </w:t>
      </w:r>
      <w:proofErr w:type="spellStart"/>
      <w:r w:rsidRPr="00D058A1">
        <w:rPr>
          <w:sz w:val="20"/>
          <w:szCs w:val="20"/>
          <w:lang w:val="en-US"/>
        </w:rPr>
        <w:t>val</w:t>
      </w:r>
      <w:proofErr w:type="spellEnd"/>
    </w:p>
    <w:p w14:paraId="3635ECB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res = </w:t>
      </w:r>
      <w:proofErr w:type="spellStart"/>
      <w:r w:rsidRPr="00D058A1">
        <w:rPr>
          <w:sz w:val="20"/>
          <w:szCs w:val="20"/>
          <w:lang w:val="en-US"/>
        </w:rPr>
        <w:t>Run_</w:t>
      </w:r>
      <w:proofErr w:type="gramStart"/>
      <w:r w:rsidRPr="00D058A1">
        <w:rPr>
          <w:sz w:val="20"/>
          <w:szCs w:val="20"/>
          <w:lang w:val="en-US"/>
        </w:rPr>
        <w:t>model</w:t>
      </w:r>
      <w:proofErr w:type="spellEnd"/>
      <w:r w:rsidRPr="00D058A1">
        <w:rPr>
          <w:sz w:val="20"/>
          <w:szCs w:val="20"/>
          <w:lang w:val="en-US"/>
        </w:rPr>
        <w:t>(</w:t>
      </w:r>
      <w:proofErr w:type="gramEnd"/>
      <w:r w:rsidRPr="00D058A1">
        <w:rPr>
          <w:sz w:val="20"/>
          <w:szCs w:val="20"/>
          <w:lang w:val="en-US"/>
        </w:rPr>
        <w:t>)</w:t>
      </w:r>
    </w:p>
    <w:p w14:paraId="4DC72829" w14:textId="77777777" w:rsidR="00D058A1" w:rsidRPr="00D058A1" w:rsidRDefault="00D058A1" w:rsidP="00D058A1">
      <w:pPr>
        <w:pStyle w:val="codigo"/>
        <w:spacing w:line="240" w:lineRule="auto"/>
        <w:rPr>
          <w:sz w:val="20"/>
          <w:szCs w:val="20"/>
          <w:lang w:val="en-US"/>
        </w:rPr>
      </w:pPr>
    </w:p>
    <w:p w14:paraId="6C5C7F9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x = </w:t>
      </w:r>
      <w:proofErr w:type="spellStart"/>
      <w:proofErr w:type="gramStart"/>
      <w:r w:rsidRPr="00D058A1">
        <w:rPr>
          <w:sz w:val="20"/>
          <w:szCs w:val="20"/>
          <w:lang w:val="en-US"/>
        </w:rPr>
        <w:t>np.asarray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 xml:space="preserve">["t"] if axis=="t" else </w:t>
      </w:r>
      <w:proofErr w:type="spellStart"/>
      <w:r w:rsidRPr="00D058A1">
        <w:rPr>
          <w:sz w:val="20"/>
          <w:szCs w:val="20"/>
          <w:lang w:val="en-US"/>
        </w:rPr>
        <w:t>inputs_fixed</w:t>
      </w:r>
      <w:proofErr w:type="spellEnd"/>
      <w:r w:rsidRPr="00D058A1">
        <w:rPr>
          <w:sz w:val="20"/>
          <w:szCs w:val="20"/>
          <w:lang w:val="en-US"/>
        </w:rPr>
        <w:t>["z"])</w:t>
      </w:r>
    </w:p>
    <w:p w14:paraId="33989841"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y = </w:t>
      </w:r>
      <w:proofErr w:type="spellStart"/>
      <w:proofErr w:type="gramStart"/>
      <w:r w:rsidRPr="00D058A1">
        <w:rPr>
          <w:sz w:val="20"/>
          <w:szCs w:val="20"/>
          <w:lang w:val="en-US"/>
        </w:rPr>
        <w:t>np.asarray</w:t>
      </w:r>
      <w:proofErr w:type="spellEnd"/>
      <w:proofErr w:type="gramEnd"/>
      <w:r w:rsidRPr="00D058A1">
        <w:rPr>
          <w:sz w:val="20"/>
          <w:szCs w:val="20"/>
          <w:lang w:val="en-US"/>
        </w:rPr>
        <w:t>(res[</w:t>
      </w:r>
      <w:proofErr w:type="spellStart"/>
      <w:r w:rsidRPr="00D058A1">
        <w:rPr>
          <w:sz w:val="20"/>
          <w:szCs w:val="20"/>
          <w:lang w:val="en-US"/>
        </w:rPr>
        <w:t>output_key</w:t>
      </w:r>
      <w:proofErr w:type="spellEnd"/>
      <w:r w:rsidRPr="00D058A1">
        <w:rPr>
          <w:sz w:val="20"/>
          <w:szCs w:val="20"/>
          <w:lang w:val="en-US"/>
        </w:rPr>
        <w:t xml:space="preserve">], </w:t>
      </w:r>
      <w:proofErr w:type="spellStart"/>
      <w:r w:rsidRPr="00D058A1">
        <w:rPr>
          <w:sz w:val="20"/>
          <w:szCs w:val="20"/>
          <w:lang w:val="en-US"/>
        </w:rPr>
        <w:t>dtype</w:t>
      </w:r>
      <w:proofErr w:type="spellEnd"/>
      <w:r w:rsidRPr="00D058A1">
        <w:rPr>
          <w:sz w:val="20"/>
          <w:szCs w:val="20"/>
          <w:lang w:val="en-US"/>
        </w:rPr>
        <w:t>=float)</w:t>
      </w:r>
    </w:p>
    <w:p w14:paraId="0015D6F3"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y_in</w:t>
      </w:r>
      <w:proofErr w:type="spellEnd"/>
      <w:r w:rsidRPr="00D058A1">
        <w:rPr>
          <w:sz w:val="20"/>
          <w:szCs w:val="20"/>
        </w:rPr>
        <w:t xml:space="preserve">, </w:t>
      </w:r>
      <w:proofErr w:type="spellStart"/>
      <w:r w:rsidRPr="00D058A1">
        <w:rPr>
          <w:sz w:val="20"/>
          <w:szCs w:val="20"/>
        </w:rPr>
        <w:t>y_out</w:t>
      </w:r>
      <w:proofErr w:type="spellEnd"/>
      <w:r w:rsidRPr="00D058A1">
        <w:rPr>
          <w:sz w:val="20"/>
          <w:szCs w:val="20"/>
        </w:rPr>
        <w:t xml:space="preserve">, </w:t>
      </w:r>
      <w:proofErr w:type="spellStart"/>
      <w:r w:rsidRPr="00D058A1">
        <w:rPr>
          <w:sz w:val="20"/>
          <w:szCs w:val="20"/>
        </w:rPr>
        <w:t>y_avg</w:t>
      </w:r>
      <w:proofErr w:type="spellEnd"/>
      <w:r w:rsidRPr="00D058A1">
        <w:rPr>
          <w:sz w:val="20"/>
          <w:szCs w:val="20"/>
        </w:rPr>
        <w:t xml:space="preserve"> = </w:t>
      </w:r>
      <w:proofErr w:type="spellStart"/>
      <w:r w:rsidRPr="00D058A1">
        <w:rPr>
          <w:sz w:val="20"/>
          <w:szCs w:val="20"/>
        </w:rPr>
        <w:t>float</w:t>
      </w:r>
      <w:proofErr w:type="spellEnd"/>
      <w:r w:rsidRPr="00D058A1">
        <w:rPr>
          <w:sz w:val="20"/>
          <w:szCs w:val="20"/>
        </w:rPr>
        <w:t>(</w:t>
      </w:r>
      <w:proofErr w:type="gramStart"/>
      <w:r w:rsidRPr="00D058A1">
        <w:rPr>
          <w:sz w:val="20"/>
          <w:szCs w:val="20"/>
        </w:rPr>
        <w:t>y[</w:t>
      </w:r>
      <w:proofErr w:type="gramEnd"/>
      <w:r w:rsidRPr="00D058A1">
        <w:rPr>
          <w:sz w:val="20"/>
          <w:szCs w:val="20"/>
        </w:rPr>
        <w:t xml:space="preserve">0]), </w:t>
      </w:r>
      <w:proofErr w:type="spellStart"/>
      <w:r w:rsidRPr="00D058A1">
        <w:rPr>
          <w:sz w:val="20"/>
          <w:szCs w:val="20"/>
        </w:rPr>
        <w:t>float</w:t>
      </w:r>
      <w:proofErr w:type="spellEnd"/>
      <w:r w:rsidRPr="00D058A1">
        <w:rPr>
          <w:sz w:val="20"/>
          <w:szCs w:val="20"/>
        </w:rPr>
        <w:t>(</w:t>
      </w:r>
      <w:proofErr w:type="gramStart"/>
      <w:r w:rsidRPr="00D058A1">
        <w:rPr>
          <w:sz w:val="20"/>
          <w:szCs w:val="20"/>
        </w:rPr>
        <w:t>y[</w:t>
      </w:r>
      <w:proofErr w:type="gramEnd"/>
      <w:r w:rsidRPr="00D058A1">
        <w:rPr>
          <w:sz w:val="20"/>
          <w:szCs w:val="20"/>
        </w:rPr>
        <w:t xml:space="preserve">-1]), </w:t>
      </w:r>
      <w:proofErr w:type="spellStart"/>
      <w:r w:rsidRPr="00D058A1">
        <w:rPr>
          <w:sz w:val="20"/>
          <w:szCs w:val="20"/>
        </w:rPr>
        <w:t>float</w:t>
      </w:r>
      <w:proofErr w:type="spellEnd"/>
      <w:r w:rsidRPr="00D058A1">
        <w:rPr>
          <w:sz w:val="20"/>
          <w:szCs w:val="20"/>
        </w:rPr>
        <w:t>(</w:t>
      </w:r>
      <w:proofErr w:type="spellStart"/>
      <w:proofErr w:type="gramStart"/>
      <w:r w:rsidRPr="00D058A1">
        <w:rPr>
          <w:sz w:val="20"/>
          <w:szCs w:val="20"/>
        </w:rPr>
        <w:t>np.mean</w:t>
      </w:r>
      <w:proofErr w:type="spellEnd"/>
      <w:proofErr w:type="gramEnd"/>
      <w:r w:rsidRPr="00D058A1">
        <w:rPr>
          <w:sz w:val="20"/>
          <w:szCs w:val="20"/>
        </w:rPr>
        <w:t>(y))</w:t>
      </w:r>
    </w:p>
    <w:p w14:paraId="60E3D9E1" w14:textId="77777777" w:rsidR="00D058A1" w:rsidRPr="00D058A1" w:rsidRDefault="00D058A1" w:rsidP="00D058A1">
      <w:pPr>
        <w:pStyle w:val="codigo"/>
        <w:spacing w:line="240" w:lineRule="auto"/>
        <w:rPr>
          <w:sz w:val="20"/>
          <w:szCs w:val="20"/>
        </w:rPr>
      </w:pPr>
    </w:p>
    <w:p w14:paraId="202A7006"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A_tot</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A_contacto_efectiva</w:t>
      </w:r>
      <w:proofErr w:type="spellEnd"/>
      <w:r w:rsidRPr="00D058A1">
        <w:rPr>
          <w:sz w:val="20"/>
          <w:szCs w:val="20"/>
          <w:lang w:val="en-US"/>
        </w:rPr>
        <w:t>", 1.0))</w:t>
      </w:r>
    </w:p>
    <w:p w14:paraId="17184AC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L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"L", 1.0))</w:t>
      </w:r>
    </w:p>
    <w:p w14:paraId="19F9A1C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MW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"M", 0.018015))</w:t>
      </w:r>
    </w:p>
    <w:p w14:paraId="18BF9E25" w14:textId="77777777" w:rsidR="00D058A1" w:rsidRPr="00D058A1" w:rsidRDefault="00D058A1" w:rsidP="00D058A1">
      <w:pPr>
        <w:pStyle w:val="codigo"/>
        <w:spacing w:line="240" w:lineRule="auto"/>
        <w:rPr>
          <w:sz w:val="20"/>
          <w:szCs w:val="20"/>
          <w:lang w:val="en-US"/>
        </w:rPr>
      </w:pPr>
    </w:p>
    <w:p w14:paraId="0A229EE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m_dot_int</w:t>
      </w:r>
      <w:proofErr w:type="spellEnd"/>
      <w:r w:rsidRPr="00D058A1">
        <w:rPr>
          <w:sz w:val="20"/>
          <w:szCs w:val="20"/>
          <w:lang w:val="en-US"/>
        </w:rPr>
        <w:t xml:space="preserve"> = None</w:t>
      </w:r>
    </w:p>
    <w:p w14:paraId="6D37A76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if axis=="z" and </w:t>
      </w:r>
      <w:proofErr w:type="spellStart"/>
      <w:r w:rsidRPr="00D058A1">
        <w:rPr>
          <w:sz w:val="20"/>
          <w:szCs w:val="20"/>
          <w:lang w:val="en-US"/>
        </w:rPr>
        <w:t>output_key</w:t>
      </w:r>
      <w:proofErr w:type="spellEnd"/>
      <w:r w:rsidRPr="00D058A1">
        <w:rPr>
          <w:sz w:val="20"/>
          <w:szCs w:val="20"/>
          <w:lang w:val="en-US"/>
        </w:rPr>
        <w:t xml:space="preserve"> in ("flux_agua","flux_kg_m2_h"):</w:t>
      </w:r>
    </w:p>
    <w:p w14:paraId="0B1D7123"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dz</w:t>
      </w:r>
      <w:proofErr w:type="spellEnd"/>
      <w:r w:rsidRPr="00D058A1">
        <w:rPr>
          <w:sz w:val="20"/>
          <w:szCs w:val="20"/>
        </w:rPr>
        <w:t xml:space="preserve">    = </w:t>
      </w:r>
      <w:proofErr w:type="spellStart"/>
      <w:proofErr w:type="gramStart"/>
      <w:r w:rsidRPr="00D058A1">
        <w:rPr>
          <w:sz w:val="20"/>
          <w:szCs w:val="20"/>
        </w:rPr>
        <w:t>np.diff</w:t>
      </w:r>
      <w:proofErr w:type="spellEnd"/>
      <w:proofErr w:type="gramEnd"/>
      <w:r w:rsidRPr="00D058A1">
        <w:rPr>
          <w:sz w:val="20"/>
          <w:szCs w:val="20"/>
        </w:rPr>
        <w:t>(x)</w:t>
      </w:r>
    </w:p>
    <w:p w14:paraId="0389FC0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y_mid</w:t>
      </w:r>
      <w:proofErr w:type="spellEnd"/>
      <w:r w:rsidRPr="00D058A1">
        <w:rPr>
          <w:sz w:val="20"/>
          <w:szCs w:val="20"/>
        </w:rPr>
        <w:t xml:space="preserve"> = 0.5*(y[1:]+</w:t>
      </w:r>
      <w:proofErr w:type="gramStart"/>
      <w:r w:rsidRPr="00D058A1">
        <w:rPr>
          <w:sz w:val="20"/>
          <w:szCs w:val="20"/>
        </w:rPr>
        <w:t>y[</w:t>
      </w:r>
      <w:proofErr w:type="gramEnd"/>
      <w:r w:rsidRPr="00D058A1">
        <w:rPr>
          <w:sz w:val="20"/>
          <w:szCs w:val="20"/>
        </w:rPr>
        <w:t>:-1])</w:t>
      </w:r>
    </w:p>
    <w:p w14:paraId="5F9711E7"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m_dot_int</w:t>
      </w:r>
      <w:proofErr w:type="spellEnd"/>
      <w:r w:rsidRPr="00D058A1">
        <w:rPr>
          <w:sz w:val="20"/>
          <w:szCs w:val="20"/>
          <w:lang w:val="en-US"/>
        </w:rPr>
        <w:t xml:space="preserve"> = (MW*(</w:t>
      </w:r>
      <w:proofErr w:type="spellStart"/>
      <w:r w:rsidRPr="00D058A1">
        <w:rPr>
          <w:sz w:val="20"/>
          <w:szCs w:val="20"/>
          <w:lang w:val="en-US"/>
        </w:rPr>
        <w:t>A_tot</w:t>
      </w:r>
      <w:proofErr w:type="spellEnd"/>
      <w:r w:rsidRPr="00D058A1">
        <w:rPr>
          <w:sz w:val="20"/>
          <w:szCs w:val="20"/>
          <w:lang w:val="en-US"/>
        </w:rPr>
        <w:t>/</w:t>
      </w:r>
      <w:proofErr w:type="gramStart"/>
      <w:r w:rsidRPr="00D058A1">
        <w:rPr>
          <w:sz w:val="20"/>
          <w:szCs w:val="20"/>
          <w:lang w:val="en-US"/>
        </w:rPr>
        <w:t>L)*</w:t>
      </w:r>
      <w:proofErr w:type="spellStart"/>
      <w:proofErr w:type="gramEnd"/>
      <w:r w:rsidRPr="00D058A1">
        <w:rPr>
          <w:sz w:val="20"/>
          <w:szCs w:val="20"/>
          <w:lang w:val="en-US"/>
        </w:rPr>
        <w:t>np.sum</w:t>
      </w:r>
      <w:proofErr w:type="spellEnd"/>
      <w:r w:rsidRPr="00D058A1">
        <w:rPr>
          <w:sz w:val="20"/>
          <w:szCs w:val="20"/>
          <w:lang w:val="en-US"/>
        </w:rPr>
        <w:t>(</w:t>
      </w:r>
      <w:proofErr w:type="spellStart"/>
      <w:r w:rsidRPr="00D058A1">
        <w:rPr>
          <w:sz w:val="20"/>
          <w:szCs w:val="20"/>
          <w:lang w:val="en-US"/>
        </w:rPr>
        <w:t>y_mid</w:t>
      </w:r>
      <w:proofErr w:type="spellEnd"/>
      <w:r w:rsidRPr="00D058A1">
        <w:rPr>
          <w:sz w:val="20"/>
          <w:szCs w:val="20"/>
          <w:lang w:val="en-US"/>
        </w:rPr>
        <w:t>*</w:t>
      </w:r>
      <w:proofErr w:type="spellStart"/>
      <w:r w:rsidRPr="00D058A1">
        <w:rPr>
          <w:sz w:val="20"/>
          <w:szCs w:val="20"/>
          <w:lang w:val="en-US"/>
        </w:rPr>
        <w:t>dz</w:t>
      </w:r>
      <w:proofErr w:type="spellEnd"/>
      <w:r w:rsidRPr="00D058A1">
        <w:rPr>
          <w:sz w:val="20"/>
          <w:szCs w:val="20"/>
          <w:lang w:val="en-US"/>
        </w:rPr>
        <w:t xml:space="preserve">)) if </w:t>
      </w:r>
      <w:proofErr w:type="spellStart"/>
      <w:r w:rsidRPr="00D058A1">
        <w:rPr>
          <w:sz w:val="20"/>
          <w:szCs w:val="20"/>
          <w:lang w:val="en-US"/>
        </w:rPr>
        <w:t>output_key</w:t>
      </w:r>
      <w:proofErr w:type="spellEnd"/>
      <w:r w:rsidRPr="00D058A1">
        <w:rPr>
          <w:sz w:val="20"/>
          <w:szCs w:val="20"/>
          <w:lang w:val="en-US"/>
        </w:rPr>
        <w:t>=="</w:t>
      </w:r>
      <w:proofErr w:type="spellStart"/>
      <w:r w:rsidRPr="00D058A1">
        <w:rPr>
          <w:sz w:val="20"/>
          <w:szCs w:val="20"/>
          <w:lang w:val="en-US"/>
        </w:rPr>
        <w:t>flux_agua</w:t>
      </w:r>
      <w:proofErr w:type="spellEnd"/>
      <w:r w:rsidRPr="00D058A1">
        <w:rPr>
          <w:sz w:val="20"/>
          <w:szCs w:val="20"/>
          <w:lang w:val="en-US"/>
        </w:rPr>
        <w:t>" else ((</w:t>
      </w:r>
      <w:proofErr w:type="spellStart"/>
      <w:r w:rsidRPr="00D058A1">
        <w:rPr>
          <w:sz w:val="20"/>
          <w:szCs w:val="20"/>
          <w:lang w:val="en-US"/>
        </w:rPr>
        <w:t>A_tot</w:t>
      </w:r>
      <w:proofErr w:type="spellEnd"/>
      <w:r w:rsidRPr="00D058A1">
        <w:rPr>
          <w:sz w:val="20"/>
          <w:szCs w:val="20"/>
          <w:lang w:val="en-US"/>
        </w:rPr>
        <w:t>/</w:t>
      </w:r>
      <w:proofErr w:type="gramStart"/>
      <w:r w:rsidRPr="00D058A1">
        <w:rPr>
          <w:sz w:val="20"/>
          <w:szCs w:val="20"/>
          <w:lang w:val="en-US"/>
        </w:rPr>
        <w:t>L)*</w:t>
      </w:r>
      <w:proofErr w:type="spellStart"/>
      <w:proofErr w:type="gramEnd"/>
      <w:r w:rsidRPr="00D058A1">
        <w:rPr>
          <w:sz w:val="20"/>
          <w:szCs w:val="20"/>
          <w:lang w:val="en-US"/>
        </w:rPr>
        <w:t>np.sum</w:t>
      </w:r>
      <w:proofErr w:type="spellEnd"/>
      <w:r w:rsidRPr="00D058A1">
        <w:rPr>
          <w:sz w:val="20"/>
          <w:szCs w:val="20"/>
          <w:lang w:val="en-US"/>
        </w:rPr>
        <w:t>(</w:t>
      </w:r>
      <w:proofErr w:type="spellStart"/>
      <w:r w:rsidRPr="00D058A1">
        <w:rPr>
          <w:sz w:val="20"/>
          <w:szCs w:val="20"/>
          <w:lang w:val="en-US"/>
        </w:rPr>
        <w:t>y_mid</w:t>
      </w:r>
      <w:proofErr w:type="spellEnd"/>
      <w:r w:rsidRPr="00D058A1">
        <w:rPr>
          <w:sz w:val="20"/>
          <w:szCs w:val="20"/>
          <w:lang w:val="en-US"/>
        </w:rPr>
        <w:t>*</w:t>
      </w:r>
      <w:proofErr w:type="spellStart"/>
      <w:r w:rsidRPr="00D058A1">
        <w:rPr>
          <w:sz w:val="20"/>
          <w:szCs w:val="20"/>
          <w:lang w:val="en-US"/>
        </w:rPr>
        <w:t>dz</w:t>
      </w:r>
      <w:proofErr w:type="spellEnd"/>
      <w:r w:rsidRPr="00D058A1">
        <w:rPr>
          <w:sz w:val="20"/>
          <w:szCs w:val="20"/>
          <w:lang w:val="en-US"/>
        </w:rPr>
        <w:t>)/3600.0)</w:t>
      </w:r>
    </w:p>
    <w:p w14:paraId="4196B7F0" w14:textId="77777777" w:rsidR="00D058A1" w:rsidRPr="00D058A1" w:rsidRDefault="00D058A1" w:rsidP="00D058A1">
      <w:pPr>
        <w:pStyle w:val="codigo"/>
        <w:spacing w:line="240" w:lineRule="auto"/>
        <w:rPr>
          <w:sz w:val="20"/>
          <w:szCs w:val="20"/>
          <w:lang w:val="en-US"/>
        </w:rPr>
      </w:pPr>
    </w:p>
    <w:p w14:paraId="4E1B570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f_in</w:t>
      </w:r>
      <w:proofErr w:type="spellEnd"/>
      <w:r w:rsidRPr="00D058A1">
        <w:rPr>
          <w:sz w:val="20"/>
          <w:szCs w:val="20"/>
          <w:lang w:val="en-US"/>
        </w:rPr>
        <w:t xml:space="preserve"> = float(</w:t>
      </w:r>
      <w:proofErr w:type="gramStart"/>
      <w:r w:rsidRPr="00D058A1">
        <w:rPr>
          <w:sz w:val="20"/>
          <w:szCs w:val="20"/>
          <w:lang w:val="en-US"/>
        </w:rPr>
        <w:t>res["</w:t>
      </w:r>
      <w:proofErr w:type="spellStart"/>
      <w:proofErr w:type="gramEnd"/>
      <w:r w:rsidRPr="00D058A1">
        <w:rPr>
          <w:sz w:val="20"/>
          <w:szCs w:val="20"/>
          <w:lang w:val="en-US"/>
        </w:rPr>
        <w:t>f_fibra</w:t>
      </w:r>
      <w:proofErr w:type="spellEnd"/>
      <w:r w:rsidRPr="00D058A1">
        <w:rPr>
          <w:sz w:val="20"/>
          <w:szCs w:val="20"/>
          <w:lang w:val="en-US"/>
        </w:rPr>
        <w:t>"][0]) if "</w:t>
      </w:r>
      <w:proofErr w:type="spellStart"/>
      <w:r w:rsidRPr="00D058A1">
        <w:rPr>
          <w:sz w:val="20"/>
          <w:szCs w:val="20"/>
          <w:lang w:val="en-US"/>
        </w:rPr>
        <w:t>f_fibra</w:t>
      </w:r>
      <w:proofErr w:type="spellEnd"/>
      <w:r w:rsidRPr="00D058A1">
        <w:rPr>
          <w:sz w:val="20"/>
          <w:szCs w:val="20"/>
          <w:lang w:val="en-US"/>
        </w:rPr>
        <w:t xml:space="preserve">" in res else </w:t>
      </w:r>
      <w:proofErr w:type="spellStart"/>
      <w:r w:rsidRPr="00D058A1">
        <w:rPr>
          <w:sz w:val="20"/>
          <w:szCs w:val="20"/>
          <w:lang w:val="en-US"/>
        </w:rPr>
        <w:t>np.nan</w:t>
      </w:r>
      <w:proofErr w:type="spellEnd"/>
    </w:p>
    <w:p w14:paraId="09E7073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df_f</w:t>
      </w:r>
      <w:proofErr w:type="spellEnd"/>
      <w:r w:rsidRPr="00D058A1">
        <w:rPr>
          <w:sz w:val="20"/>
          <w:szCs w:val="20"/>
          <w:lang w:val="en-US"/>
        </w:rPr>
        <w:t xml:space="preserve"> = float(res["</w:t>
      </w:r>
      <w:proofErr w:type="spellStart"/>
      <w:r w:rsidRPr="00D058A1">
        <w:rPr>
          <w:sz w:val="20"/>
          <w:szCs w:val="20"/>
          <w:lang w:val="en-US"/>
        </w:rPr>
        <w:t>f_fibra</w:t>
      </w:r>
      <w:proofErr w:type="spellEnd"/>
      <w:r w:rsidRPr="00D058A1">
        <w:rPr>
          <w:sz w:val="20"/>
          <w:szCs w:val="20"/>
          <w:lang w:val="en-US"/>
        </w:rPr>
        <w:t>"][0]-res["</w:t>
      </w:r>
      <w:proofErr w:type="spellStart"/>
      <w:r w:rsidRPr="00D058A1">
        <w:rPr>
          <w:sz w:val="20"/>
          <w:szCs w:val="20"/>
          <w:lang w:val="en-US"/>
        </w:rPr>
        <w:t>f_fibra</w:t>
      </w:r>
      <w:proofErr w:type="spellEnd"/>
      <w:proofErr w:type="gramStart"/>
      <w:r w:rsidRPr="00D058A1">
        <w:rPr>
          <w:sz w:val="20"/>
          <w:szCs w:val="20"/>
          <w:lang w:val="en-US"/>
        </w:rPr>
        <w:t>"][</w:t>
      </w:r>
      <w:proofErr w:type="gramEnd"/>
      <w:r w:rsidRPr="00D058A1">
        <w:rPr>
          <w:sz w:val="20"/>
          <w:szCs w:val="20"/>
          <w:lang w:val="en-US"/>
        </w:rPr>
        <w:t>-1]) if "</w:t>
      </w:r>
      <w:proofErr w:type="spellStart"/>
      <w:r w:rsidRPr="00D058A1">
        <w:rPr>
          <w:sz w:val="20"/>
          <w:szCs w:val="20"/>
          <w:lang w:val="en-US"/>
        </w:rPr>
        <w:t>f_fibra</w:t>
      </w:r>
      <w:proofErr w:type="spellEnd"/>
      <w:r w:rsidRPr="00D058A1">
        <w:rPr>
          <w:sz w:val="20"/>
          <w:szCs w:val="20"/>
          <w:lang w:val="en-US"/>
        </w:rPr>
        <w:t xml:space="preserve">" in res else </w:t>
      </w:r>
      <w:proofErr w:type="spellStart"/>
      <w:r w:rsidRPr="00D058A1">
        <w:rPr>
          <w:sz w:val="20"/>
          <w:szCs w:val="20"/>
          <w:lang w:val="en-US"/>
        </w:rPr>
        <w:t>np.nan</w:t>
      </w:r>
      <w:proofErr w:type="spellEnd"/>
    </w:p>
    <w:p w14:paraId="7F0C374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stage_cut_pct</w:t>
      </w:r>
      <w:proofErr w:type="spellEnd"/>
      <w:r w:rsidRPr="00D058A1">
        <w:rPr>
          <w:sz w:val="20"/>
          <w:szCs w:val="20"/>
          <w:lang w:val="en-US"/>
        </w:rPr>
        <w:t xml:space="preserve"> = 100.0*</w:t>
      </w:r>
      <w:proofErr w:type="spellStart"/>
      <w:r w:rsidRPr="00D058A1">
        <w:rPr>
          <w:sz w:val="20"/>
          <w:szCs w:val="20"/>
          <w:lang w:val="en-US"/>
        </w:rPr>
        <w:t>df_f</w:t>
      </w:r>
      <w:proofErr w:type="spellEnd"/>
      <w:r w:rsidRPr="00D058A1">
        <w:rPr>
          <w:sz w:val="20"/>
          <w:szCs w:val="20"/>
          <w:lang w:val="en-US"/>
        </w:rPr>
        <w:t>/</w:t>
      </w:r>
      <w:proofErr w:type="spellStart"/>
      <w:r w:rsidRPr="00D058A1">
        <w:rPr>
          <w:sz w:val="20"/>
          <w:szCs w:val="20"/>
          <w:lang w:val="en-US"/>
        </w:rPr>
        <w:t>f_in</w:t>
      </w:r>
      <w:proofErr w:type="spellEnd"/>
      <w:r w:rsidRPr="00D058A1">
        <w:rPr>
          <w:sz w:val="20"/>
          <w:szCs w:val="20"/>
          <w:lang w:val="en-US"/>
        </w:rPr>
        <w:t xml:space="preserve"> if </w:t>
      </w:r>
      <w:proofErr w:type="spellStart"/>
      <w:r w:rsidRPr="00D058A1">
        <w:rPr>
          <w:sz w:val="20"/>
          <w:szCs w:val="20"/>
          <w:lang w:val="en-US"/>
        </w:rPr>
        <w:t>f_in</w:t>
      </w:r>
      <w:proofErr w:type="spellEnd"/>
      <w:r w:rsidRPr="00D058A1">
        <w:rPr>
          <w:sz w:val="20"/>
          <w:szCs w:val="20"/>
          <w:lang w:val="en-US"/>
        </w:rPr>
        <w:t xml:space="preserve">&gt;0 else </w:t>
      </w:r>
      <w:proofErr w:type="spellStart"/>
      <w:r w:rsidRPr="00D058A1">
        <w:rPr>
          <w:sz w:val="20"/>
          <w:szCs w:val="20"/>
          <w:lang w:val="en-US"/>
        </w:rPr>
        <w:t>np.nan</w:t>
      </w:r>
      <w:proofErr w:type="spellEnd"/>
    </w:p>
    <w:p w14:paraId="12B23D8C" w14:textId="77777777" w:rsidR="00D058A1" w:rsidRPr="00D058A1" w:rsidRDefault="00D058A1" w:rsidP="00D058A1">
      <w:pPr>
        <w:pStyle w:val="codigo"/>
        <w:spacing w:line="240" w:lineRule="auto"/>
        <w:rPr>
          <w:sz w:val="20"/>
          <w:szCs w:val="20"/>
          <w:lang w:val="en-US"/>
        </w:rPr>
      </w:pPr>
    </w:p>
    <w:p w14:paraId="5AEFDCB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Prod_kg_h</w:t>
      </w:r>
      <w:proofErr w:type="spellEnd"/>
      <w:r w:rsidRPr="00D058A1">
        <w:rPr>
          <w:sz w:val="20"/>
          <w:szCs w:val="20"/>
          <w:lang w:val="en-US"/>
        </w:rPr>
        <w:t xml:space="preserve"> = (</w:t>
      </w:r>
      <w:proofErr w:type="spellStart"/>
      <w:r w:rsidRPr="00D058A1">
        <w:rPr>
          <w:sz w:val="20"/>
          <w:szCs w:val="20"/>
          <w:lang w:val="en-US"/>
        </w:rPr>
        <w:t>y_avg</w:t>
      </w:r>
      <w:proofErr w:type="spellEnd"/>
      <w:r w:rsidRPr="00D058A1">
        <w:rPr>
          <w:sz w:val="20"/>
          <w:szCs w:val="20"/>
          <w:lang w:val="en-US"/>
        </w:rPr>
        <w:t>*</w:t>
      </w:r>
      <w:proofErr w:type="spellStart"/>
      <w:r w:rsidRPr="00D058A1">
        <w:rPr>
          <w:sz w:val="20"/>
          <w:szCs w:val="20"/>
          <w:lang w:val="en-US"/>
        </w:rPr>
        <w:t>A_tot</w:t>
      </w:r>
      <w:proofErr w:type="spellEnd"/>
      <w:r w:rsidRPr="00D058A1">
        <w:rPr>
          <w:sz w:val="20"/>
          <w:szCs w:val="20"/>
          <w:lang w:val="en-US"/>
        </w:rPr>
        <w:t xml:space="preserve">) if </w:t>
      </w:r>
      <w:proofErr w:type="spellStart"/>
      <w:r w:rsidRPr="00D058A1">
        <w:rPr>
          <w:sz w:val="20"/>
          <w:szCs w:val="20"/>
          <w:lang w:val="en-US"/>
        </w:rPr>
        <w:t>output_key</w:t>
      </w:r>
      <w:proofErr w:type="spellEnd"/>
      <w:r w:rsidRPr="00D058A1">
        <w:rPr>
          <w:sz w:val="20"/>
          <w:szCs w:val="20"/>
          <w:lang w:val="en-US"/>
        </w:rPr>
        <w:t>=="flux_kg_m2_h" else (</w:t>
      </w:r>
      <w:proofErr w:type="spellStart"/>
      <w:r w:rsidRPr="00D058A1">
        <w:rPr>
          <w:sz w:val="20"/>
          <w:szCs w:val="20"/>
          <w:lang w:val="en-US"/>
        </w:rPr>
        <w:t>y_avg</w:t>
      </w:r>
      <w:proofErr w:type="spellEnd"/>
      <w:r w:rsidRPr="00D058A1">
        <w:rPr>
          <w:sz w:val="20"/>
          <w:szCs w:val="20"/>
          <w:lang w:val="en-US"/>
        </w:rPr>
        <w:t>*MW*3600.0*</w:t>
      </w:r>
      <w:proofErr w:type="spellStart"/>
      <w:r w:rsidRPr="00D058A1">
        <w:rPr>
          <w:sz w:val="20"/>
          <w:szCs w:val="20"/>
          <w:lang w:val="en-US"/>
        </w:rPr>
        <w:t>A_tot</w:t>
      </w:r>
      <w:proofErr w:type="spellEnd"/>
      <w:r w:rsidRPr="00D058A1">
        <w:rPr>
          <w:sz w:val="20"/>
          <w:szCs w:val="20"/>
          <w:lang w:val="en-US"/>
        </w:rPr>
        <w:t xml:space="preserve"> if </w:t>
      </w:r>
      <w:proofErr w:type="spellStart"/>
      <w:r w:rsidRPr="00D058A1">
        <w:rPr>
          <w:sz w:val="20"/>
          <w:szCs w:val="20"/>
          <w:lang w:val="en-US"/>
        </w:rPr>
        <w:t>output_key</w:t>
      </w:r>
      <w:proofErr w:type="spellEnd"/>
      <w:r w:rsidRPr="00D058A1">
        <w:rPr>
          <w:sz w:val="20"/>
          <w:szCs w:val="20"/>
          <w:lang w:val="en-US"/>
        </w:rPr>
        <w:t>=="</w:t>
      </w:r>
      <w:proofErr w:type="spellStart"/>
      <w:r w:rsidRPr="00D058A1">
        <w:rPr>
          <w:sz w:val="20"/>
          <w:szCs w:val="20"/>
          <w:lang w:val="en-US"/>
        </w:rPr>
        <w:t>flux_agua</w:t>
      </w:r>
      <w:proofErr w:type="spellEnd"/>
      <w:r w:rsidRPr="00D058A1">
        <w:rPr>
          <w:sz w:val="20"/>
          <w:szCs w:val="20"/>
          <w:lang w:val="en-US"/>
        </w:rPr>
        <w:t>" else np.nan)</w:t>
      </w:r>
    </w:p>
    <w:p w14:paraId="3EF3C69A" w14:textId="77777777" w:rsidR="00D058A1" w:rsidRPr="00D058A1" w:rsidRDefault="00D058A1" w:rsidP="00D058A1">
      <w:pPr>
        <w:pStyle w:val="codigo"/>
        <w:spacing w:line="240" w:lineRule="auto"/>
        <w:rPr>
          <w:sz w:val="20"/>
          <w:szCs w:val="20"/>
          <w:lang w:val="en-US"/>
        </w:rPr>
      </w:pPr>
    </w:p>
    <w:p w14:paraId="2916E58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rows.append</w:t>
      </w:r>
      <w:proofErr w:type="spellEnd"/>
      <w:proofErr w:type="gramEnd"/>
      <w:r w:rsidRPr="00D058A1">
        <w:rPr>
          <w:sz w:val="20"/>
          <w:szCs w:val="20"/>
          <w:lang w:val="en-US"/>
        </w:rPr>
        <w:t>({</w:t>
      </w:r>
    </w:p>
    <w:p w14:paraId="6E702EE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param_name</w:t>
      </w:r>
      <w:proofErr w:type="spellEnd"/>
      <w:r w:rsidRPr="00D058A1">
        <w:rPr>
          <w:sz w:val="20"/>
          <w:szCs w:val="20"/>
          <w:lang w:val="en-US"/>
        </w:rPr>
        <w:t xml:space="preserve">: </w:t>
      </w:r>
      <w:proofErr w:type="spellStart"/>
      <w:r w:rsidRPr="00D058A1">
        <w:rPr>
          <w:sz w:val="20"/>
          <w:szCs w:val="20"/>
          <w:lang w:val="en-US"/>
        </w:rPr>
        <w:t>val</w:t>
      </w:r>
      <w:proofErr w:type="spellEnd"/>
      <w:r w:rsidRPr="00D058A1">
        <w:rPr>
          <w:sz w:val="20"/>
          <w:szCs w:val="20"/>
          <w:lang w:val="en-US"/>
        </w:rPr>
        <w:t>,</w:t>
      </w:r>
    </w:p>
    <w:p w14:paraId="60C3487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gramStart"/>
      <w:r w:rsidRPr="00D058A1">
        <w:rPr>
          <w:sz w:val="20"/>
          <w:szCs w:val="20"/>
          <w:lang w:val="en-US"/>
        </w:rPr>
        <w:t>f"{</w:t>
      </w:r>
      <w:proofErr w:type="spellStart"/>
      <w:proofErr w:type="gramEnd"/>
      <w:r w:rsidRPr="00D058A1">
        <w:rPr>
          <w:sz w:val="20"/>
          <w:szCs w:val="20"/>
          <w:lang w:val="en-US"/>
        </w:rPr>
        <w:t>output_</w:t>
      </w:r>
      <w:proofErr w:type="gramStart"/>
      <w:r w:rsidRPr="00D058A1">
        <w:rPr>
          <w:sz w:val="20"/>
          <w:szCs w:val="20"/>
          <w:lang w:val="en-US"/>
        </w:rPr>
        <w:t>key</w:t>
      </w:r>
      <w:proofErr w:type="spellEnd"/>
      <w:r w:rsidRPr="00D058A1">
        <w:rPr>
          <w:sz w:val="20"/>
          <w:szCs w:val="20"/>
          <w:lang w:val="en-US"/>
        </w:rPr>
        <w:t>}_</w:t>
      </w:r>
      <w:proofErr w:type="gramEnd"/>
      <w:r w:rsidRPr="00D058A1">
        <w:rPr>
          <w:sz w:val="20"/>
          <w:szCs w:val="20"/>
          <w:lang w:val="en-US"/>
        </w:rPr>
        <w:t>in"</w:t>
      </w:r>
      <w:proofErr w:type="gramStart"/>
      <w:r w:rsidRPr="00D058A1">
        <w:rPr>
          <w:sz w:val="20"/>
          <w:szCs w:val="20"/>
          <w:lang w:val="en-US"/>
        </w:rPr>
        <w:t>:  </w:t>
      </w:r>
      <w:proofErr w:type="spellStart"/>
      <w:r w:rsidRPr="00D058A1">
        <w:rPr>
          <w:sz w:val="20"/>
          <w:szCs w:val="20"/>
          <w:lang w:val="en-US"/>
        </w:rPr>
        <w:t>y</w:t>
      </w:r>
      <w:proofErr w:type="gramEnd"/>
      <w:r w:rsidRPr="00D058A1">
        <w:rPr>
          <w:sz w:val="20"/>
          <w:szCs w:val="20"/>
          <w:lang w:val="en-US"/>
        </w:rPr>
        <w:t>_in</w:t>
      </w:r>
      <w:proofErr w:type="spellEnd"/>
      <w:r w:rsidRPr="00D058A1">
        <w:rPr>
          <w:sz w:val="20"/>
          <w:szCs w:val="20"/>
          <w:lang w:val="en-US"/>
        </w:rPr>
        <w:t>,</w:t>
      </w:r>
    </w:p>
    <w:p w14:paraId="3EC048F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gramStart"/>
      <w:r w:rsidRPr="00D058A1">
        <w:rPr>
          <w:sz w:val="20"/>
          <w:szCs w:val="20"/>
          <w:lang w:val="en-US"/>
        </w:rPr>
        <w:t>f"{</w:t>
      </w:r>
      <w:proofErr w:type="spellStart"/>
      <w:proofErr w:type="gramEnd"/>
      <w:r w:rsidRPr="00D058A1">
        <w:rPr>
          <w:sz w:val="20"/>
          <w:szCs w:val="20"/>
          <w:lang w:val="en-US"/>
        </w:rPr>
        <w:t>output_</w:t>
      </w:r>
      <w:proofErr w:type="gramStart"/>
      <w:r w:rsidRPr="00D058A1">
        <w:rPr>
          <w:sz w:val="20"/>
          <w:szCs w:val="20"/>
          <w:lang w:val="en-US"/>
        </w:rPr>
        <w:t>key</w:t>
      </w:r>
      <w:proofErr w:type="spellEnd"/>
      <w:r w:rsidRPr="00D058A1">
        <w:rPr>
          <w:sz w:val="20"/>
          <w:szCs w:val="20"/>
          <w:lang w:val="en-US"/>
        </w:rPr>
        <w:t>}_</w:t>
      </w:r>
      <w:proofErr w:type="gramEnd"/>
      <w:r w:rsidRPr="00D058A1">
        <w:rPr>
          <w:sz w:val="20"/>
          <w:szCs w:val="20"/>
          <w:lang w:val="en-US"/>
        </w:rPr>
        <w:t xml:space="preserve">out": </w:t>
      </w:r>
      <w:proofErr w:type="spellStart"/>
      <w:r w:rsidRPr="00D058A1">
        <w:rPr>
          <w:sz w:val="20"/>
          <w:szCs w:val="20"/>
          <w:lang w:val="en-US"/>
        </w:rPr>
        <w:t>y_out</w:t>
      </w:r>
      <w:proofErr w:type="spellEnd"/>
      <w:r w:rsidRPr="00D058A1">
        <w:rPr>
          <w:sz w:val="20"/>
          <w:szCs w:val="20"/>
          <w:lang w:val="en-US"/>
        </w:rPr>
        <w:t>,</w:t>
      </w:r>
    </w:p>
    <w:p w14:paraId="71BBDAA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gramStart"/>
      <w:r w:rsidRPr="00D058A1">
        <w:rPr>
          <w:sz w:val="20"/>
          <w:szCs w:val="20"/>
          <w:lang w:val="en-US"/>
        </w:rPr>
        <w:t>f"{</w:t>
      </w:r>
      <w:proofErr w:type="spellStart"/>
      <w:proofErr w:type="gramEnd"/>
      <w:r w:rsidRPr="00D058A1">
        <w:rPr>
          <w:sz w:val="20"/>
          <w:szCs w:val="20"/>
          <w:lang w:val="en-US"/>
        </w:rPr>
        <w:t>output_</w:t>
      </w:r>
      <w:proofErr w:type="gramStart"/>
      <w:r w:rsidRPr="00D058A1">
        <w:rPr>
          <w:sz w:val="20"/>
          <w:szCs w:val="20"/>
          <w:lang w:val="en-US"/>
        </w:rPr>
        <w:t>key</w:t>
      </w:r>
      <w:proofErr w:type="spellEnd"/>
      <w:r w:rsidRPr="00D058A1">
        <w:rPr>
          <w:sz w:val="20"/>
          <w:szCs w:val="20"/>
          <w:lang w:val="en-US"/>
        </w:rPr>
        <w:t>}_</w:t>
      </w:r>
      <w:proofErr w:type="gramEnd"/>
      <w:r w:rsidRPr="00D058A1">
        <w:rPr>
          <w:sz w:val="20"/>
          <w:szCs w:val="20"/>
          <w:lang w:val="en-US"/>
        </w:rPr>
        <w:t xml:space="preserve">avg": </w:t>
      </w:r>
      <w:proofErr w:type="spellStart"/>
      <w:r w:rsidRPr="00D058A1">
        <w:rPr>
          <w:sz w:val="20"/>
          <w:szCs w:val="20"/>
          <w:lang w:val="en-US"/>
        </w:rPr>
        <w:t>y_avg</w:t>
      </w:r>
      <w:proofErr w:type="spellEnd"/>
      <w:r w:rsidRPr="00D058A1">
        <w:rPr>
          <w:sz w:val="20"/>
          <w:szCs w:val="20"/>
          <w:lang w:val="en-US"/>
        </w:rPr>
        <w:t>,</w:t>
      </w:r>
    </w:p>
    <w:p w14:paraId="4EBF6DD0"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m_dot_int_kg_s</w:t>
      </w:r>
      <w:proofErr w:type="spellEnd"/>
      <w:r w:rsidRPr="00D058A1">
        <w:rPr>
          <w:sz w:val="20"/>
          <w:szCs w:val="20"/>
          <w:lang w:val="en-US"/>
        </w:rPr>
        <w:t>":    </w:t>
      </w:r>
      <w:proofErr w:type="spellStart"/>
      <w:r w:rsidRPr="00D058A1">
        <w:rPr>
          <w:sz w:val="20"/>
          <w:szCs w:val="20"/>
          <w:lang w:val="en-US"/>
        </w:rPr>
        <w:t>m_dot_int</w:t>
      </w:r>
      <w:proofErr w:type="spellEnd"/>
      <w:r w:rsidRPr="00D058A1">
        <w:rPr>
          <w:sz w:val="20"/>
          <w:szCs w:val="20"/>
          <w:lang w:val="en-US"/>
        </w:rPr>
        <w:t>,</w:t>
      </w:r>
    </w:p>
    <w:p w14:paraId="20E4B33C"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w:t>
      </w:r>
      <w:proofErr w:type="spellStart"/>
      <w:r w:rsidRPr="00D058A1">
        <w:rPr>
          <w:sz w:val="20"/>
          <w:szCs w:val="20"/>
        </w:rPr>
        <w:t>delta_f_fibra</w:t>
      </w:r>
      <w:proofErr w:type="spellEnd"/>
      <w:r w:rsidRPr="00D058A1">
        <w:rPr>
          <w:sz w:val="20"/>
          <w:szCs w:val="20"/>
        </w:rPr>
        <w:t xml:space="preserve">":     </w:t>
      </w:r>
      <w:proofErr w:type="spellStart"/>
      <w:r w:rsidRPr="00D058A1">
        <w:rPr>
          <w:sz w:val="20"/>
          <w:szCs w:val="20"/>
        </w:rPr>
        <w:t>df_f</w:t>
      </w:r>
      <w:proofErr w:type="spellEnd"/>
      <w:r w:rsidRPr="00D058A1">
        <w:rPr>
          <w:sz w:val="20"/>
          <w:szCs w:val="20"/>
        </w:rPr>
        <w:t>,</w:t>
      </w:r>
    </w:p>
    <w:p w14:paraId="00BCC324"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w:t>
      </w:r>
      <w:proofErr w:type="spellStart"/>
      <w:proofErr w:type="gramStart"/>
      <w:r w:rsidRPr="00D058A1">
        <w:rPr>
          <w:sz w:val="20"/>
          <w:szCs w:val="20"/>
          <w:lang w:val="en-US"/>
        </w:rPr>
        <w:t>stage</w:t>
      </w:r>
      <w:proofErr w:type="gramEnd"/>
      <w:r w:rsidRPr="00D058A1">
        <w:rPr>
          <w:sz w:val="20"/>
          <w:szCs w:val="20"/>
          <w:lang w:val="en-US"/>
        </w:rPr>
        <w:t>_cut_pct</w:t>
      </w:r>
      <w:proofErr w:type="spellEnd"/>
      <w:r w:rsidRPr="00D058A1">
        <w:rPr>
          <w:sz w:val="20"/>
          <w:szCs w:val="20"/>
          <w:lang w:val="en-US"/>
        </w:rPr>
        <w:t xml:space="preserve">":     </w:t>
      </w:r>
      <w:proofErr w:type="spellStart"/>
      <w:r w:rsidRPr="00D058A1">
        <w:rPr>
          <w:sz w:val="20"/>
          <w:szCs w:val="20"/>
          <w:lang w:val="en-US"/>
        </w:rPr>
        <w:t>stage_cut_pct</w:t>
      </w:r>
      <w:proofErr w:type="spellEnd"/>
      <w:r w:rsidRPr="00D058A1">
        <w:rPr>
          <w:sz w:val="20"/>
          <w:szCs w:val="20"/>
          <w:lang w:val="en-US"/>
        </w:rPr>
        <w:t>,</w:t>
      </w:r>
    </w:p>
    <w:p w14:paraId="6496F459"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Prod_kg_h</w:t>
      </w:r>
      <w:proofErr w:type="spellEnd"/>
      <w:r w:rsidRPr="00D058A1">
        <w:rPr>
          <w:sz w:val="20"/>
          <w:szCs w:val="20"/>
          <w:lang w:val="en-US"/>
        </w:rPr>
        <w:t xml:space="preserve">":         </w:t>
      </w:r>
      <w:proofErr w:type="spellStart"/>
      <w:r w:rsidRPr="00D058A1">
        <w:rPr>
          <w:sz w:val="20"/>
          <w:szCs w:val="20"/>
          <w:lang w:val="en-US"/>
        </w:rPr>
        <w:t>Prod_kg_h</w:t>
      </w:r>
      <w:proofErr w:type="spellEnd"/>
      <w:r w:rsidRPr="00D058A1">
        <w:rPr>
          <w:sz w:val="20"/>
          <w:szCs w:val="20"/>
          <w:lang w:val="en-US"/>
        </w:rPr>
        <w:t>,</w:t>
      </w:r>
    </w:p>
    <w:p w14:paraId="0E28E3FC" w14:textId="77777777" w:rsidR="00D058A1" w:rsidRPr="00D058A1" w:rsidRDefault="00D058A1" w:rsidP="00D058A1">
      <w:pPr>
        <w:pStyle w:val="codigo"/>
        <w:spacing w:line="240" w:lineRule="auto"/>
        <w:rPr>
          <w:sz w:val="20"/>
          <w:szCs w:val="20"/>
          <w:lang w:val="en-US"/>
        </w:rPr>
      </w:pPr>
      <w:r w:rsidRPr="00D058A1">
        <w:rPr>
          <w:sz w:val="20"/>
          <w:szCs w:val="20"/>
          <w:lang w:val="en-US"/>
        </w:rPr>
        <w:t>            "Re":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 xml:space="preserve">"Re", </w:t>
      </w:r>
      <w:proofErr w:type="spellStart"/>
      <w:r w:rsidRPr="00D058A1">
        <w:rPr>
          <w:sz w:val="20"/>
          <w:szCs w:val="20"/>
          <w:lang w:val="en-US"/>
        </w:rPr>
        <w:t>np.nan</w:t>
      </w:r>
      <w:proofErr w:type="spellEnd"/>
      <w:r w:rsidRPr="00D058A1">
        <w:rPr>
          <w:sz w:val="20"/>
          <w:szCs w:val="20"/>
          <w:lang w:val="en-US"/>
        </w:rPr>
        <w:t>)),</w:t>
      </w:r>
    </w:p>
    <w:p w14:paraId="51BEFDD5"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w:t>
      </w:r>
      <w:proofErr w:type="spellStart"/>
      <w:r w:rsidRPr="00D058A1">
        <w:rPr>
          <w:sz w:val="20"/>
          <w:szCs w:val="20"/>
        </w:rPr>
        <w:t>balance_fibra_error</w:t>
      </w:r>
      <w:proofErr w:type="spellEnd"/>
      <w:r w:rsidRPr="00D058A1">
        <w:rPr>
          <w:sz w:val="20"/>
          <w:szCs w:val="20"/>
        </w:rPr>
        <w:t xml:space="preserve">_%": </w:t>
      </w:r>
      <w:proofErr w:type="spellStart"/>
      <w:proofErr w:type="gramStart"/>
      <w:r w:rsidRPr="00D058A1">
        <w:rPr>
          <w:sz w:val="20"/>
          <w:szCs w:val="20"/>
        </w:rPr>
        <w:t>float</w:t>
      </w:r>
      <w:proofErr w:type="spellEnd"/>
      <w:r w:rsidRPr="00D058A1">
        <w:rPr>
          <w:sz w:val="20"/>
          <w:szCs w:val="20"/>
        </w:rPr>
        <w:t>(</w:t>
      </w:r>
      <w:proofErr w:type="spellStart"/>
      <w:r w:rsidRPr="00D058A1">
        <w:rPr>
          <w:sz w:val="20"/>
          <w:szCs w:val="20"/>
        </w:rPr>
        <w:t>res.get</w:t>
      </w:r>
      <w:proofErr w:type="spellEnd"/>
      <w:r w:rsidRPr="00D058A1">
        <w:rPr>
          <w:sz w:val="20"/>
          <w:szCs w:val="20"/>
        </w:rPr>
        <w:t>(</w:t>
      </w:r>
      <w:proofErr w:type="gramEnd"/>
      <w:r w:rsidRPr="00D058A1">
        <w:rPr>
          <w:sz w:val="20"/>
          <w:szCs w:val="20"/>
        </w:rPr>
        <w:t>"</w:t>
      </w:r>
      <w:proofErr w:type="spellStart"/>
      <w:r w:rsidRPr="00D058A1">
        <w:rPr>
          <w:sz w:val="20"/>
          <w:szCs w:val="20"/>
        </w:rPr>
        <w:t>balance_fibra_error_pct</w:t>
      </w:r>
      <w:proofErr w:type="spellEnd"/>
      <w:r w:rsidRPr="00D058A1">
        <w:rPr>
          <w:sz w:val="20"/>
          <w:szCs w:val="20"/>
        </w:rPr>
        <w:t xml:space="preserve">", </w:t>
      </w:r>
      <w:proofErr w:type="spellStart"/>
      <w:r w:rsidRPr="00D058A1">
        <w:rPr>
          <w:sz w:val="20"/>
          <w:szCs w:val="20"/>
        </w:rPr>
        <w:t>np.nan</w:t>
      </w:r>
      <w:proofErr w:type="spellEnd"/>
      <w:r w:rsidRPr="00D058A1">
        <w:rPr>
          <w:sz w:val="20"/>
          <w:szCs w:val="20"/>
        </w:rPr>
        <w:t>)),</w:t>
      </w:r>
    </w:p>
    <w:p w14:paraId="271CB291"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w:t>
      </w:r>
    </w:p>
    <w:p w14:paraId="12FB2485" w14:textId="77777777" w:rsidR="00D058A1" w:rsidRPr="00D058A1" w:rsidRDefault="00D058A1" w:rsidP="00D058A1">
      <w:pPr>
        <w:pStyle w:val="codigo"/>
        <w:spacing w:line="240" w:lineRule="auto"/>
        <w:rPr>
          <w:sz w:val="20"/>
          <w:szCs w:val="20"/>
          <w:lang w:val="en-US"/>
        </w:rPr>
      </w:pPr>
    </w:p>
    <w:p w14:paraId="47B4AC8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fixed.clear</w:t>
      </w:r>
      <w:proofErr w:type="spellEnd"/>
      <w:proofErr w:type="gramEnd"/>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(backup)</w:t>
      </w:r>
    </w:p>
    <w:p w14:paraId="794A8E7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spellStart"/>
      <w:proofErr w:type="gramStart"/>
      <w:r w:rsidRPr="00D058A1">
        <w:rPr>
          <w:sz w:val="20"/>
          <w:szCs w:val="20"/>
          <w:lang w:val="en-US"/>
        </w:rPr>
        <w:t>pd.DataFrame</w:t>
      </w:r>
      <w:proofErr w:type="spellEnd"/>
      <w:proofErr w:type="gramEnd"/>
      <w:r w:rsidRPr="00D058A1">
        <w:rPr>
          <w:sz w:val="20"/>
          <w:szCs w:val="20"/>
          <w:lang w:val="en-US"/>
        </w:rPr>
        <w:t>(rows)</w:t>
      </w:r>
    </w:p>
    <w:p w14:paraId="3C47DDD2" w14:textId="77777777" w:rsidR="00D058A1" w:rsidRPr="00D058A1" w:rsidRDefault="00D058A1" w:rsidP="00D058A1">
      <w:pPr>
        <w:pStyle w:val="codigo"/>
        <w:spacing w:line="240" w:lineRule="auto"/>
        <w:rPr>
          <w:sz w:val="20"/>
          <w:szCs w:val="20"/>
          <w:lang w:val="en-US"/>
        </w:rPr>
      </w:pPr>
    </w:p>
    <w:p w14:paraId="2C15878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sensitivity_run_and_</w:t>
      </w:r>
      <w:proofErr w:type="gramStart"/>
      <w:r w:rsidRPr="00D058A1">
        <w:rPr>
          <w:sz w:val="20"/>
          <w:szCs w:val="20"/>
          <w:lang w:val="en-US"/>
        </w:rPr>
        <w:t>plot</w:t>
      </w:r>
      <w:proofErr w:type="spellEnd"/>
      <w:r w:rsidRPr="00D058A1">
        <w:rPr>
          <w:sz w:val="20"/>
          <w:szCs w:val="20"/>
          <w:lang w:val="en-US"/>
        </w:rPr>
        <w:t>(</w:t>
      </w:r>
      <w:proofErr w:type="spellStart"/>
      <w:proofErr w:type="gramEnd"/>
      <w:r w:rsidRPr="00D058A1">
        <w:rPr>
          <w:sz w:val="20"/>
          <w:szCs w:val="20"/>
          <w:lang w:val="en-US"/>
        </w:rPr>
        <w:t>param_name</w:t>
      </w:r>
      <w:proofErr w:type="spellEnd"/>
      <w:r w:rsidRPr="00D058A1">
        <w:rPr>
          <w:sz w:val="20"/>
          <w:szCs w:val="20"/>
          <w:lang w:val="en-US"/>
        </w:rPr>
        <w:t xml:space="preserve">, </w:t>
      </w:r>
      <w:proofErr w:type="spellStart"/>
      <w:r w:rsidRPr="00D058A1">
        <w:rPr>
          <w:sz w:val="20"/>
          <w:szCs w:val="20"/>
          <w:lang w:val="en-US"/>
        </w:rPr>
        <w:t>param_values</w:t>
      </w:r>
      <w:proofErr w:type="spellEnd"/>
      <w:r w:rsidRPr="00D058A1">
        <w:rPr>
          <w:sz w:val="20"/>
          <w:szCs w:val="20"/>
          <w:lang w:val="en-US"/>
        </w:rPr>
        <w:t xml:space="preserve">, </w:t>
      </w:r>
      <w:proofErr w:type="spellStart"/>
      <w:r w:rsidRPr="00D058A1">
        <w:rPr>
          <w:sz w:val="20"/>
          <w:szCs w:val="20"/>
          <w:lang w:val="en-US"/>
        </w:rPr>
        <w:t>output_key</w:t>
      </w:r>
      <w:proofErr w:type="spellEnd"/>
      <w:r w:rsidRPr="00D058A1">
        <w:rPr>
          <w:sz w:val="20"/>
          <w:szCs w:val="20"/>
          <w:lang w:val="en-US"/>
        </w:rPr>
        <w:t>="flux_kg_m2_h", axis="z", title=None):</w:t>
      </w:r>
    </w:p>
    <w:p w14:paraId="50FBF48B" w14:textId="77777777" w:rsidR="00D058A1" w:rsidRPr="00D058A1" w:rsidRDefault="00D058A1" w:rsidP="00D058A1">
      <w:pPr>
        <w:pStyle w:val="codigo"/>
        <w:spacing w:line="240" w:lineRule="auto"/>
        <w:rPr>
          <w:sz w:val="20"/>
          <w:szCs w:val="20"/>
          <w:lang w:val="en-US"/>
        </w:rPr>
      </w:pPr>
    </w:p>
    <w:p w14:paraId="6CE1576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df</w:t>
      </w:r>
      <w:proofErr w:type="spellEnd"/>
      <w:r w:rsidRPr="00D058A1">
        <w:rPr>
          <w:sz w:val="20"/>
          <w:szCs w:val="20"/>
          <w:lang w:val="en-US"/>
        </w:rPr>
        <w:t xml:space="preserve"> = </w:t>
      </w:r>
      <w:proofErr w:type="spellStart"/>
      <w:r w:rsidRPr="00D058A1">
        <w:rPr>
          <w:sz w:val="20"/>
          <w:szCs w:val="20"/>
          <w:lang w:val="en-US"/>
        </w:rPr>
        <w:t>sensitivity_summary_</w:t>
      </w:r>
      <w:proofErr w:type="gramStart"/>
      <w:r w:rsidRPr="00D058A1">
        <w:rPr>
          <w:sz w:val="20"/>
          <w:szCs w:val="20"/>
          <w:lang w:val="en-US"/>
        </w:rPr>
        <w:t>table</w:t>
      </w:r>
      <w:proofErr w:type="spellEnd"/>
      <w:r w:rsidRPr="00D058A1">
        <w:rPr>
          <w:sz w:val="20"/>
          <w:szCs w:val="20"/>
          <w:lang w:val="en-US"/>
        </w:rPr>
        <w:t>(</w:t>
      </w:r>
      <w:proofErr w:type="spellStart"/>
      <w:proofErr w:type="gramEnd"/>
      <w:r w:rsidRPr="00D058A1">
        <w:rPr>
          <w:sz w:val="20"/>
          <w:szCs w:val="20"/>
          <w:lang w:val="en-US"/>
        </w:rPr>
        <w:t>param_name</w:t>
      </w:r>
      <w:proofErr w:type="spellEnd"/>
      <w:r w:rsidRPr="00D058A1">
        <w:rPr>
          <w:sz w:val="20"/>
          <w:szCs w:val="20"/>
          <w:lang w:val="en-US"/>
        </w:rPr>
        <w:t xml:space="preserve">, </w:t>
      </w:r>
      <w:proofErr w:type="spellStart"/>
      <w:r w:rsidRPr="00D058A1">
        <w:rPr>
          <w:sz w:val="20"/>
          <w:szCs w:val="20"/>
          <w:lang w:val="en-US"/>
        </w:rPr>
        <w:t>param_values</w:t>
      </w:r>
      <w:proofErr w:type="spellEnd"/>
      <w:r w:rsidRPr="00D058A1">
        <w:rPr>
          <w:sz w:val="20"/>
          <w:szCs w:val="20"/>
          <w:lang w:val="en-US"/>
        </w:rPr>
        <w:t xml:space="preserve">, </w:t>
      </w:r>
      <w:proofErr w:type="spellStart"/>
      <w:r w:rsidRPr="00D058A1">
        <w:rPr>
          <w:sz w:val="20"/>
          <w:szCs w:val="20"/>
          <w:lang w:val="en-US"/>
        </w:rPr>
        <w:t>output_key</w:t>
      </w:r>
      <w:proofErr w:type="spellEnd"/>
      <w:r w:rsidRPr="00D058A1">
        <w:rPr>
          <w:sz w:val="20"/>
          <w:szCs w:val="20"/>
          <w:lang w:val="en-US"/>
        </w:rPr>
        <w:t>, axis)</w:t>
      </w:r>
    </w:p>
    <w:p w14:paraId="1BE3F61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if </w:t>
      </w:r>
      <w:proofErr w:type="spellStart"/>
      <w:r w:rsidRPr="00D058A1">
        <w:rPr>
          <w:sz w:val="20"/>
          <w:szCs w:val="20"/>
          <w:lang w:val="en-US"/>
        </w:rPr>
        <w:t>param_name</w:t>
      </w:r>
      <w:proofErr w:type="spellEnd"/>
      <w:r w:rsidRPr="00D058A1">
        <w:rPr>
          <w:sz w:val="20"/>
          <w:szCs w:val="20"/>
          <w:lang w:val="en-US"/>
        </w:rPr>
        <w:t xml:space="preserve"> == "</w:t>
      </w:r>
      <w:proofErr w:type="spellStart"/>
      <w:r w:rsidRPr="00D058A1">
        <w:rPr>
          <w:sz w:val="20"/>
          <w:szCs w:val="20"/>
          <w:lang w:val="en-US"/>
        </w:rPr>
        <w:t>Q_medio</w:t>
      </w:r>
      <w:proofErr w:type="spellEnd"/>
      <w:r w:rsidRPr="00D058A1">
        <w:rPr>
          <w:sz w:val="20"/>
          <w:szCs w:val="20"/>
          <w:lang w:val="en-US"/>
        </w:rPr>
        <w:t>" and "</w:t>
      </w:r>
      <w:proofErr w:type="spellStart"/>
      <w:r w:rsidRPr="00D058A1">
        <w:rPr>
          <w:sz w:val="20"/>
          <w:szCs w:val="20"/>
          <w:lang w:val="en-US"/>
        </w:rPr>
        <w:t>Q_medio</w:t>
      </w:r>
      <w:proofErr w:type="spellEnd"/>
      <w:r w:rsidRPr="00D058A1">
        <w:rPr>
          <w:sz w:val="20"/>
          <w:szCs w:val="20"/>
          <w:lang w:val="en-US"/>
        </w:rPr>
        <w:t xml:space="preserve">" in </w:t>
      </w:r>
      <w:proofErr w:type="spellStart"/>
      <w:proofErr w:type="gramStart"/>
      <w:r w:rsidRPr="00D058A1">
        <w:rPr>
          <w:sz w:val="20"/>
          <w:szCs w:val="20"/>
          <w:lang w:val="en-US"/>
        </w:rPr>
        <w:t>df.columns</w:t>
      </w:r>
      <w:proofErr w:type="spellEnd"/>
      <w:proofErr w:type="gramEnd"/>
      <w:r w:rsidRPr="00D058A1">
        <w:rPr>
          <w:sz w:val="20"/>
          <w:szCs w:val="20"/>
          <w:lang w:val="en-US"/>
        </w:rPr>
        <w:t>:</w:t>
      </w:r>
    </w:p>
    <w:p w14:paraId="1365D11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Q_mL_min</w:t>
      </w:r>
      <w:proofErr w:type="spellEnd"/>
      <w:r w:rsidRPr="00D058A1">
        <w:rPr>
          <w:sz w:val="20"/>
          <w:szCs w:val="20"/>
          <w:lang w:val="en-US"/>
        </w:rPr>
        <w:t xml:space="preserve">"] =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Q_medio</w:t>
      </w:r>
      <w:proofErr w:type="spellEnd"/>
      <w:r w:rsidRPr="00D058A1">
        <w:rPr>
          <w:sz w:val="20"/>
          <w:szCs w:val="20"/>
          <w:lang w:val="en-US"/>
        </w:rPr>
        <w:t>"</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(float) * 1e6 * 60.0</w:t>
      </w:r>
    </w:p>
    <w:p w14:paraId="441414C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gramStart"/>
      <w:r w:rsidRPr="00D058A1">
        <w:rPr>
          <w:sz w:val="20"/>
          <w:szCs w:val="20"/>
          <w:lang w:val="en-US"/>
        </w:rPr>
        <w:t>print(</w:t>
      </w:r>
      <w:proofErr w:type="spellStart"/>
      <w:proofErr w:type="gramEnd"/>
      <w:r w:rsidRPr="00D058A1">
        <w:rPr>
          <w:sz w:val="20"/>
          <w:szCs w:val="20"/>
          <w:lang w:val="en-US"/>
        </w:rPr>
        <w:t>df.to_</w:t>
      </w:r>
      <w:proofErr w:type="gramStart"/>
      <w:r w:rsidRPr="00D058A1">
        <w:rPr>
          <w:sz w:val="20"/>
          <w:szCs w:val="20"/>
          <w:lang w:val="en-US"/>
        </w:rPr>
        <w:t>string</w:t>
      </w:r>
      <w:proofErr w:type="spellEnd"/>
      <w:r w:rsidRPr="00D058A1">
        <w:rPr>
          <w:sz w:val="20"/>
          <w:szCs w:val="20"/>
          <w:lang w:val="en-US"/>
        </w:rPr>
        <w:t>(</w:t>
      </w:r>
      <w:proofErr w:type="gramEnd"/>
      <w:r w:rsidRPr="00D058A1">
        <w:rPr>
          <w:sz w:val="20"/>
          <w:szCs w:val="20"/>
          <w:lang w:val="en-US"/>
        </w:rPr>
        <w:t xml:space="preserve">index=False, </w:t>
      </w:r>
      <w:proofErr w:type="spellStart"/>
      <w:r w:rsidRPr="00D058A1">
        <w:rPr>
          <w:sz w:val="20"/>
          <w:szCs w:val="20"/>
          <w:lang w:val="en-US"/>
        </w:rPr>
        <w:t>float_format</w:t>
      </w:r>
      <w:proofErr w:type="spellEnd"/>
      <w:r w:rsidRPr="00D058A1">
        <w:rPr>
          <w:sz w:val="20"/>
          <w:szCs w:val="20"/>
          <w:lang w:val="en-US"/>
        </w:rPr>
        <w:t xml:space="preserve">=lambda x: </w:t>
      </w:r>
      <w:proofErr w:type="gramStart"/>
      <w:r w:rsidRPr="00D058A1">
        <w:rPr>
          <w:sz w:val="20"/>
          <w:szCs w:val="20"/>
          <w:lang w:val="en-US"/>
        </w:rPr>
        <w:t>f"{</w:t>
      </w:r>
      <w:proofErr w:type="gramEnd"/>
      <w:r w:rsidRPr="00D058A1">
        <w:rPr>
          <w:sz w:val="20"/>
          <w:szCs w:val="20"/>
          <w:lang w:val="en-US"/>
        </w:rPr>
        <w:t>x:.4</w:t>
      </w:r>
      <w:proofErr w:type="gramStart"/>
      <w:r w:rsidRPr="00D058A1">
        <w:rPr>
          <w:sz w:val="20"/>
          <w:szCs w:val="20"/>
          <w:lang w:val="en-US"/>
        </w:rPr>
        <w:t>g}"</w:t>
      </w:r>
      <w:proofErr w:type="gramEnd"/>
      <w:r w:rsidRPr="00D058A1">
        <w:rPr>
          <w:sz w:val="20"/>
          <w:szCs w:val="20"/>
          <w:lang w:val="en-US"/>
        </w:rPr>
        <w:t>))</w:t>
      </w:r>
    </w:p>
    <w:p w14:paraId="516F29C8" w14:textId="77777777" w:rsidR="00D058A1" w:rsidRPr="00D058A1" w:rsidRDefault="00D058A1" w:rsidP="00D058A1">
      <w:pPr>
        <w:pStyle w:val="codigo"/>
        <w:spacing w:line="240" w:lineRule="auto"/>
        <w:rPr>
          <w:sz w:val="20"/>
          <w:szCs w:val="20"/>
          <w:lang w:val="en-US"/>
        </w:rPr>
      </w:pPr>
    </w:p>
    <w:p w14:paraId="30A2BCAB" w14:textId="77777777" w:rsidR="00D058A1" w:rsidRPr="00D058A1" w:rsidRDefault="00D058A1" w:rsidP="00D058A1">
      <w:pPr>
        <w:pStyle w:val="codigo"/>
        <w:spacing w:line="240" w:lineRule="auto"/>
        <w:rPr>
          <w:sz w:val="20"/>
          <w:szCs w:val="20"/>
          <w:lang w:val="en-US"/>
        </w:rPr>
      </w:pPr>
      <w:r w:rsidRPr="00D058A1">
        <w:rPr>
          <w:sz w:val="20"/>
          <w:szCs w:val="20"/>
          <w:lang w:val="en-US"/>
        </w:rPr>
        <w:t>    try:</w:t>
      </w:r>
    </w:p>
    <w:p w14:paraId="6E2CABE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sensitivity_</w:t>
      </w:r>
      <w:proofErr w:type="gramStart"/>
      <w:r w:rsidRPr="00D058A1">
        <w:rPr>
          <w:sz w:val="20"/>
          <w:szCs w:val="20"/>
          <w:lang w:val="en-US"/>
        </w:rPr>
        <w:t>plot</w:t>
      </w:r>
      <w:proofErr w:type="spellEnd"/>
      <w:r w:rsidRPr="00D058A1">
        <w:rPr>
          <w:sz w:val="20"/>
          <w:szCs w:val="20"/>
          <w:lang w:val="en-US"/>
        </w:rPr>
        <w:t>(</w:t>
      </w:r>
      <w:proofErr w:type="spellStart"/>
      <w:proofErr w:type="gramEnd"/>
      <w:r w:rsidRPr="00D058A1">
        <w:rPr>
          <w:sz w:val="20"/>
          <w:szCs w:val="20"/>
          <w:lang w:val="en-US"/>
        </w:rPr>
        <w:t>param_name</w:t>
      </w:r>
      <w:proofErr w:type="spellEnd"/>
      <w:r w:rsidRPr="00D058A1">
        <w:rPr>
          <w:sz w:val="20"/>
          <w:szCs w:val="20"/>
          <w:lang w:val="en-US"/>
        </w:rPr>
        <w:t xml:space="preserve">, </w:t>
      </w:r>
      <w:proofErr w:type="spellStart"/>
      <w:r w:rsidRPr="00D058A1">
        <w:rPr>
          <w:sz w:val="20"/>
          <w:szCs w:val="20"/>
          <w:lang w:val="en-US"/>
        </w:rPr>
        <w:t>param_values</w:t>
      </w:r>
      <w:proofErr w:type="spellEnd"/>
      <w:r w:rsidRPr="00D058A1">
        <w:rPr>
          <w:sz w:val="20"/>
          <w:szCs w:val="20"/>
          <w:lang w:val="en-US"/>
        </w:rPr>
        <w:t xml:space="preserve">, </w:t>
      </w:r>
      <w:proofErr w:type="spellStart"/>
      <w:r w:rsidRPr="00D058A1">
        <w:rPr>
          <w:sz w:val="20"/>
          <w:szCs w:val="20"/>
          <w:lang w:val="en-US"/>
        </w:rPr>
        <w:t>output_key</w:t>
      </w:r>
      <w:proofErr w:type="spellEnd"/>
      <w:r w:rsidRPr="00D058A1">
        <w:rPr>
          <w:sz w:val="20"/>
          <w:szCs w:val="20"/>
          <w:lang w:val="en-US"/>
        </w:rPr>
        <w:t xml:space="preserve">, </w:t>
      </w:r>
      <w:proofErr w:type="spellStart"/>
      <w:proofErr w:type="gramStart"/>
      <w:r w:rsidRPr="00D058A1">
        <w:rPr>
          <w:sz w:val="20"/>
          <w:szCs w:val="20"/>
          <w:lang w:val="en-US"/>
        </w:rPr>
        <w:t>axis,title</w:t>
      </w:r>
      <w:proofErr w:type="spellEnd"/>
      <w:proofErr w:type="gramEnd"/>
      <w:r w:rsidRPr="00D058A1">
        <w:rPr>
          <w:sz w:val="20"/>
          <w:szCs w:val="20"/>
          <w:lang w:val="en-US"/>
        </w:rPr>
        <w:t xml:space="preserve"> or </w:t>
      </w:r>
      <w:proofErr w:type="spellStart"/>
      <w:r w:rsidRPr="00D058A1">
        <w:rPr>
          <w:sz w:val="20"/>
          <w:szCs w:val="20"/>
          <w:lang w:val="en-US"/>
        </w:rPr>
        <w:t>f"Sensibilidad</w:t>
      </w:r>
      <w:proofErr w:type="spellEnd"/>
      <w:r w:rsidRPr="00D058A1">
        <w:rPr>
          <w:sz w:val="20"/>
          <w:szCs w:val="20"/>
          <w:lang w:val="en-US"/>
        </w:rPr>
        <w:t>: {</w:t>
      </w:r>
      <w:proofErr w:type="spellStart"/>
      <w:r w:rsidRPr="00D058A1">
        <w:rPr>
          <w:sz w:val="20"/>
          <w:szCs w:val="20"/>
          <w:lang w:val="en-US"/>
        </w:rPr>
        <w:t>param_name</w:t>
      </w:r>
      <w:proofErr w:type="spellEnd"/>
      <w:r w:rsidRPr="00D058A1">
        <w:rPr>
          <w:sz w:val="20"/>
          <w:szCs w:val="20"/>
          <w:lang w:val="en-US"/>
        </w:rPr>
        <w:t>} → {</w:t>
      </w:r>
      <w:proofErr w:type="spellStart"/>
      <w:r w:rsidRPr="00D058A1">
        <w:rPr>
          <w:sz w:val="20"/>
          <w:szCs w:val="20"/>
          <w:lang w:val="en-US"/>
        </w:rPr>
        <w:t>output_key</w:t>
      </w:r>
      <w:proofErr w:type="spellEnd"/>
      <w:r w:rsidRPr="00D058A1">
        <w:rPr>
          <w:sz w:val="20"/>
          <w:szCs w:val="20"/>
          <w:lang w:val="en-US"/>
        </w:rPr>
        <w:t>}")</w:t>
      </w:r>
    </w:p>
    <w:p w14:paraId="42CAED0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except </w:t>
      </w:r>
      <w:proofErr w:type="spellStart"/>
      <w:r w:rsidRPr="00D058A1">
        <w:rPr>
          <w:sz w:val="20"/>
          <w:szCs w:val="20"/>
          <w:lang w:val="en-US"/>
        </w:rPr>
        <w:t>NameError</w:t>
      </w:r>
      <w:proofErr w:type="spellEnd"/>
      <w:r w:rsidRPr="00D058A1">
        <w:rPr>
          <w:sz w:val="20"/>
          <w:szCs w:val="20"/>
          <w:lang w:val="en-US"/>
        </w:rPr>
        <w:t>:</w:t>
      </w:r>
    </w:p>
    <w:p w14:paraId="7DF4A738" w14:textId="77777777" w:rsidR="00D058A1" w:rsidRPr="00D058A1" w:rsidRDefault="00D058A1" w:rsidP="00D058A1">
      <w:pPr>
        <w:pStyle w:val="codigo"/>
        <w:spacing w:line="240" w:lineRule="auto"/>
        <w:rPr>
          <w:sz w:val="20"/>
          <w:szCs w:val="20"/>
          <w:lang w:val="en-US"/>
        </w:rPr>
      </w:pPr>
      <w:r w:rsidRPr="00D058A1">
        <w:rPr>
          <w:sz w:val="20"/>
          <w:szCs w:val="20"/>
          <w:lang w:val="en-US"/>
        </w:rPr>
        <w:t>        pass</w:t>
      </w:r>
    </w:p>
    <w:p w14:paraId="2DC00296" w14:textId="77777777" w:rsidR="00D058A1" w:rsidRPr="00D058A1" w:rsidRDefault="00D058A1" w:rsidP="00D058A1">
      <w:pPr>
        <w:pStyle w:val="codigo"/>
        <w:spacing w:line="240" w:lineRule="auto"/>
        <w:rPr>
          <w:sz w:val="20"/>
          <w:szCs w:val="20"/>
          <w:lang w:val="en-US"/>
        </w:rPr>
      </w:pPr>
    </w:p>
    <w:p w14:paraId="3A2FF60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label_col</w:t>
      </w:r>
      <w:proofErr w:type="spellEnd"/>
      <w:r w:rsidRPr="00D058A1">
        <w:rPr>
          <w:sz w:val="20"/>
          <w:szCs w:val="20"/>
          <w:lang w:val="en-US"/>
        </w:rPr>
        <w:t xml:space="preserve"> = "</w:t>
      </w:r>
      <w:proofErr w:type="spellStart"/>
      <w:r w:rsidRPr="00D058A1">
        <w:rPr>
          <w:sz w:val="20"/>
          <w:szCs w:val="20"/>
          <w:lang w:val="en-US"/>
        </w:rPr>
        <w:t>Q_mL_min</w:t>
      </w:r>
      <w:proofErr w:type="spellEnd"/>
      <w:r w:rsidRPr="00D058A1">
        <w:rPr>
          <w:sz w:val="20"/>
          <w:szCs w:val="20"/>
          <w:lang w:val="en-US"/>
        </w:rPr>
        <w:t>" if ("</w:t>
      </w:r>
      <w:proofErr w:type="spellStart"/>
      <w:r w:rsidRPr="00D058A1">
        <w:rPr>
          <w:sz w:val="20"/>
          <w:szCs w:val="20"/>
          <w:lang w:val="en-US"/>
        </w:rPr>
        <w:t>Q_mL_min</w:t>
      </w:r>
      <w:proofErr w:type="spellEnd"/>
      <w:r w:rsidRPr="00D058A1">
        <w:rPr>
          <w:sz w:val="20"/>
          <w:szCs w:val="20"/>
          <w:lang w:val="en-US"/>
        </w:rPr>
        <w:t xml:space="preserve">" in </w:t>
      </w:r>
      <w:proofErr w:type="spellStart"/>
      <w:proofErr w:type="gramStart"/>
      <w:r w:rsidRPr="00D058A1">
        <w:rPr>
          <w:sz w:val="20"/>
          <w:szCs w:val="20"/>
          <w:lang w:val="en-US"/>
        </w:rPr>
        <w:t>df.columns</w:t>
      </w:r>
      <w:proofErr w:type="spellEnd"/>
      <w:proofErr w:type="gramEnd"/>
      <w:r w:rsidRPr="00D058A1">
        <w:rPr>
          <w:sz w:val="20"/>
          <w:szCs w:val="20"/>
          <w:lang w:val="en-US"/>
        </w:rPr>
        <w:t>) else (</w:t>
      </w:r>
      <w:proofErr w:type="spellStart"/>
      <w:r w:rsidRPr="00D058A1">
        <w:rPr>
          <w:sz w:val="20"/>
          <w:szCs w:val="20"/>
          <w:lang w:val="en-US"/>
        </w:rPr>
        <w:t>param_name</w:t>
      </w:r>
      <w:proofErr w:type="spellEnd"/>
      <w:r w:rsidRPr="00D058A1">
        <w:rPr>
          <w:sz w:val="20"/>
          <w:szCs w:val="20"/>
          <w:lang w:val="en-US"/>
        </w:rPr>
        <w:t xml:space="preserve"> if </w:t>
      </w:r>
      <w:proofErr w:type="spellStart"/>
      <w:r w:rsidRPr="00D058A1">
        <w:rPr>
          <w:sz w:val="20"/>
          <w:szCs w:val="20"/>
          <w:lang w:val="en-US"/>
        </w:rPr>
        <w:t>param_name</w:t>
      </w:r>
      <w:proofErr w:type="spellEnd"/>
      <w:r w:rsidRPr="00D058A1">
        <w:rPr>
          <w:sz w:val="20"/>
          <w:szCs w:val="20"/>
          <w:lang w:val="en-US"/>
        </w:rPr>
        <w:t xml:space="preserve"> in </w:t>
      </w:r>
      <w:proofErr w:type="spellStart"/>
      <w:proofErr w:type="gramStart"/>
      <w:r w:rsidRPr="00D058A1">
        <w:rPr>
          <w:sz w:val="20"/>
          <w:szCs w:val="20"/>
          <w:lang w:val="en-US"/>
        </w:rPr>
        <w:t>df.columns</w:t>
      </w:r>
      <w:proofErr w:type="spellEnd"/>
      <w:proofErr w:type="gramEnd"/>
      <w:r w:rsidRPr="00D058A1">
        <w:rPr>
          <w:sz w:val="20"/>
          <w:szCs w:val="20"/>
          <w:lang w:val="en-US"/>
        </w:rPr>
        <w:t xml:space="preserve"> else None)</w:t>
      </w:r>
    </w:p>
    <w:p w14:paraId="5CFF4E7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49718A0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plot_</w:t>
      </w:r>
      <w:proofErr w:type="gramStart"/>
      <w:r w:rsidRPr="00D058A1">
        <w:rPr>
          <w:sz w:val="20"/>
          <w:szCs w:val="20"/>
          <w:lang w:val="en-US"/>
        </w:rPr>
        <w:t>tradeoff</w:t>
      </w:r>
      <w:proofErr w:type="spellEnd"/>
      <w:r w:rsidRPr="00D058A1">
        <w:rPr>
          <w:sz w:val="20"/>
          <w:szCs w:val="20"/>
          <w:lang w:val="en-US"/>
        </w:rPr>
        <w:t>(</w:t>
      </w:r>
      <w:proofErr w:type="spellStart"/>
      <w:proofErr w:type="gramEnd"/>
      <w:r w:rsidRPr="00D058A1">
        <w:rPr>
          <w:sz w:val="20"/>
          <w:szCs w:val="20"/>
          <w:lang w:val="en-US"/>
        </w:rPr>
        <w:t>df</w:t>
      </w:r>
      <w:proofErr w:type="spellEnd"/>
      <w:r w:rsidRPr="00D058A1">
        <w:rPr>
          <w:sz w:val="20"/>
          <w:szCs w:val="20"/>
          <w:lang w:val="en-US"/>
        </w:rPr>
        <w:t xml:space="preserve">, </w:t>
      </w:r>
      <w:proofErr w:type="spellStart"/>
      <w:r w:rsidRPr="00D058A1">
        <w:rPr>
          <w:sz w:val="20"/>
          <w:szCs w:val="20"/>
          <w:lang w:val="en-US"/>
        </w:rPr>
        <w:t>label_col</w:t>
      </w:r>
      <w:proofErr w:type="spellEnd"/>
      <w:r w:rsidRPr="00D058A1">
        <w:rPr>
          <w:sz w:val="20"/>
          <w:szCs w:val="20"/>
          <w:lang w:val="en-US"/>
        </w:rPr>
        <w:t>="</w:t>
      </w:r>
      <w:proofErr w:type="spellStart"/>
      <w:r w:rsidRPr="00D058A1">
        <w:rPr>
          <w:sz w:val="20"/>
          <w:szCs w:val="20"/>
          <w:lang w:val="en-US"/>
        </w:rPr>
        <w:t>Q_mL_min</w:t>
      </w:r>
      <w:proofErr w:type="spellEnd"/>
      <w:r w:rsidRPr="00D058A1">
        <w:rPr>
          <w:sz w:val="20"/>
          <w:szCs w:val="20"/>
          <w:lang w:val="en-US"/>
        </w:rPr>
        <w:t>" if "</w:t>
      </w:r>
      <w:proofErr w:type="spellStart"/>
      <w:r w:rsidRPr="00D058A1">
        <w:rPr>
          <w:sz w:val="20"/>
          <w:szCs w:val="20"/>
          <w:lang w:val="en-US"/>
        </w:rPr>
        <w:t>Q_mL_min</w:t>
      </w:r>
      <w:proofErr w:type="spellEnd"/>
      <w:r w:rsidRPr="00D058A1">
        <w:rPr>
          <w:sz w:val="20"/>
          <w:szCs w:val="20"/>
          <w:lang w:val="en-US"/>
        </w:rPr>
        <w:t xml:space="preserve">" in </w:t>
      </w:r>
      <w:proofErr w:type="spellStart"/>
      <w:proofErr w:type="gramStart"/>
      <w:r w:rsidRPr="00D058A1">
        <w:rPr>
          <w:sz w:val="20"/>
          <w:szCs w:val="20"/>
          <w:lang w:val="en-US"/>
        </w:rPr>
        <w:t>df.columns</w:t>
      </w:r>
      <w:proofErr w:type="spellEnd"/>
      <w:proofErr w:type="gramEnd"/>
      <w:r w:rsidRPr="00D058A1">
        <w:rPr>
          <w:sz w:val="20"/>
          <w:szCs w:val="20"/>
          <w:lang w:val="en-US"/>
        </w:rPr>
        <w:t xml:space="preserve"> else None)</w:t>
      </w:r>
    </w:p>
    <w:p w14:paraId="23C9699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00E3A18B" w14:textId="77777777" w:rsidR="00D058A1" w:rsidRPr="00D058A1" w:rsidRDefault="00D058A1" w:rsidP="00D058A1">
      <w:pPr>
        <w:pStyle w:val="codigo"/>
        <w:spacing w:line="240" w:lineRule="auto"/>
        <w:rPr>
          <w:sz w:val="20"/>
          <w:szCs w:val="20"/>
          <w:lang w:val="en-US"/>
        </w:rPr>
      </w:pPr>
    </w:p>
    <w:p w14:paraId="37B8F80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if "Re" in </w:t>
      </w:r>
      <w:proofErr w:type="spellStart"/>
      <w:proofErr w:type="gramStart"/>
      <w:r w:rsidRPr="00D058A1">
        <w:rPr>
          <w:sz w:val="20"/>
          <w:szCs w:val="20"/>
          <w:lang w:val="en-US"/>
        </w:rPr>
        <w:t>df.columns</w:t>
      </w:r>
      <w:proofErr w:type="spellEnd"/>
      <w:proofErr w:type="gramEnd"/>
      <w:r w:rsidRPr="00D058A1">
        <w:rPr>
          <w:sz w:val="20"/>
          <w:szCs w:val="20"/>
          <w:lang w:val="en-US"/>
        </w:rPr>
        <w:t xml:space="preserve"> and </w:t>
      </w:r>
      <w:proofErr w:type="spellStart"/>
      <w:r w:rsidRPr="00D058A1">
        <w:rPr>
          <w:sz w:val="20"/>
          <w:szCs w:val="20"/>
          <w:lang w:val="en-US"/>
        </w:rPr>
        <w:t>df</w:t>
      </w:r>
      <w:proofErr w:type="spellEnd"/>
      <w:r w:rsidRPr="00D058A1">
        <w:rPr>
          <w:sz w:val="20"/>
          <w:szCs w:val="20"/>
          <w:lang w:val="en-US"/>
        </w:rPr>
        <w:t>["Re"</w:t>
      </w:r>
      <w:proofErr w:type="gramStart"/>
      <w:r w:rsidRPr="00D058A1">
        <w:rPr>
          <w:sz w:val="20"/>
          <w:szCs w:val="20"/>
          <w:lang w:val="en-US"/>
        </w:rPr>
        <w:t>].</w:t>
      </w:r>
      <w:proofErr w:type="spellStart"/>
      <w:r w:rsidRPr="00D058A1">
        <w:rPr>
          <w:sz w:val="20"/>
          <w:szCs w:val="20"/>
          <w:lang w:val="en-US"/>
        </w:rPr>
        <w:t>notna</w:t>
      </w:r>
      <w:proofErr w:type="spellEnd"/>
      <w:proofErr w:type="gramEnd"/>
      <w:r w:rsidRPr="00D058A1">
        <w:rPr>
          <w:sz w:val="20"/>
          <w:szCs w:val="20"/>
          <w:lang w:val="en-US"/>
        </w:rPr>
        <w:t>(</w:t>
      </w:r>
      <w:proofErr w:type="gramStart"/>
      <w:r w:rsidRPr="00D058A1">
        <w:rPr>
          <w:sz w:val="20"/>
          <w:szCs w:val="20"/>
          <w:lang w:val="en-US"/>
        </w:rPr>
        <w:t>).any</w:t>
      </w:r>
      <w:proofErr w:type="gramEnd"/>
      <w:r w:rsidRPr="00D058A1">
        <w:rPr>
          <w:sz w:val="20"/>
          <w:szCs w:val="20"/>
          <w:lang w:val="en-US"/>
        </w:rPr>
        <w:t>():</w:t>
      </w:r>
    </w:p>
    <w:p w14:paraId="4E0F4C8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x = </w:t>
      </w:r>
      <w:proofErr w:type="spellStart"/>
      <w:r w:rsidRPr="00D058A1">
        <w:rPr>
          <w:sz w:val="20"/>
          <w:szCs w:val="20"/>
          <w:lang w:val="en-US"/>
        </w:rPr>
        <w:t>df</w:t>
      </w:r>
      <w:proofErr w:type="spellEnd"/>
      <w:r w:rsidRPr="00D058A1">
        <w:rPr>
          <w:sz w:val="20"/>
          <w:szCs w:val="20"/>
          <w:lang w:val="en-US"/>
        </w:rPr>
        <w:t>["Re"</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(float</w:t>
      </w:r>
      <w:proofErr w:type="gramStart"/>
      <w:r w:rsidRPr="00D058A1">
        <w:rPr>
          <w:sz w:val="20"/>
          <w:szCs w:val="20"/>
          <w:lang w:val="en-US"/>
        </w:rPr>
        <w:t>).values</w:t>
      </w:r>
      <w:proofErr w:type="gramEnd"/>
    </w:p>
    <w:p w14:paraId="3BF6C5C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y = </w:t>
      </w:r>
      <w:proofErr w:type="spellStart"/>
      <w:r w:rsidRPr="00D058A1">
        <w:rPr>
          <w:sz w:val="20"/>
          <w:szCs w:val="20"/>
          <w:lang w:val="en-US"/>
        </w:rPr>
        <w:t>df</w:t>
      </w:r>
      <w:proofErr w:type="spellEnd"/>
      <w:r w:rsidRPr="00D058A1">
        <w:rPr>
          <w:sz w:val="20"/>
          <w:szCs w:val="20"/>
          <w:lang w:val="en-US"/>
        </w:rPr>
        <w:t>[</w:t>
      </w:r>
      <w:proofErr w:type="gramStart"/>
      <w:r w:rsidRPr="00D058A1">
        <w:rPr>
          <w:sz w:val="20"/>
          <w:szCs w:val="20"/>
          <w:lang w:val="en-US"/>
        </w:rPr>
        <w:t>f"{</w:t>
      </w:r>
      <w:proofErr w:type="spellStart"/>
      <w:proofErr w:type="gramEnd"/>
      <w:r w:rsidRPr="00D058A1">
        <w:rPr>
          <w:sz w:val="20"/>
          <w:szCs w:val="20"/>
          <w:lang w:val="en-US"/>
        </w:rPr>
        <w:t>output_</w:t>
      </w:r>
      <w:proofErr w:type="gramStart"/>
      <w:r w:rsidRPr="00D058A1">
        <w:rPr>
          <w:sz w:val="20"/>
          <w:szCs w:val="20"/>
          <w:lang w:val="en-US"/>
        </w:rPr>
        <w:t>key</w:t>
      </w:r>
      <w:proofErr w:type="spellEnd"/>
      <w:r w:rsidRPr="00D058A1">
        <w:rPr>
          <w:sz w:val="20"/>
          <w:szCs w:val="20"/>
          <w:lang w:val="en-US"/>
        </w:rPr>
        <w:t>}_</w:t>
      </w:r>
      <w:proofErr w:type="gramEnd"/>
      <w:r w:rsidRPr="00D058A1">
        <w:rPr>
          <w:sz w:val="20"/>
          <w:szCs w:val="20"/>
          <w:lang w:val="en-US"/>
        </w:rPr>
        <w:t>in"</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(float</w:t>
      </w:r>
      <w:proofErr w:type="gramStart"/>
      <w:r w:rsidRPr="00D058A1">
        <w:rPr>
          <w:sz w:val="20"/>
          <w:szCs w:val="20"/>
          <w:lang w:val="en-US"/>
        </w:rPr>
        <w:t>).values</w:t>
      </w:r>
      <w:proofErr w:type="gramEnd"/>
    </w:p>
    <w:p w14:paraId="050D759A" w14:textId="77777777" w:rsidR="00D058A1" w:rsidRPr="00D058A1" w:rsidRDefault="00D058A1" w:rsidP="00D058A1">
      <w:pPr>
        <w:pStyle w:val="codigo"/>
        <w:spacing w:line="240" w:lineRule="auto"/>
        <w:rPr>
          <w:sz w:val="20"/>
          <w:szCs w:val="20"/>
          <w:lang w:val="en-US"/>
        </w:rPr>
      </w:pPr>
    </w:p>
    <w:p w14:paraId="70654B6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coef</w:t>
      </w:r>
      <w:proofErr w:type="spellEnd"/>
      <w:r w:rsidRPr="00D058A1">
        <w:rPr>
          <w:sz w:val="20"/>
          <w:szCs w:val="20"/>
          <w:lang w:val="en-US"/>
        </w:rPr>
        <w:t xml:space="preserve"> = </w:t>
      </w:r>
      <w:proofErr w:type="spellStart"/>
      <w:proofErr w:type="gramStart"/>
      <w:r w:rsidRPr="00D058A1">
        <w:rPr>
          <w:sz w:val="20"/>
          <w:szCs w:val="20"/>
          <w:lang w:val="en-US"/>
        </w:rPr>
        <w:t>np.polyfit</w:t>
      </w:r>
      <w:proofErr w:type="spellEnd"/>
      <w:proofErr w:type="gramEnd"/>
      <w:r w:rsidRPr="00D058A1">
        <w:rPr>
          <w:sz w:val="20"/>
          <w:szCs w:val="20"/>
          <w:lang w:val="en-US"/>
        </w:rPr>
        <w:t>(np.log(x), np.log(y), 1)</w:t>
      </w:r>
    </w:p>
    <w:p w14:paraId="790B23B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n, a = </w:t>
      </w:r>
      <w:proofErr w:type="spellStart"/>
      <w:proofErr w:type="gramStart"/>
      <w:r w:rsidRPr="00D058A1">
        <w:rPr>
          <w:sz w:val="20"/>
          <w:szCs w:val="20"/>
          <w:lang w:val="en-US"/>
        </w:rPr>
        <w:t>coef</w:t>
      </w:r>
      <w:proofErr w:type="spellEnd"/>
      <w:r w:rsidRPr="00D058A1">
        <w:rPr>
          <w:sz w:val="20"/>
          <w:szCs w:val="20"/>
          <w:lang w:val="en-US"/>
        </w:rPr>
        <w:t>[</w:t>
      </w:r>
      <w:proofErr w:type="gramEnd"/>
      <w:r w:rsidRPr="00D058A1">
        <w:rPr>
          <w:sz w:val="20"/>
          <w:szCs w:val="20"/>
          <w:lang w:val="en-US"/>
        </w:rPr>
        <w:t>0], float(</w:t>
      </w:r>
      <w:proofErr w:type="spellStart"/>
      <w:r w:rsidRPr="00D058A1">
        <w:rPr>
          <w:sz w:val="20"/>
          <w:szCs w:val="20"/>
          <w:lang w:val="en-US"/>
        </w:rPr>
        <w:t>np.exp</w:t>
      </w:r>
      <w:proofErr w:type="spellEnd"/>
      <w:r w:rsidRPr="00D058A1">
        <w:rPr>
          <w:sz w:val="20"/>
          <w:szCs w:val="20"/>
          <w:lang w:val="en-US"/>
        </w:rPr>
        <w:t>(</w:t>
      </w:r>
      <w:proofErr w:type="spellStart"/>
      <w:proofErr w:type="gramStart"/>
      <w:r w:rsidRPr="00D058A1">
        <w:rPr>
          <w:sz w:val="20"/>
          <w:szCs w:val="20"/>
          <w:lang w:val="en-US"/>
        </w:rPr>
        <w:t>coef</w:t>
      </w:r>
      <w:proofErr w:type="spellEnd"/>
      <w:r w:rsidRPr="00D058A1">
        <w:rPr>
          <w:sz w:val="20"/>
          <w:szCs w:val="20"/>
          <w:lang w:val="en-US"/>
        </w:rPr>
        <w:t>[</w:t>
      </w:r>
      <w:proofErr w:type="gramEnd"/>
      <w:r w:rsidRPr="00D058A1">
        <w:rPr>
          <w:sz w:val="20"/>
          <w:szCs w:val="20"/>
          <w:lang w:val="en-US"/>
        </w:rPr>
        <w:t>1]))</w:t>
      </w:r>
    </w:p>
    <w:p w14:paraId="3B66B17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xx = </w:t>
      </w:r>
      <w:proofErr w:type="spellStart"/>
      <w:proofErr w:type="gramStart"/>
      <w:r w:rsidRPr="00D058A1">
        <w:rPr>
          <w:sz w:val="20"/>
          <w:szCs w:val="20"/>
          <w:lang w:val="en-US"/>
        </w:rPr>
        <w:t>np.linspace</w:t>
      </w:r>
      <w:proofErr w:type="spellEnd"/>
      <w:proofErr w:type="gramEnd"/>
      <w:r w:rsidRPr="00D058A1">
        <w:rPr>
          <w:sz w:val="20"/>
          <w:szCs w:val="20"/>
          <w:lang w:val="en-US"/>
        </w:rPr>
        <w:t>(</w:t>
      </w:r>
      <w:proofErr w:type="spellStart"/>
      <w:proofErr w:type="gramStart"/>
      <w:r w:rsidRPr="00D058A1">
        <w:rPr>
          <w:sz w:val="20"/>
          <w:szCs w:val="20"/>
          <w:lang w:val="en-US"/>
        </w:rPr>
        <w:t>x.min</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x.max</w:t>
      </w:r>
      <w:proofErr w:type="spellEnd"/>
      <w:r w:rsidRPr="00D058A1">
        <w:rPr>
          <w:sz w:val="20"/>
          <w:szCs w:val="20"/>
          <w:lang w:val="en-US"/>
        </w:rPr>
        <w:t>(</w:t>
      </w:r>
      <w:proofErr w:type="gramEnd"/>
      <w:r w:rsidRPr="00D058A1">
        <w:rPr>
          <w:sz w:val="20"/>
          <w:szCs w:val="20"/>
          <w:lang w:val="en-US"/>
        </w:rPr>
        <w:t>), 200)</w:t>
      </w:r>
    </w:p>
    <w:p w14:paraId="6DB24DA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yy</w:t>
      </w:r>
      <w:proofErr w:type="spellEnd"/>
      <w:r w:rsidRPr="00D058A1">
        <w:rPr>
          <w:sz w:val="20"/>
          <w:szCs w:val="20"/>
          <w:lang w:val="en-US"/>
        </w:rPr>
        <w:t xml:space="preserve"> = a * xx**n</w:t>
      </w:r>
    </w:p>
    <w:p w14:paraId="6C593D47" w14:textId="77777777" w:rsidR="00D058A1" w:rsidRPr="00D058A1" w:rsidRDefault="00D058A1" w:rsidP="00D058A1">
      <w:pPr>
        <w:pStyle w:val="codigo"/>
        <w:spacing w:line="240" w:lineRule="auto"/>
        <w:rPr>
          <w:sz w:val="20"/>
          <w:szCs w:val="20"/>
          <w:lang w:val="en-US"/>
        </w:rPr>
      </w:pPr>
    </w:p>
    <w:p w14:paraId="3690CFB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fig, ax = </w:t>
      </w:r>
      <w:proofErr w:type="spellStart"/>
      <w:proofErr w:type="gramStart"/>
      <w:r w:rsidRPr="00D058A1">
        <w:rPr>
          <w:sz w:val="20"/>
          <w:szCs w:val="20"/>
          <w:lang w:val="en-US"/>
        </w:rPr>
        <w:t>plt.subplots</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6, 4))</w:t>
      </w:r>
    </w:p>
    <w:p w14:paraId="6C7C9FBA" w14:textId="77777777" w:rsidR="00D058A1" w:rsidRPr="00D058A1" w:rsidRDefault="00D058A1" w:rsidP="00D058A1">
      <w:pPr>
        <w:pStyle w:val="codigo"/>
        <w:spacing w:line="240" w:lineRule="auto"/>
        <w:rPr>
          <w:sz w:val="20"/>
          <w:szCs w:val="20"/>
        </w:rPr>
      </w:pPr>
      <w:r w:rsidRPr="00D058A1">
        <w:rPr>
          <w:sz w:val="20"/>
          <w:szCs w:val="20"/>
          <w:lang w:val="en-US"/>
        </w:rPr>
        <w:lastRenderedPageBreak/>
        <w:t xml:space="preserve">        </w:t>
      </w:r>
      <w:proofErr w:type="spellStart"/>
      <w:proofErr w:type="gramStart"/>
      <w:r w:rsidRPr="00D058A1">
        <w:rPr>
          <w:sz w:val="20"/>
          <w:szCs w:val="20"/>
        </w:rPr>
        <w:t>ax.loglog</w:t>
      </w:r>
      <w:proofErr w:type="spellEnd"/>
      <w:proofErr w:type="gramEnd"/>
      <w:r w:rsidRPr="00D058A1">
        <w:rPr>
          <w:sz w:val="20"/>
          <w:szCs w:val="20"/>
        </w:rPr>
        <w:t>(</w:t>
      </w:r>
      <w:proofErr w:type="gramStart"/>
      <w:r w:rsidRPr="00D058A1">
        <w:rPr>
          <w:sz w:val="20"/>
          <w:szCs w:val="20"/>
        </w:rPr>
        <w:t>x[</w:t>
      </w:r>
      <w:proofErr w:type="gramEnd"/>
      <w:r w:rsidRPr="00D058A1">
        <w:rPr>
          <w:sz w:val="20"/>
          <w:szCs w:val="20"/>
        </w:rPr>
        <w:t xml:space="preserve">1:], </w:t>
      </w:r>
      <w:proofErr w:type="gramStart"/>
      <w:r w:rsidRPr="00D058A1">
        <w:rPr>
          <w:sz w:val="20"/>
          <w:szCs w:val="20"/>
        </w:rPr>
        <w:t>y[</w:t>
      </w:r>
      <w:proofErr w:type="gramEnd"/>
      <w:r w:rsidRPr="00D058A1">
        <w:rPr>
          <w:sz w:val="20"/>
          <w:szCs w:val="20"/>
        </w:rPr>
        <w:t xml:space="preserve">1:], "o", </w:t>
      </w:r>
      <w:proofErr w:type="spellStart"/>
      <w:r w:rsidRPr="00D058A1">
        <w:rPr>
          <w:sz w:val="20"/>
          <w:szCs w:val="20"/>
        </w:rPr>
        <w:t>markersize</w:t>
      </w:r>
      <w:proofErr w:type="spellEnd"/>
      <w:r w:rsidRPr="00D058A1">
        <w:rPr>
          <w:sz w:val="20"/>
          <w:szCs w:val="20"/>
        </w:rPr>
        <w:t xml:space="preserve">=7, </w:t>
      </w:r>
      <w:proofErr w:type="spellStart"/>
      <w:r w:rsidRPr="00D058A1">
        <w:rPr>
          <w:sz w:val="20"/>
          <w:szCs w:val="20"/>
        </w:rPr>
        <w:t>label</w:t>
      </w:r>
      <w:proofErr w:type="spellEnd"/>
      <w:r w:rsidRPr="00D058A1">
        <w:rPr>
          <w:sz w:val="20"/>
          <w:szCs w:val="20"/>
        </w:rPr>
        <w:t>="Datos")</w:t>
      </w:r>
    </w:p>
    <w:p w14:paraId="04088807"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ax.loglog</w:t>
      </w:r>
      <w:proofErr w:type="spellEnd"/>
      <w:proofErr w:type="gramEnd"/>
      <w:r w:rsidRPr="00D058A1">
        <w:rPr>
          <w:sz w:val="20"/>
          <w:szCs w:val="20"/>
        </w:rPr>
        <w:t>(</w:t>
      </w:r>
      <w:proofErr w:type="spellStart"/>
      <w:proofErr w:type="gramStart"/>
      <w:r w:rsidRPr="00D058A1">
        <w:rPr>
          <w:sz w:val="20"/>
          <w:szCs w:val="20"/>
        </w:rPr>
        <w:t>xx</w:t>
      </w:r>
      <w:proofErr w:type="spellEnd"/>
      <w:r w:rsidRPr="00D058A1">
        <w:rPr>
          <w:sz w:val="20"/>
          <w:szCs w:val="20"/>
        </w:rPr>
        <w:t>[</w:t>
      </w:r>
      <w:proofErr w:type="gramEnd"/>
      <w:r w:rsidRPr="00D058A1">
        <w:rPr>
          <w:sz w:val="20"/>
          <w:szCs w:val="20"/>
        </w:rPr>
        <w:t xml:space="preserve">1:], </w:t>
      </w:r>
      <w:proofErr w:type="spellStart"/>
      <w:proofErr w:type="gramStart"/>
      <w:r w:rsidRPr="00D058A1">
        <w:rPr>
          <w:sz w:val="20"/>
          <w:szCs w:val="20"/>
        </w:rPr>
        <w:t>yy</w:t>
      </w:r>
      <w:proofErr w:type="spellEnd"/>
      <w:r w:rsidRPr="00D058A1">
        <w:rPr>
          <w:sz w:val="20"/>
          <w:szCs w:val="20"/>
        </w:rPr>
        <w:t>[</w:t>
      </w:r>
      <w:proofErr w:type="gramEnd"/>
      <w:r w:rsidRPr="00D058A1">
        <w:rPr>
          <w:sz w:val="20"/>
          <w:szCs w:val="20"/>
        </w:rPr>
        <w:t xml:space="preserve">1:], "-", </w:t>
      </w:r>
      <w:proofErr w:type="spellStart"/>
      <w:r w:rsidRPr="00D058A1">
        <w:rPr>
          <w:sz w:val="20"/>
          <w:szCs w:val="20"/>
        </w:rPr>
        <w:t>linewidth</w:t>
      </w:r>
      <w:proofErr w:type="spellEnd"/>
      <w:r w:rsidRPr="00D058A1">
        <w:rPr>
          <w:sz w:val="20"/>
          <w:szCs w:val="20"/>
        </w:rPr>
        <w:t xml:space="preserve">=2, </w:t>
      </w:r>
      <w:proofErr w:type="spellStart"/>
      <w:r w:rsidRPr="00D058A1">
        <w:rPr>
          <w:sz w:val="20"/>
          <w:szCs w:val="20"/>
        </w:rPr>
        <w:t>label</w:t>
      </w:r>
      <w:proofErr w:type="spellEnd"/>
      <w:r w:rsidRPr="00D058A1">
        <w:rPr>
          <w:sz w:val="20"/>
          <w:szCs w:val="20"/>
        </w:rPr>
        <w:t>=</w:t>
      </w:r>
      <w:proofErr w:type="spellStart"/>
      <w:r w:rsidRPr="00D058A1">
        <w:rPr>
          <w:sz w:val="20"/>
          <w:szCs w:val="20"/>
        </w:rPr>
        <w:t>f"Ajuste</w:t>
      </w:r>
      <w:proofErr w:type="spellEnd"/>
      <w:r w:rsidRPr="00D058A1">
        <w:rPr>
          <w:sz w:val="20"/>
          <w:szCs w:val="20"/>
        </w:rPr>
        <w:t>: n = {n:.2f}")</w:t>
      </w:r>
    </w:p>
    <w:p w14:paraId="565725EB" w14:textId="77777777" w:rsidR="00D058A1" w:rsidRPr="00D058A1" w:rsidRDefault="00D058A1" w:rsidP="00D058A1">
      <w:pPr>
        <w:pStyle w:val="codigo"/>
        <w:spacing w:line="240" w:lineRule="auto"/>
        <w:rPr>
          <w:sz w:val="20"/>
          <w:szCs w:val="20"/>
        </w:rPr>
      </w:pPr>
    </w:p>
    <w:p w14:paraId="68569D1B"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ax.set_</w:t>
      </w:r>
      <w:proofErr w:type="gramStart"/>
      <w:r w:rsidRPr="00D058A1">
        <w:rPr>
          <w:sz w:val="20"/>
          <w:szCs w:val="20"/>
        </w:rPr>
        <w:t>xlabel</w:t>
      </w:r>
      <w:proofErr w:type="spellEnd"/>
      <w:r w:rsidRPr="00D058A1">
        <w:rPr>
          <w:sz w:val="20"/>
          <w:szCs w:val="20"/>
        </w:rPr>
        <w:t>(</w:t>
      </w:r>
      <w:proofErr w:type="gramEnd"/>
      <w:r w:rsidRPr="00D058A1">
        <w:rPr>
          <w:sz w:val="20"/>
          <w:szCs w:val="20"/>
        </w:rPr>
        <w:t>"Reynolds [–]")</w:t>
      </w:r>
    </w:p>
    <w:p w14:paraId="5DD614D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ax.set_ylabel</w:t>
      </w:r>
      <w:proofErr w:type="spellEnd"/>
      <w:r w:rsidRPr="00D058A1">
        <w:rPr>
          <w:sz w:val="20"/>
          <w:szCs w:val="20"/>
        </w:rPr>
        <w:t>(</w:t>
      </w:r>
      <w:proofErr w:type="spellStart"/>
      <w:r w:rsidRPr="00D058A1">
        <w:rPr>
          <w:sz w:val="20"/>
          <w:szCs w:val="20"/>
        </w:rPr>
        <w:t>r"$J</w:t>
      </w:r>
      <w:proofErr w:type="spellEnd"/>
      <w:r w:rsidRPr="00D058A1">
        <w:rPr>
          <w:sz w:val="20"/>
          <w:szCs w:val="20"/>
        </w:rPr>
        <w:t>_{\</w:t>
      </w:r>
      <w:proofErr w:type="spellStart"/>
      <w:r w:rsidRPr="00D058A1">
        <w:rPr>
          <w:sz w:val="20"/>
          <w:szCs w:val="20"/>
        </w:rPr>
        <w:t>mathrm</w:t>
      </w:r>
      <w:proofErr w:type="spellEnd"/>
      <w:r w:rsidRPr="00D058A1">
        <w:rPr>
          <w:sz w:val="20"/>
          <w:szCs w:val="20"/>
        </w:rPr>
        <w:t>{in</w:t>
      </w:r>
      <w:proofErr w:type="gramStart"/>
      <w:r w:rsidRPr="00D058A1">
        <w:rPr>
          <w:sz w:val="20"/>
          <w:szCs w:val="20"/>
        </w:rPr>
        <w:t>}}$</w:t>
      </w:r>
      <w:proofErr w:type="gramEnd"/>
      <w:r w:rsidRPr="00D058A1">
        <w:rPr>
          <w:sz w:val="20"/>
          <w:szCs w:val="20"/>
        </w:rPr>
        <w:t xml:space="preserve"> [kg m$</w:t>
      </w:r>
      <w:proofErr w:type="gramStart"/>
      <w:r w:rsidRPr="00D058A1">
        <w:rPr>
          <w:sz w:val="20"/>
          <w:szCs w:val="20"/>
        </w:rPr>
        <w:t>^{</w:t>
      </w:r>
      <w:proofErr w:type="gramEnd"/>
      <w:r w:rsidRPr="00D058A1">
        <w:rPr>
          <w:sz w:val="20"/>
          <w:szCs w:val="20"/>
        </w:rPr>
        <w:t>-</w:t>
      </w:r>
      <w:proofErr w:type="gramStart"/>
      <w:r w:rsidRPr="00D058A1">
        <w:rPr>
          <w:sz w:val="20"/>
          <w:szCs w:val="20"/>
        </w:rPr>
        <w:t>2}$</w:t>
      </w:r>
      <w:proofErr w:type="gramEnd"/>
      <w:r w:rsidRPr="00D058A1">
        <w:rPr>
          <w:sz w:val="20"/>
          <w:szCs w:val="20"/>
        </w:rPr>
        <w:t xml:space="preserve"> h$</w:t>
      </w:r>
      <w:proofErr w:type="gramStart"/>
      <w:r w:rsidRPr="00D058A1">
        <w:rPr>
          <w:sz w:val="20"/>
          <w:szCs w:val="20"/>
        </w:rPr>
        <w:t>^{</w:t>
      </w:r>
      <w:proofErr w:type="gramEnd"/>
      <w:r w:rsidRPr="00D058A1">
        <w:rPr>
          <w:sz w:val="20"/>
          <w:szCs w:val="20"/>
        </w:rPr>
        <w:t>-</w:t>
      </w:r>
      <w:proofErr w:type="gramStart"/>
      <w:r w:rsidRPr="00D058A1">
        <w:rPr>
          <w:sz w:val="20"/>
          <w:szCs w:val="20"/>
        </w:rPr>
        <w:t>1}$</w:t>
      </w:r>
      <w:proofErr w:type="gramEnd"/>
      <w:r w:rsidRPr="00D058A1">
        <w:rPr>
          <w:sz w:val="20"/>
          <w:szCs w:val="20"/>
        </w:rPr>
        <w:t xml:space="preserve">]" </w:t>
      </w:r>
      <w:proofErr w:type="spellStart"/>
      <w:r w:rsidRPr="00D058A1">
        <w:rPr>
          <w:sz w:val="20"/>
          <w:szCs w:val="20"/>
        </w:rPr>
        <w:t>if</w:t>
      </w:r>
      <w:proofErr w:type="spellEnd"/>
      <w:r w:rsidRPr="00D058A1">
        <w:rPr>
          <w:sz w:val="20"/>
          <w:szCs w:val="20"/>
        </w:rPr>
        <w:t xml:space="preserve"> </w:t>
      </w:r>
      <w:proofErr w:type="spellStart"/>
      <w:r w:rsidRPr="00D058A1">
        <w:rPr>
          <w:sz w:val="20"/>
          <w:szCs w:val="20"/>
        </w:rPr>
        <w:t>output_key</w:t>
      </w:r>
      <w:proofErr w:type="spellEnd"/>
      <w:r w:rsidRPr="00D058A1">
        <w:rPr>
          <w:sz w:val="20"/>
          <w:szCs w:val="20"/>
        </w:rPr>
        <w:t xml:space="preserve">=="flux_kg_m2_h" </w:t>
      </w:r>
      <w:proofErr w:type="spellStart"/>
      <w:r w:rsidRPr="00D058A1">
        <w:rPr>
          <w:sz w:val="20"/>
          <w:szCs w:val="20"/>
        </w:rPr>
        <w:t>else</w:t>
      </w:r>
      <w:proofErr w:type="spellEnd"/>
      <w:r w:rsidRPr="00D058A1">
        <w:rPr>
          <w:sz w:val="20"/>
          <w:szCs w:val="20"/>
        </w:rPr>
        <w:t xml:space="preserve"> </w:t>
      </w:r>
      <w:proofErr w:type="spellStart"/>
      <w:r w:rsidRPr="00D058A1">
        <w:rPr>
          <w:sz w:val="20"/>
          <w:szCs w:val="20"/>
        </w:rPr>
        <w:t>r"$J</w:t>
      </w:r>
      <w:proofErr w:type="spellEnd"/>
      <w:r w:rsidRPr="00D058A1">
        <w:rPr>
          <w:sz w:val="20"/>
          <w:szCs w:val="20"/>
        </w:rPr>
        <w:t>_{\</w:t>
      </w:r>
      <w:proofErr w:type="spellStart"/>
      <w:r w:rsidRPr="00D058A1">
        <w:rPr>
          <w:sz w:val="20"/>
          <w:szCs w:val="20"/>
        </w:rPr>
        <w:t>mathrm</w:t>
      </w:r>
      <w:proofErr w:type="spellEnd"/>
      <w:r w:rsidRPr="00D058A1">
        <w:rPr>
          <w:sz w:val="20"/>
          <w:szCs w:val="20"/>
        </w:rPr>
        <w:t>{in</w:t>
      </w:r>
      <w:proofErr w:type="gramStart"/>
      <w:r w:rsidRPr="00D058A1">
        <w:rPr>
          <w:sz w:val="20"/>
          <w:szCs w:val="20"/>
        </w:rPr>
        <w:t>}}$</w:t>
      </w:r>
      <w:proofErr w:type="gramEnd"/>
      <w:r w:rsidRPr="00D058A1">
        <w:rPr>
          <w:sz w:val="20"/>
          <w:szCs w:val="20"/>
        </w:rPr>
        <w:t>")</w:t>
      </w:r>
    </w:p>
    <w:p w14:paraId="78EB2604"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ax.grid</w:t>
      </w:r>
      <w:proofErr w:type="spellEnd"/>
      <w:proofErr w:type="gramEnd"/>
      <w:r w:rsidRPr="00D058A1">
        <w:rPr>
          <w:sz w:val="20"/>
          <w:szCs w:val="20"/>
          <w:lang w:val="en-US"/>
        </w:rPr>
        <w:t xml:space="preserve">(True, which="both", </w:t>
      </w:r>
      <w:proofErr w:type="spellStart"/>
      <w:r w:rsidRPr="00D058A1">
        <w:rPr>
          <w:sz w:val="20"/>
          <w:szCs w:val="20"/>
          <w:lang w:val="en-US"/>
        </w:rPr>
        <w:t>linestyle</w:t>
      </w:r>
      <w:proofErr w:type="spellEnd"/>
      <w:r w:rsidRPr="00D058A1">
        <w:rPr>
          <w:sz w:val="20"/>
          <w:szCs w:val="20"/>
          <w:lang w:val="en-US"/>
        </w:rPr>
        <w:t>="--", alpha=0.4)</w:t>
      </w:r>
    </w:p>
    <w:p w14:paraId="701E6F7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ax.legend</w:t>
      </w:r>
      <w:proofErr w:type="spellEnd"/>
      <w:proofErr w:type="gramEnd"/>
      <w:r w:rsidRPr="00D058A1">
        <w:rPr>
          <w:sz w:val="20"/>
          <w:szCs w:val="20"/>
          <w:lang w:val="en-US"/>
        </w:rPr>
        <w:t>()</w:t>
      </w:r>
    </w:p>
    <w:p w14:paraId="5AA65C5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from </w:t>
      </w:r>
      <w:proofErr w:type="spellStart"/>
      <w:proofErr w:type="gramStart"/>
      <w:r w:rsidRPr="00D058A1">
        <w:rPr>
          <w:sz w:val="20"/>
          <w:szCs w:val="20"/>
          <w:lang w:val="en-US"/>
        </w:rPr>
        <w:t>matplotlib.ticker</w:t>
      </w:r>
      <w:proofErr w:type="spellEnd"/>
      <w:proofErr w:type="gramEnd"/>
      <w:r w:rsidRPr="00D058A1">
        <w:rPr>
          <w:sz w:val="20"/>
          <w:szCs w:val="20"/>
          <w:lang w:val="en-US"/>
        </w:rPr>
        <w:t xml:space="preserve"> import </w:t>
      </w:r>
      <w:proofErr w:type="spellStart"/>
      <w:r w:rsidRPr="00D058A1">
        <w:rPr>
          <w:sz w:val="20"/>
          <w:szCs w:val="20"/>
          <w:lang w:val="en-US"/>
        </w:rPr>
        <w:t>LogLocator</w:t>
      </w:r>
      <w:proofErr w:type="spellEnd"/>
      <w:r w:rsidRPr="00D058A1">
        <w:rPr>
          <w:sz w:val="20"/>
          <w:szCs w:val="20"/>
          <w:lang w:val="en-US"/>
        </w:rPr>
        <w:t xml:space="preserve">, </w:t>
      </w:r>
      <w:proofErr w:type="spellStart"/>
      <w:r w:rsidRPr="00D058A1">
        <w:rPr>
          <w:sz w:val="20"/>
          <w:szCs w:val="20"/>
          <w:lang w:val="en-US"/>
        </w:rPr>
        <w:t>FuncFormatter</w:t>
      </w:r>
      <w:proofErr w:type="spellEnd"/>
      <w:r w:rsidRPr="00D058A1">
        <w:rPr>
          <w:sz w:val="20"/>
          <w:szCs w:val="20"/>
          <w:lang w:val="en-US"/>
        </w:rPr>
        <w:t xml:space="preserve">, </w:t>
      </w:r>
      <w:proofErr w:type="spellStart"/>
      <w:r w:rsidRPr="00D058A1">
        <w:rPr>
          <w:sz w:val="20"/>
          <w:szCs w:val="20"/>
          <w:lang w:val="en-US"/>
        </w:rPr>
        <w:t>NullFormatter</w:t>
      </w:r>
      <w:proofErr w:type="spellEnd"/>
    </w:p>
    <w:p w14:paraId="3B30DC5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ax.xaxis.set_major_</w:t>
      </w:r>
      <w:proofErr w:type="gramStart"/>
      <w:r w:rsidRPr="00D058A1">
        <w:rPr>
          <w:sz w:val="20"/>
          <w:szCs w:val="20"/>
          <w:lang w:val="en-US"/>
        </w:rPr>
        <w:t>locator</w:t>
      </w:r>
      <w:proofErr w:type="spellEnd"/>
      <w:r w:rsidRPr="00D058A1">
        <w:rPr>
          <w:sz w:val="20"/>
          <w:szCs w:val="20"/>
          <w:lang w:val="en-US"/>
        </w:rPr>
        <w:t>(</w:t>
      </w:r>
      <w:proofErr w:type="spellStart"/>
      <w:r w:rsidRPr="00D058A1">
        <w:rPr>
          <w:sz w:val="20"/>
          <w:szCs w:val="20"/>
          <w:lang w:val="en-US"/>
        </w:rPr>
        <w:t>LogLocator</w:t>
      </w:r>
      <w:proofErr w:type="spellEnd"/>
      <w:r w:rsidRPr="00D058A1">
        <w:rPr>
          <w:sz w:val="20"/>
          <w:szCs w:val="20"/>
          <w:lang w:val="en-US"/>
        </w:rPr>
        <w:t>(</w:t>
      </w:r>
      <w:proofErr w:type="gramEnd"/>
      <w:r w:rsidRPr="00D058A1">
        <w:rPr>
          <w:sz w:val="20"/>
          <w:szCs w:val="20"/>
          <w:lang w:val="en-US"/>
        </w:rPr>
        <w:t>base=10, subs</w:t>
      </w:r>
      <w:proofErr w:type="gramStart"/>
      <w:r w:rsidRPr="00D058A1">
        <w:rPr>
          <w:sz w:val="20"/>
          <w:szCs w:val="20"/>
          <w:lang w:val="en-US"/>
        </w:rPr>
        <w:t>=(</w:t>
      </w:r>
      <w:proofErr w:type="gramEnd"/>
      <w:r w:rsidRPr="00D058A1">
        <w:rPr>
          <w:sz w:val="20"/>
          <w:szCs w:val="20"/>
          <w:lang w:val="en-US"/>
        </w:rPr>
        <w:t>1.0, 2.0, 3.0, 5.0)))</w:t>
      </w:r>
    </w:p>
    <w:p w14:paraId="5C8260B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ax.yaxis.set_major_</w:t>
      </w:r>
      <w:proofErr w:type="gramStart"/>
      <w:r w:rsidRPr="00D058A1">
        <w:rPr>
          <w:sz w:val="20"/>
          <w:szCs w:val="20"/>
          <w:lang w:val="en-US"/>
        </w:rPr>
        <w:t>locator</w:t>
      </w:r>
      <w:proofErr w:type="spellEnd"/>
      <w:r w:rsidRPr="00D058A1">
        <w:rPr>
          <w:sz w:val="20"/>
          <w:szCs w:val="20"/>
          <w:lang w:val="en-US"/>
        </w:rPr>
        <w:t>(</w:t>
      </w:r>
      <w:proofErr w:type="spellStart"/>
      <w:r w:rsidRPr="00D058A1">
        <w:rPr>
          <w:sz w:val="20"/>
          <w:szCs w:val="20"/>
          <w:lang w:val="en-US"/>
        </w:rPr>
        <w:t>LogLocator</w:t>
      </w:r>
      <w:proofErr w:type="spellEnd"/>
      <w:r w:rsidRPr="00D058A1">
        <w:rPr>
          <w:sz w:val="20"/>
          <w:szCs w:val="20"/>
          <w:lang w:val="en-US"/>
        </w:rPr>
        <w:t>(</w:t>
      </w:r>
      <w:proofErr w:type="gramEnd"/>
      <w:r w:rsidRPr="00D058A1">
        <w:rPr>
          <w:sz w:val="20"/>
          <w:szCs w:val="20"/>
          <w:lang w:val="en-US"/>
        </w:rPr>
        <w:t>base=10, subs</w:t>
      </w:r>
      <w:proofErr w:type="gramStart"/>
      <w:r w:rsidRPr="00D058A1">
        <w:rPr>
          <w:sz w:val="20"/>
          <w:szCs w:val="20"/>
          <w:lang w:val="en-US"/>
        </w:rPr>
        <w:t>=(</w:t>
      </w:r>
      <w:proofErr w:type="gramEnd"/>
      <w:r w:rsidRPr="00D058A1">
        <w:rPr>
          <w:sz w:val="20"/>
          <w:szCs w:val="20"/>
          <w:lang w:val="en-US"/>
        </w:rPr>
        <w:t>1.0, 2.0, 3.0, 5.0)))</w:t>
      </w:r>
    </w:p>
    <w:p w14:paraId="10C5BF5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ax.xaxis.set_minor_</w:t>
      </w:r>
      <w:proofErr w:type="gramStart"/>
      <w:r w:rsidRPr="00D058A1">
        <w:rPr>
          <w:sz w:val="20"/>
          <w:szCs w:val="20"/>
          <w:lang w:val="en-US"/>
        </w:rPr>
        <w:t>formatter</w:t>
      </w:r>
      <w:proofErr w:type="spellEnd"/>
      <w:r w:rsidRPr="00D058A1">
        <w:rPr>
          <w:sz w:val="20"/>
          <w:szCs w:val="20"/>
          <w:lang w:val="en-US"/>
        </w:rPr>
        <w:t>(</w:t>
      </w:r>
      <w:proofErr w:type="spellStart"/>
      <w:r w:rsidRPr="00D058A1">
        <w:rPr>
          <w:sz w:val="20"/>
          <w:szCs w:val="20"/>
          <w:lang w:val="en-US"/>
        </w:rPr>
        <w:t>NullFormatter</w:t>
      </w:r>
      <w:proofErr w:type="spellEnd"/>
      <w:r w:rsidRPr="00D058A1">
        <w:rPr>
          <w:sz w:val="20"/>
          <w:szCs w:val="20"/>
          <w:lang w:val="en-US"/>
        </w:rPr>
        <w:t>(</w:t>
      </w:r>
      <w:proofErr w:type="gramEnd"/>
      <w:r w:rsidRPr="00D058A1">
        <w:rPr>
          <w:sz w:val="20"/>
          <w:szCs w:val="20"/>
          <w:lang w:val="en-US"/>
        </w:rPr>
        <w:t>))</w:t>
      </w:r>
    </w:p>
    <w:p w14:paraId="0D49A16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ax.yaxis.set_minor_</w:t>
      </w:r>
      <w:proofErr w:type="gramStart"/>
      <w:r w:rsidRPr="00D058A1">
        <w:rPr>
          <w:sz w:val="20"/>
          <w:szCs w:val="20"/>
          <w:lang w:val="en-US"/>
        </w:rPr>
        <w:t>formatter</w:t>
      </w:r>
      <w:proofErr w:type="spellEnd"/>
      <w:r w:rsidRPr="00D058A1">
        <w:rPr>
          <w:sz w:val="20"/>
          <w:szCs w:val="20"/>
          <w:lang w:val="en-US"/>
        </w:rPr>
        <w:t>(</w:t>
      </w:r>
      <w:proofErr w:type="spellStart"/>
      <w:r w:rsidRPr="00D058A1">
        <w:rPr>
          <w:sz w:val="20"/>
          <w:szCs w:val="20"/>
          <w:lang w:val="en-US"/>
        </w:rPr>
        <w:t>NullFormatter</w:t>
      </w:r>
      <w:proofErr w:type="spellEnd"/>
      <w:r w:rsidRPr="00D058A1">
        <w:rPr>
          <w:sz w:val="20"/>
          <w:szCs w:val="20"/>
          <w:lang w:val="en-US"/>
        </w:rPr>
        <w:t>(</w:t>
      </w:r>
      <w:proofErr w:type="gramEnd"/>
      <w:r w:rsidRPr="00D058A1">
        <w:rPr>
          <w:sz w:val="20"/>
          <w:szCs w:val="20"/>
          <w:lang w:val="en-US"/>
        </w:rPr>
        <w:t>))</w:t>
      </w:r>
    </w:p>
    <w:p w14:paraId="5CC0D1F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ax.xaxis.set_major_</w:t>
      </w:r>
      <w:proofErr w:type="gramStart"/>
      <w:r w:rsidRPr="00D058A1">
        <w:rPr>
          <w:sz w:val="20"/>
          <w:szCs w:val="20"/>
          <w:lang w:val="en-US"/>
        </w:rPr>
        <w:t>formatter</w:t>
      </w:r>
      <w:proofErr w:type="spellEnd"/>
      <w:r w:rsidRPr="00D058A1">
        <w:rPr>
          <w:sz w:val="20"/>
          <w:szCs w:val="20"/>
          <w:lang w:val="en-US"/>
        </w:rPr>
        <w:t>(</w:t>
      </w:r>
      <w:proofErr w:type="spellStart"/>
      <w:r w:rsidRPr="00D058A1">
        <w:rPr>
          <w:sz w:val="20"/>
          <w:szCs w:val="20"/>
          <w:lang w:val="en-US"/>
        </w:rPr>
        <w:t>FuncFormatter</w:t>
      </w:r>
      <w:proofErr w:type="spellEnd"/>
      <w:r w:rsidRPr="00D058A1">
        <w:rPr>
          <w:sz w:val="20"/>
          <w:szCs w:val="20"/>
          <w:lang w:val="en-US"/>
        </w:rPr>
        <w:t>(</w:t>
      </w:r>
      <w:proofErr w:type="gramEnd"/>
      <w:r w:rsidRPr="00D058A1">
        <w:rPr>
          <w:sz w:val="20"/>
          <w:szCs w:val="20"/>
          <w:lang w:val="en-US"/>
        </w:rPr>
        <w:t xml:space="preserve">lambda v, _: </w:t>
      </w:r>
      <w:proofErr w:type="gramStart"/>
      <w:r w:rsidRPr="00D058A1">
        <w:rPr>
          <w:sz w:val="20"/>
          <w:szCs w:val="20"/>
          <w:lang w:val="en-US"/>
        </w:rPr>
        <w:t>f"{</w:t>
      </w:r>
      <w:proofErr w:type="spellStart"/>
      <w:r w:rsidRPr="00D058A1">
        <w:rPr>
          <w:sz w:val="20"/>
          <w:szCs w:val="20"/>
          <w:lang w:val="en-US"/>
        </w:rPr>
        <w:t>v:g</w:t>
      </w:r>
      <w:proofErr w:type="spellEnd"/>
      <w:proofErr w:type="gramEnd"/>
      <w:r w:rsidRPr="00D058A1">
        <w:rPr>
          <w:sz w:val="20"/>
          <w:szCs w:val="20"/>
          <w:lang w:val="en-US"/>
        </w:rPr>
        <w:t>}"))</w:t>
      </w:r>
    </w:p>
    <w:p w14:paraId="6C44C94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ax.yaxis.set_major_</w:t>
      </w:r>
      <w:proofErr w:type="gramStart"/>
      <w:r w:rsidRPr="00D058A1">
        <w:rPr>
          <w:sz w:val="20"/>
          <w:szCs w:val="20"/>
          <w:lang w:val="en-US"/>
        </w:rPr>
        <w:t>formatter</w:t>
      </w:r>
      <w:proofErr w:type="spellEnd"/>
      <w:r w:rsidRPr="00D058A1">
        <w:rPr>
          <w:sz w:val="20"/>
          <w:szCs w:val="20"/>
          <w:lang w:val="en-US"/>
        </w:rPr>
        <w:t>(</w:t>
      </w:r>
      <w:proofErr w:type="spellStart"/>
      <w:r w:rsidRPr="00D058A1">
        <w:rPr>
          <w:sz w:val="20"/>
          <w:szCs w:val="20"/>
          <w:lang w:val="en-US"/>
        </w:rPr>
        <w:t>FuncFormatter</w:t>
      </w:r>
      <w:proofErr w:type="spellEnd"/>
      <w:r w:rsidRPr="00D058A1">
        <w:rPr>
          <w:sz w:val="20"/>
          <w:szCs w:val="20"/>
          <w:lang w:val="en-US"/>
        </w:rPr>
        <w:t>(</w:t>
      </w:r>
      <w:proofErr w:type="gramEnd"/>
      <w:r w:rsidRPr="00D058A1">
        <w:rPr>
          <w:sz w:val="20"/>
          <w:szCs w:val="20"/>
          <w:lang w:val="en-US"/>
        </w:rPr>
        <w:t xml:space="preserve">lambda v, _: </w:t>
      </w:r>
      <w:proofErr w:type="gramStart"/>
      <w:r w:rsidRPr="00D058A1">
        <w:rPr>
          <w:sz w:val="20"/>
          <w:szCs w:val="20"/>
          <w:lang w:val="en-US"/>
        </w:rPr>
        <w:t>f"{</w:t>
      </w:r>
      <w:proofErr w:type="spellStart"/>
      <w:r w:rsidRPr="00D058A1">
        <w:rPr>
          <w:sz w:val="20"/>
          <w:szCs w:val="20"/>
          <w:lang w:val="en-US"/>
        </w:rPr>
        <w:t>v:g</w:t>
      </w:r>
      <w:proofErr w:type="spellEnd"/>
      <w:proofErr w:type="gramEnd"/>
      <w:r w:rsidRPr="00D058A1">
        <w:rPr>
          <w:sz w:val="20"/>
          <w:szCs w:val="20"/>
          <w:lang w:val="en-US"/>
        </w:rPr>
        <w:t>}"))</w:t>
      </w:r>
    </w:p>
    <w:p w14:paraId="25E97D2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ax2 = </w:t>
      </w:r>
      <w:proofErr w:type="spellStart"/>
      <w:proofErr w:type="gramStart"/>
      <w:r w:rsidRPr="00D058A1">
        <w:rPr>
          <w:sz w:val="20"/>
          <w:szCs w:val="20"/>
          <w:lang w:val="en-US"/>
        </w:rPr>
        <w:t>ax.twiny</w:t>
      </w:r>
      <w:proofErr w:type="spellEnd"/>
      <w:proofErr w:type="gramEnd"/>
      <w:r w:rsidRPr="00D058A1">
        <w:rPr>
          <w:sz w:val="20"/>
          <w:szCs w:val="20"/>
          <w:lang w:val="en-US"/>
        </w:rPr>
        <w:t>()</w:t>
      </w:r>
    </w:p>
    <w:p w14:paraId="097255F3" w14:textId="77777777" w:rsidR="00D058A1" w:rsidRPr="00D058A1" w:rsidRDefault="00D058A1" w:rsidP="00D058A1">
      <w:pPr>
        <w:pStyle w:val="codigo"/>
        <w:spacing w:line="240" w:lineRule="auto"/>
        <w:rPr>
          <w:sz w:val="20"/>
          <w:szCs w:val="20"/>
          <w:lang w:val="en-US"/>
        </w:rPr>
      </w:pPr>
      <w:r w:rsidRPr="00D058A1">
        <w:rPr>
          <w:sz w:val="20"/>
          <w:szCs w:val="20"/>
          <w:lang w:val="en-US"/>
        </w:rPr>
        <w:t>        ax2.set_xscale('log')</w:t>
      </w:r>
    </w:p>
    <w:p w14:paraId="02580188" w14:textId="77777777" w:rsidR="00D058A1" w:rsidRPr="00D058A1" w:rsidRDefault="00D058A1" w:rsidP="00D058A1">
      <w:pPr>
        <w:pStyle w:val="codigo"/>
        <w:spacing w:line="240" w:lineRule="auto"/>
        <w:rPr>
          <w:sz w:val="20"/>
          <w:szCs w:val="20"/>
          <w:lang w:val="en-US"/>
        </w:rPr>
      </w:pPr>
      <w:r w:rsidRPr="00D058A1">
        <w:rPr>
          <w:sz w:val="20"/>
          <w:szCs w:val="20"/>
          <w:lang w:val="en-US"/>
        </w:rPr>
        <w:t>        ax2.set_xlim(</w:t>
      </w:r>
      <w:proofErr w:type="spellStart"/>
      <w:r w:rsidRPr="00D058A1">
        <w:rPr>
          <w:sz w:val="20"/>
          <w:szCs w:val="20"/>
          <w:lang w:val="en-US"/>
        </w:rPr>
        <w:t>ax.get_</w:t>
      </w:r>
      <w:proofErr w:type="gramStart"/>
      <w:r w:rsidRPr="00D058A1">
        <w:rPr>
          <w:sz w:val="20"/>
          <w:szCs w:val="20"/>
          <w:lang w:val="en-US"/>
        </w:rPr>
        <w:t>xlim</w:t>
      </w:r>
      <w:proofErr w:type="spellEnd"/>
      <w:r w:rsidRPr="00D058A1">
        <w:rPr>
          <w:sz w:val="20"/>
          <w:szCs w:val="20"/>
          <w:lang w:val="en-US"/>
        </w:rPr>
        <w:t>(</w:t>
      </w:r>
      <w:proofErr w:type="gramEnd"/>
      <w:r w:rsidRPr="00D058A1">
        <w:rPr>
          <w:sz w:val="20"/>
          <w:szCs w:val="20"/>
          <w:lang w:val="en-US"/>
        </w:rPr>
        <w:t xml:space="preserve">))               </w:t>
      </w:r>
    </w:p>
    <w:p w14:paraId="053F5F0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ax2.set_xticks(x)                           </w:t>
      </w:r>
    </w:p>
    <w:p w14:paraId="6B2C5D5D" w14:textId="77777777" w:rsidR="00D058A1" w:rsidRPr="00D058A1" w:rsidRDefault="00D058A1" w:rsidP="00D058A1">
      <w:pPr>
        <w:pStyle w:val="codigo"/>
        <w:spacing w:line="240" w:lineRule="auto"/>
        <w:rPr>
          <w:sz w:val="20"/>
          <w:szCs w:val="20"/>
          <w:lang w:val="en-US"/>
        </w:rPr>
      </w:pPr>
      <w:r w:rsidRPr="00D058A1">
        <w:rPr>
          <w:sz w:val="20"/>
          <w:szCs w:val="20"/>
          <w:lang w:val="en-US"/>
        </w:rPr>
        <w:t>        ax2.set_xticklabels(</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Q_mL_min</w:t>
      </w:r>
      <w:proofErr w:type="spellEnd"/>
      <w:r w:rsidRPr="00D058A1">
        <w:rPr>
          <w:sz w:val="20"/>
          <w:szCs w:val="20"/>
          <w:lang w:val="en-US"/>
        </w:rPr>
        <w:t>"</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(int</w:t>
      </w:r>
      <w:proofErr w:type="gramStart"/>
      <w:r w:rsidRPr="00D058A1">
        <w:rPr>
          <w:sz w:val="20"/>
          <w:szCs w:val="20"/>
          <w:lang w:val="en-US"/>
        </w:rPr>
        <w:t>).</w:t>
      </w:r>
      <w:proofErr w:type="spellStart"/>
      <w:r w:rsidRPr="00D058A1">
        <w:rPr>
          <w:sz w:val="20"/>
          <w:szCs w:val="20"/>
          <w:lang w:val="en-US"/>
        </w:rPr>
        <w:t>tolist</w:t>
      </w:r>
      <w:proofErr w:type="spellEnd"/>
      <w:proofErr w:type="gramEnd"/>
      <w:r w:rsidRPr="00D058A1">
        <w:rPr>
          <w:sz w:val="20"/>
          <w:szCs w:val="20"/>
          <w:lang w:val="en-US"/>
        </w:rPr>
        <w:t>())</w:t>
      </w:r>
    </w:p>
    <w:p w14:paraId="2006ABDE" w14:textId="77777777" w:rsidR="00D058A1" w:rsidRPr="00D058A1" w:rsidRDefault="00D058A1" w:rsidP="00D058A1">
      <w:pPr>
        <w:pStyle w:val="codigo"/>
        <w:spacing w:line="240" w:lineRule="auto"/>
        <w:rPr>
          <w:sz w:val="20"/>
          <w:szCs w:val="20"/>
          <w:lang w:val="en-US"/>
        </w:rPr>
      </w:pPr>
      <w:r w:rsidRPr="00D058A1">
        <w:rPr>
          <w:sz w:val="20"/>
          <w:szCs w:val="20"/>
          <w:lang w:val="en-US"/>
        </w:rPr>
        <w:t>        ax2.set_</w:t>
      </w:r>
      <w:proofErr w:type="gramStart"/>
      <w:r w:rsidRPr="00D058A1">
        <w:rPr>
          <w:sz w:val="20"/>
          <w:szCs w:val="20"/>
          <w:lang w:val="en-US"/>
        </w:rPr>
        <w:t>xlabel(</w:t>
      </w:r>
      <w:proofErr w:type="gramEnd"/>
      <w:r w:rsidRPr="00D058A1">
        <w:rPr>
          <w:sz w:val="20"/>
          <w:szCs w:val="20"/>
          <w:lang w:val="en-US"/>
        </w:rPr>
        <w:t>"Caudal Q [mL/min]")</w:t>
      </w:r>
    </w:p>
    <w:p w14:paraId="3AFC2E5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fig.tight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w:t>
      </w:r>
    </w:p>
    <w:p w14:paraId="778B103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2CF98F1B"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print</w:t>
      </w:r>
      <w:proofErr w:type="spellEnd"/>
      <w:r w:rsidRPr="00D058A1">
        <w:rPr>
          <w:sz w:val="20"/>
          <w:szCs w:val="20"/>
        </w:rPr>
        <w:t>(</w:t>
      </w:r>
      <w:proofErr w:type="spellStart"/>
      <w:proofErr w:type="gramEnd"/>
      <w:r w:rsidRPr="00D058A1">
        <w:rPr>
          <w:sz w:val="20"/>
          <w:szCs w:val="20"/>
        </w:rPr>
        <w:t>f"Exponente</w:t>
      </w:r>
      <w:proofErr w:type="spellEnd"/>
      <w:r w:rsidRPr="00D058A1">
        <w:rPr>
          <w:sz w:val="20"/>
          <w:szCs w:val="20"/>
        </w:rPr>
        <w:t xml:space="preserve"> estimado n ≈ {n:.2f}")</w:t>
      </w:r>
    </w:p>
    <w:p w14:paraId="7CF3CE27"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p>
    <w:p w14:paraId="3038BC15" w14:textId="77777777" w:rsidR="00D058A1" w:rsidRPr="00D058A1" w:rsidRDefault="00D058A1" w:rsidP="00D058A1">
      <w:pPr>
        <w:pStyle w:val="codigo"/>
        <w:spacing w:line="240" w:lineRule="auto"/>
        <w:rPr>
          <w:sz w:val="20"/>
          <w:szCs w:val="20"/>
        </w:rPr>
      </w:pPr>
      <w:r w:rsidRPr="00D058A1">
        <w:rPr>
          <w:sz w:val="20"/>
          <w:szCs w:val="20"/>
        </w:rPr>
        <w:t>        df[["Q_mL_min","Re","flux_kg_m2_h_in"]</w:t>
      </w:r>
      <w:proofErr w:type="gramStart"/>
      <w:r w:rsidRPr="00D058A1">
        <w:rPr>
          <w:sz w:val="20"/>
          <w:szCs w:val="20"/>
        </w:rPr>
        <w:t>].rename</w:t>
      </w:r>
      <w:proofErr w:type="gramEnd"/>
      <w:r w:rsidRPr="00D058A1">
        <w:rPr>
          <w:sz w:val="20"/>
          <w:szCs w:val="20"/>
        </w:rPr>
        <w:t>(columns</w:t>
      </w:r>
      <w:proofErr w:type="gramStart"/>
      <w:r w:rsidRPr="00D058A1">
        <w:rPr>
          <w:sz w:val="20"/>
          <w:szCs w:val="20"/>
        </w:rPr>
        <w:t>={</w:t>
      </w:r>
      <w:proofErr w:type="gramEnd"/>
      <w:r w:rsidRPr="00D058A1">
        <w:rPr>
          <w:sz w:val="20"/>
          <w:szCs w:val="20"/>
        </w:rPr>
        <w:t>"Q_mL_min":"Q [</w:t>
      </w:r>
      <w:proofErr w:type="spellStart"/>
      <w:r w:rsidRPr="00D058A1">
        <w:rPr>
          <w:sz w:val="20"/>
          <w:szCs w:val="20"/>
        </w:rPr>
        <w:t>mL</w:t>
      </w:r>
      <w:proofErr w:type="spellEnd"/>
      <w:r w:rsidRPr="00D058A1">
        <w:rPr>
          <w:sz w:val="20"/>
          <w:szCs w:val="20"/>
        </w:rPr>
        <w:t>/min]", "</w:t>
      </w:r>
      <w:proofErr w:type="spellStart"/>
      <w:r w:rsidRPr="00D058A1">
        <w:rPr>
          <w:sz w:val="20"/>
          <w:szCs w:val="20"/>
        </w:rPr>
        <w:t>Re":"Re</w:t>
      </w:r>
      <w:proofErr w:type="spellEnd"/>
      <w:r w:rsidRPr="00D058A1">
        <w:rPr>
          <w:sz w:val="20"/>
          <w:szCs w:val="20"/>
        </w:rPr>
        <w:t xml:space="preserve"> [–]", "flux_kg_m2_h_in":"J_in [kg m^-2 h^-1]"}).</w:t>
      </w:r>
      <w:proofErr w:type="spellStart"/>
      <w:r w:rsidRPr="00D058A1">
        <w:rPr>
          <w:sz w:val="20"/>
          <w:szCs w:val="20"/>
        </w:rPr>
        <w:t>to_</w:t>
      </w:r>
      <w:proofErr w:type="gramStart"/>
      <w:r w:rsidRPr="00D058A1">
        <w:rPr>
          <w:sz w:val="20"/>
          <w:szCs w:val="20"/>
        </w:rPr>
        <w:t>string</w:t>
      </w:r>
      <w:proofErr w:type="spellEnd"/>
      <w:r w:rsidRPr="00D058A1">
        <w:rPr>
          <w:sz w:val="20"/>
          <w:szCs w:val="20"/>
        </w:rPr>
        <w:t>(</w:t>
      </w:r>
      <w:proofErr w:type="spellStart"/>
      <w:proofErr w:type="gramEnd"/>
      <w:r w:rsidRPr="00D058A1">
        <w:rPr>
          <w:sz w:val="20"/>
          <w:szCs w:val="20"/>
        </w:rPr>
        <w:t>index</w:t>
      </w:r>
      <w:proofErr w:type="spellEnd"/>
      <w:r w:rsidRPr="00D058A1">
        <w:rPr>
          <w:sz w:val="20"/>
          <w:szCs w:val="20"/>
        </w:rPr>
        <w:t xml:space="preserve">=False, </w:t>
      </w:r>
      <w:proofErr w:type="spellStart"/>
      <w:r w:rsidRPr="00D058A1">
        <w:rPr>
          <w:sz w:val="20"/>
          <w:szCs w:val="20"/>
        </w:rPr>
        <w:t>float_format</w:t>
      </w:r>
      <w:proofErr w:type="spellEnd"/>
      <w:r w:rsidRPr="00D058A1">
        <w:rPr>
          <w:sz w:val="20"/>
          <w:szCs w:val="20"/>
        </w:rPr>
        <w:t>=lambda v: f"{v:.3g}")</w:t>
      </w:r>
    </w:p>
    <w:p w14:paraId="0B944CAC" w14:textId="77777777" w:rsidR="00D058A1" w:rsidRPr="00D058A1" w:rsidRDefault="00D058A1" w:rsidP="00D058A1">
      <w:pPr>
        <w:pStyle w:val="codigo"/>
        <w:spacing w:line="240" w:lineRule="auto"/>
        <w:rPr>
          <w:sz w:val="20"/>
          <w:szCs w:val="20"/>
        </w:rPr>
      </w:pPr>
      <w:r w:rsidRPr="00D058A1">
        <w:rPr>
          <w:sz w:val="20"/>
          <w:szCs w:val="20"/>
        </w:rPr>
        <w:t>)</w:t>
      </w:r>
    </w:p>
    <w:p w14:paraId="534E0A32"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else</w:t>
      </w:r>
      <w:proofErr w:type="spellEnd"/>
      <w:r w:rsidRPr="00D058A1">
        <w:rPr>
          <w:sz w:val="20"/>
          <w:szCs w:val="20"/>
        </w:rPr>
        <w:t>:</w:t>
      </w:r>
    </w:p>
    <w:p w14:paraId="73EA0457"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rPr>
        <w:t>print</w:t>
      </w:r>
      <w:proofErr w:type="spellEnd"/>
      <w:r w:rsidRPr="00D058A1">
        <w:rPr>
          <w:sz w:val="20"/>
          <w:szCs w:val="20"/>
        </w:rPr>
        <w:t xml:space="preserve">("[AVISO] No hay 'Re' en la tabla. </w:t>
      </w:r>
      <w:proofErr w:type="spellStart"/>
      <w:r w:rsidRPr="00D058A1">
        <w:rPr>
          <w:sz w:val="20"/>
          <w:szCs w:val="20"/>
          <w:lang w:val="en-US"/>
        </w:rPr>
        <w:t>Omito</w:t>
      </w:r>
      <w:proofErr w:type="spellEnd"/>
      <w:r w:rsidRPr="00D058A1">
        <w:rPr>
          <w:sz w:val="20"/>
          <w:szCs w:val="20"/>
          <w:lang w:val="en-US"/>
        </w:rPr>
        <w:t xml:space="preserve"> J_in vs Re.")</w:t>
      </w:r>
    </w:p>
    <w:p w14:paraId="73B5782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13D0A99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if "Re" in </w:t>
      </w:r>
      <w:proofErr w:type="spellStart"/>
      <w:proofErr w:type="gramStart"/>
      <w:r w:rsidRPr="00D058A1">
        <w:rPr>
          <w:sz w:val="20"/>
          <w:szCs w:val="20"/>
          <w:lang w:val="en-US"/>
        </w:rPr>
        <w:t>df.columns</w:t>
      </w:r>
      <w:proofErr w:type="spellEnd"/>
      <w:proofErr w:type="gramEnd"/>
      <w:r w:rsidRPr="00D058A1">
        <w:rPr>
          <w:sz w:val="20"/>
          <w:szCs w:val="20"/>
          <w:lang w:val="en-US"/>
        </w:rPr>
        <w:t xml:space="preserve"> and </w:t>
      </w:r>
      <w:proofErr w:type="spellStart"/>
      <w:r w:rsidRPr="00D058A1">
        <w:rPr>
          <w:sz w:val="20"/>
          <w:szCs w:val="20"/>
          <w:lang w:val="en-US"/>
        </w:rPr>
        <w:t>df</w:t>
      </w:r>
      <w:proofErr w:type="spellEnd"/>
      <w:r w:rsidRPr="00D058A1">
        <w:rPr>
          <w:sz w:val="20"/>
          <w:szCs w:val="20"/>
          <w:lang w:val="en-US"/>
        </w:rPr>
        <w:t>["Re"</w:t>
      </w:r>
      <w:proofErr w:type="gramStart"/>
      <w:r w:rsidRPr="00D058A1">
        <w:rPr>
          <w:sz w:val="20"/>
          <w:szCs w:val="20"/>
          <w:lang w:val="en-US"/>
        </w:rPr>
        <w:t>].</w:t>
      </w:r>
      <w:proofErr w:type="spellStart"/>
      <w:r w:rsidRPr="00D058A1">
        <w:rPr>
          <w:sz w:val="20"/>
          <w:szCs w:val="20"/>
          <w:lang w:val="en-US"/>
        </w:rPr>
        <w:t>notna</w:t>
      </w:r>
      <w:proofErr w:type="spellEnd"/>
      <w:proofErr w:type="gramEnd"/>
      <w:r w:rsidRPr="00D058A1">
        <w:rPr>
          <w:sz w:val="20"/>
          <w:szCs w:val="20"/>
          <w:lang w:val="en-US"/>
        </w:rPr>
        <w:t>(</w:t>
      </w:r>
      <w:proofErr w:type="gramStart"/>
      <w:r w:rsidRPr="00D058A1">
        <w:rPr>
          <w:sz w:val="20"/>
          <w:szCs w:val="20"/>
          <w:lang w:val="en-US"/>
        </w:rPr>
        <w:t>).any</w:t>
      </w:r>
      <w:proofErr w:type="gramEnd"/>
      <w:r w:rsidRPr="00D058A1">
        <w:rPr>
          <w:sz w:val="20"/>
          <w:szCs w:val="20"/>
          <w:lang w:val="en-US"/>
        </w:rPr>
        <w:t>():</w:t>
      </w:r>
    </w:p>
    <w:p w14:paraId="470621A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f_in</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f_in_fibra</w:t>
      </w:r>
      <w:proofErr w:type="spellEnd"/>
      <w:r w:rsidRPr="00D058A1">
        <w:rPr>
          <w:sz w:val="20"/>
          <w:szCs w:val="20"/>
          <w:lang w:val="en-US"/>
        </w:rPr>
        <w:t>", 0.88))</w:t>
      </w:r>
    </w:p>
    <w:p w14:paraId="5146C94E"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roofErr w:type="spellStart"/>
      <w:r w:rsidRPr="00D058A1">
        <w:rPr>
          <w:sz w:val="20"/>
          <w:szCs w:val="20"/>
          <w:lang w:val="en-US"/>
        </w:rPr>
        <w:t>f_out</w:t>
      </w:r>
      <w:proofErr w:type="spellEnd"/>
      <w:r w:rsidRPr="00D058A1">
        <w:rPr>
          <w:sz w:val="20"/>
          <w:szCs w:val="20"/>
          <w:lang w:val="en-US"/>
        </w:rPr>
        <w:t xml:space="preserve"> = </w:t>
      </w:r>
      <w:proofErr w:type="spellStart"/>
      <w:r w:rsidRPr="00D058A1">
        <w:rPr>
          <w:sz w:val="20"/>
          <w:szCs w:val="20"/>
          <w:lang w:val="en-US"/>
        </w:rPr>
        <w:t>f_in</w:t>
      </w:r>
      <w:proofErr w:type="spellEnd"/>
      <w:r w:rsidRPr="00D058A1">
        <w:rPr>
          <w:sz w:val="20"/>
          <w:szCs w:val="20"/>
          <w:lang w:val="en-US"/>
        </w:rPr>
        <w:t xml:space="preserve"> -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delta_f_fibra</w:t>
      </w:r>
      <w:proofErr w:type="spellEnd"/>
      <w:r w:rsidRPr="00D058A1">
        <w:rPr>
          <w:sz w:val="20"/>
          <w:szCs w:val="20"/>
          <w:lang w:val="en-US"/>
        </w:rPr>
        <w:t>"</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(float)</w:t>
      </w:r>
    </w:p>
    <w:p w14:paraId="23A59EE9" w14:textId="77777777" w:rsidR="00D058A1" w:rsidRPr="00D058A1" w:rsidRDefault="00D058A1" w:rsidP="00D058A1">
      <w:pPr>
        <w:pStyle w:val="codigo"/>
        <w:spacing w:line="240" w:lineRule="auto"/>
        <w:rPr>
          <w:sz w:val="20"/>
          <w:szCs w:val="20"/>
          <w:lang w:val="en-US"/>
        </w:rPr>
      </w:pPr>
    </w:p>
    <w:p w14:paraId="23CE27D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6,4))</w:t>
      </w:r>
    </w:p>
    <w:p w14:paraId="36DC0D3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w:t>
      </w:r>
      <w:proofErr w:type="spellStart"/>
      <w:r w:rsidRPr="00D058A1">
        <w:rPr>
          <w:sz w:val="20"/>
          <w:szCs w:val="20"/>
          <w:lang w:val="en-US"/>
        </w:rPr>
        <w:t>df</w:t>
      </w:r>
      <w:proofErr w:type="spellEnd"/>
      <w:r w:rsidRPr="00D058A1">
        <w:rPr>
          <w:sz w:val="20"/>
          <w:szCs w:val="20"/>
          <w:lang w:val="en-US"/>
        </w:rPr>
        <w:t xml:space="preserve">["Re"], </w:t>
      </w:r>
      <w:proofErr w:type="spellStart"/>
      <w:r w:rsidRPr="00D058A1">
        <w:rPr>
          <w:sz w:val="20"/>
          <w:szCs w:val="20"/>
          <w:lang w:val="en-US"/>
        </w:rPr>
        <w:t>df</w:t>
      </w:r>
      <w:proofErr w:type="spellEnd"/>
      <w:r w:rsidRPr="00D058A1">
        <w:rPr>
          <w:sz w:val="20"/>
          <w:szCs w:val="20"/>
          <w:lang w:val="en-US"/>
        </w:rPr>
        <w:t>[</w:t>
      </w:r>
      <w:proofErr w:type="gramStart"/>
      <w:r w:rsidRPr="00D058A1">
        <w:rPr>
          <w:sz w:val="20"/>
          <w:szCs w:val="20"/>
          <w:lang w:val="en-US"/>
        </w:rPr>
        <w:t>f"{</w:t>
      </w:r>
      <w:proofErr w:type="spellStart"/>
      <w:proofErr w:type="gramEnd"/>
      <w:r w:rsidRPr="00D058A1">
        <w:rPr>
          <w:sz w:val="20"/>
          <w:szCs w:val="20"/>
          <w:lang w:val="en-US"/>
        </w:rPr>
        <w:t>output_</w:t>
      </w:r>
      <w:proofErr w:type="gramStart"/>
      <w:r w:rsidRPr="00D058A1">
        <w:rPr>
          <w:sz w:val="20"/>
          <w:szCs w:val="20"/>
          <w:lang w:val="en-US"/>
        </w:rPr>
        <w:t>key</w:t>
      </w:r>
      <w:proofErr w:type="spellEnd"/>
      <w:r w:rsidRPr="00D058A1">
        <w:rPr>
          <w:sz w:val="20"/>
          <w:szCs w:val="20"/>
          <w:lang w:val="en-US"/>
        </w:rPr>
        <w:t>}_</w:t>
      </w:r>
      <w:proofErr w:type="gramEnd"/>
      <w:r w:rsidRPr="00D058A1">
        <w:rPr>
          <w:sz w:val="20"/>
          <w:szCs w:val="20"/>
          <w:lang w:val="en-US"/>
        </w:rPr>
        <w:t>in"], "o-", linewidth=1.8)</w:t>
      </w:r>
    </w:p>
    <w:p w14:paraId="32F4FA10" w14:textId="77777777" w:rsidR="00D058A1" w:rsidRPr="00D058A1" w:rsidRDefault="00D058A1" w:rsidP="00D058A1">
      <w:pPr>
        <w:pStyle w:val="codigo"/>
        <w:spacing w:line="240" w:lineRule="auto"/>
        <w:rPr>
          <w:sz w:val="20"/>
          <w:szCs w:val="20"/>
          <w:lang w:val="en-US"/>
        </w:rPr>
      </w:pPr>
      <w:r w:rsidRPr="00D058A1">
        <w:rPr>
          <w:sz w:val="20"/>
          <w:szCs w:val="20"/>
          <w:lang w:val="en-US"/>
        </w:rPr>
        <w:t>        if "</w:t>
      </w:r>
      <w:proofErr w:type="spellStart"/>
      <w:r w:rsidRPr="00D058A1">
        <w:rPr>
          <w:sz w:val="20"/>
          <w:szCs w:val="20"/>
          <w:lang w:val="en-US"/>
        </w:rPr>
        <w:t>Q_mL_min</w:t>
      </w:r>
      <w:proofErr w:type="spellEnd"/>
      <w:r w:rsidRPr="00D058A1">
        <w:rPr>
          <w:sz w:val="20"/>
          <w:szCs w:val="20"/>
          <w:lang w:val="en-US"/>
        </w:rPr>
        <w:t xml:space="preserve">" in </w:t>
      </w:r>
      <w:proofErr w:type="spellStart"/>
      <w:proofErr w:type="gramStart"/>
      <w:r w:rsidRPr="00D058A1">
        <w:rPr>
          <w:sz w:val="20"/>
          <w:szCs w:val="20"/>
          <w:lang w:val="en-US"/>
        </w:rPr>
        <w:t>df.columns</w:t>
      </w:r>
      <w:proofErr w:type="spellEnd"/>
      <w:proofErr w:type="gramEnd"/>
      <w:r w:rsidRPr="00D058A1">
        <w:rPr>
          <w:sz w:val="20"/>
          <w:szCs w:val="20"/>
          <w:lang w:val="en-US"/>
        </w:rPr>
        <w:t>:</w:t>
      </w:r>
    </w:p>
    <w:p w14:paraId="7B29F8E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xi, </w:t>
      </w:r>
      <w:proofErr w:type="spellStart"/>
      <w:r w:rsidRPr="00D058A1">
        <w:rPr>
          <w:sz w:val="20"/>
          <w:szCs w:val="20"/>
          <w:lang w:val="en-US"/>
        </w:rPr>
        <w:t>yi</w:t>
      </w:r>
      <w:proofErr w:type="spellEnd"/>
      <w:r w:rsidRPr="00D058A1">
        <w:rPr>
          <w:sz w:val="20"/>
          <w:szCs w:val="20"/>
          <w:lang w:val="en-US"/>
        </w:rPr>
        <w:t xml:space="preserve">, </w:t>
      </w:r>
      <w:proofErr w:type="spellStart"/>
      <w:r w:rsidRPr="00D058A1">
        <w:rPr>
          <w:sz w:val="20"/>
          <w:szCs w:val="20"/>
          <w:lang w:val="en-US"/>
        </w:rPr>
        <w:t>qlab</w:t>
      </w:r>
      <w:proofErr w:type="spellEnd"/>
      <w:r w:rsidRPr="00D058A1">
        <w:rPr>
          <w:sz w:val="20"/>
          <w:szCs w:val="20"/>
          <w:lang w:val="en-US"/>
        </w:rPr>
        <w:t xml:space="preserve"> in zip(</w:t>
      </w:r>
      <w:proofErr w:type="spellStart"/>
      <w:r w:rsidRPr="00D058A1">
        <w:rPr>
          <w:sz w:val="20"/>
          <w:szCs w:val="20"/>
          <w:lang w:val="en-US"/>
        </w:rPr>
        <w:t>df</w:t>
      </w:r>
      <w:proofErr w:type="spellEnd"/>
      <w:r w:rsidRPr="00D058A1">
        <w:rPr>
          <w:sz w:val="20"/>
          <w:szCs w:val="20"/>
          <w:lang w:val="en-US"/>
        </w:rPr>
        <w:t xml:space="preserve">["Re"], </w:t>
      </w:r>
      <w:proofErr w:type="spellStart"/>
      <w:r w:rsidRPr="00D058A1">
        <w:rPr>
          <w:sz w:val="20"/>
          <w:szCs w:val="20"/>
          <w:lang w:val="en-US"/>
        </w:rPr>
        <w:t>df</w:t>
      </w:r>
      <w:proofErr w:type="spellEnd"/>
      <w:r w:rsidRPr="00D058A1">
        <w:rPr>
          <w:sz w:val="20"/>
          <w:szCs w:val="20"/>
          <w:lang w:val="en-US"/>
        </w:rPr>
        <w:t>[f"{</w:t>
      </w:r>
      <w:proofErr w:type="spellStart"/>
      <w:r w:rsidRPr="00D058A1">
        <w:rPr>
          <w:sz w:val="20"/>
          <w:szCs w:val="20"/>
          <w:lang w:val="en-US"/>
        </w:rPr>
        <w:t>output_</w:t>
      </w:r>
      <w:proofErr w:type="gramStart"/>
      <w:r w:rsidRPr="00D058A1">
        <w:rPr>
          <w:sz w:val="20"/>
          <w:szCs w:val="20"/>
          <w:lang w:val="en-US"/>
        </w:rPr>
        <w:t>key</w:t>
      </w:r>
      <w:proofErr w:type="spellEnd"/>
      <w:r w:rsidRPr="00D058A1">
        <w:rPr>
          <w:sz w:val="20"/>
          <w:szCs w:val="20"/>
          <w:lang w:val="en-US"/>
        </w:rPr>
        <w:t>}_</w:t>
      </w:r>
      <w:proofErr w:type="gramEnd"/>
      <w:r w:rsidRPr="00D058A1">
        <w:rPr>
          <w:sz w:val="20"/>
          <w:szCs w:val="20"/>
          <w:lang w:val="en-US"/>
        </w:rPr>
        <w:t xml:space="preserve">in"],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Q_mL_min</w:t>
      </w:r>
      <w:proofErr w:type="spellEnd"/>
      <w:r w:rsidRPr="00D058A1">
        <w:rPr>
          <w:sz w:val="20"/>
          <w:szCs w:val="20"/>
          <w:lang w:val="en-US"/>
        </w:rPr>
        <w:t>"</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(int)):</w:t>
      </w:r>
    </w:p>
    <w:p w14:paraId="143F700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plt.annotate</w:t>
      </w:r>
      <w:proofErr w:type="spellEnd"/>
      <w:proofErr w:type="gramEnd"/>
      <w:r w:rsidRPr="00D058A1">
        <w:rPr>
          <w:sz w:val="20"/>
          <w:szCs w:val="20"/>
          <w:lang w:val="en-US"/>
        </w:rPr>
        <w:t>(f"{</w:t>
      </w:r>
      <w:proofErr w:type="spellStart"/>
      <w:r w:rsidRPr="00D058A1">
        <w:rPr>
          <w:sz w:val="20"/>
          <w:szCs w:val="20"/>
          <w:lang w:val="en-US"/>
        </w:rPr>
        <w:t>qlab</w:t>
      </w:r>
      <w:proofErr w:type="spellEnd"/>
      <w:r w:rsidRPr="00D058A1">
        <w:rPr>
          <w:sz w:val="20"/>
          <w:szCs w:val="20"/>
          <w:lang w:val="en-US"/>
        </w:rPr>
        <w:t xml:space="preserve">}", (xi, </w:t>
      </w:r>
      <w:proofErr w:type="spellStart"/>
      <w:r w:rsidRPr="00D058A1">
        <w:rPr>
          <w:sz w:val="20"/>
          <w:szCs w:val="20"/>
          <w:lang w:val="en-US"/>
        </w:rPr>
        <w:t>yi</w:t>
      </w:r>
      <w:proofErr w:type="spellEnd"/>
      <w:r w:rsidRPr="00D058A1">
        <w:rPr>
          <w:sz w:val="20"/>
          <w:szCs w:val="20"/>
          <w:lang w:val="en-US"/>
        </w:rPr>
        <w:t xml:space="preserve">), </w:t>
      </w:r>
      <w:proofErr w:type="spellStart"/>
      <w:r w:rsidRPr="00D058A1">
        <w:rPr>
          <w:sz w:val="20"/>
          <w:szCs w:val="20"/>
          <w:lang w:val="en-US"/>
        </w:rPr>
        <w:t>xytext</w:t>
      </w:r>
      <w:proofErr w:type="spellEnd"/>
      <w:proofErr w:type="gramStart"/>
      <w:r w:rsidRPr="00D058A1">
        <w:rPr>
          <w:sz w:val="20"/>
          <w:szCs w:val="20"/>
          <w:lang w:val="en-US"/>
        </w:rPr>
        <w:t>=(</w:t>
      </w:r>
      <w:proofErr w:type="gramEnd"/>
      <w:r w:rsidRPr="00D058A1">
        <w:rPr>
          <w:sz w:val="20"/>
          <w:szCs w:val="20"/>
          <w:lang w:val="en-US"/>
        </w:rPr>
        <w:t xml:space="preserve">5,5), </w:t>
      </w:r>
      <w:proofErr w:type="spellStart"/>
      <w:r w:rsidRPr="00D058A1">
        <w:rPr>
          <w:sz w:val="20"/>
          <w:szCs w:val="20"/>
          <w:lang w:val="en-US"/>
        </w:rPr>
        <w:t>textcoords</w:t>
      </w:r>
      <w:proofErr w:type="spellEnd"/>
      <w:r w:rsidRPr="00D058A1">
        <w:rPr>
          <w:sz w:val="20"/>
          <w:szCs w:val="20"/>
          <w:lang w:val="en-US"/>
        </w:rPr>
        <w:t>="offset points")</w:t>
      </w:r>
    </w:p>
    <w:p w14:paraId="60B9341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plt.xlabel</w:t>
      </w:r>
      <w:proofErr w:type="spellEnd"/>
      <w:proofErr w:type="gramEnd"/>
      <w:r w:rsidRPr="00D058A1">
        <w:rPr>
          <w:sz w:val="20"/>
          <w:szCs w:val="20"/>
          <w:lang w:val="en-US"/>
        </w:rPr>
        <w:t>("Reynolds [–]")</w:t>
      </w:r>
    </w:p>
    <w:p w14:paraId="3C0FA8F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plt.ylabel</w:t>
      </w:r>
      <w:proofErr w:type="spellEnd"/>
      <w:proofErr w:type="gramEnd"/>
      <w:r w:rsidRPr="00D058A1">
        <w:rPr>
          <w:sz w:val="20"/>
          <w:szCs w:val="20"/>
          <w:lang w:val="en-US"/>
        </w:rPr>
        <w:t>(</w:t>
      </w:r>
      <w:proofErr w:type="spellStart"/>
      <w:r w:rsidRPr="00D058A1">
        <w:rPr>
          <w:sz w:val="20"/>
          <w:szCs w:val="20"/>
          <w:lang w:val="en-US"/>
        </w:rPr>
        <w:t>r"$J</w:t>
      </w:r>
      <w:proofErr w:type="spellEnd"/>
      <w:r w:rsidRPr="00D058A1">
        <w:rPr>
          <w:sz w:val="20"/>
          <w:szCs w:val="20"/>
          <w:lang w:val="en-US"/>
        </w:rPr>
        <w:t>_{\</w:t>
      </w:r>
      <w:proofErr w:type="spellStart"/>
      <w:r w:rsidRPr="00D058A1">
        <w:rPr>
          <w:sz w:val="20"/>
          <w:szCs w:val="20"/>
          <w:lang w:val="en-US"/>
        </w:rPr>
        <w:t>mathrm</w:t>
      </w:r>
      <w:proofErr w:type="spellEnd"/>
      <w:r w:rsidRPr="00D058A1">
        <w:rPr>
          <w:sz w:val="20"/>
          <w:szCs w:val="20"/>
          <w:lang w:val="en-US"/>
        </w:rPr>
        <w:t>{in</w:t>
      </w:r>
      <w:proofErr w:type="gramStart"/>
      <w:r w:rsidRPr="00D058A1">
        <w:rPr>
          <w:sz w:val="20"/>
          <w:szCs w:val="20"/>
          <w:lang w:val="en-US"/>
        </w:rPr>
        <w:t>}}$</w:t>
      </w:r>
      <w:proofErr w:type="gramEnd"/>
      <w:r w:rsidRPr="00D058A1">
        <w:rPr>
          <w:sz w:val="20"/>
          <w:szCs w:val="20"/>
          <w:lang w:val="en-US"/>
        </w:rPr>
        <w:t xml:space="preserve"> [kg m$</w:t>
      </w:r>
      <w:proofErr w:type="gramStart"/>
      <w:r w:rsidRPr="00D058A1">
        <w:rPr>
          <w:sz w:val="20"/>
          <w:szCs w:val="20"/>
          <w:lang w:val="en-US"/>
        </w:rPr>
        <w:t>^{</w:t>
      </w:r>
      <w:proofErr w:type="gramEnd"/>
      <w:r w:rsidRPr="00D058A1">
        <w:rPr>
          <w:sz w:val="20"/>
          <w:szCs w:val="20"/>
          <w:lang w:val="en-US"/>
        </w:rPr>
        <w:t>-</w:t>
      </w:r>
      <w:proofErr w:type="gramStart"/>
      <w:r w:rsidRPr="00D058A1">
        <w:rPr>
          <w:sz w:val="20"/>
          <w:szCs w:val="20"/>
          <w:lang w:val="en-US"/>
        </w:rPr>
        <w:t>2}$</w:t>
      </w:r>
      <w:proofErr w:type="gramEnd"/>
      <w:r w:rsidRPr="00D058A1">
        <w:rPr>
          <w:sz w:val="20"/>
          <w:szCs w:val="20"/>
          <w:lang w:val="en-US"/>
        </w:rPr>
        <w:t xml:space="preserve"> h$</w:t>
      </w:r>
      <w:proofErr w:type="gramStart"/>
      <w:r w:rsidRPr="00D058A1">
        <w:rPr>
          <w:sz w:val="20"/>
          <w:szCs w:val="20"/>
          <w:lang w:val="en-US"/>
        </w:rPr>
        <w:t>^{</w:t>
      </w:r>
      <w:proofErr w:type="gramEnd"/>
      <w:r w:rsidRPr="00D058A1">
        <w:rPr>
          <w:sz w:val="20"/>
          <w:szCs w:val="20"/>
          <w:lang w:val="en-US"/>
        </w:rPr>
        <w:t>-</w:t>
      </w:r>
      <w:proofErr w:type="gramStart"/>
      <w:r w:rsidRPr="00D058A1">
        <w:rPr>
          <w:sz w:val="20"/>
          <w:szCs w:val="20"/>
          <w:lang w:val="en-US"/>
        </w:rPr>
        <w:t>1}$</w:t>
      </w:r>
      <w:proofErr w:type="gramEnd"/>
      <w:r w:rsidRPr="00D058A1">
        <w:rPr>
          <w:sz w:val="20"/>
          <w:szCs w:val="20"/>
          <w:lang w:val="en-US"/>
        </w:rPr>
        <w:t xml:space="preserve">]" if </w:t>
      </w:r>
      <w:proofErr w:type="spellStart"/>
      <w:r w:rsidRPr="00D058A1">
        <w:rPr>
          <w:sz w:val="20"/>
          <w:szCs w:val="20"/>
          <w:lang w:val="en-US"/>
        </w:rPr>
        <w:t>output_key</w:t>
      </w:r>
      <w:proofErr w:type="spellEnd"/>
      <w:r w:rsidRPr="00D058A1">
        <w:rPr>
          <w:sz w:val="20"/>
          <w:szCs w:val="20"/>
          <w:lang w:val="en-US"/>
        </w:rPr>
        <w:t xml:space="preserve">=="flux_kg_m2_h" else </w:t>
      </w:r>
      <w:proofErr w:type="spellStart"/>
      <w:r w:rsidRPr="00D058A1">
        <w:rPr>
          <w:sz w:val="20"/>
          <w:szCs w:val="20"/>
          <w:lang w:val="en-US"/>
        </w:rPr>
        <w:t>r"$J</w:t>
      </w:r>
      <w:proofErr w:type="spellEnd"/>
      <w:r w:rsidRPr="00D058A1">
        <w:rPr>
          <w:sz w:val="20"/>
          <w:szCs w:val="20"/>
          <w:lang w:val="en-US"/>
        </w:rPr>
        <w:t>_{\</w:t>
      </w:r>
      <w:proofErr w:type="spellStart"/>
      <w:r w:rsidRPr="00D058A1">
        <w:rPr>
          <w:sz w:val="20"/>
          <w:szCs w:val="20"/>
          <w:lang w:val="en-US"/>
        </w:rPr>
        <w:t>mathrm</w:t>
      </w:r>
      <w:proofErr w:type="spellEnd"/>
      <w:r w:rsidRPr="00D058A1">
        <w:rPr>
          <w:sz w:val="20"/>
          <w:szCs w:val="20"/>
          <w:lang w:val="en-US"/>
        </w:rPr>
        <w:t>{in</w:t>
      </w:r>
      <w:proofErr w:type="gramStart"/>
      <w:r w:rsidRPr="00D058A1">
        <w:rPr>
          <w:sz w:val="20"/>
          <w:szCs w:val="20"/>
          <w:lang w:val="en-US"/>
        </w:rPr>
        <w:t>}}$</w:t>
      </w:r>
      <w:proofErr w:type="gramEnd"/>
      <w:r w:rsidRPr="00D058A1">
        <w:rPr>
          <w:sz w:val="20"/>
          <w:szCs w:val="20"/>
          <w:lang w:val="en-US"/>
        </w:rPr>
        <w:t>")</w:t>
      </w:r>
    </w:p>
    <w:p w14:paraId="3FD1494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plt.title</w:t>
      </w:r>
      <w:proofErr w:type="spellEnd"/>
      <w:proofErr w:type="gramEnd"/>
      <w:r w:rsidRPr="00D058A1">
        <w:rPr>
          <w:sz w:val="20"/>
          <w:szCs w:val="20"/>
          <w:lang w:val="en-US"/>
        </w:rPr>
        <w:t>("</w:t>
      </w:r>
      <w:proofErr w:type="spellStart"/>
      <w:r w:rsidRPr="00D058A1">
        <w:rPr>
          <w:sz w:val="20"/>
          <w:szCs w:val="20"/>
          <w:lang w:val="en-US"/>
        </w:rPr>
        <w:t>J_in</w:t>
      </w:r>
      <w:proofErr w:type="spellEnd"/>
      <w:r w:rsidRPr="00D058A1">
        <w:rPr>
          <w:sz w:val="20"/>
          <w:szCs w:val="20"/>
          <w:lang w:val="en-US"/>
        </w:rPr>
        <w:t xml:space="preserve"> vs Re")</w:t>
      </w:r>
    </w:p>
    <w:p w14:paraId="5AF4B17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 xml:space="preserve">(True, </w:t>
      </w:r>
      <w:proofErr w:type="spellStart"/>
      <w:r w:rsidRPr="00D058A1">
        <w:rPr>
          <w:sz w:val="20"/>
          <w:szCs w:val="20"/>
          <w:lang w:val="en-US"/>
        </w:rPr>
        <w:t>linestyle</w:t>
      </w:r>
      <w:proofErr w:type="spellEnd"/>
      <w:proofErr w:type="gramStart"/>
      <w:r w:rsidRPr="00D058A1">
        <w:rPr>
          <w:sz w:val="20"/>
          <w:szCs w:val="20"/>
          <w:lang w:val="en-US"/>
        </w:rPr>
        <w:t>="-</w:t>
      </w:r>
      <w:proofErr w:type="gramEnd"/>
      <w:r w:rsidRPr="00D058A1">
        <w:rPr>
          <w:sz w:val="20"/>
          <w:szCs w:val="20"/>
          <w:lang w:val="en-US"/>
        </w:rPr>
        <w:t>-", alpha=0.5)</w:t>
      </w:r>
    </w:p>
    <w:p w14:paraId="7849BE9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4021407B" w14:textId="77777777" w:rsidR="00D058A1" w:rsidRPr="00D058A1" w:rsidRDefault="00D058A1" w:rsidP="00D058A1">
      <w:pPr>
        <w:pStyle w:val="codigo"/>
        <w:spacing w:line="240" w:lineRule="auto"/>
        <w:rPr>
          <w:sz w:val="20"/>
          <w:szCs w:val="20"/>
          <w:lang w:val="en-US"/>
        </w:rPr>
      </w:pPr>
    </w:p>
    <w:p w14:paraId="56B38D5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6,4))</w:t>
      </w:r>
    </w:p>
    <w:p w14:paraId="4141461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w:t>
      </w:r>
      <w:proofErr w:type="spellStart"/>
      <w:r w:rsidRPr="00D058A1">
        <w:rPr>
          <w:sz w:val="20"/>
          <w:szCs w:val="20"/>
          <w:lang w:val="en-US"/>
        </w:rPr>
        <w:t>df</w:t>
      </w:r>
      <w:proofErr w:type="spellEnd"/>
      <w:r w:rsidRPr="00D058A1">
        <w:rPr>
          <w:sz w:val="20"/>
          <w:szCs w:val="20"/>
          <w:lang w:val="en-US"/>
        </w:rPr>
        <w:t xml:space="preserve">["Re"],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delta_f_fibra</w:t>
      </w:r>
      <w:proofErr w:type="spellEnd"/>
      <w:r w:rsidRPr="00D058A1">
        <w:rPr>
          <w:sz w:val="20"/>
          <w:szCs w:val="20"/>
          <w:lang w:val="en-US"/>
        </w:rPr>
        <w:t>"], "o-", linewidth=1.8)</w:t>
      </w:r>
    </w:p>
    <w:p w14:paraId="002A2517" w14:textId="77777777" w:rsidR="00D058A1" w:rsidRPr="00D058A1" w:rsidRDefault="00D058A1" w:rsidP="00D058A1">
      <w:pPr>
        <w:pStyle w:val="codigo"/>
        <w:spacing w:line="240" w:lineRule="auto"/>
        <w:rPr>
          <w:sz w:val="20"/>
          <w:szCs w:val="20"/>
          <w:lang w:val="en-US"/>
        </w:rPr>
      </w:pPr>
      <w:r w:rsidRPr="00D058A1">
        <w:rPr>
          <w:sz w:val="20"/>
          <w:szCs w:val="20"/>
          <w:lang w:val="en-US"/>
        </w:rPr>
        <w:t>        if "</w:t>
      </w:r>
      <w:proofErr w:type="spellStart"/>
      <w:r w:rsidRPr="00D058A1">
        <w:rPr>
          <w:sz w:val="20"/>
          <w:szCs w:val="20"/>
          <w:lang w:val="en-US"/>
        </w:rPr>
        <w:t>Q_mL_min</w:t>
      </w:r>
      <w:proofErr w:type="spellEnd"/>
      <w:r w:rsidRPr="00D058A1">
        <w:rPr>
          <w:sz w:val="20"/>
          <w:szCs w:val="20"/>
          <w:lang w:val="en-US"/>
        </w:rPr>
        <w:t xml:space="preserve">" in </w:t>
      </w:r>
      <w:proofErr w:type="spellStart"/>
      <w:proofErr w:type="gramStart"/>
      <w:r w:rsidRPr="00D058A1">
        <w:rPr>
          <w:sz w:val="20"/>
          <w:szCs w:val="20"/>
          <w:lang w:val="en-US"/>
        </w:rPr>
        <w:t>df.columns</w:t>
      </w:r>
      <w:proofErr w:type="spellEnd"/>
      <w:proofErr w:type="gramEnd"/>
      <w:r w:rsidRPr="00D058A1">
        <w:rPr>
          <w:sz w:val="20"/>
          <w:szCs w:val="20"/>
          <w:lang w:val="en-US"/>
        </w:rPr>
        <w:t>:</w:t>
      </w:r>
    </w:p>
    <w:p w14:paraId="6BDDA33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xi, </w:t>
      </w:r>
      <w:proofErr w:type="spellStart"/>
      <w:r w:rsidRPr="00D058A1">
        <w:rPr>
          <w:sz w:val="20"/>
          <w:szCs w:val="20"/>
          <w:lang w:val="en-US"/>
        </w:rPr>
        <w:t>yi</w:t>
      </w:r>
      <w:proofErr w:type="spellEnd"/>
      <w:r w:rsidRPr="00D058A1">
        <w:rPr>
          <w:sz w:val="20"/>
          <w:szCs w:val="20"/>
          <w:lang w:val="en-US"/>
        </w:rPr>
        <w:t xml:space="preserve">, </w:t>
      </w:r>
      <w:proofErr w:type="spellStart"/>
      <w:r w:rsidRPr="00D058A1">
        <w:rPr>
          <w:sz w:val="20"/>
          <w:szCs w:val="20"/>
          <w:lang w:val="en-US"/>
        </w:rPr>
        <w:t>qlab</w:t>
      </w:r>
      <w:proofErr w:type="spellEnd"/>
      <w:r w:rsidRPr="00D058A1">
        <w:rPr>
          <w:sz w:val="20"/>
          <w:szCs w:val="20"/>
          <w:lang w:val="en-US"/>
        </w:rPr>
        <w:t xml:space="preserve"> in zip(</w:t>
      </w:r>
      <w:proofErr w:type="spellStart"/>
      <w:r w:rsidRPr="00D058A1">
        <w:rPr>
          <w:sz w:val="20"/>
          <w:szCs w:val="20"/>
          <w:lang w:val="en-US"/>
        </w:rPr>
        <w:t>df</w:t>
      </w:r>
      <w:proofErr w:type="spellEnd"/>
      <w:r w:rsidRPr="00D058A1">
        <w:rPr>
          <w:sz w:val="20"/>
          <w:szCs w:val="20"/>
          <w:lang w:val="en-US"/>
        </w:rPr>
        <w:t xml:space="preserve">["Re"],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delta_f_fibra</w:t>
      </w:r>
      <w:proofErr w:type="spellEnd"/>
      <w:r w:rsidRPr="00D058A1">
        <w:rPr>
          <w:sz w:val="20"/>
          <w:szCs w:val="20"/>
          <w:lang w:val="en-US"/>
        </w:rPr>
        <w:t xml:space="preserve">"],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Q_mL_min</w:t>
      </w:r>
      <w:proofErr w:type="spellEnd"/>
      <w:r w:rsidRPr="00D058A1">
        <w:rPr>
          <w:sz w:val="20"/>
          <w:szCs w:val="20"/>
          <w:lang w:val="en-US"/>
        </w:rPr>
        <w:t>"</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(int)):</w:t>
      </w:r>
    </w:p>
    <w:p w14:paraId="30CA85B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plt.annotate</w:t>
      </w:r>
      <w:proofErr w:type="spellEnd"/>
      <w:proofErr w:type="gramEnd"/>
      <w:r w:rsidRPr="00D058A1">
        <w:rPr>
          <w:sz w:val="20"/>
          <w:szCs w:val="20"/>
          <w:lang w:val="en-US"/>
        </w:rPr>
        <w:t>(f"{</w:t>
      </w:r>
      <w:proofErr w:type="spellStart"/>
      <w:r w:rsidRPr="00D058A1">
        <w:rPr>
          <w:sz w:val="20"/>
          <w:szCs w:val="20"/>
          <w:lang w:val="en-US"/>
        </w:rPr>
        <w:t>qlab</w:t>
      </w:r>
      <w:proofErr w:type="spellEnd"/>
      <w:r w:rsidRPr="00D058A1">
        <w:rPr>
          <w:sz w:val="20"/>
          <w:szCs w:val="20"/>
          <w:lang w:val="en-US"/>
        </w:rPr>
        <w:t xml:space="preserve">}", (xi, </w:t>
      </w:r>
      <w:proofErr w:type="spellStart"/>
      <w:r w:rsidRPr="00D058A1">
        <w:rPr>
          <w:sz w:val="20"/>
          <w:szCs w:val="20"/>
          <w:lang w:val="en-US"/>
        </w:rPr>
        <w:t>yi</w:t>
      </w:r>
      <w:proofErr w:type="spellEnd"/>
      <w:r w:rsidRPr="00D058A1">
        <w:rPr>
          <w:sz w:val="20"/>
          <w:szCs w:val="20"/>
          <w:lang w:val="en-US"/>
        </w:rPr>
        <w:t xml:space="preserve">), </w:t>
      </w:r>
      <w:proofErr w:type="spellStart"/>
      <w:r w:rsidRPr="00D058A1">
        <w:rPr>
          <w:sz w:val="20"/>
          <w:szCs w:val="20"/>
          <w:lang w:val="en-US"/>
        </w:rPr>
        <w:t>xytext</w:t>
      </w:r>
      <w:proofErr w:type="spellEnd"/>
      <w:proofErr w:type="gramStart"/>
      <w:r w:rsidRPr="00D058A1">
        <w:rPr>
          <w:sz w:val="20"/>
          <w:szCs w:val="20"/>
          <w:lang w:val="en-US"/>
        </w:rPr>
        <w:t>=(</w:t>
      </w:r>
      <w:proofErr w:type="gramEnd"/>
      <w:r w:rsidRPr="00D058A1">
        <w:rPr>
          <w:sz w:val="20"/>
          <w:szCs w:val="20"/>
          <w:lang w:val="en-US"/>
        </w:rPr>
        <w:t xml:space="preserve">5,5), </w:t>
      </w:r>
      <w:proofErr w:type="spellStart"/>
      <w:r w:rsidRPr="00D058A1">
        <w:rPr>
          <w:sz w:val="20"/>
          <w:szCs w:val="20"/>
          <w:lang w:val="en-US"/>
        </w:rPr>
        <w:t>textcoords</w:t>
      </w:r>
      <w:proofErr w:type="spellEnd"/>
      <w:r w:rsidRPr="00D058A1">
        <w:rPr>
          <w:sz w:val="20"/>
          <w:szCs w:val="20"/>
          <w:lang w:val="en-US"/>
        </w:rPr>
        <w:t>="offset points")</w:t>
      </w:r>
    </w:p>
    <w:p w14:paraId="64788988"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plt.xlabel</w:t>
      </w:r>
      <w:proofErr w:type="spellEnd"/>
      <w:proofErr w:type="gramEnd"/>
      <w:r w:rsidRPr="00D058A1">
        <w:rPr>
          <w:sz w:val="20"/>
          <w:szCs w:val="20"/>
        </w:rPr>
        <w:t xml:space="preserve">("Reynolds [–]"); </w:t>
      </w:r>
      <w:proofErr w:type="spellStart"/>
      <w:proofErr w:type="gramStart"/>
      <w:r w:rsidRPr="00D058A1">
        <w:rPr>
          <w:sz w:val="20"/>
          <w:szCs w:val="20"/>
        </w:rPr>
        <w:t>plt.ylabel</w:t>
      </w:r>
      <w:proofErr w:type="spellEnd"/>
      <w:proofErr w:type="gramEnd"/>
      <w:r w:rsidRPr="00D058A1">
        <w:rPr>
          <w:sz w:val="20"/>
          <w:szCs w:val="20"/>
        </w:rPr>
        <w:t>("</w:t>
      </w:r>
      <w:proofErr w:type="spellStart"/>
      <w:r w:rsidRPr="00D058A1">
        <w:rPr>
          <w:sz w:val="20"/>
          <w:szCs w:val="20"/>
        </w:rPr>
        <w:t>Δf</w:t>
      </w:r>
      <w:proofErr w:type="spellEnd"/>
      <w:r w:rsidRPr="00D058A1">
        <w:rPr>
          <w:sz w:val="20"/>
          <w:szCs w:val="20"/>
        </w:rPr>
        <w:t xml:space="preserve"> en la fibra [–]")</w:t>
      </w:r>
    </w:p>
    <w:p w14:paraId="7F410E41"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plt.title</w:t>
      </w:r>
      <w:proofErr w:type="spellEnd"/>
      <w:proofErr w:type="gramEnd"/>
      <w:r w:rsidRPr="00D058A1">
        <w:rPr>
          <w:sz w:val="20"/>
          <w:szCs w:val="20"/>
          <w:lang w:val="en-US"/>
        </w:rPr>
        <w:t>("</w:t>
      </w:r>
      <w:r w:rsidRPr="00D058A1">
        <w:rPr>
          <w:sz w:val="20"/>
          <w:szCs w:val="20"/>
        </w:rPr>
        <w:t>Δ</w:t>
      </w:r>
      <w:proofErr w:type="spellStart"/>
      <w:r w:rsidRPr="00D058A1">
        <w:rPr>
          <w:sz w:val="20"/>
          <w:szCs w:val="20"/>
          <w:lang w:val="en-US"/>
        </w:rPr>
        <w:t>f_fibra</w:t>
      </w:r>
      <w:proofErr w:type="spellEnd"/>
      <w:r w:rsidRPr="00D058A1">
        <w:rPr>
          <w:sz w:val="20"/>
          <w:szCs w:val="20"/>
          <w:lang w:val="en-US"/>
        </w:rPr>
        <w:t xml:space="preserve"> vs Re")</w:t>
      </w:r>
    </w:p>
    <w:p w14:paraId="7DCCCA5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 xml:space="preserve">(True, </w:t>
      </w:r>
      <w:proofErr w:type="spellStart"/>
      <w:r w:rsidRPr="00D058A1">
        <w:rPr>
          <w:sz w:val="20"/>
          <w:szCs w:val="20"/>
          <w:lang w:val="en-US"/>
        </w:rPr>
        <w:t>linestyle</w:t>
      </w:r>
      <w:proofErr w:type="spellEnd"/>
      <w:proofErr w:type="gramStart"/>
      <w:r w:rsidRPr="00D058A1">
        <w:rPr>
          <w:sz w:val="20"/>
          <w:szCs w:val="20"/>
          <w:lang w:val="en-US"/>
        </w:rPr>
        <w:t>="-</w:t>
      </w:r>
      <w:proofErr w:type="gramEnd"/>
      <w:r w:rsidRPr="00D058A1">
        <w:rPr>
          <w:sz w:val="20"/>
          <w:szCs w:val="20"/>
          <w:lang w:val="en-US"/>
        </w:rPr>
        <w:t>-", alpha=0.5)</w:t>
      </w:r>
    </w:p>
    <w:p w14:paraId="347C9AF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2B51EAB2" w14:textId="77777777" w:rsidR="00D058A1" w:rsidRPr="00D058A1" w:rsidRDefault="00D058A1" w:rsidP="00D058A1">
      <w:pPr>
        <w:pStyle w:val="codigo"/>
        <w:spacing w:line="240" w:lineRule="auto"/>
        <w:rPr>
          <w:sz w:val="20"/>
          <w:szCs w:val="20"/>
          <w:lang w:val="en-US"/>
        </w:rPr>
      </w:pPr>
    </w:p>
    <w:p w14:paraId="00A576E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6,4))</w:t>
      </w:r>
    </w:p>
    <w:p w14:paraId="66CF0CE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w:t>
      </w:r>
      <w:proofErr w:type="spellStart"/>
      <w:r w:rsidRPr="00D058A1">
        <w:rPr>
          <w:sz w:val="20"/>
          <w:szCs w:val="20"/>
          <w:lang w:val="en-US"/>
        </w:rPr>
        <w:t>df</w:t>
      </w:r>
      <w:proofErr w:type="spellEnd"/>
      <w:r w:rsidRPr="00D058A1">
        <w:rPr>
          <w:sz w:val="20"/>
          <w:szCs w:val="20"/>
          <w:lang w:val="en-US"/>
        </w:rPr>
        <w:t xml:space="preserve">["Re"], </w:t>
      </w:r>
      <w:proofErr w:type="spellStart"/>
      <w:r w:rsidRPr="00D058A1">
        <w:rPr>
          <w:sz w:val="20"/>
          <w:szCs w:val="20"/>
          <w:lang w:val="en-US"/>
        </w:rPr>
        <w:t>f_out</w:t>
      </w:r>
      <w:proofErr w:type="spellEnd"/>
      <w:r w:rsidRPr="00D058A1">
        <w:rPr>
          <w:sz w:val="20"/>
          <w:szCs w:val="20"/>
          <w:lang w:val="en-US"/>
        </w:rPr>
        <w:t>, "o-", linewidth=1.8)</w:t>
      </w:r>
    </w:p>
    <w:p w14:paraId="302FC2DB" w14:textId="77777777" w:rsidR="00D058A1" w:rsidRPr="00D058A1" w:rsidRDefault="00D058A1" w:rsidP="00D058A1">
      <w:pPr>
        <w:pStyle w:val="codigo"/>
        <w:spacing w:line="240" w:lineRule="auto"/>
        <w:rPr>
          <w:sz w:val="20"/>
          <w:szCs w:val="20"/>
          <w:lang w:val="en-US"/>
        </w:rPr>
      </w:pPr>
      <w:r w:rsidRPr="00D058A1">
        <w:rPr>
          <w:sz w:val="20"/>
          <w:szCs w:val="20"/>
          <w:lang w:val="en-US"/>
        </w:rPr>
        <w:t>        if "</w:t>
      </w:r>
      <w:proofErr w:type="spellStart"/>
      <w:r w:rsidRPr="00D058A1">
        <w:rPr>
          <w:sz w:val="20"/>
          <w:szCs w:val="20"/>
          <w:lang w:val="en-US"/>
        </w:rPr>
        <w:t>Q_mL_min</w:t>
      </w:r>
      <w:proofErr w:type="spellEnd"/>
      <w:r w:rsidRPr="00D058A1">
        <w:rPr>
          <w:sz w:val="20"/>
          <w:szCs w:val="20"/>
          <w:lang w:val="en-US"/>
        </w:rPr>
        <w:t xml:space="preserve">" in </w:t>
      </w:r>
      <w:proofErr w:type="spellStart"/>
      <w:proofErr w:type="gramStart"/>
      <w:r w:rsidRPr="00D058A1">
        <w:rPr>
          <w:sz w:val="20"/>
          <w:szCs w:val="20"/>
          <w:lang w:val="en-US"/>
        </w:rPr>
        <w:t>df.columns</w:t>
      </w:r>
      <w:proofErr w:type="spellEnd"/>
      <w:proofErr w:type="gramEnd"/>
      <w:r w:rsidRPr="00D058A1">
        <w:rPr>
          <w:sz w:val="20"/>
          <w:szCs w:val="20"/>
          <w:lang w:val="en-US"/>
        </w:rPr>
        <w:t>:</w:t>
      </w:r>
    </w:p>
    <w:p w14:paraId="335319E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xi, </w:t>
      </w:r>
      <w:proofErr w:type="spellStart"/>
      <w:r w:rsidRPr="00D058A1">
        <w:rPr>
          <w:sz w:val="20"/>
          <w:szCs w:val="20"/>
          <w:lang w:val="en-US"/>
        </w:rPr>
        <w:t>yi</w:t>
      </w:r>
      <w:proofErr w:type="spellEnd"/>
      <w:r w:rsidRPr="00D058A1">
        <w:rPr>
          <w:sz w:val="20"/>
          <w:szCs w:val="20"/>
          <w:lang w:val="en-US"/>
        </w:rPr>
        <w:t xml:space="preserve">, </w:t>
      </w:r>
      <w:proofErr w:type="spellStart"/>
      <w:r w:rsidRPr="00D058A1">
        <w:rPr>
          <w:sz w:val="20"/>
          <w:szCs w:val="20"/>
          <w:lang w:val="en-US"/>
        </w:rPr>
        <w:t>qlab</w:t>
      </w:r>
      <w:proofErr w:type="spellEnd"/>
      <w:r w:rsidRPr="00D058A1">
        <w:rPr>
          <w:sz w:val="20"/>
          <w:szCs w:val="20"/>
          <w:lang w:val="en-US"/>
        </w:rPr>
        <w:t xml:space="preserve"> in zip(</w:t>
      </w:r>
      <w:proofErr w:type="spellStart"/>
      <w:r w:rsidRPr="00D058A1">
        <w:rPr>
          <w:sz w:val="20"/>
          <w:szCs w:val="20"/>
          <w:lang w:val="en-US"/>
        </w:rPr>
        <w:t>df</w:t>
      </w:r>
      <w:proofErr w:type="spellEnd"/>
      <w:r w:rsidRPr="00D058A1">
        <w:rPr>
          <w:sz w:val="20"/>
          <w:szCs w:val="20"/>
          <w:lang w:val="en-US"/>
        </w:rPr>
        <w:t xml:space="preserve">["Re"], </w:t>
      </w:r>
      <w:proofErr w:type="spellStart"/>
      <w:r w:rsidRPr="00D058A1">
        <w:rPr>
          <w:sz w:val="20"/>
          <w:szCs w:val="20"/>
          <w:lang w:val="en-US"/>
        </w:rPr>
        <w:t>f_out</w:t>
      </w:r>
      <w:proofErr w:type="spellEnd"/>
      <w:r w:rsidRPr="00D058A1">
        <w:rPr>
          <w:sz w:val="20"/>
          <w:szCs w:val="20"/>
          <w:lang w:val="en-US"/>
        </w:rPr>
        <w:t xml:space="preserve">,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Q_mL_min</w:t>
      </w:r>
      <w:proofErr w:type="spellEnd"/>
      <w:r w:rsidRPr="00D058A1">
        <w:rPr>
          <w:sz w:val="20"/>
          <w:szCs w:val="20"/>
          <w:lang w:val="en-US"/>
        </w:rPr>
        <w:t>"</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(int)):</w:t>
      </w:r>
    </w:p>
    <w:p w14:paraId="1616BF8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plt.annotate</w:t>
      </w:r>
      <w:proofErr w:type="spellEnd"/>
      <w:proofErr w:type="gramEnd"/>
      <w:r w:rsidRPr="00D058A1">
        <w:rPr>
          <w:sz w:val="20"/>
          <w:szCs w:val="20"/>
          <w:lang w:val="en-US"/>
        </w:rPr>
        <w:t>(f"{</w:t>
      </w:r>
      <w:proofErr w:type="spellStart"/>
      <w:r w:rsidRPr="00D058A1">
        <w:rPr>
          <w:sz w:val="20"/>
          <w:szCs w:val="20"/>
          <w:lang w:val="en-US"/>
        </w:rPr>
        <w:t>qlab</w:t>
      </w:r>
      <w:proofErr w:type="spellEnd"/>
      <w:r w:rsidRPr="00D058A1">
        <w:rPr>
          <w:sz w:val="20"/>
          <w:szCs w:val="20"/>
          <w:lang w:val="en-US"/>
        </w:rPr>
        <w:t xml:space="preserve">}", (xi, </w:t>
      </w:r>
      <w:proofErr w:type="spellStart"/>
      <w:r w:rsidRPr="00D058A1">
        <w:rPr>
          <w:sz w:val="20"/>
          <w:szCs w:val="20"/>
          <w:lang w:val="en-US"/>
        </w:rPr>
        <w:t>yi</w:t>
      </w:r>
      <w:proofErr w:type="spellEnd"/>
      <w:r w:rsidRPr="00D058A1">
        <w:rPr>
          <w:sz w:val="20"/>
          <w:szCs w:val="20"/>
          <w:lang w:val="en-US"/>
        </w:rPr>
        <w:t xml:space="preserve">), </w:t>
      </w:r>
      <w:proofErr w:type="spellStart"/>
      <w:r w:rsidRPr="00D058A1">
        <w:rPr>
          <w:sz w:val="20"/>
          <w:szCs w:val="20"/>
          <w:lang w:val="en-US"/>
        </w:rPr>
        <w:t>xytext</w:t>
      </w:r>
      <w:proofErr w:type="spellEnd"/>
      <w:proofErr w:type="gramStart"/>
      <w:r w:rsidRPr="00D058A1">
        <w:rPr>
          <w:sz w:val="20"/>
          <w:szCs w:val="20"/>
          <w:lang w:val="en-US"/>
        </w:rPr>
        <w:t>=(</w:t>
      </w:r>
      <w:proofErr w:type="gramEnd"/>
      <w:r w:rsidRPr="00D058A1">
        <w:rPr>
          <w:sz w:val="20"/>
          <w:szCs w:val="20"/>
          <w:lang w:val="en-US"/>
        </w:rPr>
        <w:t xml:space="preserve">5,5), </w:t>
      </w:r>
      <w:proofErr w:type="spellStart"/>
      <w:r w:rsidRPr="00D058A1">
        <w:rPr>
          <w:sz w:val="20"/>
          <w:szCs w:val="20"/>
          <w:lang w:val="en-US"/>
        </w:rPr>
        <w:t>textcoords</w:t>
      </w:r>
      <w:proofErr w:type="spellEnd"/>
      <w:r w:rsidRPr="00D058A1">
        <w:rPr>
          <w:sz w:val="20"/>
          <w:szCs w:val="20"/>
          <w:lang w:val="en-US"/>
        </w:rPr>
        <w:t>="offset points")</w:t>
      </w:r>
    </w:p>
    <w:p w14:paraId="01BDEEB1"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plt.xlabel</w:t>
      </w:r>
      <w:proofErr w:type="spellEnd"/>
      <w:proofErr w:type="gramEnd"/>
      <w:r w:rsidRPr="00D058A1">
        <w:rPr>
          <w:sz w:val="20"/>
          <w:szCs w:val="20"/>
        </w:rPr>
        <w:t xml:space="preserve">("Reynolds [–]"); </w:t>
      </w:r>
      <w:proofErr w:type="spellStart"/>
      <w:proofErr w:type="gramStart"/>
      <w:r w:rsidRPr="00D058A1">
        <w:rPr>
          <w:sz w:val="20"/>
          <w:szCs w:val="20"/>
        </w:rPr>
        <w:t>plt.ylabel</w:t>
      </w:r>
      <w:proofErr w:type="spellEnd"/>
      <w:proofErr w:type="gramEnd"/>
      <w:r w:rsidRPr="00D058A1">
        <w:rPr>
          <w:sz w:val="20"/>
          <w:szCs w:val="20"/>
        </w:rPr>
        <w:t>("</w:t>
      </w:r>
      <w:proofErr w:type="spellStart"/>
      <w:r w:rsidRPr="00D058A1">
        <w:rPr>
          <w:sz w:val="20"/>
          <w:szCs w:val="20"/>
        </w:rPr>
        <w:t>f_fibra</w:t>
      </w:r>
      <w:proofErr w:type="spellEnd"/>
      <w:r w:rsidRPr="00D058A1">
        <w:rPr>
          <w:sz w:val="20"/>
          <w:szCs w:val="20"/>
        </w:rPr>
        <w:t xml:space="preserve"> salida [–]")</w:t>
      </w:r>
    </w:p>
    <w:p w14:paraId="6E7AB791" w14:textId="77777777" w:rsidR="00D058A1" w:rsidRPr="00D058A1" w:rsidRDefault="00D058A1" w:rsidP="00D058A1">
      <w:pPr>
        <w:pStyle w:val="codigo"/>
        <w:spacing w:line="240" w:lineRule="auto"/>
        <w:rPr>
          <w:sz w:val="20"/>
          <w:szCs w:val="20"/>
          <w:lang w:val="en-US"/>
        </w:rPr>
      </w:pPr>
      <w:r w:rsidRPr="00D058A1">
        <w:rPr>
          <w:sz w:val="20"/>
          <w:szCs w:val="20"/>
        </w:rPr>
        <w:lastRenderedPageBreak/>
        <w:t xml:space="preserve">        </w:t>
      </w:r>
      <w:proofErr w:type="spellStart"/>
      <w:proofErr w:type="gramStart"/>
      <w:r w:rsidRPr="00D058A1">
        <w:rPr>
          <w:sz w:val="20"/>
          <w:szCs w:val="20"/>
          <w:lang w:val="en-US"/>
        </w:rPr>
        <w:t>plt.title</w:t>
      </w:r>
      <w:proofErr w:type="spellEnd"/>
      <w:proofErr w:type="gramEnd"/>
      <w:r w:rsidRPr="00D058A1">
        <w:rPr>
          <w:sz w:val="20"/>
          <w:szCs w:val="20"/>
          <w:lang w:val="en-US"/>
        </w:rPr>
        <w:t>("</w:t>
      </w:r>
      <w:proofErr w:type="spellStart"/>
      <w:r w:rsidRPr="00D058A1">
        <w:rPr>
          <w:sz w:val="20"/>
          <w:szCs w:val="20"/>
          <w:lang w:val="en-US"/>
        </w:rPr>
        <w:t>f_out</w:t>
      </w:r>
      <w:proofErr w:type="spellEnd"/>
      <w:r w:rsidRPr="00D058A1">
        <w:rPr>
          <w:sz w:val="20"/>
          <w:szCs w:val="20"/>
          <w:lang w:val="en-US"/>
        </w:rPr>
        <w:t xml:space="preserve"> vs Re")</w:t>
      </w:r>
    </w:p>
    <w:p w14:paraId="74E1298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 xml:space="preserve">(True, </w:t>
      </w:r>
      <w:proofErr w:type="spellStart"/>
      <w:r w:rsidRPr="00D058A1">
        <w:rPr>
          <w:sz w:val="20"/>
          <w:szCs w:val="20"/>
          <w:lang w:val="en-US"/>
        </w:rPr>
        <w:t>linestyle</w:t>
      </w:r>
      <w:proofErr w:type="spellEnd"/>
      <w:proofErr w:type="gramStart"/>
      <w:r w:rsidRPr="00D058A1">
        <w:rPr>
          <w:sz w:val="20"/>
          <w:szCs w:val="20"/>
          <w:lang w:val="en-US"/>
        </w:rPr>
        <w:t>="-</w:t>
      </w:r>
      <w:proofErr w:type="gramEnd"/>
      <w:r w:rsidRPr="00D058A1">
        <w:rPr>
          <w:sz w:val="20"/>
          <w:szCs w:val="20"/>
          <w:lang w:val="en-US"/>
        </w:rPr>
        <w:t>-", alpha=0.5)</w:t>
      </w:r>
    </w:p>
    <w:p w14:paraId="7D0296D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67610FD1" w14:textId="77777777" w:rsidR="00D058A1" w:rsidRPr="00D058A1" w:rsidRDefault="00D058A1" w:rsidP="00D058A1">
      <w:pPr>
        <w:pStyle w:val="codigo"/>
        <w:spacing w:line="240" w:lineRule="auto"/>
        <w:rPr>
          <w:sz w:val="20"/>
          <w:szCs w:val="20"/>
          <w:lang w:val="en-US"/>
        </w:rPr>
      </w:pPr>
    </w:p>
    <w:p w14:paraId="11A8A5D0" w14:textId="77777777" w:rsidR="00D058A1" w:rsidRPr="00D058A1" w:rsidRDefault="00D058A1" w:rsidP="00D058A1">
      <w:pPr>
        <w:pStyle w:val="codigo"/>
        <w:spacing w:line="240" w:lineRule="auto"/>
        <w:rPr>
          <w:sz w:val="20"/>
          <w:szCs w:val="20"/>
          <w:lang w:val="en-US"/>
        </w:rPr>
      </w:pPr>
      <w:r w:rsidRPr="00D058A1">
        <w:rPr>
          <w:sz w:val="20"/>
          <w:szCs w:val="20"/>
          <w:lang w:val="en-US"/>
        </w:rPr>
        <w:t>        if "</w:t>
      </w:r>
      <w:proofErr w:type="spellStart"/>
      <w:r w:rsidRPr="00D058A1">
        <w:rPr>
          <w:sz w:val="20"/>
          <w:szCs w:val="20"/>
          <w:lang w:val="en-US"/>
        </w:rPr>
        <w:t>m_dot_int_kg_s</w:t>
      </w:r>
      <w:proofErr w:type="spellEnd"/>
      <w:r w:rsidRPr="00D058A1">
        <w:rPr>
          <w:sz w:val="20"/>
          <w:szCs w:val="20"/>
          <w:lang w:val="en-US"/>
        </w:rPr>
        <w:t xml:space="preserve">" in </w:t>
      </w:r>
      <w:proofErr w:type="spellStart"/>
      <w:proofErr w:type="gramStart"/>
      <w:r w:rsidRPr="00D058A1">
        <w:rPr>
          <w:sz w:val="20"/>
          <w:szCs w:val="20"/>
          <w:lang w:val="en-US"/>
        </w:rPr>
        <w:t>df.columns</w:t>
      </w:r>
      <w:proofErr w:type="spellEnd"/>
      <w:proofErr w:type="gramEnd"/>
      <w:r w:rsidRPr="00D058A1">
        <w:rPr>
          <w:sz w:val="20"/>
          <w:szCs w:val="20"/>
          <w:lang w:val="en-US"/>
        </w:rPr>
        <w:t>:</w:t>
      </w:r>
    </w:p>
    <w:p w14:paraId="0DEDCAB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6,4))</w:t>
      </w:r>
    </w:p>
    <w:p w14:paraId="7686CA7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w:t>
      </w:r>
      <w:proofErr w:type="spellStart"/>
      <w:r w:rsidRPr="00D058A1">
        <w:rPr>
          <w:sz w:val="20"/>
          <w:szCs w:val="20"/>
          <w:lang w:val="en-US"/>
        </w:rPr>
        <w:t>df</w:t>
      </w:r>
      <w:proofErr w:type="spellEnd"/>
      <w:r w:rsidRPr="00D058A1">
        <w:rPr>
          <w:sz w:val="20"/>
          <w:szCs w:val="20"/>
          <w:lang w:val="en-US"/>
        </w:rPr>
        <w:t xml:space="preserve">["Re"],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m_dot_int_kg_s</w:t>
      </w:r>
      <w:proofErr w:type="spellEnd"/>
      <w:proofErr w:type="gramStart"/>
      <w:r w:rsidRPr="00D058A1">
        <w:rPr>
          <w:sz w:val="20"/>
          <w:szCs w:val="20"/>
          <w:lang w:val="en-US"/>
        </w:rPr>
        <w:t>"]*</w:t>
      </w:r>
      <w:proofErr w:type="gramEnd"/>
      <w:r w:rsidRPr="00D058A1">
        <w:rPr>
          <w:sz w:val="20"/>
          <w:szCs w:val="20"/>
          <w:lang w:val="en-US"/>
        </w:rPr>
        <w:t>3600.0, "o-", linewidth=1.8)</w:t>
      </w:r>
    </w:p>
    <w:p w14:paraId="2C12E87D" w14:textId="77777777" w:rsidR="00D058A1" w:rsidRPr="00D058A1" w:rsidRDefault="00D058A1" w:rsidP="00D058A1">
      <w:pPr>
        <w:pStyle w:val="codigo"/>
        <w:spacing w:line="240" w:lineRule="auto"/>
        <w:rPr>
          <w:sz w:val="20"/>
          <w:szCs w:val="20"/>
          <w:lang w:val="en-US"/>
        </w:rPr>
      </w:pPr>
      <w:r w:rsidRPr="00D058A1">
        <w:rPr>
          <w:sz w:val="20"/>
          <w:szCs w:val="20"/>
          <w:lang w:val="en-US"/>
        </w:rPr>
        <w:t>            if "</w:t>
      </w:r>
      <w:proofErr w:type="spellStart"/>
      <w:r w:rsidRPr="00D058A1">
        <w:rPr>
          <w:sz w:val="20"/>
          <w:szCs w:val="20"/>
          <w:lang w:val="en-US"/>
        </w:rPr>
        <w:t>Q_mL_min</w:t>
      </w:r>
      <w:proofErr w:type="spellEnd"/>
      <w:r w:rsidRPr="00D058A1">
        <w:rPr>
          <w:sz w:val="20"/>
          <w:szCs w:val="20"/>
          <w:lang w:val="en-US"/>
        </w:rPr>
        <w:t xml:space="preserve">" in </w:t>
      </w:r>
      <w:proofErr w:type="spellStart"/>
      <w:proofErr w:type="gramStart"/>
      <w:r w:rsidRPr="00D058A1">
        <w:rPr>
          <w:sz w:val="20"/>
          <w:szCs w:val="20"/>
          <w:lang w:val="en-US"/>
        </w:rPr>
        <w:t>df.columns</w:t>
      </w:r>
      <w:proofErr w:type="spellEnd"/>
      <w:proofErr w:type="gramEnd"/>
      <w:r w:rsidRPr="00D058A1">
        <w:rPr>
          <w:sz w:val="20"/>
          <w:szCs w:val="20"/>
          <w:lang w:val="en-US"/>
        </w:rPr>
        <w:t>:</w:t>
      </w:r>
    </w:p>
    <w:p w14:paraId="6C6DDD8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xi, </w:t>
      </w:r>
      <w:proofErr w:type="spellStart"/>
      <w:r w:rsidRPr="00D058A1">
        <w:rPr>
          <w:sz w:val="20"/>
          <w:szCs w:val="20"/>
          <w:lang w:val="en-US"/>
        </w:rPr>
        <w:t>yi</w:t>
      </w:r>
      <w:proofErr w:type="spellEnd"/>
      <w:r w:rsidRPr="00D058A1">
        <w:rPr>
          <w:sz w:val="20"/>
          <w:szCs w:val="20"/>
          <w:lang w:val="en-US"/>
        </w:rPr>
        <w:t xml:space="preserve">, </w:t>
      </w:r>
      <w:proofErr w:type="spellStart"/>
      <w:r w:rsidRPr="00D058A1">
        <w:rPr>
          <w:sz w:val="20"/>
          <w:szCs w:val="20"/>
          <w:lang w:val="en-US"/>
        </w:rPr>
        <w:t>qlab</w:t>
      </w:r>
      <w:proofErr w:type="spellEnd"/>
      <w:r w:rsidRPr="00D058A1">
        <w:rPr>
          <w:sz w:val="20"/>
          <w:szCs w:val="20"/>
          <w:lang w:val="en-US"/>
        </w:rPr>
        <w:t xml:space="preserve"> in zip(</w:t>
      </w:r>
      <w:proofErr w:type="spellStart"/>
      <w:r w:rsidRPr="00D058A1">
        <w:rPr>
          <w:sz w:val="20"/>
          <w:szCs w:val="20"/>
          <w:lang w:val="en-US"/>
        </w:rPr>
        <w:t>df</w:t>
      </w:r>
      <w:proofErr w:type="spellEnd"/>
      <w:r w:rsidRPr="00D058A1">
        <w:rPr>
          <w:sz w:val="20"/>
          <w:szCs w:val="20"/>
          <w:lang w:val="en-US"/>
        </w:rPr>
        <w:t xml:space="preserve">["Re"],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m_dot_int_kg_s</w:t>
      </w:r>
      <w:proofErr w:type="spellEnd"/>
      <w:proofErr w:type="gramStart"/>
      <w:r w:rsidRPr="00D058A1">
        <w:rPr>
          <w:sz w:val="20"/>
          <w:szCs w:val="20"/>
          <w:lang w:val="en-US"/>
        </w:rPr>
        <w:t>"]*</w:t>
      </w:r>
      <w:proofErr w:type="gramEnd"/>
      <w:r w:rsidRPr="00D058A1">
        <w:rPr>
          <w:sz w:val="20"/>
          <w:szCs w:val="20"/>
          <w:lang w:val="en-US"/>
        </w:rPr>
        <w:t xml:space="preserve">3600.0,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Q_mL_min</w:t>
      </w:r>
      <w:proofErr w:type="spellEnd"/>
      <w:r w:rsidRPr="00D058A1">
        <w:rPr>
          <w:sz w:val="20"/>
          <w:szCs w:val="20"/>
          <w:lang w:val="en-US"/>
        </w:rPr>
        <w:t>"</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(int)):</w:t>
      </w:r>
    </w:p>
    <w:p w14:paraId="4DD9316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plt.annotate</w:t>
      </w:r>
      <w:proofErr w:type="spellEnd"/>
      <w:proofErr w:type="gramEnd"/>
      <w:r w:rsidRPr="00D058A1">
        <w:rPr>
          <w:sz w:val="20"/>
          <w:szCs w:val="20"/>
          <w:lang w:val="en-US"/>
        </w:rPr>
        <w:t>(f"{</w:t>
      </w:r>
      <w:proofErr w:type="spellStart"/>
      <w:r w:rsidRPr="00D058A1">
        <w:rPr>
          <w:sz w:val="20"/>
          <w:szCs w:val="20"/>
          <w:lang w:val="en-US"/>
        </w:rPr>
        <w:t>qlab</w:t>
      </w:r>
      <w:proofErr w:type="spellEnd"/>
      <w:r w:rsidRPr="00D058A1">
        <w:rPr>
          <w:sz w:val="20"/>
          <w:szCs w:val="20"/>
          <w:lang w:val="en-US"/>
        </w:rPr>
        <w:t xml:space="preserve">}", (xi, </w:t>
      </w:r>
      <w:proofErr w:type="spellStart"/>
      <w:r w:rsidRPr="00D058A1">
        <w:rPr>
          <w:sz w:val="20"/>
          <w:szCs w:val="20"/>
          <w:lang w:val="en-US"/>
        </w:rPr>
        <w:t>yi</w:t>
      </w:r>
      <w:proofErr w:type="spellEnd"/>
      <w:r w:rsidRPr="00D058A1">
        <w:rPr>
          <w:sz w:val="20"/>
          <w:szCs w:val="20"/>
          <w:lang w:val="en-US"/>
        </w:rPr>
        <w:t xml:space="preserve">), </w:t>
      </w:r>
      <w:proofErr w:type="spellStart"/>
      <w:r w:rsidRPr="00D058A1">
        <w:rPr>
          <w:sz w:val="20"/>
          <w:szCs w:val="20"/>
          <w:lang w:val="en-US"/>
        </w:rPr>
        <w:t>xytext</w:t>
      </w:r>
      <w:proofErr w:type="spellEnd"/>
      <w:proofErr w:type="gramStart"/>
      <w:r w:rsidRPr="00D058A1">
        <w:rPr>
          <w:sz w:val="20"/>
          <w:szCs w:val="20"/>
          <w:lang w:val="en-US"/>
        </w:rPr>
        <w:t>=(</w:t>
      </w:r>
      <w:proofErr w:type="gramEnd"/>
      <w:r w:rsidRPr="00D058A1">
        <w:rPr>
          <w:sz w:val="20"/>
          <w:szCs w:val="20"/>
          <w:lang w:val="en-US"/>
        </w:rPr>
        <w:t xml:space="preserve">5,5), </w:t>
      </w:r>
      <w:proofErr w:type="spellStart"/>
      <w:r w:rsidRPr="00D058A1">
        <w:rPr>
          <w:sz w:val="20"/>
          <w:szCs w:val="20"/>
          <w:lang w:val="en-US"/>
        </w:rPr>
        <w:t>textcoords</w:t>
      </w:r>
      <w:proofErr w:type="spellEnd"/>
      <w:r w:rsidRPr="00D058A1">
        <w:rPr>
          <w:sz w:val="20"/>
          <w:szCs w:val="20"/>
          <w:lang w:val="en-US"/>
        </w:rPr>
        <w:t>="offset points")</w:t>
      </w:r>
    </w:p>
    <w:p w14:paraId="20492BD7"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plt.xlabel</w:t>
      </w:r>
      <w:proofErr w:type="spellEnd"/>
      <w:proofErr w:type="gramEnd"/>
      <w:r w:rsidRPr="00D058A1">
        <w:rPr>
          <w:sz w:val="20"/>
          <w:szCs w:val="20"/>
        </w:rPr>
        <w:t xml:space="preserve">("Reynolds [–]"); </w:t>
      </w:r>
      <w:proofErr w:type="spellStart"/>
      <w:proofErr w:type="gramStart"/>
      <w:r w:rsidRPr="00D058A1">
        <w:rPr>
          <w:sz w:val="20"/>
          <w:szCs w:val="20"/>
        </w:rPr>
        <w:t>plt.ylabel</w:t>
      </w:r>
      <w:proofErr w:type="spellEnd"/>
      <w:proofErr w:type="gramEnd"/>
      <w:r w:rsidRPr="00D058A1">
        <w:rPr>
          <w:sz w:val="20"/>
          <w:szCs w:val="20"/>
        </w:rPr>
        <w:t>("Masa transferida [kg/h]")</w:t>
      </w:r>
    </w:p>
    <w:p w14:paraId="32238E67"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plt.title</w:t>
      </w:r>
      <w:proofErr w:type="spellEnd"/>
      <w:proofErr w:type="gramEnd"/>
      <w:r w:rsidRPr="00D058A1">
        <w:rPr>
          <w:sz w:val="20"/>
          <w:szCs w:val="20"/>
          <w:lang w:val="en-US"/>
        </w:rPr>
        <w:t xml:space="preserve">(" </w:t>
      </w:r>
      <w:proofErr w:type="spellStart"/>
      <w:r w:rsidRPr="00D058A1">
        <w:rPr>
          <w:sz w:val="20"/>
          <w:szCs w:val="20"/>
          <w:lang w:val="en-US"/>
        </w:rPr>
        <w:t>m_dot</w:t>
      </w:r>
      <w:proofErr w:type="spellEnd"/>
      <w:r w:rsidRPr="00D058A1">
        <w:rPr>
          <w:sz w:val="20"/>
          <w:szCs w:val="20"/>
          <w:lang w:val="en-US"/>
        </w:rPr>
        <w:t xml:space="preserve"> total vs Re")</w:t>
      </w:r>
    </w:p>
    <w:p w14:paraId="191AE13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 xml:space="preserve">(True, </w:t>
      </w:r>
      <w:proofErr w:type="spellStart"/>
      <w:r w:rsidRPr="00D058A1">
        <w:rPr>
          <w:sz w:val="20"/>
          <w:szCs w:val="20"/>
          <w:lang w:val="en-US"/>
        </w:rPr>
        <w:t>linestyle</w:t>
      </w:r>
      <w:proofErr w:type="spellEnd"/>
      <w:proofErr w:type="gramStart"/>
      <w:r w:rsidRPr="00D058A1">
        <w:rPr>
          <w:sz w:val="20"/>
          <w:szCs w:val="20"/>
          <w:lang w:val="en-US"/>
        </w:rPr>
        <w:t>="-</w:t>
      </w:r>
      <w:proofErr w:type="gramEnd"/>
      <w:r w:rsidRPr="00D058A1">
        <w:rPr>
          <w:sz w:val="20"/>
          <w:szCs w:val="20"/>
          <w:lang w:val="en-US"/>
        </w:rPr>
        <w:t>-", alpha=0.5)</w:t>
      </w:r>
    </w:p>
    <w:p w14:paraId="373E754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722652D9" w14:textId="77777777" w:rsidR="00D058A1" w:rsidRPr="00D058A1" w:rsidRDefault="00D058A1" w:rsidP="00D058A1">
      <w:pPr>
        <w:pStyle w:val="codigo"/>
        <w:spacing w:line="240" w:lineRule="auto"/>
        <w:rPr>
          <w:sz w:val="20"/>
          <w:szCs w:val="20"/>
          <w:lang w:val="en-US"/>
        </w:rPr>
      </w:pPr>
    </w:p>
    <w:p w14:paraId="43454D2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spellStart"/>
      <w:r w:rsidRPr="00D058A1">
        <w:rPr>
          <w:sz w:val="20"/>
          <w:szCs w:val="20"/>
          <w:lang w:val="en-US"/>
        </w:rPr>
        <w:t>df</w:t>
      </w:r>
      <w:proofErr w:type="spellEnd"/>
    </w:p>
    <w:p w14:paraId="54AE0153" w14:textId="77777777" w:rsidR="00D058A1" w:rsidRPr="00D058A1" w:rsidRDefault="00D058A1" w:rsidP="00D058A1">
      <w:pPr>
        <w:pStyle w:val="codigo"/>
        <w:spacing w:line="240" w:lineRule="auto"/>
        <w:rPr>
          <w:sz w:val="20"/>
          <w:szCs w:val="20"/>
          <w:lang w:val="en-US"/>
        </w:rPr>
      </w:pPr>
    </w:p>
    <w:p w14:paraId="3275A86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plot_</w:t>
      </w:r>
      <w:proofErr w:type="gramStart"/>
      <w:r w:rsidRPr="00D058A1">
        <w:rPr>
          <w:sz w:val="20"/>
          <w:szCs w:val="20"/>
          <w:lang w:val="en-US"/>
        </w:rPr>
        <w:t>tradeoff</w:t>
      </w:r>
      <w:proofErr w:type="spellEnd"/>
      <w:r w:rsidRPr="00D058A1">
        <w:rPr>
          <w:sz w:val="20"/>
          <w:szCs w:val="20"/>
          <w:lang w:val="en-US"/>
        </w:rPr>
        <w:t>(</w:t>
      </w:r>
      <w:proofErr w:type="spellStart"/>
      <w:proofErr w:type="gramEnd"/>
      <w:r w:rsidRPr="00D058A1">
        <w:rPr>
          <w:sz w:val="20"/>
          <w:szCs w:val="20"/>
          <w:lang w:val="en-US"/>
        </w:rPr>
        <w:t>df</w:t>
      </w:r>
      <w:proofErr w:type="spellEnd"/>
      <w:r w:rsidRPr="00D058A1">
        <w:rPr>
          <w:sz w:val="20"/>
          <w:szCs w:val="20"/>
          <w:lang w:val="en-US"/>
        </w:rPr>
        <w:t xml:space="preserve">, </w:t>
      </w:r>
      <w:proofErr w:type="spellStart"/>
      <w:r w:rsidRPr="00D058A1">
        <w:rPr>
          <w:sz w:val="20"/>
          <w:szCs w:val="20"/>
          <w:lang w:val="en-US"/>
        </w:rPr>
        <w:t>label_</w:t>
      </w:r>
      <w:proofErr w:type="gramStart"/>
      <w:r w:rsidRPr="00D058A1">
        <w:rPr>
          <w:sz w:val="20"/>
          <w:szCs w:val="20"/>
          <w:lang w:val="en-US"/>
        </w:rPr>
        <w:t>col</w:t>
      </w:r>
      <w:proofErr w:type="spellEnd"/>
      <w:proofErr w:type="gramEnd"/>
      <w:r w:rsidRPr="00D058A1">
        <w:rPr>
          <w:sz w:val="20"/>
          <w:szCs w:val="20"/>
          <w:lang w:val="en-US"/>
        </w:rPr>
        <w:t>=None):</w:t>
      </w:r>
    </w:p>
    <w:p w14:paraId="66CACD7C" w14:textId="77777777" w:rsidR="00D058A1" w:rsidRPr="00D058A1" w:rsidRDefault="00D058A1" w:rsidP="00D058A1">
      <w:pPr>
        <w:pStyle w:val="codigo"/>
        <w:spacing w:line="240" w:lineRule="auto"/>
        <w:rPr>
          <w:sz w:val="20"/>
          <w:szCs w:val="20"/>
          <w:lang w:val="en-US"/>
        </w:rPr>
      </w:pPr>
    </w:p>
    <w:p w14:paraId="0D3A0C3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x =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stage_cut_pct</w:t>
      </w:r>
      <w:proofErr w:type="spellEnd"/>
      <w:r w:rsidRPr="00D058A1">
        <w:rPr>
          <w:sz w:val="20"/>
          <w:szCs w:val="20"/>
          <w:lang w:val="en-US"/>
        </w:rPr>
        <w:t>"</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(float</w:t>
      </w:r>
      <w:proofErr w:type="gramStart"/>
      <w:r w:rsidRPr="00D058A1">
        <w:rPr>
          <w:sz w:val="20"/>
          <w:szCs w:val="20"/>
          <w:lang w:val="en-US"/>
        </w:rPr>
        <w:t>).values</w:t>
      </w:r>
      <w:proofErr w:type="gramEnd"/>
    </w:p>
    <w:p w14:paraId="06F3E26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y = </w:t>
      </w:r>
      <w:proofErr w:type="spellStart"/>
      <w:r w:rsidRPr="00D058A1">
        <w:rPr>
          <w:sz w:val="20"/>
          <w:szCs w:val="20"/>
          <w:lang w:val="en-US"/>
        </w:rPr>
        <w:t>df</w:t>
      </w:r>
      <w:proofErr w:type="spellEnd"/>
      <w:r w:rsidRPr="00D058A1">
        <w:rPr>
          <w:sz w:val="20"/>
          <w:szCs w:val="20"/>
          <w:lang w:val="en-US"/>
        </w:rPr>
        <w:t>["</w:t>
      </w:r>
      <w:proofErr w:type="spellStart"/>
      <w:r w:rsidRPr="00D058A1">
        <w:rPr>
          <w:sz w:val="20"/>
          <w:szCs w:val="20"/>
          <w:lang w:val="en-US"/>
        </w:rPr>
        <w:t>Prod_kg_h</w:t>
      </w:r>
      <w:proofErr w:type="spellEnd"/>
      <w:r w:rsidRPr="00D058A1">
        <w:rPr>
          <w:sz w:val="20"/>
          <w:szCs w:val="20"/>
          <w:lang w:val="en-US"/>
        </w:rPr>
        <w:t>"</w:t>
      </w:r>
      <w:proofErr w:type="gramStart"/>
      <w:r w:rsidRPr="00D058A1">
        <w:rPr>
          <w:sz w:val="20"/>
          <w:szCs w:val="20"/>
          <w:lang w:val="en-US"/>
        </w:rPr>
        <w:t>].</w:t>
      </w:r>
      <w:proofErr w:type="spellStart"/>
      <w:r w:rsidRPr="00D058A1">
        <w:rPr>
          <w:sz w:val="20"/>
          <w:szCs w:val="20"/>
          <w:lang w:val="en-US"/>
        </w:rPr>
        <w:t>astype</w:t>
      </w:r>
      <w:proofErr w:type="spellEnd"/>
      <w:proofErr w:type="gramEnd"/>
      <w:r w:rsidRPr="00D058A1">
        <w:rPr>
          <w:sz w:val="20"/>
          <w:szCs w:val="20"/>
          <w:lang w:val="en-US"/>
        </w:rPr>
        <w:t>(float</w:t>
      </w:r>
      <w:proofErr w:type="gramStart"/>
      <w:r w:rsidRPr="00D058A1">
        <w:rPr>
          <w:sz w:val="20"/>
          <w:szCs w:val="20"/>
          <w:lang w:val="en-US"/>
        </w:rPr>
        <w:t>).values</w:t>
      </w:r>
      <w:proofErr w:type="gramEnd"/>
    </w:p>
    <w:p w14:paraId="5541D213" w14:textId="77777777" w:rsidR="00D058A1" w:rsidRPr="00D058A1" w:rsidRDefault="00D058A1" w:rsidP="00D058A1">
      <w:pPr>
        <w:pStyle w:val="codigo"/>
        <w:spacing w:line="240" w:lineRule="auto"/>
        <w:rPr>
          <w:sz w:val="20"/>
          <w:szCs w:val="20"/>
          <w:lang w:val="en-US"/>
        </w:rPr>
      </w:pPr>
    </w:p>
    <w:p w14:paraId="59250D6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fig, ax = </w:t>
      </w:r>
      <w:proofErr w:type="spellStart"/>
      <w:proofErr w:type="gramStart"/>
      <w:r w:rsidRPr="00D058A1">
        <w:rPr>
          <w:sz w:val="20"/>
          <w:szCs w:val="20"/>
          <w:lang w:val="en-US"/>
        </w:rPr>
        <w:t>plt.subplots</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6.0, 4.0))</w:t>
      </w:r>
    </w:p>
    <w:p w14:paraId="7D7EF9F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ax.plot</w:t>
      </w:r>
      <w:proofErr w:type="spellEnd"/>
      <w:proofErr w:type="gramEnd"/>
      <w:r w:rsidRPr="00D058A1">
        <w:rPr>
          <w:sz w:val="20"/>
          <w:szCs w:val="20"/>
          <w:lang w:val="en-US"/>
        </w:rPr>
        <w:t xml:space="preserve">(x, y, marker="o", linewidth=1.8, </w:t>
      </w:r>
      <w:proofErr w:type="spellStart"/>
      <w:r w:rsidRPr="00D058A1">
        <w:rPr>
          <w:sz w:val="20"/>
          <w:szCs w:val="20"/>
          <w:lang w:val="en-US"/>
        </w:rPr>
        <w:t>markersize</w:t>
      </w:r>
      <w:proofErr w:type="spellEnd"/>
      <w:r w:rsidRPr="00D058A1">
        <w:rPr>
          <w:sz w:val="20"/>
          <w:szCs w:val="20"/>
          <w:lang w:val="en-US"/>
        </w:rPr>
        <w:t>=6)</w:t>
      </w:r>
    </w:p>
    <w:p w14:paraId="0B4917C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if </w:t>
      </w:r>
      <w:proofErr w:type="spellStart"/>
      <w:r w:rsidRPr="00D058A1">
        <w:rPr>
          <w:sz w:val="20"/>
          <w:szCs w:val="20"/>
          <w:lang w:val="en-US"/>
        </w:rPr>
        <w:t>label_col</w:t>
      </w:r>
      <w:proofErr w:type="spellEnd"/>
      <w:r w:rsidRPr="00D058A1">
        <w:rPr>
          <w:sz w:val="20"/>
          <w:szCs w:val="20"/>
          <w:lang w:val="en-US"/>
        </w:rPr>
        <w:t xml:space="preserve"> and (</w:t>
      </w:r>
      <w:proofErr w:type="spellStart"/>
      <w:r w:rsidRPr="00D058A1">
        <w:rPr>
          <w:sz w:val="20"/>
          <w:szCs w:val="20"/>
          <w:lang w:val="en-US"/>
        </w:rPr>
        <w:t>label_col</w:t>
      </w:r>
      <w:proofErr w:type="spellEnd"/>
      <w:r w:rsidRPr="00D058A1">
        <w:rPr>
          <w:sz w:val="20"/>
          <w:szCs w:val="20"/>
          <w:lang w:val="en-US"/>
        </w:rPr>
        <w:t xml:space="preserve"> in </w:t>
      </w:r>
      <w:proofErr w:type="spellStart"/>
      <w:proofErr w:type="gramStart"/>
      <w:r w:rsidRPr="00D058A1">
        <w:rPr>
          <w:sz w:val="20"/>
          <w:szCs w:val="20"/>
          <w:lang w:val="en-US"/>
        </w:rPr>
        <w:t>df.columns</w:t>
      </w:r>
      <w:proofErr w:type="spellEnd"/>
      <w:proofErr w:type="gramEnd"/>
      <w:r w:rsidRPr="00D058A1">
        <w:rPr>
          <w:sz w:val="20"/>
          <w:szCs w:val="20"/>
          <w:lang w:val="en-US"/>
        </w:rPr>
        <w:t>):</w:t>
      </w:r>
    </w:p>
    <w:p w14:paraId="0E22286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_, r in </w:t>
      </w:r>
      <w:proofErr w:type="spellStart"/>
      <w:proofErr w:type="gramStart"/>
      <w:r w:rsidRPr="00D058A1">
        <w:rPr>
          <w:sz w:val="20"/>
          <w:szCs w:val="20"/>
          <w:lang w:val="en-US"/>
        </w:rPr>
        <w:t>df.iterrows</w:t>
      </w:r>
      <w:proofErr w:type="spellEnd"/>
      <w:proofErr w:type="gramEnd"/>
      <w:r w:rsidRPr="00D058A1">
        <w:rPr>
          <w:sz w:val="20"/>
          <w:szCs w:val="20"/>
          <w:lang w:val="en-US"/>
        </w:rPr>
        <w:t>():</w:t>
      </w:r>
    </w:p>
    <w:p w14:paraId="4F74BB9A" w14:textId="77777777" w:rsidR="00D058A1" w:rsidRPr="00D058A1" w:rsidRDefault="00D058A1" w:rsidP="00D058A1">
      <w:pPr>
        <w:pStyle w:val="codigo"/>
        <w:spacing w:line="240" w:lineRule="auto"/>
        <w:rPr>
          <w:sz w:val="20"/>
          <w:szCs w:val="20"/>
          <w:lang w:val="en-US"/>
        </w:rPr>
      </w:pPr>
      <w:r w:rsidRPr="00D058A1">
        <w:rPr>
          <w:sz w:val="20"/>
          <w:szCs w:val="20"/>
          <w:lang w:val="en-US"/>
        </w:rPr>
        <w:t>            lab = f'{r[</w:t>
      </w:r>
      <w:proofErr w:type="spellStart"/>
      <w:r w:rsidRPr="00D058A1">
        <w:rPr>
          <w:sz w:val="20"/>
          <w:szCs w:val="20"/>
          <w:lang w:val="en-US"/>
        </w:rPr>
        <w:t>label_col</w:t>
      </w:r>
      <w:proofErr w:type="spellEnd"/>
      <w:r w:rsidRPr="00D058A1">
        <w:rPr>
          <w:sz w:val="20"/>
          <w:szCs w:val="20"/>
          <w:lang w:val="en-US"/>
        </w:rPr>
        <w:t xml:space="preserve">]:.0f}' if "mL" in </w:t>
      </w:r>
      <w:proofErr w:type="spellStart"/>
      <w:r w:rsidRPr="00D058A1">
        <w:rPr>
          <w:sz w:val="20"/>
          <w:szCs w:val="20"/>
          <w:lang w:val="en-US"/>
        </w:rPr>
        <w:t>label_col</w:t>
      </w:r>
      <w:proofErr w:type="spellEnd"/>
      <w:r w:rsidRPr="00D058A1">
        <w:rPr>
          <w:sz w:val="20"/>
          <w:szCs w:val="20"/>
          <w:lang w:val="en-US"/>
        </w:rPr>
        <w:t xml:space="preserve"> else f'{r[</w:t>
      </w:r>
      <w:proofErr w:type="spellStart"/>
      <w:r w:rsidRPr="00D058A1">
        <w:rPr>
          <w:sz w:val="20"/>
          <w:szCs w:val="20"/>
          <w:lang w:val="en-US"/>
        </w:rPr>
        <w:t>label_col</w:t>
      </w:r>
      <w:proofErr w:type="spellEnd"/>
      <w:r w:rsidRPr="00D058A1">
        <w:rPr>
          <w:sz w:val="20"/>
          <w:szCs w:val="20"/>
          <w:lang w:val="en-US"/>
        </w:rPr>
        <w:t>]:.3g}'</w:t>
      </w:r>
    </w:p>
    <w:p w14:paraId="4C4DE80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ax.annotate</w:t>
      </w:r>
      <w:proofErr w:type="spellEnd"/>
      <w:proofErr w:type="gramEnd"/>
      <w:r w:rsidRPr="00D058A1">
        <w:rPr>
          <w:sz w:val="20"/>
          <w:szCs w:val="20"/>
          <w:lang w:val="en-US"/>
        </w:rPr>
        <w:t>(lab, (r["</w:t>
      </w:r>
      <w:proofErr w:type="spellStart"/>
      <w:r w:rsidRPr="00D058A1">
        <w:rPr>
          <w:sz w:val="20"/>
          <w:szCs w:val="20"/>
          <w:lang w:val="en-US"/>
        </w:rPr>
        <w:t>stage_cut_pct</w:t>
      </w:r>
      <w:proofErr w:type="spellEnd"/>
      <w:r w:rsidRPr="00D058A1">
        <w:rPr>
          <w:sz w:val="20"/>
          <w:szCs w:val="20"/>
          <w:lang w:val="en-US"/>
        </w:rPr>
        <w:t>"], r["</w:t>
      </w:r>
      <w:proofErr w:type="spellStart"/>
      <w:r w:rsidRPr="00D058A1">
        <w:rPr>
          <w:sz w:val="20"/>
          <w:szCs w:val="20"/>
          <w:lang w:val="en-US"/>
        </w:rPr>
        <w:t>Prod_kg_h</w:t>
      </w:r>
      <w:proofErr w:type="spellEnd"/>
      <w:r w:rsidRPr="00D058A1">
        <w:rPr>
          <w:sz w:val="20"/>
          <w:szCs w:val="20"/>
          <w:lang w:val="en-US"/>
        </w:rPr>
        <w:t>"]),</w:t>
      </w:r>
    </w:p>
    <w:p w14:paraId="63CB094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xytext</w:t>
      </w:r>
      <w:proofErr w:type="spellEnd"/>
      <w:proofErr w:type="gramStart"/>
      <w:r w:rsidRPr="00D058A1">
        <w:rPr>
          <w:sz w:val="20"/>
          <w:szCs w:val="20"/>
          <w:lang w:val="en-US"/>
        </w:rPr>
        <w:t>=(</w:t>
      </w:r>
      <w:proofErr w:type="gramEnd"/>
      <w:r w:rsidRPr="00D058A1">
        <w:rPr>
          <w:sz w:val="20"/>
          <w:szCs w:val="20"/>
          <w:lang w:val="en-US"/>
        </w:rPr>
        <w:t xml:space="preserve">5,5), </w:t>
      </w:r>
      <w:proofErr w:type="spellStart"/>
      <w:r w:rsidRPr="00D058A1">
        <w:rPr>
          <w:sz w:val="20"/>
          <w:szCs w:val="20"/>
          <w:lang w:val="en-US"/>
        </w:rPr>
        <w:t>textcoords</w:t>
      </w:r>
      <w:proofErr w:type="spellEnd"/>
      <w:r w:rsidRPr="00D058A1">
        <w:rPr>
          <w:sz w:val="20"/>
          <w:szCs w:val="20"/>
          <w:lang w:val="en-US"/>
        </w:rPr>
        <w:t>="offset points")</w:t>
      </w:r>
    </w:p>
    <w:p w14:paraId="7F305749" w14:textId="77777777" w:rsidR="00D058A1" w:rsidRPr="00D058A1" w:rsidRDefault="00D058A1" w:rsidP="00D058A1">
      <w:pPr>
        <w:pStyle w:val="codigo"/>
        <w:spacing w:line="240" w:lineRule="auto"/>
        <w:rPr>
          <w:sz w:val="20"/>
          <w:szCs w:val="20"/>
          <w:lang w:val="en-US"/>
        </w:rPr>
      </w:pPr>
    </w:p>
    <w:p w14:paraId="7C9191F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ax.set_</w:t>
      </w:r>
      <w:proofErr w:type="gramStart"/>
      <w:r w:rsidRPr="00D058A1">
        <w:rPr>
          <w:sz w:val="20"/>
          <w:szCs w:val="20"/>
          <w:lang w:val="en-US"/>
        </w:rPr>
        <w:t>xlabel</w:t>
      </w:r>
      <w:proofErr w:type="spellEnd"/>
      <w:r w:rsidRPr="00D058A1">
        <w:rPr>
          <w:sz w:val="20"/>
          <w:szCs w:val="20"/>
          <w:lang w:val="en-US"/>
        </w:rPr>
        <w:t>(</w:t>
      </w:r>
      <w:proofErr w:type="gramEnd"/>
      <w:r w:rsidRPr="00D058A1">
        <w:rPr>
          <w:sz w:val="20"/>
          <w:szCs w:val="20"/>
          <w:lang w:val="en-US"/>
        </w:rPr>
        <w:t xml:space="preserve">"Stage-cut </w:t>
      </w:r>
      <w:proofErr w:type="spellStart"/>
      <w:r w:rsidRPr="00D058A1">
        <w:rPr>
          <w:sz w:val="20"/>
          <w:szCs w:val="20"/>
          <w:lang w:val="en-US"/>
        </w:rPr>
        <w:t>en</w:t>
      </w:r>
      <w:proofErr w:type="spellEnd"/>
      <w:r w:rsidRPr="00D058A1">
        <w:rPr>
          <w:sz w:val="20"/>
          <w:szCs w:val="20"/>
          <w:lang w:val="en-US"/>
        </w:rPr>
        <w:t xml:space="preserve"> la </w:t>
      </w:r>
      <w:proofErr w:type="spellStart"/>
      <w:r w:rsidRPr="00D058A1">
        <w:rPr>
          <w:sz w:val="20"/>
          <w:szCs w:val="20"/>
          <w:lang w:val="en-US"/>
        </w:rPr>
        <w:t>fibra</w:t>
      </w:r>
      <w:proofErr w:type="spellEnd"/>
      <w:r w:rsidRPr="00D058A1">
        <w:rPr>
          <w:sz w:val="20"/>
          <w:szCs w:val="20"/>
          <w:lang w:val="en-US"/>
        </w:rPr>
        <w:t xml:space="preserve"> [%]")</w:t>
      </w:r>
    </w:p>
    <w:p w14:paraId="77989F4B" w14:textId="77777777" w:rsidR="00D058A1" w:rsidRPr="00D058A1" w:rsidRDefault="00D058A1" w:rsidP="00D058A1">
      <w:pPr>
        <w:pStyle w:val="codigo"/>
        <w:spacing w:line="240" w:lineRule="auto"/>
        <w:rPr>
          <w:sz w:val="20"/>
          <w:szCs w:val="20"/>
        </w:rPr>
      </w:pPr>
      <w:r w:rsidRPr="00D058A1">
        <w:rPr>
          <w:sz w:val="20"/>
          <w:szCs w:val="20"/>
          <w:lang w:val="en-US"/>
        </w:rPr>
        <w:lastRenderedPageBreak/>
        <w:t xml:space="preserve">    </w:t>
      </w:r>
      <w:proofErr w:type="spellStart"/>
      <w:r w:rsidRPr="00D058A1">
        <w:rPr>
          <w:sz w:val="20"/>
          <w:szCs w:val="20"/>
        </w:rPr>
        <w:t>ax.set_</w:t>
      </w:r>
      <w:proofErr w:type="gramStart"/>
      <w:r w:rsidRPr="00D058A1">
        <w:rPr>
          <w:sz w:val="20"/>
          <w:szCs w:val="20"/>
        </w:rPr>
        <w:t>ylabel</w:t>
      </w:r>
      <w:proofErr w:type="spellEnd"/>
      <w:r w:rsidRPr="00D058A1">
        <w:rPr>
          <w:sz w:val="20"/>
          <w:szCs w:val="20"/>
        </w:rPr>
        <w:t>(</w:t>
      </w:r>
      <w:proofErr w:type="gramEnd"/>
      <w:r w:rsidRPr="00D058A1">
        <w:rPr>
          <w:sz w:val="20"/>
          <w:szCs w:val="20"/>
        </w:rPr>
        <w:t>"Productividad del módulo [kg/h]")</w:t>
      </w:r>
    </w:p>
    <w:p w14:paraId="3523EADF"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ax.set_</w:t>
      </w:r>
      <w:proofErr w:type="gramStart"/>
      <w:r w:rsidRPr="00D058A1">
        <w:rPr>
          <w:sz w:val="20"/>
          <w:szCs w:val="20"/>
          <w:lang w:val="en-US"/>
        </w:rPr>
        <w:t>title</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Productividad</w:t>
      </w:r>
      <w:proofErr w:type="spellEnd"/>
      <w:r w:rsidRPr="00D058A1">
        <w:rPr>
          <w:sz w:val="20"/>
          <w:szCs w:val="20"/>
          <w:lang w:val="en-US"/>
        </w:rPr>
        <w:t xml:space="preserve"> vs Stage-cut")</w:t>
      </w:r>
    </w:p>
    <w:p w14:paraId="3DF632C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ax.grid</w:t>
      </w:r>
      <w:proofErr w:type="spellEnd"/>
      <w:proofErr w:type="gramEnd"/>
      <w:r w:rsidRPr="00D058A1">
        <w:rPr>
          <w:sz w:val="20"/>
          <w:szCs w:val="20"/>
          <w:lang w:val="en-US"/>
        </w:rPr>
        <w:t xml:space="preserve">(True, which="both", </w:t>
      </w:r>
      <w:proofErr w:type="spellStart"/>
      <w:r w:rsidRPr="00D058A1">
        <w:rPr>
          <w:sz w:val="20"/>
          <w:szCs w:val="20"/>
          <w:lang w:val="en-US"/>
        </w:rPr>
        <w:t>linestyle</w:t>
      </w:r>
      <w:proofErr w:type="spellEnd"/>
      <w:r w:rsidRPr="00D058A1">
        <w:rPr>
          <w:sz w:val="20"/>
          <w:szCs w:val="20"/>
          <w:lang w:val="en-US"/>
        </w:rPr>
        <w:t>="--", alpha=0.5)</w:t>
      </w:r>
    </w:p>
    <w:p w14:paraId="29068D8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fig.tight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w:t>
      </w:r>
    </w:p>
    <w:p w14:paraId="7B704556" w14:textId="77777777" w:rsidR="00D058A1" w:rsidRPr="00D058A1" w:rsidRDefault="00D058A1" w:rsidP="00D058A1">
      <w:pPr>
        <w:pStyle w:val="codigo"/>
        <w:spacing w:line="240" w:lineRule="auto"/>
        <w:rPr>
          <w:sz w:val="20"/>
          <w:szCs w:val="20"/>
          <w:lang w:val="en-US"/>
        </w:rPr>
      </w:pPr>
      <w:r w:rsidRPr="00D058A1">
        <w:rPr>
          <w:sz w:val="20"/>
          <w:szCs w:val="20"/>
          <w:lang w:val="en-US"/>
        </w:rPr>
        <w:t>    return fig, ax</w:t>
      </w:r>
    </w:p>
    <w:p w14:paraId="1D20F785" w14:textId="77777777" w:rsidR="00D058A1" w:rsidRPr="00D058A1" w:rsidRDefault="00D058A1" w:rsidP="00D058A1">
      <w:pPr>
        <w:pStyle w:val="codigo"/>
        <w:spacing w:line="240" w:lineRule="auto"/>
        <w:rPr>
          <w:sz w:val="20"/>
          <w:szCs w:val="20"/>
          <w:lang w:val="en-US"/>
        </w:rPr>
      </w:pPr>
    </w:p>
    <w:p w14:paraId="14C465C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sensitivity_plot_</w:t>
      </w:r>
      <w:proofErr w:type="gramStart"/>
      <w:r w:rsidRPr="00D058A1">
        <w:rPr>
          <w:sz w:val="20"/>
          <w:szCs w:val="20"/>
          <w:lang w:val="en-US"/>
        </w:rPr>
        <w:t>normalized</w:t>
      </w:r>
      <w:proofErr w:type="spellEnd"/>
      <w:r w:rsidRPr="00D058A1">
        <w:rPr>
          <w:sz w:val="20"/>
          <w:szCs w:val="20"/>
          <w:lang w:val="en-US"/>
        </w:rPr>
        <w:t>(</w:t>
      </w:r>
      <w:proofErr w:type="spellStart"/>
      <w:proofErr w:type="gramEnd"/>
      <w:r w:rsidRPr="00D058A1">
        <w:rPr>
          <w:sz w:val="20"/>
          <w:szCs w:val="20"/>
          <w:lang w:val="en-US"/>
        </w:rPr>
        <w:t>param_name</w:t>
      </w:r>
      <w:proofErr w:type="spellEnd"/>
      <w:r w:rsidRPr="00D058A1">
        <w:rPr>
          <w:sz w:val="20"/>
          <w:szCs w:val="20"/>
          <w:lang w:val="en-US"/>
        </w:rPr>
        <w:t xml:space="preserve">, </w:t>
      </w:r>
      <w:proofErr w:type="spellStart"/>
      <w:r w:rsidRPr="00D058A1">
        <w:rPr>
          <w:sz w:val="20"/>
          <w:szCs w:val="20"/>
          <w:lang w:val="en-US"/>
        </w:rPr>
        <w:t>param_values</w:t>
      </w:r>
      <w:proofErr w:type="spellEnd"/>
      <w:r w:rsidRPr="00D058A1">
        <w:rPr>
          <w:sz w:val="20"/>
          <w:szCs w:val="20"/>
          <w:lang w:val="en-US"/>
        </w:rPr>
        <w:t xml:space="preserve">, *, </w:t>
      </w:r>
      <w:proofErr w:type="spellStart"/>
      <w:r w:rsidRPr="00D058A1">
        <w:rPr>
          <w:sz w:val="20"/>
          <w:szCs w:val="20"/>
          <w:lang w:val="en-US"/>
        </w:rPr>
        <w:t>usar_flux</w:t>
      </w:r>
      <w:proofErr w:type="spellEnd"/>
      <w:r w:rsidRPr="00D058A1">
        <w:rPr>
          <w:sz w:val="20"/>
          <w:szCs w:val="20"/>
          <w:lang w:val="en-US"/>
        </w:rPr>
        <w:t xml:space="preserve">="flux_kg_m2_h", </w:t>
      </w:r>
      <w:proofErr w:type="spellStart"/>
      <w:r w:rsidRPr="00D058A1">
        <w:rPr>
          <w:sz w:val="20"/>
          <w:szCs w:val="20"/>
          <w:lang w:val="en-US"/>
        </w:rPr>
        <w:t>titulo</w:t>
      </w:r>
      <w:proofErr w:type="spellEnd"/>
      <w:r w:rsidRPr="00D058A1">
        <w:rPr>
          <w:sz w:val="20"/>
          <w:szCs w:val="20"/>
          <w:lang w:val="en-US"/>
        </w:rPr>
        <w:t>=None):</w:t>
      </w:r>
    </w:p>
    <w:p w14:paraId="4D8199E6" w14:textId="77777777" w:rsidR="00D058A1" w:rsidRPr="00D058A1" w:rsidRDefault="00D058A1" w:rsidP="00D058A1">
      <w:pPr>
        <w:pStyle w:val="codigo"/>
        <w:spacing w:line="240" w:lineRule="auto"/>
        <w:rPr>
          <w:sz w:val="20"/>
          <w:szCs w:val="20"/>
          <w:lang w:val="en-US"/>
        </w:rPr>
      </w:pPr>
    </w:p>
    <w:p w14:paraId="7FF9EA2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import copy, </w:t>
      </w:r>
      <w:proofErr w:type="spellStart"/>
      <w:r w:rsidRPr="00D058A1">
        <w:rPr>
          <w:sz w:val="20"/>
          <w:szCs w:val="20"/>
          <w:lang w:val="en-US"/>
        </w:rPr>
        <w:t>numpy</w:t>
      </w:r>
      <w:proofErr w:type="spellEnd"/>
      <w:r w:rsidRPr="00D058A1">
        <w:rPr>
          <w:sz w:val="20"/>
          <w:szCs w:val="20"/>
          <w:lang w:val="en-US"/>
        </w:rPr>
        <w:t xml:space="preserve"> as np, </w:t>
      </w:r>
      <w:proofErr w:type="spellStart"/>
      <w:proofErr w:type="gramStart"/>
      <w:r w:rsidRPr="00D058A1">
        <w:rPr>
          <w:sz w:val="20"/>
          <w:szCs w:val="20"/>
          <w:lang w:val="en-US"/>
        </w:rPr>
        <w:t>matplotlib.pyplot</w:t>
      </w:r>
      <w:proofErr w:type="spellEnd"/>
      <w:proofErr w:type="gramEnd"/>
      <w:r w:rsidRPr="00D058A1">
        <w:rPr>
          <w:sz w:val="20"/>
          <w:szCs w:val="20"/>
          <w:lang w:val="en-US"/>
        </w:rPr>
        <w:t xml:space="preserve"> as </w:t>
      </w:r>
      <w:proofErr w:type="spellStart"/>
      <w:r w:rsidRPr="00D058A1">
        <w:rPr>
          <w:sz w:val="20"/>
          <w:szCs w:val="20"/>
          <w:lang w:val="en-US"/>
        </w:rPr>
        <w:t>plt</w:t>
      </w:r>
      <w:proofErr w:type="spellEnd"/>
    </w:p>
    <w:p w14:paraId="31983BE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global </w:t>
      </w:r>
      <w:proofErr w:type="spellStart"/>
      <w:r w:rsidRPr="00D058A1">
        <w:rPr>
          <w:sz w:val="20"/>
          <w:szCs w:val="20"/>
          <w:lang w:val="en-US"/>
        </w:rPr>
        <w:t>inputs_fixed</w:t>
      </w:r>
      <w:proofErr w:type="spellEnd"/>
      <w:r w:rsidRPr="00D058A1">
        <w:rPr>
          <w:sz w:val="20"/>
          <w:szCs w:val="20"/>
          <w:lang w:val="en-US"/>
        </w:rPr>
        <w:t xml:space="preserve">, </w:t>
      </w:r>
      <w:proofErr w:type="spellStart"/>
      <w:r w:rsidRPr="00D058A1">
        <w:rPr>
          <w:sz w:val="20"/>
          <w:szCs w:val="20"/>
          <w:lang w:val="en-US"/>
        </w:rPr>
        <w:t>Run_model</w:t>
      </w:r>
      <w:proofErr w:type="spellEnd"/>
    </w:p>
    <w:p w14:paraId="383EB1B5" w14:textId="77777777" w:rsidR="00D058A1" w:rsidRPr="00D058A1" w:rsidRDefault="00D058A1" w:rsidP="00D058A1">
      <w:pPr>
        <w:pStyle w:val="codigo"/>
        <w:spacing w:line="240" w:lineRule="auto"/>
        <w:rPr>
          <w:sz w:val="20"/>
          <w:szCs w:val="20"/>
          <w:lang w:val="en-US"/>
        </w:rPr>
      </w:pPr>
    </w:p>
    <w:p w14:paraId="58344DB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backup = </w:t>
      </w:r>
      <w:proofErr w:type="spellStart"/>
      <w:proofErr w:type="gramStart"/>
      <w:r w:rsidRPr="00D058A1">
        <w:rPr>
          <w:sz w:val="20"/>
          <w:szCs w:val="20"/>
          <w:lang w:val="en-US"/>
        </w:rPr>
        <w:t>copy.deepcopy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69961A9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7,4.2))</w:t>
      </w:r>
    </w:p>
    <w:p w14:paraId="3E877DD5" w14:textId="77777777" w:rsidR="00D058A1" w:rsidRPr="00D058A1" w:rsidRDefault="00D058A1" w:rsidP="00D058A1">
      <w:pPr>
        <w:pStyle w:val="codigo"/>
        <w:spacing w:line="240" w:lineRule="auto"/>
        <w:rPr>
          <w:sz w:val="20"/>
          <w:szCs w:val="20"/>
          <w:lang w:val="en-US"/>
        </w:rPr>
      </w:pPr>
    </w:p>
    <w:p w14:paraId="6EF31FD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w:t>
      </w:r>
      <w:proofErr w:type="spellStart"/>
      <w:r w:rsidRPr="00D058A1">
        <w:rPr>
          <w:sz w:val="20"/>
          <w:szCs w:val="20"/>
          <w:lang w:val="en-US"/>
        </w:rPr>
        <w:t>val</w:t>
      </w:r>
      <w:proofErr w:type="spellEnd"/>
      <w:r w:rsidRPr="00D058A1">
        <w:rPr>
          <w:sz w:val="20"/>
          <w:szCs w:val="20"/>
          <w:lang w:val="en-US"/>
        </w:rPr>
        <w:t xml:space="preserve"> in </w:t>
      </w:r>
      <w:proofErr w:type="spellStart"/>
      <w:r w:rsidRPr="00D058A1">
        <w:rPr>
          <w:sz w:val="20"/>
          <w:szCs w:val="20"/>
          <w:lang w:val="en-US"/>
        </w:rPr>
        <w:t>param_values</w:t>
      </w:r>
      <w:proofErr w:type="spellEnd"/>
      <w:r w:rsidRPr="00D058A1">
        <w:rPr>
          <w:sz w:val="20"/>
          <w:szCs w:val="20"/>
          <w:lang w:val="en-US"/>
        </w:rPr>
        <w:t>:</w:t>
      </w:r>
    </w:p>
    <w:p w14:paraId="001904D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param_name</w:t>
      </w:r>
      <w:proofErr w:type="spellEnd"/>
      <w:r w:rsidRPr="00D058A1">
        <w:rPr>
          <w:sz w:val="20"/>
          <w:szCs w:val="20"/>
          <w:lang w:val="en-US"/>
        </w:rPr>
        <w:t xml:space="preserve">] = </w:t>
      </w:r>
      <w:proofErr w:type="spellStart"/>
      <w:r w:rsidRPr="00D058A1">
        <w:rPr>
          <w:sz w:val="20"/>
          <w:szCs w:val="20"/>
          <w:lang w:val="en-US"/>
        </w:rPr>
        <w:t>val</w:t>
      </w:r>
      <w:proofErr w:type="spellEnd"/>
    </w:p>
    <w:p w14:paraId="5ADBC3F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res = </w:t>
      </w:r>
      <w:proofErr w:type="spellStart"/>
      <w:r w:rsidRPr="00D058A1">
        <w:rPr>
          <w:sz w:val="20"/>
          <w:szCs w:val="20"/>
          <w:lang w:val="en-US"/>
        </w:rPr>
        <w:t>Run_</w:t>
      </w:r>
      <w:proofErr w:type="gramStart"/>
      <w:r w:rsidRPr="00D058A1">
        <w:rPr>
          <w:sz w:val="20"/>
          <w:szCs w:val="20"/>
          <w:lang w:val="en-US"/>
        </w:rPr>
        <w:t>model</w:t>
      </w:r>
      <w:proofErr w:type="spellEnd"/>
      <w:r w:rsidRPr="00D058A1">
        <w:rPr>
          <w:sz w:val="20"/>
          <w:szCs w:val="20"/>
          <w:lang w:val="en-US"/>
        </w:rPr>
        <w:t>(</w:t>
      </w:r>
      <w:proofErr w:type="gramEnd"/>
      <w:r w:rsidRPr="00D058A1">
        <w:rPr>
          <w:sz w:val="20"/>
          <w:szCs w:val="20"/>
          <w:lang w:val="en-US"/>
        </w:rPr>
        <w:t>)</w:t>
      </w:r>
    </w:p>
    <w:p w14:paraId="3BFA7B8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z   = </w:t>
      </w:r>
      <w:proofErr w:type="spellStart"/>
      <w:proofErr w:type="gramStart"/>
      <w:r w:rsidRPr="00D058A1">
        <w:rPr>
          <w:sz w:val="20"/>
          <w:szCs w:val="20"/>
          <w:lang w:val="en-US"/>
        </w:rPr>
        <w:t>np.asarray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["z"], float)</w:t>
      </w:r>
    </w:p>
    <w:p w14:paraId="1360ECFE" w14:textId="77777777" w:rsidR="00D058A1" w:rsidRPr="00D058A1" w:rsidRDefault="00D058A1" w:rsidP="00D058A1">
      <w:pPr>
        <w:pStyle w:val="codigo"/>
        <w:spacing w:line="240" w:lineRule="auto"/>
        <w:rPr>
          <w:sz w:val="20"/>
          <w:szCs w:val="20"/>
          <w:lang w:val="en-US"/>
        </w:rPr>
      </w:pPr>
      <w:r w:rsidRPr="00D058A1">
        <w:rPr>
          <w:sz w:val="20"/>
          <w:szCs w:val="20"/>
          <w:lang w:val="en-US"/>
        </w:rPr>
        <w:t>        L   = float(</w:t>
      </w:r>
      <w:proofErr w:type="spellStart"/>
      <w:r w:rsidRPr="00D058A1">
        <w:rPr>
          <w:sz w:val="20"/>
          <w:szCs w:val="20"/>
          <w:lang w:val="en-US"/>
        </w:rPr>
        <w:t>inputs_fixed</w:t>
      </w:r>
      <w:proofErr w:type="spellEnd"/>
      <w:r w:rsidRPr="00D058A1">
        <w:rPr>
          <w:sz w:val="20"/>
          <w:szCs w:val="20"/>
          <w:lang w:val="en-US"/>
        </w:rPr>
        <w:t>["L"])</w:t>
      </w:r>
    </w:p>
    <w:p w14:paraId="087079AF"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 xml:space="preserve">J   = </w:t>
      </w:r>
      <w:proofErr w:type="spellStart"/>
      <w:proofErr w:type="gramStart"/>
      <w:r w:rsidRPr="00D058A1">
        <w:rPr>
          <w:sz w:val="20"/>
          <w:szCs w:val="20"/>
        </w:rPr>
        <w:t>np.asarray</w:t>
      </w:r>
      <w:proofErr w:type="spellEnd"/>
      <w:proofErr w:type="gramEnd"/>
      <w:r w:rsidRPr="00D058A1">
        <w:rPr>
          <w:sz w:val="20"/>
          <w:szCs w:val="20"/>
        </w:rPr>
        <w:t>(res[</w:t>
      </w:r>
      <w:proofErr w:type="spellStart"/>
      <w:r w:rsidRPr="00D058A1">
        <w:rPr>
          <w:sz w:val="20"/>
          <w:szCs w:val="20"/>
        </w:rPr>
        <w:t>usar_flux</w:t>
      </w:r>
      <w:proofErr w:type="spellEnd"/>
      <w:r w:rsidRPr="00D058A1">
        <w:rPr>
          <w:sz w:val="20"/>
          <w:szCs w:val="20"/>
        </w:rPr>
        <w:t xml:space="preserve">], </w:t>
      </w:r>
      <w:proofErr w:type="spellStart"/>
      <w:r w:rsidRPr="00D058A1">
        <w:rPr>
          <w:sz w:val="20"/>
          <w:szCs w:val="20"/>
        </w:rPr>
        <w:t>float</w:t>
      </w:r>
      <w:proofErr w:type="spellEnd"/>
      <w:r w:rsidRPr="00D058A1">
        <w:rPr>
          <w:sz w:val="20"/>
          <w:szCs w:val="20"/>
        </w:rPr>
        <w:t>)</w:t>
      </w:r>
    </w:p>
    <w:p w14:paraId="5DF8E4E5" w14:textId="77777777" w:rsidR="00D058A1" w:rsidRPr="00D058A1" w:rsidRDefault="00D058A1" w:rsidP="00D058A1">
      <w:pPr>
        <w:pStyle w:val="codigo"/>
        <w:spacing w:line="240" w:lineRule="auto"/>
        <w:rPr>
          <w:sz w:val="20"/>
          <w:szCs w:val="20"/>
        </w:rPr>
      </w:pPr>
    </w:p>
    <w:p w14:paraId="3072197B" w14:textId="77777777" w:rsidR="00D058A1" w:rsidRPr="00D058A1" w:rsidRDefault="00D058A1" w:rsidP="00D058A1">
      <w:pPr>
        <w:pStyle w:val="codigo"/>
        <w:spacing w:line="240" w:lineRule="auto"/>
        <w:rPr>
          <w:sz w:val="20"/>
          <w:szCs w:val="20"/>
          <w:lang w:val="de-DE"/>
        </w:rPr>
      </w:pPr>
      <w:r w:rsidRPr="00D058A1">
        <w:rPr>
          <w:sz w:val="20"/>
          <w:szCs w:val="20"/>
        </w:rPr>
        <w:t xml:space="preserve">        </w:t>
      </w:r>
      <w:r w:rsidRPr="00D058A1">
        <w:rPr>
          <w:sz w:val="20"/>
          <w:szCs w:val="20"/>
          <w:lang w:val="de-DE"/>
        </w:rPr>
        <w:t>z_t  = z / L</w:t>
      </w:r>
    </w:p>
    <w:p w14:paraId="244859EE" w14:textId="77777777" w:rsidR="00D058A1" w:rsidRPr="00D058A1" w:rsidRDefault="00D058A1" w:rsidP="00D058A1">
      <w:pPr>
        <w:pStyle w:val="codigo"/>
        <w:spacing w:line="240" w:lineRule="auto"/>
        <w:rPr>
          <w:sz w:val="20"/>
          <w:szCs w:val="20"/>
          <w:lang w:val="de-DE"/>
        </w:rPr>
      </w:pPr>
      <w:r w:rsidRPr="00D058A1">
        <w:rPr>
          <w:sz w:val="20"/>
          <w:szCs w:val="20"/>
          <w:lang w:val="de-DE"/>
        </w:rPr>
        <w:t xml:space="preserve">        J_t  = J / max(J[0], 1e-16) </w:t>
      </w:r>
    </w:p>
    <w:p w14:paraId="06AEB590" w14:textId="77777777" w:rsidR="00D058A1" w:rsidRPr="00D058A1" w:rsidRDefault="00D058A1" w:rsidP="00D058A1">
      <w:pPr>
        <w:pStyle w:val="codigo"/>
        <w:spacing w:line="240" w:lineRule="auto"/>
        <w:rPr>
          <w:sz w:val="20"/>
          <w:szCs w:val="20"/>
          <w:lang w:val="de-DE"/>
        </w:rPr>
      </w:pPr>
    </w:p>
    <w:p w14:paraId="77780E54" w14:textId="77777777" w:rsidR="00D058A1" w:rsidRPr="00D058A1" w:rsidRDefault="00D058A1" w:rsidP="00D058A1">
      <w:pPr>
        <w:pStyle w:val="codigo"/>
        <w:spacing w:line="240" w:lineRule="auto"/>
        <w:rPr>
          <w:sz w:val="20"/>
          <w:szCs w:val="20"/>
          <w:lang w:val="en-US"/>
        </w:rPr>
      </w:pPr>
      <w:r w:rsidRPr="00D058A1">
        <w:rPr>
          <w:sz w:val="20"/>
          <w:szCs w:val="20"/>
          <w:lang w:val="de-DE"/>
        </w:rPr>
        <w:t xml:space="preserve">        </w:t>
      </w:r>
      <w:r w:rsidRPr="00D058A1">
        <w:rPr>
          <w:sz w:val="20"/>
          <w:szCs w:val="20"/>
          <w:lang w:val="en-US"/>
        </w:rPr>
        <w:t xml:space="preserve">if </w:t>
      </w:r>
      <w:proofErr w:type="spellStart"/>
      <w:r w:rsidRPr="00D058A1">
        <w:rPr>
          <w:sz w:val="20"/>
          <w:szCs w:val="20"/>
          <w:lang w:val="en-US"/>
        </w:rPr>
        <w:t>param_name</w:t>
      </w:r>
      <w:proofErr w:type="spellEnd"/>
      <w:r w:rsidRPr="00D058A1">
        <w:rPr>
          <w:sz w:val="20"/>
          <w:szCs w:val="20"/>
          <w:lang w:val="en-US"/>
        </w:rPr>
        <w:t xml:space="preserve"> == "</w:t>
      </w:r>
      <w:proofErr w:type="spellStart"/>
      <w:r w:rsidRPr="00D058A1">
        <w:rPr>
          <w:sz w:val="20"/>
          <w:szCs w:val="20"/>
          <w:lang w:val="en-US"/>
        </w:rPr>
        <w:t>Q_medio</w:t>
      </w:r>
      <w:proofErr w:type="spellEnd"/>
      <w:r w:rsidRPr="00D058A1">
        <w:rPr>
          <w:sz w:val="20"/>
          <w:szCs w:val="20"/>
          <w:lang w:val="en-US"/>
        </w:rPr>
        <w:t>":</w:t>
      </w:r>
    </w:p>
    <w:p w14:paraId="53CAB57C" w14:textId="77777777" w:rsidR="00D058A1" w:rsidRPr="00D058A1" w:rsidRDefault="00D058A1" w:rsidP="00D058A1">
      <w:pPr>
        <w:pStyle w:val="codigo"/>
        <w:spacing w:line="240" w:lineRule="auto"/>
        <w:rPr>
          <w:sz w:val="20"/>
          <w:szCs w:val="20"/>
          <w:lang w:val="de-DE"/>
        </w:rPr>
      </w:pPr>
      <w:r w:rsidRPr="00D058A1">
        <w:rPr>
          <w:sz w:val="20"/>
          <w:szCs w:val="20"/>
          <w:lang w:val="en-US"/>
        </w:rPr>
        <w:t xml:space="preserve">            </w:t>
      </w:r>
      <w:r w:rsidRPr="00D058A1">
        <w:rPr>
          <w:sz w:val="20"/>
          <w:szCs w:val="20"/>
          <w:lang w:val="de-DE"/>
        </w:rPr>
        <w:t>lab = f"Q={val*1e6*60:.0f} mL/min"</w:t>
      </w:r>
    </w:p>
    <w:p w14:paraId="22A13163" w14:textId="77777777" w:rsidR="00D058A1" w:rsidRPr="00966C57" w:rsidRDefault="00D058A1" w:rsidP="00D058A1">
      <w:pPr>
        <w:pStyle w:val="codigo"/>
        <w:spacing w:line="240" w:lineRule="auto"/>
        <w:rPr>
          <w:sz w:val="20"/>
          <w:szCs w:val="20"/>
          <w:lang w:val="de-DE"/>
        </w:rPr>
      </w:pPr>
      <w:r w:rsidRPr="00D058A1">
        <w:rPr>
          <w:sz w:val="20"/>
          <w:szCs w:val="20"/>
          <w:lang w:val="de-DE"/>
        </w:rPr>
        <w:t xml:space="preserve">        </w:t>
      </w:r>
      <w:r w:rsidRPr="00966C57">
        <w:rPr>
          <w:sz w:val="20"/>
          <w:szCs w:val="20"/>
          <w:lang w:val="de-DE"/>
        </w:rPr>
        <w:t>else:</w:t>
      </w:r>
    </w:p>
    <w:p w14:paraId="1CF0668D" w14:textId="77777777" w:rsidR="00D058A1" w:rsidRPr="00966C57" w:rsidRDefault="00D058A1" w:rsidP="00D058A1">
      <w:pPr>
        <w:pStyle w:val="codigo"/>
        <w:spacing w:line="240" w:lineRule="auto"/>
        <w:rPr>
          <w:sz w:val="20"/>
          <w:szCs w:val="20"/>
          <w:lang w:val="de-DE"/>
        </w:rPr>
      </w:pPr>
      <w:r w:rsidRPr="00966C57">
        <w:rPr>
          <w:sz w:val="20"/>
          <w:szCs w:val="20"/>
          <w:lang w:val="de-DE"/>
        </w:rPr>
        <w:t>            lab = f"{param_name}={val:g}"</w:t>
      </w:r>
    </w:p>
    <w:p w14:paraId="4D9B02EB" w14:textId="77777777" w:rsidR="00D058A1" w:rsidRPr="00966C57" w:rsidRDefault="00D058A1" w:rsidP="00D058A1">
      <w:pPr>
        <w:pStyle w:val="codigo"/>
        <w:spacing w:line="240" w:lineRule="auto"/>
        <w:rPr>
          <w:sz w:val="20"/>
          <w:szCs w:val="20"/>
          <w:lang w:val="de-DE"/>
        </w:rPr>
      </w:pPr>
    </w:p>
    <w:p w14:paraId="4ECBC717" w14:textId="77777777" w:rsidR="00D058A1" w:rsidRPr="00D058A1" w:rsidRDefault="00D058A1" w:rsidP="00D058A1">
      <w:pPr>
        <w:pStyle w:val="codigo"/>
        <w:spacing w:line="240" w:lineRule="auto"/>
        <w:rPr>
          <w:sz w:val="20"/>
          <w:szCs w:val="20"/>
          <w:lang w:val="de-DE"/>
        </w:rPr>
      </w:pPr>
      <w:r w:rsidRPr="00966C57">
        <w:rPr>
          <w:sz w:val="20"/>
          <w:szCs w:val="20"/>
          <w:lang w:val="de-DE"/>
        </w:rPr>
        <w:t xml:space="preserve">        </w:t>
      </w:r>
      <w:r w:rsidRPr="00D058A1">
        <w:rPr>
          <w:sz w:val="20"/>
          <w:szCs w:val="20"/>
          <w:lang w:val="de-DE"/>
        </w:rPr>
        <w:t>plt.plot(z_t[1:], J_t[1:], label=lab)</w:t>
      </w:r>
    </w:p>
    <w:p w14:paraId="7AA18F66" w14:textId="77777777" w:rsidR="00D058A1" w:rsidRPr="00D058A1" w:rsidRDefault="00D058A1" w:rsidP="00D058A1">
      <w:pPr>
        <w:pStyle w:val="codigo"/>
        <w:spacing w:line="240" w:lineRule="auto"/>
        <w:rPr>
          <w:sz w:val="20"/>
          <w:szCs w:val="20"/>
          <w:lang w:val="de-DE"/>
        </w:rPr>
      </w:pPr>
    </w:p>
    <w:p w14:paraId="2307384A" w14:textId="77777777" w:rsidR="00D058A1" w:rsidRPr="00D058A1" w:rsidRDefault="00D058A1" w:rsidP="00D058A1">
      <w:pPr>
        <w:pStyle w:val="codigo"/>
        <w:spacing w:line="240" w:lineRule="auto"/>
        <w:rPr>
          <w:sz w:val="20"/>
          <w:szCs w:val="20"/>
          <w:lang w:val="de-DE"/>
        </w:rPr>
      </w:pPr>
      <w:r w:rsidRPr="00D058A1">
        <w:rPr>
          <w:sz w:val="20"/>
          <w:szCs w:val="20"/>
          <w:lang w:val="de-DE"/>
        </w:rPr>
        <w:t>    plt.xlabel(r"$\tilde z = z/L$")</w:t>
      </w:r>
    </w:p>
    <w:p w14:paraId="670728A7" w14:textId="77777777" w:rsidR="00D058A1" w:rsidRPr="00D058A1" w:rsidRDefault="00D058A1" w:rsidP="00D058A1">
      <w:pPr>
        <w:pStyle w:val="codigo"/>
        <w:spacing w:line="240" w:lineRule="auto"/>
        <w:rPr>
          <w:sz w:val="20"/>
          <w:szCs w:val="20"/>
          <w:lang w:val="de-DE"/>
        </w:rPr>
      </w:pPr>
      <w:r w:rsidRPr="00D058A1">
        <w:rPr>
          <w:sz w:val="20"/>
          <w:szCs w:val="20"/>
          <w:lang w:val="de-DE"/>
        </w:rPr>
        <w:lastRenderedPageBreak/>
        <w:t>    plt.ylabel(r"$\tilde J(z) = J(z)/J_{\mathrm{in}}$")</w:t>
      </w:r>
    </w:p>
    <w:p w14:paraId="18AF6A3C" w14:textId="77777777" w:rsidR="00D058A1" w:rsidRPr="00D058A1" w:rsidRDefault="00D058A1" w:rsidP="00D058A1">
      <w:pPr>
        <w:pStyle w:val="codigo"/>
        <w:spacing w:line="240" w:lineRule="auto"/>
        <w:rPr>
          <w:sz w:val="20"/>
          <w:szCs w:val="20"/>
        </w:rPr>
      </w:pPr>
      <w:r w:rsidRPr="00D058A1">
        <w:rPr>
          <w:sz w:val="20"/>
          <w:szCs w:val="20"/>
          <w:lang w:val="de-DE"/>
        </w:rPr>
        <w:t xml:space="preserve">    </w:t>
      </w:r>
      <w:proofErr w:type="spellStart"/>
      <w:proofErr w:type="gramStart"/>
      <w:r w:rsidRPr="00D058A1">
        <w:rPr>
          <w:sz w:val="20"/>
          <w:szCs w:val="20"/>
        </w:rPr>
        <w:t>plt.title</w:t>
      </w:r>
      <w:proofErr w:type="spellEnd"/>
      <w:proofErr w:type="gramEnd"/>
      <w:r w:rsidRPr="00D058A1">
        <w:rPr>
          <w:sz w:val="20"/>
          <w:szCs w:val="20"/>
        </w:rPr>
        <w:t>(</w:t>
      </w:r>
      <w:proofErr w:type="spellStart"/>
      <w:r w:rsidRPr="00D058A1">
        <w:rPr>
          <w:sz w:val="20"/>
          <w:szCs w:val="20"/>
        </w:rPr>
        <w:t>titulo</w:t>
      </w:r>
      <w:proofErr w:type="spellEnd"/>
      <w:r w:rsidRPr="00D058A1">
        <w:rPr>
          <w:sz w:val="20"/>
          <w:szCs w:val="20"/>
        </w:rPr>
        <w:t xml:space="preserve"> </w:t>
      </w:r>
      <w:proofErr w:type="spellStart"/>
      <w:r w:rsidRPr="00D058A1">
        <w:rPr>
          <w:sz w:val="20"/>
          <w:szCs w:val="20"/>
        </w:rPr>
        <w:t>or</w:t>
      </w:r>
      <w:proofErr w:type="spellEnd"/>
      <w:r w:rsidRPr="00D058A1">
        <w:rPr>
          <w:sz w:val="20"/>
          <w:szCs w:val="20"/>
        </w:rPr>
        <w:t xml:space="preserve"> "Perfiles normalizados (curvatura)")</w:t>
      </w:r>
    </w:p>
    <w:p w14:paraId="1C8B31ED"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 xml:space="preserve">(True, </w:t>
      </w:r>
      <w:proofErr w:type="spellStart"/>
      <w:r w:rsidRPr="00D058A1">
        <w:rPr>
          <w:sz w:val="20"/>
          <w:szCs w:val="20"/>
          <w:lang w:val="en-US"/>
        </w:rPr>
        <w:t>linestyle</w:t>
      </w:r>
      <w:proofErr w:type="spellEnd"/>
      <w:proofErr w:type="gramStart"/>
      <w:r w:rsidRPr="00D058A1">
        <w:rPr>
          <w:sz w:val="20"/>
          <w:szCs w:val="20"/>
          <w:lang w:val="en-US"/>
        </w:rPr>
        <w:t>="-</w:t>
      </w:r>
      <w:proofErr w:type="gramEnd"/>
      <w:r w:rsidRPr="00D058A1">
        <w:rPr>
          <w:sz w:val="20"/>
          <w:szCs w:val="20"/>
          <w:lang w:val="en-US"/>
        </w:rPr>
        <w:t>-", alpha=0.5)</w:t>
      </w:r>
    </w:p>
    <w:p w14:paraId="2307186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plt.legend</w:t>
      </w:r>
      <w:proofErr w:type="spellEnd"/>
      <w:proofErr w:type="gramEnd"/>
      <w:r w:rsidRPr="00D058A1">
        <w:rPr>
          <w:sz w:val="20"/>
          <w:szCs w:val="20"/>
          <w:lang w:val="en-US"/>
        </w:rPr>
        <w:t>()</w:t>
      </w:r>
    </w:p>
    <w:p w14:paraId="62410AC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w:t>
      </w:r>
    </w:p>
    <w:p w14:paraId="7448485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140B3035" w14:textId="77777777" w:rsidR="00D058A1" w:rsidRPr="00D058A1" w:rsidRDefault="00D058A1" w:rsidP="00D058A1">
      <w:pPr>
        <w:pStyle w:val="codigo"/>
        <w:spacing w:line="240" w:lineRule="auto"/>
        <w:rPr>
          <w:sz w:val="20"/>
          <w:szCs w:val="20"/>
          <w:lang w:val="en-US"/>
        </w:rPr>
      </w:pPr>
    </w:p>
    <w:p w14:paraId="0C45209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fixed.clear</w:t>
      </w:r>
      <w:proofErr w:type="spellEnd"/>
      <w:proofErr w:type="gramEnd"/>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(backup)</w:t>
      </w:r>
    </w:p>
    <w:p w14:paraId="52FF472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265A3D6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plot_KL_vs_Re_</w:t>
      </w:r>
      <w:proofErr w:type="gramStart"/>
      <w:r w:rsidRPr="00D058A1">
        <w:rPr>
          <w:sz w:val="20"/>
          <w:szCs w:val="20"/>
          <w:lang w:val="en-US"/>
        </w:rPr>
        <w:t>simple</w:t>
      </w:r>
      <w:proofErr w:type="spellEnd"/>
      <w:r w:rsidRPr="00D058A1">
        <w:rPr>
          <w:sz w:val="20"/>
          <w:szCs w:val="20"/>
          <w:lang w:val="en-US"/>
        </w:rPr>
        <w:t>(</w:t>
      </w:r>
      <w:proofErr w:type="spellStart"/>
      <w:proofErr w:type="gramEnd"/>
      <w:r w:rsidRPr="00D058A1">
        <w:rPr>
          <w:sz w:val="20"/>
          <w:szCs w:val="20"/>
          <w:lang w:val="en-US"/>
        </w:rPr>
        <w:t>param_name</w:t>
      </w:r>
      <w:proofErr w:type="spellEnd"/>
      <w:r w:rsidRPr="00D058A1">
        <w:rPr>
          <w:sz w:val="20"/>
          <w:szCs w:val="20"/>
          <w:lang w:val="en-US"/>
        </w:rPr>
        <w:t xml:space="preserve">, </w:t>
      </w:r>
      <w:proofErr w:type="spellStart"/>
      <w:r w:rsidRPr="00D058A1">
        <w:rPr>
          <w:sz w:val="20"/>
          <w:szCs w:val="20"/>
          <w:lang w:val="en-US"/>
        </w:rPr>
        <w:t>param_values</w:t>
      </w:r>
      <w:proofErr w:type="spellEnd"/>
      <w:r w:rsidRPr="00D058A1">
        <w:rPr>
          <w:sz w:val="20"/>
          <w:szCs w:val="20"/>
          <w:lang w:val="en-US"/>
        </w:rPr>
        <w:t>):</w:t>
      </w:r>
    </w:p>
    <w:p w14:paraId="6EF33B4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global </w:t>
      </w:r>
      <w:proofErr w:type="spellStart"/>
      <w:r w:rsidRPr="00D058A1">
        <w:rPr>
          <w:sz w:val="20"/>
          <w:szCs w:val="20"/>
          <w:lang w:val="en-US"/>
        </w:rPr>
        <w:t>inputs_fixed</w:t>
      </w:r>
      <w:proofErr w:type="spellEnd"/>
      <w:r w:rsidRPr="00D058A1">
        <w:rPr>
          <w:sz w:val="20"/>
          <w:szCs w:val="20"/>
          <w:lang w:val="en-US"/>
        </w:rPr>
        <w:t xml:space="preserve">, </w:t>
      </w:r>
      <w:proofErr w:type="spellStart"/>
      <w:r w:rsidRPr="00D058A1">
        <w:rPr>
          <w:sz w:val="20"/>
          <w:szCs w:val="20"/>
          <w:lang w:val="en-US"/>
        </w:rPr>
        <w:t>Run_model</w:t>
      </w:r>
      <w:proofErr w:type="spellEnd"/>
    </w:p>
    <w:p w14:paraId="043664A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backup = </w:t>
      </w:r>
      <w:proofErr w:type="spellStart"/>
      <w:proofErr w:type="gramStart"/>
      <w:r w:rsidRPr="00D058A1">
        <w:rPr>
          <w:sz w:val="20"/>
          <w:szCs w:val="20"/>
          <w:lang w:val="en-US"/>
        </w:rPr>
        <w:t>copy.deepcopy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35C0C56B" w14:textId="77777777" w:rsidR="00D058A1" w:rsidRPr="00D058A1" w:rsidRDefault="00D058A1" w:rsidP="00D058A1">
      <w:pPr>
        <w:pStyle w:val="codigo"/>
        <w:spacing w:line="240" w:lineRule="auto"/>
        <w:rPr>
          <w:sz w:val="20"/>
          <w:szCs w:val="20"/>
          <w:lang w:val="en-US"/>
        </w:rPr>
      </w:pPr>
    </w:p>
    <w:p w14:paraId="3F6276C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Re_list</w:t>
      </w:r>
      <w:proofErr w:type="spellEnd"/>
      <w:r w:rsidRPr="00D058A1">
        <w:rPr>
          <w:sz w:val="20"/>
          <w:szCs w:val="20"/>
          <w:lang w:val="en-US"/>
        </w:rPr>
        <w:t xml:space="preserve">, </w:t>
      </w:r>
      <w:proofErr w:type="spellStart"/>
      <w:r w:rsidRPr="00D058A1">
        <w:rPr>
          <w:sz w:val="20"/>
          <w:szCs w:val="20"/>
          <w:lang w:val="en-US"/>
        </w:rPr>
        <w:t>KL_list</w:t>
      </w:r>
      <w:proofErr w:type="spellEnd"/>
      <w:r w:rsidRPr="00D058A1">
        <w:rPr>
          <w:sz w:val="20"/>
          <w:szCs w:val="20"/>
          <w:lang w:val="en-US"/>
        </w:rPr>
        <w:t xml:space="preserve"> = [], []</w:t>
      </w:r>
    </w:p>
    <w:p w14:paraId="3F73B97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w:t>
      </w:r>
      <w:proofErr w:type="spellStart"/>
      <w:r w:rsidRPr="00D058A1">
        <w:rPr>
          <w:sz w:val="20"/>
          <w:szCs w:val="20"/>
          <w:lang w:val="en-US"/>
        </w:rPr>
        <w:t>val</w:t>
      </w:r>
      <w:proofErr w:type="spellEnd"/>
      <w:r w:rsidRPr="00D058A1">
        <w:rPr>
          <w:sz w:val="20"/>
          <w:szCs w:val="20"/>
          <w:lang w:val="en-US"/>
        </w:rPr>
        <w:t xml:space="preserve"> in </w:t>
      </w:r>
      <w:proofErr w:type="spellStart"/>
      <w:r w:rsidRPr="00D058A1">
        <w:rPr>
          <w:sz w:val="20"/>
          <w:szCs w:val="20"/>
          <w:lang w:val="en-US"/>
        </w:rPr>
        <w:t>param_values</w:t>
      </w:r>
      <w:proofErr w:type="spellEnd"/>
      <w:r w:rsidRPr="00D058A1">
        <w:rPr>
          <w:sz w:val="20"/>
          <w:szCs w:val="20"/>
          <w:lang w:val="en-US"/>
        </w:rPr>
        <w:t>:</w:t>
      </w:r>
    </w:p>
    <w:p w14:paraId="559FBA4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param_name</w:t>
      </w:r>
      <w:proofErr w:type="spellEnd"/>
      <w:r w:rsidRPr="00D058A1">
        <w:rPr>
          <w:sz w:val="20"/>
          <w:szCs w:val="20"/>
          <w:lang w:val="en-US"/>
        </w:rPr>
        <w:t xml:space="preserve">] = </w:t>
      </w:r>
      <w:proofErr w:type="spellStart"/>
      <w:r w:rsidRPr="00D058A1">
        <w:rPr>
          <w:sz w:val="20"/>
          <w:szCs w:val="20"/>
          <w:lang w:val="en-US"/>
        </w:rPr>
        <w:t>val</w:t>
      </w:r>
      <w:proofErr w:type="spellEnd"/>
    </w:p>
    <w:p w14:paraId="6BBA867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Run_</w:t>
      </w:r>
      <w:proofErr w:type="gramStart"/>
      <w:r w:rsidRPr="00D058A1">
        <w:rPr>
          <w:sz w:val="20"/>
          <w:szCs w:val="20"/>
          <w:lang w:val="en-US"/>
        </w:rPr>
        <w:t>model</w:t>
      </w:r>
      <w:proofErr w:type="spellEnd"/>
      <w:r w:rsidRPr="00D058A1">
        <w:rPr>
          <w:sz w:val="20"/>
          <w:szCs w:val="20"/>
          <w:lang w:val="en-US"/>
        </w:rPr>
        <w:t>(</w:t>
      </w:r>
      <w:proofErr w:type="gramEnd"/>
      <w:r w:rsidRPr="00D058A1">
        <w:rPr>
          <w:sz w:val="20"/>
          <w:szCs w:val="20"/>
          <w:lang w:val="en-US"/>
        </w:rPr>
        <w:t>)</w:t>
      </w:r>
    </w:p>
    <w:p w14:paraId="6DC57E6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Re_</w:t>
      </w:r>
      <w:proofErr w:type="gramStart"/>
      <w:r w:rsidRPr="00D058A1">
        <w:rPr>
          <w:sz w:val="20"/>
          <w:szCs w:val="20"/>
          <w:lang w:val="en-US"/>
        </w:rPr>
        <w:t>list.append</w:t>
      </w:r>
      <w:proofErr w:type="spellEnd"/>
      <w:proofErr w:type="gramEnd"/>
      <w:r w:rsidRPr="00D058A1">
        <w:rPr>
          <w:sz w:val="20"/>
          <w:szCs w:val="20"/>
          <w:lang w:val="en-US"/>
        </w:rPr>
        <w:t>(</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 xml:space="preserve">"Re", </w:t>
      </w:r>
      <w:proofErr w:type="spellStart"/>
      <w:r w:rsidRPr="00D058A1">
        <w:rPr>
          <w:sz w:val="20"/>
          <w:szCs w:val="20"/>
          <w:lang w:val="en-US"/>
        </w:rPr>
        <w:t>np.nan</w:t>
      </w:r>
      <w:proofErr w:type="spellEnd"/>
      <w:r w:rsidRPr="00D058A1">
        <w:rPr>
          <w:sz w:val="20"/>
          <w:szCs w:val="20"/>
          <w:lang w:val="en-US"/>
        </w:rPr>
        <w:t>)))</w:t>
      </w:r>
    </w:p>
    <w:p w14:paraId="4C8F73A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KL_</w:t>
      </w:r>
      <w:proofErr w:type="gramStart"/>
      <w:r w:rsidRPr="00D058A1">
        <w:rPr>
          <w:sz w:val="20"/>
          <w:szCs w:val="20"/>
          <w:lang w:val="en-US"/>
        </w:rPr>
        <w:t>list.append</w:t>
      </w:r>
      <w:proofErr w:type="spellEnd"/>
      <w:proofErr w:type="gramEnd"/>
      <w:r w:rsidRPr="00D058A1">
        <w:rPr>
          <w:sz w:val="20"/>
          <w:szCs w:val="20"/>
          <w:lang w:val="en-US"/>
        </w:rPr>
        <w:t>(</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 xml:space="preserve">"K_L", </w:t>
      </w:r>
      <w:proofErr w:type="spellStart"/>
      <w:r w:rsidRPr="00D058A1">
        <w:rPr>
          <w:sz w:val="20"/>
          <w:szCs w:val="20"/>
          <w:lang w:val="en-US"/>
        </w:rPr>
        <w:t>np.nan</w:t>
      </w:r>
      <w:proofErr w:type="spellEnd"/>
      <w:r w:rsidRPr="00D058A1">
        <w:rPr>
          <w:sz w:val="20"/>
          <w:szCs w:val="20"/>
          <w:lang w:val="en-US"/>
        </w:rPr>
        <w:t>)))</w:t>
      </w:r>
    </w:p>
    <w:p w14:paraId="3654FB6D" w14:textId="77777777" w:rsidR="00D058A1" w:rsidRPr="00D058A1" w:rsidRDefault="00D058A1" w:rsidP="00D058A1">
      <w:pPr>
        <w:pStyle w:val="codigo"/>
        <w:spacing w:line="240" w:lineRule="auto"/>
        <w:rPr>
          <w:sz w:val="20"/>
          <w:szCs w:val="20"/>
          <w:lang w:val="en-US"/>
        </w:rPr>
      </w:pPr>
    </w:p>
    <w:p w14:paraId="753E670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fixed.clear</w:t>
      </w:r>
      <w:proofErr w:type="spellEnd"/>
      <w:proofErr w:type="gramEnd"/>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(backup)</w:t>
      </w:r>
    </w:p>
    <w:p w14:paraId="7604517C" w14:textId="77777777" w:rsidR="00D058A1" w:rsidRPr="00D058A1" w:rsidRDefault="00D058A1" w:rsidP="00D058A1">
      <w:pPr>
        <w:pStyle w:val="codigo"/>
        <w:spacing w:line="240" w:lineRule="auto"/>
        <w:rPr>
          <w:sz w:val="20"/>
          <w:szCs w:val="20"/>
          <w:lang w:val="en-US"/>
        </w:rPr>
      </w:pPr>
    </w:p>
    <w:p w14:paraId="1EB6F45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 = </w:t>
      </w:r>
      <w:proofErr w:type="spellStart"/>
      <w:proofErr w:type="gramStart"/>
      <w:r w:rsidRPr="00D058A1">
        <w:rPr>
          <w:sz w:val="20"/>
          <w:szCs w:val="20"/>
          <w:lang w:val="en-US"/>
        </w:rPr>
        <w:t>np.asarray</w:t>
      </w:r>
      <w:proofErr w:type="spellEnd"/>
      <w:proofErr w:type="gramEnd"/>
      <w:r w:rsidRPr="00D058A1">
        <w:rPr>
          <w:sz w:val="20"/>
          <w:szCs w:val="20"/>
          <w:lang w:val="en-US"/>
        </w:rPr>
        <w:t>(</w:t>
      </w:r>
      <w:proofErr w:type="spellStart"/>
      <w:r w:rsidRPr="00D058A1">
        <w:rPr>
          <w:sz w:val="20"/>
          <w:szCs w:val="20"/>
          <w:lang w:val="en-US"/>
        </w:rPr>
        <w:t>Re_list</w:t>
      </w:r>
      <w:proofErr w:type="spellEnd"/>
      <w:r w:rsidRPr="00D058A1">
        <w:rPr>
          <w:sz w:val="20"/>
          <w:szCs w:val="20"/>
          <w:lang w:val="en-US"/>
        </w:rPr>
        <w:t xml:space="preserve">, float); KL = </w:t>
      </w:r>
      <w:proofErr w:type="spellStart"/>
      <w:proofErr w:type="gramStart"/>
      <w:r w:rsidRPr="00D058A1">
        <w:rPr>
          <w:sz w:val="20"/>
          <w:szCs w:val="20"/>
          <w:lang w:val="en-US"/>
        </w:rPr>
        <w:t>np.asarray</w:t>
      </w:r>
      <w:proofErr w:type="spellEnd"/>
      <w:proofErr w:type="gramEnd"/>
      <w:r w:rsidRPr="00D058A1">
        <w:rPr>
          <w:sz w:val="20"/>
          <w:szCs w:val="20"/>
          <w:lang w:val="en-US"/>
        </w:rPr>
        <w:t>(</w:t>
      </w:r>
      <w:proofErr w:type="spellStart"/>
      <w:r w:rsidRPr="00D058A1">
        <w:rPr>
          <w:sz w:val="20"/>
          <w:szCs w:val="20"/>
          <w:lang w:val="en-US"/>
        </w:rPr>
        <w:t>KL_list</w:t>
      </w:r>
      <w:proofErr w:type="spellEnd"/>
      <w:r w:rsidRPr="00D058A1">
        <w:rPr>
          <w:sz w:val="20"/>
          <w:szCs w:val="20"/>
          <w:lang w:val="en-US"/>
        </w:rPr>
        <w:t>, float)</w:t>
      </w:r>
    </w:p>
    <w:p w14:paraId="6BC77B0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mask = </w:t>
      </w:r>
      <w:proofErr w:type="spellStart"/>
      <w:proofErr w:type="gramStart"/>
      <w:r w:rsidRPr="00D058A1">
        <w:rPr>
          <w:sz w:val="20"/>
          <w:szCs w:val="20"/>
          <w:lang w:val="en-US"/>
        </w:rPr>
        <w:t>np.isfinite</w:t>
      </w:r>
      <w:proofErr w:type="spellEnd"/>
      <w:proofErr w:type="gramEnd"/>
      <w:r w:rsidRPr="00D058A1">
        <w:rPr>
          <w:sz w:val="20"/>
          <w:szCs w:val="20"/>
          <w:lang w:val="en-US"/>
        </w:rPr>
        <w:t xml:space="preserve">(Re) &amp; </w:t>
      </w:r>
      <w:proofErr w:type="spellStart"/>
      <w:proofErr w:type="gramStart"/>
      <w:r w:rsidRPr="00D058A1">
        <w:rPr>
          <w:sz w:val="20"/>
          <w:szCs w:val="20"/>
          <w:lang w:val="en-US"/>
        </w:rPr>
        <w:t>np.isfinite</w:t>
      </w:r>
      <w:proofErr w:type="spellEnd"/>
      <w:proofErr w:type="gramEnd"/>
      <w:r w:rsidRPr="00D058A1">
        <w:rPr>
          <w:sz w:val="20"/>
          <w:szCs w:val="20"/>
          <w:lang w:val="en-US"/>
        </w:rPr>
        <w:t xml:space="preserve">(KL); Re, KL = Re[mask], </w:t>
      </w:r>
      <w:proofErr w:type="gramStart"/>
      <w:r w:rsidRPr="00D058A1">
        <w:rPr>
          <w:sz w:val="20"/>
          <w:szCs w:val="20"/>
          <w:lang w:val="en-US"/>
        </w:rPr>
        <w:t>KL[</w:t>
      </w:r>
      <w:proofErr w:type="gramEnd"/>
      <w:r w:rsidRPr="00D058A1">
        <w:rPr>
          <w:sz w:val="20"/>
          <w:szCs w:val="20"/>
          <w:lang w:val="en-US"/>
        </w:rPr>
        <w:t>mask]</w:t>
      </w:r>
    </w:p>
    <w:p w14:paraId="5EC88154" w14:textId="77777777" w:rsidR="00D058A1" w:rsidRPr="00D058A1" w:rsidRDefault="00D058A1" w:rsidP="00D058A1">
      <w:pPr>
        <w:pStyle w:val="codigo"/>
        <w:spacing w:line="240" w:lineRule="auto"/>
        <w:rPr>
          <w:sz w:val="20"/>
          <w:szCs w:val="20"/>
          <w:lang w:val="en-US"/>
        </w:rPr>
      </w:pPr>
    </w:p>
    <w:p w14:paraId="4D166B0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coef</w:t>
      </w:r>
      <w:proofErr w:type="spellEnd"/>
      <w:r w:rsidRPr="00D058A1">
        <w:rPr>
          <w:sz w:val="20"/>
          <w:szCs w:val="20"/>
          <w:lang w:val="en-US"/>
        </w:rPr>
        <w:t xml:space="preserve"> = </w:t>
      </w:r>
      <w:proofErr w:type="spellStart"/>
      <w:proofErr w:type="gramStart"/>
      <w:r w:rsidRPr="00D058A1">
        <w:rPr>
          <w:sz w:val="20"/>
          <w:szCs w:val="20"/>
          <w:lang w:val="en-US"/>
        </w:rPr>
        <w:t>np.polyfit</w:t>
      </w:r>
      <w:proofErr w:type="spellEnd"/>
      <w:proofErr w:type="gramEnd"/>
      <w:r w:rsidRPr="00D058A1">
        <w:rPr>
          <w:sz w:val="20"/>
          <w:szCs w:val="20"/>
          <w:lang w:val="en-US"/>
        </w:rPr>
        <w:t>(</w:t>
      </w:r>
      <w:proofErr w:type="gramStart"/>
      <w:r w:rsidRPr="00D058A1">
        <w:rPr>
          <w:sz w:val="20"/>
          <w:szCs w:val="20"/>
          <w:lang w:val="en-US"/>
        </w:rPr>
        <w:t>np.log(</w:t>
      </w:r>
      <w:proofErr w:type="gramEnd"/>
      <w:r w:rsidRPr="00D058A1">
        <w:rPr>
          <w:sz w:val="20"/>
          <w:szCs w:val="20"/>
          <w:lang w:val="en-US"/>
        </w:rPr>
        <w:t xml:space="preserve">Re), </w:t>
      </w:r>
      <w:proofErr w:type="gramStart"/>
      <w:r w:rsidRPr="00D058A1">
        <w:rPr>
          <w:sz w:val="20"/>
          <w:szCs w:val="20"/>
          <w:lang w:val="en-US"/>
        </w:rPr>
        <w:t>np.log(</w:t>
      </w:r>
      <w:proofErr w:type="gramEnd"/>
      <w:r w:rsidRPr="00D058A1">
        <w:rPr>
          <w:sz w:val="20"/>
          <w:szCs w:val="20"/>
          <w:lang w:val="en-US"/>
        </w:rPr>
        <w:t>KL), 1)</w:t>
      </w:r>
    </w:p>
    <w:p w14:paraId="7014BA8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n, c = </w:t>
      </w:r>
      <w:proofErr w:type="spellStart"/>
      <w:proofErr w:type="gramStart"/>
      <w:r w:rsidRPr="00D058A1">
        <w:rPr>
          <w:sz w:val="20"/>
          <w:szCs w:val="20"/>
          <w:lang w:val="en-US"/>
        </w:rPr>
        <w:t>coef</w:t>
      </w:r>
      <w:proofErr w:type="spellEnd"/>
      <w:r w:rsidRPr="00D058A1">
        <w:rPr>
          <w:sz w:val="20"/>
          <w:szCs w:val="20"/>
          <w:lang w:val="en-US"/>
        </w:rPr>
        <w:t>[</w:t>
      </w:r>
      <w:proofErr w:type="gramEnd"/>
      <w:r w:rsidRPr="00D058A1">
        <w:rPr>
          <w:sz w:val="20"/>
          <w:szCs w:val="20"/>
          <w:lang w:val="en-US"/>
        </w:rPr>
        <w:t>0], float(</w:t>
      </w:r>
      <w:proofErr w:type="spellStart"/>
      <w:r w:rsidRPr="00D058A1">
        <w:rPr>
          <w:sz w:val="20"/>
          <w:szCs w:val="20"/>
          <w:lang w:val="en-US"/>
        </w:rPr>
        <w:t>np.exp</w:t>
      </w:r>
      <w:proofErr w:type="spellEnd"/>
      <w:r w:rsidRPr="00D058A1">
        <w:rPr>
          <w:sz w:val="20"/>
          <w:szCs w:val="20"/>
          <w:lang w:val="en-US"/>
        </w:rPr>
        <w:t>(</w:t>
      </w:r>
      <w:proofErr w:type="spellStart"/>
      <w:proofErr w:type="gramStart"/>
      <w:r w:rsidRPr="00D058A1">
        <w:rPr>
          <w:sz w:val="20"/>
          <w:szCs w:val="20"/>
          <w:lang w:val="en-US"/>
        </w:rPr>
        <w:t>coef</w:t>
      </w:r>
      <w:proofErr w:type="spellEnd"/>
      <w:r w:rsidRPr="00D058A1">
        <w:rPr>
          <w:sz w:val="20"/>
          <w:szCs w:val="20"/>
          <w:lang w:val="en-US"/>
        </w:rPr>
        <w:t>[</w:t>
      </w:r>
      <w:proofErr w:type="gramEnd"/>
      <w:r w:rsidRPr="00D058A1">
        <w:rPr>
          <w:sz w:val="20"/>
          <w:szCs w:val="20"/>
          <w:lang w:val="en-US"/>
        </w:rPr>
        <w:t>1]))</w:t>
      </w:r>
    </w:p>
    <w:p w14:paraId="6644450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xx = </w:t>
      </w:r>
      <w:proofErr w:type="spellStart"/>
      <w:proofErr w:type="gramStart"/>
      <w:r w:rsidRPr="00D058A1">
        <w:rPr>
          <w:sz w:val="20"/>
          <w:szCs w:val="20"/>
          <w:lang w:val="en-US"/>
        </w:rPr>
        <w:t>np.logspace</w:t>
      </w:r>
      <w:proofErr w:type="spellEnd"/>
      <w:proofErr w:type="gramEnd"/>
      <w:r w:rsidRPr="00D058A1">
        <w:rPr>
          <w:sz w:val="20"/>
          <w:szCs w:val="20"/>
          <w:lang w:val="en-US"/>
        </w:rPr>
        <w:t>(np.log10(</w:t>
      </w:r>
      <w:proofErr w:type="spellStart"/>
      <w:proofErr w:type="gramStart"/>
      <w:r w:rsidRPr="00D058A1">
        <w:rPr>
          <w:sz w:val="20"/>
          <w:szCs w:val="20"/>
          <w:lang w:val="en-US"/>
        </w:rPr>
        <w:t>Re.min</w:t>
      </w:r>
      <w:proofErr w:type="spellEnd"/>
      <w:r w:rsidRPr="00D058A1">
        <w:rPr>
          <w:sz w:val="20"/>
          <w:szCs w:val="20"/>
          <w:lang w:val="en-US"/>
        </w:rPr>
        <w:t>(</w:t>
      </w:r>
      <w:proofErr w:type="gramEnd"/>
      <w:r w:rsidRPr="00D058A1">
        <w:rPr>
          <w:sz w:val="20"/>
          <w:szCs w:val="20"/>
          <w:lang w:val="en-US"/>
        </w:rPr>
        <w:t>)), np.log10(</w:t>
      </w:r>
      <w:proofErr w:type="spellStart"/>
      <w:proofErr w:type="gramStart"/>
      <w:r w:rsidRPr="00D058A1">
        <w:rPr>
          <w:sz w:val="20"/>
          <w:szCs w:val="20"/>
          <w:lang w:val="en-US"/>
        </w:rPr>
        <w:t>Re.max</w:t>
      </w:r>
      <w:proofErr w:type="spellEnd"/>
      <w:r w:rsidRPr="00D058A1">
        <w:rPr>
          <w:sz w:val="20"/>
          <w:szCs w:val="20"/>
          <w:lang w:val="en-US"/>
        </w:rPr>
        <w:t>(</w:t>
      </w:r>
      <w:proofErr w:type="gramEnd"/>
      <w:r w:rsidRPr="00D058A1">
        <w:rPr>
          <w:sz w:val="20"/>
          <w:szCs w:val="20"/>
          <w:lang w:val="en-US"/>
        </w:rPr>
        <w:t>)), 200)</w:t>
      </w:r>
    </w:p>
    <w:p w14:paraId="6418E6B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yy</w:t>
      </w:r>
      <w:proofErr w:type="spellEnd"/>
      <w:r w:rsidRPr="00D058A1">
        <w:rPr>
          <w:sz w:val="20"/>
          <w:szCs w:val="20"/>
          <w:lang w:val="en-US"/>
        </w:rPr>
        <w:t xml:space="preserve"> = c * xx**n</w:t>
      </w:r>
    </w:p>
    <w:p w14:paraId="2A5918FC" w14:textId="77777777" w:rsidR="00D058A1" w:rsidRPr="00D058A1" w:rsidRDefault="00D058A1" w:rsidP="00D058A1">
      <w:pPr>
        <w:pStyle w:val="codigo"/>
        <w:spacing w:line="240" w:lineRule="auto"/>
        <w:rPr>
          <w:sz w:val="20"/>
          <w:szCs w:val="20"/>
          <w:lang w:val="en-US"/>
        </w:rPr>
      </w:pPr>
    </w:p>
    <w:p w14:paraId="37204F1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from </w:t>
      </w:r>
      <w:proofErr w:type="spellStart"/>
      <w:proofErr w:type="gramStart"/>
      <w:r w:rsidRPr="00D058A1">
        <w:rPr>
          <w:sz w:val="20"/>
          <w:szCs w:val="20"/>
          <w:lang w:val="en-US"/>
        </w:rPr>
        <w:t>matplotlib.ticker</w:t>
      </w:r>
      <w:proofErr w:type="spellEnd"/>
      <w:proofErr w:type="gramEnd"/>
      <w:r w:rsidRPr="00D058A1">
        <w:rPr>
          <w:sz w:val="20"/>
          <w:szCs w:val="20"/>
          <w:lang w:val="en-US"/>
        </w:rPr>
        <w:t xml:space="preserve"> import </w:t>
      </w:r>
      <w:proofErr w:type="spellStart"/>
      <w:r w:rsidRPr="00D058A1">
        <w:rPr>
          <w:sz w:val="20"/>
          <w:szCs w:val="20"/>
          <w:lang w:val="en-US"/>
        </w:rPr>
        <w:t>FuncFormatter</w:t>
      </w:r>
      <w:proofErr w:type="spellEnd"/>
    </w:p>
    <w:p w14:paraId="6D87137F" w14:textId="77777777" w:rsidR="00D058A1" w:rsidRPr="00D058A1" w:rsidRDefault="00D058A1" w:rsidP="00D058A1">
      <w:pPr>
        <w:pStyle w:val="codigo"/>
        <w:spacing w:line="240" w:lineRule="auto"/>
        <w:rPr>
          <w:sz w:val="20"/>
          <w:szCs w:val="20"/>
          <w:lang w:val="en-US"/>
        </w:rPr>
      </w:pPr>
    </w:p>
    <w:p w14:paraId="7203EFC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scale = 1e5 </w:t>
      </w:r>
    </w:p>
    <w:p w14:paraId="1C12ED94"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roofErr w:type="spellStart"/>
      <w:r w:rsidRPr="00D058A1">
        <w:rPr>
          <w:sz w:val="20"/>
          <w:szCs w:val="20"/>
          <w:lang w:val="en-US"/>
        </w:rPr>
        <w:t>KL_</w:t>
      </w:r>
      <w:proofErr w:type="gramStart"/>
      <w:r w:rsidRPr="00D058A1">
        <w:rPr>
          <w:sz w:val="20"/>
          <w:szCs w:val="20"/>
          <w:lang w:val="en-US"/>
        </w:rPr>
        <w:t>plot</w:t>
      </w:r>
      <w:proofErr w:type="spellEnd"/>
      <w:r w:rsidRPr="00D058A1">
        <w:rPr>
          <w:sz w:val="20"/>
          <w:szCs w:val="20"/>
          <w:lang w:val="en-US"/>
        </w:rPr>
        <w:t xml:space="preserve">  =</w:t>
      </w:r>
      <w:proofErr w:type="gramEnd"/>
      <w:r w:rsidRPr="00D058A1">
        <w:rPr>
          <w:sz w:val="20"/>
          <w:szCs w:val="20"/>
          <w:lang w:val="en-US"/>
        </w:rPr>
        <w:t xml:space="preserve"> KL * scale</w:t>
      </w:r>
    </w:p>
    <w:p w14:paraId="1D310E7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yy_</w:t>
      </w:r>
      <w:proofErr w:type="gramStart"/>
      <w:r w:rsidRPr="00D058A1">
        <w:rPr>
          <w:sz w:val="20"/>
          <w:szCs w:val="20"/>
          <w:lang w:val="en-US"/>
        </w:rPr>
        <w:t>plot</w:t>
      </w:r>
      <w:proofErr w:type="spellEnd"/>
      <w:r w:rsidRPr="00D058A1">
        <w:rPr>
          <w:sz w:val="20"/>
          <w:szCs w:val="20"/>
          <w:lang w:val="en-US"/>
        </w:rPr>
        <w:t xml:space="preserve">  =</w:t>
      </w:r>
      <w:proofErr w:type="gramEnd"/>
      <w:r w:rsidRPr="00D058A1">
        <w:rPr>
          <w:sz w:val="20"/>
          <w:szCs w:val="20"/>
          <w:lang w:val="en-US"/>
        </w:rPr>
        <w:t xml:space="preserve"> </w:t>
      </w:r>
      <w:proofErr w:type="spellStart"/>
      <w:r w:rsidRPr="00D058A1">
        <w:rPr>
          <w:sz w:val="20"/>
          <w:szCs w:val="20"/>
          <w:lang w:val="en-US"/>
        </w:rPr>
        <w:t>yy</w:t>
      </w:r>
      <w:proofErr w:type="spellEnd"/>
      <w:r w:rsidRPr="00D058A1">
        <w:rPr>
          <w:sz w:val="20"/>
          <w:szCs w:val="20"/>
          <w:lang w:val="en-US"/>
        </w:rPr>
        <w:t xml:space="preserve"> * scale</w:t>
      </w:r>
    </w:p>
    <w:p w14:paraId="7E050B46" w14:textId="77777777" w:rsidR="00D058A1" w:rsidRPr="00D058A1" w:rsidRDefault="00D058A1" w:rsidP="00D058A1">
      <w:pPr>
        <w:pStyle w:val="codigo"/>
        <w:spacing w:line="240" w:lineRule="auto"/>
        <w:rPr>
          <w:sz w:val="20"/>
          <w:szCs w:val="20"/>
          <w:lang w:val="en-US"/>
        </w:rPr>
      </w:pPr>
    </w:p>
    <w:p w14:paraId="228E7C0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fig, ax = </w:t>
      </w:r>
      <w:proofErr w:type="spellStart"/>
      <w:proofErr w:type="gramStart"/>
      <w:r w:rsidRPr="00D058A1">
        <w:rPr>
          <w:sz w:val="20"/>
          <w:szCs w:val="20"/>
          <w:lang w:val="en-US"/>
        </w:rPr>
        <w:t>plt.subplots</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6.2, 4.2))</w:t>
      </w:r>
    </w:p>
    <w:p w14:paraId="4F3925A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ax.set_xscale</w:t>
      </w:r>
      <w:proofErr w:type="spellEnd"/>
      <w:r w:rsidRPr="00D058A1">
        <w:rPr>
          <w:sz w:val="20"/>
          <w:szCs w:val="20"/>
          <w:lang w:val="en-US"/>
        </w:rPr>
        <w:t>("log")</w:t>
      </w:r>
    </w:p>
    <w:p w14:paraId="5E6592D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ax.set_yscale</w:t>
      </w:r>
      <w:proofErr w:type="spellEnd"/>
      <w:r w:rsidRPr="00D058A1">
        <w:rPr>
          <w:sz w:val="20"/>
          <w:szCs w:val="20"/>
          <w:lang w:val="en-US"/>
        </w:rPr>
        <w:t xml:space="preserve">("log") </w:t>
      </w:r>
    </w:p>
    <w:p w14:paraId="79BE2308" w14:textId="77777777" w:rsidR="00D058A1" w:rsidRPr="004C50E2" w:rsidRDefault="00D058A1" w:rsidP="00D058A1">
      <w:pPr>
        <w:pStyle w:val="codigo"/>
        <w:spacing w:line="240" w:lineRule="auto"/>
        <w:rPr>
          <w:sz w:val="20"/>
          <w:szCs w:val="20"/>
        </w:rPr>
      </w:pPr>
      <w:r w:rsidRPr="00D058A1">
        <w:rPr>
          <w:sz w:val="20"/>
          <w:szCs w:val="20"/>
          <w:lang w:val="en-US"/>
        </w:rPr>
        <w:t xml:space="preserve">    </w:t>
      </w:r>
      <w:proofErr w:type="gramStart"/>
      <w:r w:rsidRPr="004C50E2">
        <w:rPr>
          <w:sz w:val="20"/>
          <w:szCs w:val="20"/>
        </w:rPr>
        <w:t>ax.plot</w:t>
      </w:r>
      <w:proofErr w:type="gramEnd"/>
      <w:r w:rsidRPr="004C50E2">
        <w:rPr>
          <w:sz w:val="20"/>
          <w:szCs w:val="20"/>
        </w:rPr>
        <w:t>(Re, KL_plot, "o", label="Datos")</w:t>
      </w:r>
    </w:p>
    <w:p w14:paraId="0E52D236" w14:textId="77777777" w:rsidR="00D058A1" w:rsidRPr="00D058A1" w:rsidRDefault="00D058A1" w:rsidP="00D058A1">
      <w:pPr>
        <w:pStyle w:val="codigo"/>
        <w:spacing w:line="240" w:lineRule="auto"/>
        <w:rPr>
          <w:sz w:val="20"/>
          <w:szCs w:val="20"/>
          <w:lang w:val="en-US"/>
        </w:rPr>
      </w:pPr>
      <w:r w:rsidRPr="004C50E2">
        <w:rPr>
          <w:sz w:val="20"/>
          <w:szCs w:val="20"/>
        </w:rPr>
        <w:t xml:space="preserve">    </w:t>
      </w:r>
      <w:proofErr w:type="spellStart"/>
      <w:proofErr w:type="gramStart"/>
      <w:r w:rsidRPr="00D058A1">
        <w:rPr>
          <w:sz w:val="20"/>
          <w:szCs w:val="20"/>
          <w:lang w:val="en-US"/>
        </w:rPr>
        <w:t>ax.plot</w:t>
      </w:r>
      <w:proofErr w:type="spellEnd"/>
      <w:proofErr w:type="gramEnd"/>
      <w:r w:rsidRPr="00D058A1">
        <w:rPr>
          <w:sz w:val="20"/>
          <w:szCs w:val="20"/>
          <w:lang w:val="en-US"/>
        </w:rPr>
        <w:t xml:space="preserve">(xx, </w:t>
      </w:r>
      <w:proofErr w:type="spellStart"/>
      <w:r w:rsidRPr="00D058A1">
        <w:rPr>
          <w:sz w:val="20"/>
          <w:szCs w:val="20"/>
          <w:lang w:val="en-US"/>
        </w:rPr>
        <w:t>yy_plot</w:t>
      </w:r>
      <w:proofErr w:type="spellEnd"/>
      <w:r w:rsidRPr="00D058A1">
        <w:rPr>
          <w:sz w:val="20"/>
          <w:szCs w:val="20"/>
          <w:lang w:val="en-US"/>
        </w:rPr>
        <w:t>, "-", label=</w:t>
      </w:r>
      <w:proofErr w:type="spellStart"/>
      <w:r w:rsidRPr="00D058A1">
        <w:rPr>
          <w:sz w:val="20"/>
          <w:szCs w:val="20"/>
          <w:lang w:val="en-US"/>
        </w:rPr>
        <w:t>f"Ajuste</w:t>
      </w:r>
      <w:proofErr w:type="spellEnd"/>
      <w:r w:rsidRPr="00D058A1">
        <w:rPr>
          <w:sz w:val="20"/>
          <w:szCs w:val="20"/>
          <w:lang w:val="en-US"/>
        </w:rPr>
        <w:t xml:space="preserve"> n={n:.2</w:t>
      </w:r>
      <w:proofErr w:type="gramStart"/>
      <w:r w:rsidRPr="00D058A1">
        <w:rPr>
          <w:sz w:val="20"/>
          <w:szCs w:val="20"/>
          <w:lang w:val="en-US"/>
        </w:rPr>
        <w:t>f}"</w:t>
      </w:r>
      <w:proofErr w:type="gramEnd"/>
      <w:r w:rsidRPr="00D058A1">
        <w:rPr>
          <w:sz w:val="20"/>
          <w:szCs w:val="20"/>
          <w:lang w:val="en-US"/>
        </w:rPr>
        <w:t>)</w:t>
      </w:r>
    </w:p>
    <w:p w14:paraId="1A570F1A" w14:textId="77777777" w:rsidR="00D058A1" w:rsidRPr="00D058A1" w:rsidRDefault="00D058A1" w:rsidP="00D058A1">
      <w:pPr>
        <w:pStyle w:val="codigo"/>
        <w:spacing w:line="240" w:lineRule="auto"/>
        <w:rPr>
          <w:sz w:val="20"/>
          <w:szCs w:val="20"/>
          <w:lang w:val="en-US"/>
        </w:rPr>
      </w:pPr>
    </w:p>
    <w:p w14:paraId="18EB15B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candidates = </w:t>
      </w:r>
      <w:proofErr w:type="spellStart"/>
      <w:proofErr w:type="gramStart"/>
      <w:r w:rsidRPr="00D058A1">
        <w:rPr>
          <w:sz w:val="20"/>
          <w:szCs w:val="20"/>
          <w:lang w:val="en-US"/>
        </w:rPr>
        <w:t>np.array</w:t>
      </w:r>
      <w:proofErr w:type="spellEnd"/>
      <w:proofErr w:type="gramEnd"/>
      <w:r w:rsidRPr="00D058A1">
        <w:rPr>
          <w:sz w:val="20"/>
          <w:szCs w:val="20"/>
          <w:lang w:val="en-US"/>
        </w:rPr>
        <w:t>([0.5, 0.6, 0.8, 1, 2, 3, 5, 8, 10, 15, 20, 30])</w:t>
      </w:r>
    </w:p>
    <w:p w14:paraId="0DADBD7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ticks_x</w:t>
      </w:r>
      <w:proofErr w:type="spellEnd"/>
      <w:r w:rsidRPr="00D058A1">
        <w:rPr>
          <w:sz w:val="20"/>
          <w:szCs w:val="20"/>
          <w:lang w:val="en-US"/>
        </w:rPr>
        <w:t xml:space="preserve"> = [t for t in candidates if </w:t>
      </w:r>
      <w:proofErr w:type="spellStart"/>
      <w:proofErr w:type="gramStart"/>
      <w:r w:rsidRPr="00D058A1">
        <w:rPr>
          <w:sz w:val="20"/>
          <w:szCs w:val="20"/>
          <w:lang w:val="en-US"/>
        </w:rPr>
        <w:t>Re.min</w:t>
      </w:r>
      <w:proofErr w:type="spellEnd"/>
      <w:r w:rsidRPr="00D058A1">
        <w:rPr>
          <w:sz w:val="20"/>
          <w:szCs w:val="20"/>
          <w:lang w:val="en-US"/>
        </w:rPr>
        <w:t>(</w:t>
      </w:r>
      <w:proofErr w:type="gramEnd"/>
      <w:r w:rsidRPr="00D058A1">
        <w:rPr>
          <w:sz w:val="20"/>
          <w:szCs w:val="20"/>
          <w:lang w:val="en-US"/>
        </w:rPr>
        <w:t xml:space="preserve">)*0.9 &lt;= t &lt;= </w:t>
      </w:r>
      <w:proofErr w:type="spellStart"/>
      <w:proofErr w:type="gramStart"/>
      <w:r w:rsidRPr="00D058A1">
        <w:rPr>
          <w:sz w:val="20"/>
          <w:szCs w:val="20"/>
          <w:lang w:val="en-US"/>
        </w:rPr>
        <w:t>Re.max</w:t>
      </w:r>
      <w:proofErr w:type="spellEnd"/>
      <w:r w:rsidRPr="00D058A1">
        <w:rPr>
          <w:sz w:val="20"/>
          <w:szCs w:val="20"/>
          <w:lang w:val="en-US"/>
        </w:rPr>
        <w:t>(</w:t>
      </w:r>
      <w:proofErr w:type="gramEnd"/>
      <w:r w:rsidRPr="00D058A1">
        <w:rPr>
          <w:sz w:val="20"/>
          <w:szCs w:val="20"/>
          <w:lang w:val="en-US"/>
        </w:rPr>
        <w:t>)*1.1]</w:t>
      </w:r>
    </w:p>
    <w:p w14:paraId="5D4A54D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if </w:t>
      </w:r>
      <w:proofErr w:type="spellStart"/>
      <w:r w:rsidRPr="00D058A1">
        <w:rPr>
          <w:sz w:val="20"/>
          <w:szCs w:val="20"/>
          <w:lang w:val="en-US"/>
        </w:rPr>
        <w:t>ticks_x</w:t>
      </w:r>
      <w:proofErr w:type="spellEnd"/>
      <w:r w:rsidRPr="00D058A1">
        <w:rPr>
          <w:sz w:val="20"/>
          <w:szCs w:val="20"/>
          <w:lang w:val="en-US"/>
        </w:rPr>
        <w:t xml:space="preserve">: </w:t>
      </w:r>
      <w:proofErr w:type="spellStart"/>
      <w:r w:rsidRPr="00D058A1">
        <w:rPr>
          <w:sz w:val="20"/>
          <w:szCs w:val="20"/>
          <w:lang w:val="en-US"/>
        </w:rPr>
        <w:t>ax.set_xticks</w:t>
      </w:r>
      <w:proofErr w:type="spellEnd"/>
      <w:r w:rsidRPr="00D058A1">
        <w:rPr>
          <w:sz w:val="20"/>
          <w:szCs w:val="20"/>
          <w:lang w:val="en-US"/>
        </w:rPr>
        <w:t>(</w:t>
      </w:r>
      <w:proofErr w:type="spellStart"/>
      <w:r w:rsidRPr="00D058A1">
        <w:rPr>
          <w:sz w:val="20"/>
          <w:szCs w:val="20"/>
          <w:lang w:val="en-US"/>
        </w:rPr>
        <w:t>ticks_x</w:t>
      </w:r>
      <w:proofErr w:type="spellEnd"/>
      <w:r w:rsidRPr="00D058A1">
        <w:rPr>
          <w:sz w:val="20"/>
          <w:szCs w:val="20"/>
          <w:lang w:val="en-US"/>
        </w:rPr>
        <w:t>)</w:t>
      </w:r>
    </w:p>
    <w:p w14:paraId="07A5E1C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ax.xaxis.set_major_</w:t>
      </w:r>
      <w:proofErr w:type="gramStart"/>
      <w:r w:rsidRPr="00D058A1">
        <w:rPr>
          <w:sz w:val="20"/>
          <w:szCs w:val="20"/>
          <w:lang w:val="en-US"/>
        </w:rPr>
        <w:t>formatter</w:t>
      </w:r>
      <w:proofErr w:type="spellEnd"/>
      <w:r w:rsidRPr="00D058A1">
        <w:rPr>
          <w:sz w:val="20"/>
          <w:szCs w:val="20"/>
          <w:lang w:val="en-US"/>
        </w:rPr>
        <w:t>(</w:t>
      </w:r>
      <w:proofErr w:type="spellStart"/>
      <w:r w:rsidRPr="00D058A1">
        <w:rPr>
          <w:sz w:val="20"/>
          <w:szCs w:val="20"/>
          <w:lang w:val="en-US"/>
        </w:rPr>
        <w:t>FuncFormatter</w:t>
      </w:r>
      <w:proofErr w:type="spellEnd"/>
      <w:r w:rsidRPr="00D058A1">
        <w:rPr>
          <w:sz w:val="20"/>
          <w:szCs w:val="20"/>
          <w:lang w:val="en-US"/>
        </w:rPr>
        <w:t>(</w:t>
      </w:r>
      <w:proofErr w:type="gramEnd"/>
      <w:r w:rsidRPr="00D058A1">
        <w:rPr>
          <w:sz w:val="20"/>
          <w:szCs w:val="20"/>
          <w:lang w:val="en-US"/>
        </w:rPr>
        <w:t xml:space="preserve">lambda v, pos: </w:t>
      </w:r>
      <w:proofErr w:type="gramStart"/>
      <w:r w:rsidRPr="00D058A1">
        <w:rPr>
          <w:sz w:val="20"/>
          <w:szCs w:val="20"/>
          <w:lang w:val="en-US"/>
        </w:rPr>
        <w:t>f"{</w:t>
      </w:r>
      <w:proofErr w:type="spellStart"/>
      <w:r w:rsidRPr="00D058A1">
        <w:rPr>
          <w:sz w:val="20"/>
          <w:szCs w:val="20"/>
          <w:lang w:val="en-US"/>
        </w:rPr>
        <w:t>v:g</w:t>
      </w:r>
      <w:proofErr w:type="spellEnd"/>
      <w:proofErr w:type="gramEnd"/>
      <w:r w:rsidRPr="00D058A1">
        <w:rPr>
          <w:sz w:val="20"/>
          <w:szCs w:val="20"/>
          <w:lang w:val="en-US"/>
        </w:rPr>
        <w:t>}"))</w:t>
      </w:r>
    </w:p>
    <w:p w14:paraId="01D333B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ax.yaxis.set_major_</w:t>
      </w:r>
      <w:proofErr w:type="gramStart"/>
      <w:r w:rsidRPr="00D058A1">
        <w:rPr>
          <w:sz w:val="20"/>
          <w:szCs w:val="20"/>
          <w:lang w:val="en-US"/>
        </w:rPr>
        <w:t>formatter</w:t>
      </w:r>
      <w:proofErr w:type="spellEnd"/>
      <w:r w:rsidRPr="00D058A1">
        <w:rPr>
          <w:sz w:val="20"/>
          <w:szCs w:val="20"/>
          <w:lang w:val="en-US"/>
        </w:rPr>
        <w:t>(</w:t>
      </w:r>
      <w:proofErr w:type="spellStart"/>
      <w:r w:rsidRPr="00D058A1">
        <w:rPr>
          <w:sz w:val="20"/>
          <w:szCs w:val="20"/>
          <w:lang w:val="en-US"/>
        </w:rPr>
        <w:t>FuncFormatter</w:t>
      </w:r>
      <w:proofErr w:type="spellEnd"/>
      <w:r w:rsidRPr="00D058A1">
        <w:rPr>
          <w:sz w:val="20"/>
          <w:szCs w:val="20"/>
          <w:lang w:val="en-US"/>
        </w:rPr>
        <w:t>(</w:t>
      </w:r>
      <w:proofErr w:type="gramEnd"/>
      <w:r w:rsidRPr="00D058A1">
        <w:rPr>
          <w:sz w:val="20"/>
          <w:szCs w:val="20"/>
          <w:lang w:val="en-US"/>
        </w:rPr>
        <w:t xml:space="preserve">lambda v, pos: </w:t>
      </w:r>
      <w:proofErr w:type="gramStart"/>
      <w:r w:rsidRPr="00D058A1">
        <w:rPr>
          <w:sz w:val="20"/>
          <w:szCs w:val="20"/>
          <w:lang w:val="en-US"/>
        </w:rPr>
        <w:t>f"{</w:t>
      </w:r>
      <w:proofErr w:type="spellStart"/>
      <w:r w:rsidRPr="00D058A1">
        <w:rPr>
          <w:sz w:val="20"/>
          <w:szCs w:val="20"/>
          <w:lang w:val="en-US"/>
        </w:rPr>
        <w:t>v:g</w:t>
      </w:r>
      <w:proofErr w:type="spellEnd"/>
      <w:proofErr w:type="gramEnd"/>
      <w:r w:rsidRPr="00D058A1">
        <w:rPr>
          <w:sz w:val="20"/>
          <w:szCs w:val="20"/>
          <w:lang w:val="en-US"/>
        </w:rPr>
        <w:t>}"))</w:t>
      </w:r>
    </w:p>
    <w:p w14:paraId="1E738B3C" w14:textId="77777777" w:rsidR="00D058A1" w:rsidRPr="00D058A1" w:rsidRDefault="00D058A1" w:rsidP="00D058A1">
      <w:pPr>
        <w:pStyle w:val="codigo"/>
        <w:spacing w:line="240" w:lineRule="auto"/>
        <w:rPr>
          <w:sz w:val="20"/>
          <w:szCs w:val="20"/>
          <w:lang w:val="en-US"/>
        </w:rPr>
      </w:pPr>
    </w:p>
    <w:p w14:paraId="51B1468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ax.set_</w:t>
      </w:r>
      <w:proofErr w:type="gramStart"/>
      <w:r w:rsidRPr="00D058A1">
        <w:rPr>
          <w:sz w:val="20"/>
          <w:szCs w:val="20"/>
          <w:lang w:val="en-US"/>
        </w:rPr>
        <w:t>xlabel</w:t>
      </w:r>
      <w:proofErr w:type="spellEnd"/>
      <w:r w:rsidRPr="00D058A1">
        <w:rPr>
          <w:sz w:val="20"/>
          <w:szCs w:val="20"/>
          <w:lang w:val="en-US"/>
        </w:rPr>
        <w:t>(</w:t>
      </w:r>
      <w:proofErr w:type="gramEnd"/>
      <w:r w:rsidRPr="00D058A1">
        <w:rPr>
          <w:sz w:val="20"/>
          <w:szCs w:val="20"/>
          <w:lang w:val="en-US"/>
        </w:rPr>
        <w:t>"Reynolds [–]")</w:t>
      </w:r>
    </w:p>
    <w:p w14:paraId="18EB8FB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ax.set_</w:t>
      </w:r>
      <w:proofErr w:type="gramStart"/>
      <w:r w:rsidRPr="00D058A1">
        <w:rPr>
          <w:sz w:val="20"/>
          <w:szCs w:val="20"/>
          <w:lang w:val="en-US"/>
        </w:rPr>
        <w:t>ylabel</w:t>
      </w:r>
      <w:proofErr w:type="spellEnd"/>
      <w:r w:rsidRPr="00D058A1">
        <w:rPr>
          <w:sz w:val="20"/>
          <w:szCs w:val="20"/>
          <w:lang w:val="en-US"/>
        </w:rPr>
        <w:t>(</w:t>
      </w:r>
      <w:proofErr w:type="spellStart"/>
      <w:proofErr w:type="gramEnd"/>
      <w:r w:rsidRPr="00D058A1">
        <w:rPr>
          <w:sz w:val="20"/>
          <w:szCs w:val="20"/>
          <w:lang w:val="en-US"/>
        </w:rPr>
        <w:t>r"$K_L</w:t>
      </w:r>
      <w:proofErr w:type="spellEnd"/>
      <w:r w:rsidRPr="00D058A1">
        <w:rPr>
          <w:sz w:val="20"/>
          <w:szCs w:val="20"/>
          <w:lang w:val="en-US"/>
        </w:rPr>
        <w:t>\ [10</w:t>
      </w:r>
      <w:proofErr w:type="gramStart"/>
      <w:r w:rsidRPr="00D058A1">
        <w:rPr>
          <w:sz w:val="20"/>
          <w:szCs w:val="20"/>
          <w:lang w:val="en-US"/>
        </w:rPr>
        <w:t>^{</w:t>
      </w:r>
      <w:proofErr w:type="gramEnd"/>
      <w:r w:rsidRPr="00D058A1">
        <w:rPr>
          <w:sz w:val="20"/>
          <w:szCs w:val="20"/>
          <w:lang w:val="en-US"/>
        </w:rPr>
        <w:t>-</w:t>
      </w:r>
      <w:proofErr w:type="gramStart"/>
      <w:r w:rsidRPr="00D058A1">
        <w:rPr>
          <w:sz w:val="20"/>
          <w:szCs w:val="20"/>
          <w:lang w:val="en-US"/>
        </w:rPr>
        <w:t>5}\</w:t>
      </w:r>
      <w:proofErr w:type="gramEnd"/>
      <w:r w:rsidRPr="00D058A1">
        <w:rPr>
          <w:sz w:val="20"/>
          <w:szCs w:val="20"/>
          <w:lang w:val="en-US"/>
        </w:rPr>
        <w:t xml:space="preserve"> \</w:t>
      </w:r>
      <w:proofErr w:type="spellStart"/>
      <w:r w:rsidRPr="00D058A1">
        <w:rPr>
          <w:sz w:val="20"/>
          <w:szCs w:val="20"/>
          <w:lang w:val="en-US"/>
        </w:rPr>
        <w:t>mathrm</w:t>
      </w:r>
      <w:proofErr w:type="spellEnd"/>
      <w:r w:rsidRPr="00D058A1">
        <w:rPr>
          <w:sz w:val="20"/>
          <w:szCs w:val="20"/>
          <w:lang w:val="en-US"/>
        </w:rPr>
        <w:t>{m</w:t>
      </w:r>
      <w:proofErr w:type="gramStart"/>
      <w:r w:rsidRPr="00D058A1">
        <w:rPr>
          <w:sz w:val="20"/>
          <w:szCs w:val="20"/>
          <w:lang w:val="en-US"/>
        </w:rPr>
        <w:t>\,s^{</w:t>
      </w:r>
      <w:proofErr w:type="gramEnd"/>
      <w:r w:rsidRPr="00D058A1">
        <w:rPr>
          <w:sz w:val="20"/>
          <w:szCs w:val="20"/>
          <w:lang w:val="en-US"/>
        </w:rPr>
        <w:t>-1}</w:t>
      </w:r>
      <w:proofErr w:type="gramStart"/>
      <w:r w:rsidRPr="00D058A1">
        <w:rPr>
          <w:sz w:val="20"/>
          <w:szCs w:val="20"/>
          <w:lang w:val="en-US"/>
        </w:rPr>
        <w:t>}]$</w:t>
      </w:r>
      <w:proofErr w:type="gramEnd"/>
      <w:r w:rsidRPr="00D058A1">
        <w:rPr>
          <w:sz w:val="20"/>
          <w:szCs w:val="20"/>
          <w:lang w:val="en-US"/>
        </w:rPr>
        <w:t>")</w:t>
      </w:r>
    </w:p>
    <w:p w14:paraId="1FF473A9"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lang w:val="en-US"/>
        </w:rPr>
        <w:t>ax.set_</w:t>
      </w:r>
      <w:proofErr w:type="gramStart"/>
      <w:r w:rsidRPr="00D058A1">
        <w:rPr>
          <w:sz w:val="20"/>
          <w:szCs w:val="20"/>
          <w:lang w:val="en-US"/>
        </w:rPr>
        <w:t>title</w:t>
      </w:r>
      <w:proofErr w:type="spellEnd"/>
      <w:r w:rsidRPr="00D058A1">
        <w:rPr>
          <w:sz w:val="20"/>
          <w:szCs w:val="20"/>
          <w:lang w:val="en-US"/>
        </w:rPr>
        <w:t>(</w:t>
      </w:r>
      <w:proofErr w:type="spellStart"/>
      <w:proofErr w:type="gramEnd"/>
      <w:r w:rsidRPr="00D058A1">
        <w:rPr>
          <w:sz w:val="20"/>
          <w:szCs w:val="20"/>
          <w:lang w:val="en-US"/>
        </w:rPr>
        <w:t>f"$K_L</w:t>
      </w:r>
      <w:proofErr w:type="spellEnd"/>
      <w:r w:rsidRPr="00D058A1">
        <w:rPr>
          <w:sz w:val="20"/>
          <w:szCs w:val="20"/>
          <w:lang w:val="en-US"/>
        </w:rPr>
        <w:t xml:space="preserve">$ vs Reynolds (log–log). </w:t>
      </w:r>
      <w:r w:rsidRPr="00D058A1">
        <w:rPr>
          <w:sz w:val="20"/>
          <w:szCs w:val="20"/>
        </w:rPr>
        <w:t>Ajuste de potencia n={n:.2f}")</w:t>
      </w:r>
    </w:p>
    <w:p w14:paraId="0005E5A0"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ax.grid</w:t>
      </w:r>
      <w:proofErr w:type="spellEnd"/>
      <w:proofErr w:type="gramEnd"/>
      <w:r w:rsidRPr="00D058A1">
        <w:rPr>
          <w:sz w:val="20"/>
          <w:szCs w:val="20"/>
          <w:lang w:val="en-US"/>
        </w:rPr>
        <w:t xml:space="preserve">(True, which="both", </w:t>
      </w:r>
      <w:proofErr w:type="spellStart"/>
      <w:r w:rsidRPr="00D058A1">
        <w:rPr>
          <w:sz w:val="20"/>
          <w:szCs w:val="20"/>
          <w:lang w:val="en-US"/>
        </w:rPr>
        <w:t>linestyle</w:t>
      </w:r>
      <w:proofErr w:type="spellEnd"/>
      <w:r w:rsidRPr="00D058A1">
        <w:rPr>
          <w:sz w:val="20"/>
          <w:szCs w:val="20"/>
          <w:lang w:val="en-US"/>
        </w:rPr>
        <w:t>="--", alpha=0.5)</w:t>
      </w:r>
    </w:p>
    <w:p w14:paraId="7D46ECA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ax.legend</w:t>
      </w:r>
      <w:proofErr w:type="spellEnd"/>
      <w:proofErr w:type="gramEnd"/>
      <w:r w:rsidRPr="00D058A1">
        <w:rPr>
          <w:sz w:val="20"/>
          <w:szCs w:val="20"/>
          <w:lang w:val="en-US"/>
        </w:rPr>
        <w:t>()</w:t>
      </w:r>
    </w:p>
    <w:p w14:paraId="24F2F34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176CD72C" w14:textId="77777777" w:rsidR="00D058A1" w:rsidRPr="00D058A1" w:rsidRDefault="00D058A1" w:rsidP="00D058A1">
      <w:pPr>
        <w:pStyle w:val="codigo"/>
        <w:spacing w:line="240" w:lineRule="auto"/>
        <w:rPr>
          <w:sz w:val="20"/>
          <w:szCs w:val="20"/>
          <w:lang w:val="en-US"/>
        </w:rPr>
      </w:pPr>
    </w:p>
    <w:p w14:paraId="458772AC"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print</w:t>
      </w:r>
      <w:proofErr w:type="spellEnd"/>
      <w:r w:rsidRPr="00D058A1">
        <w:rPr>
          <w:sz w:val="20"/>
          <w:szCs w:val="20"/>
        </w:rPr>
        <w:t>(</w:t>
      </w:r>
      <w:proofErr w:type="spellStart"/>
      <w:proofErr w:type="gramEnd"/>
      <w:r w:rsidRPr="00D058A1">
        <w:rPr>
          <w:sz w:val="20"/>
          <w:szCs w:val="20"/>
        </w:rPr>
        <w:t>f"Pendiente</w:t>
      </w:r>
      <w:proofErr w:type="spellEnd"/>
      <w:r w:rsidRPr="00D058A1">
        <w:rPr>
          <w:sz w:val="20"/>
          <w:szCs w:val="20"/>
        </w:rPr>
        <w:t xml:space="preserve"> n ≈ {n:.2f} (esperado ~1/3)")</w:t>
      </w:r>
    </w:p>
    <w:p w14:paraId="78471975" w14:textId="77777777" w:rsidR="00D058A1" w:rsidRPr="00D058A1" w:rsidRDefault="00D058A1" w:rsidP="00D058A1">
      <w:pPr>
        <w:pStyle w:val="codigo"/>
        <w:spacing w:line="240" w:lineRule="auto"/>
        <w:rPr>
          <w:sz w:val="20"/>
          <w:szCs w:val="20"/>
        </w:rPr>
      </w:pPr>
    </w:p>
    <w:p w14:paraId="5AA889B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sensitivity_T_both_</w:t>
      </w:r>
      <w:proofErr w:type="gramStart"/>
      <w:r w:rsidRPr="00D058A1">
        <w:rPr>
          <w:sz w:val="20"/>
          <w:szCs w:val="20"/>
          <w:lang w:val="en-US"/>
        </w:rPr>
        <w:t>table</w:t>
      </w:r>
      <w:proofErr w:type="spellEnd"/>
      <w:r w:rsidRPr="00D058A1">
        <w:rPr>
          <w:sz w:val="20"/>
          <w:szCs w:val="20"/>
          <w:lang w:val="en-US"/>
        </w:rPr>
        <w:t>(</w:t>
      </w:r>
      <w:proofErr w:type="spellStart"/>
      <w:proofErr w:type="gramEnd"/>
      <w:r w:rsidRPr="00D058A1">
        <w:rPr>
          <w:sz w:val="20"/>
          <w:szCs w:val="20"/>
          <w:lang w:val="en-US"/>
        </w:rPr>
        <w:t>T_values</w:t>
      </w:r>
      <w:proofErr w:type="spellEnd"/>
      <w:r w:rsidRPr="00D058A1">
        <w:rPr>
          <w:sz w:val="20"/>
          <w:szCs w:val="20"/>
          <w:lang w:val="en-US"/>
        </w:rPr>
        <w:t xml:space="preserve">, </w:t>
      </w:r>
      <w:proofErr w:type="spellStart"/>
      <w:r w:rsidRPr="00D058A1">
        <w:rPr>
          <w:sz w:val="20"/>
          <w:szCs w:val="20"/>
          <w:lang w:val="en-US"/>
        </w:rPr>
        <w:t>output_key</w:t>
      </w:r>
      <w:proofErr w:type="spellEnd"/>
      <w:r w:rsidRPr="00D058A1">
        <w:rPr>
          <w:sz w:val="20"/>
          <w:szCs w:val="20"/>
          <w:lang w:val="en-US"/>
        </w:rPr>
        <w:t>="flux_kg_m2_h"):</w:t>
      </w:r>
    </w:p>
    <w:p w14:paraId="0EB77CF6" w14:textId="77777777" w:rsidR="00D058A1" w:rsidRPr="00D058A1" w:rsidRDefault="00D058A1" w:rsidP="00D058A1">
      <w:pPr>
        <w:pStyle w:val="codigo"/>
        <w:spacing w:line="240" w:lineRule="auto"/>
        <w:rPr>
          <w:sz w:val="20"/>
          <w:szCs w:val="20"/>
          <w:lang w:val="en-US"/>
        </w:rPr>
      </w:pPr>
    </w:p>
    <w:p w14:paraId="3041902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global </w:t>
      </w:r>
      <w:proofErr w:type="spellStart"/>
      <w:r w:rsidRPr="00D058A1">
        <w:rPr>
          <w:sz w:val="20"/>
          <w:szCs w:val="20"/>
          <w:lang w:val="en-US"/>
        </w:rPr>
        <w:t>inputs_fixed</w:t>
      </w:r>
      <w:proofErr w:type="spellEnd"/>
      <w:r w:rsidRPr="00D058A1">
        <w:rPr>
          <w:sz w:val="20"/>
          <w:szCs w:val="20"/>
          <w:lang w:val="en-US"/>
        </w:rPr>
        <w:t xml:space="preserve">, </w:t>
      </w:r>
      <w:proofErr w:type="spellStart"/>
      <w:r w:rsidRPr="00D058A1">
        <w:rPr>
          <w:sz w:val="20"/>
          <w:szCs w:val="20"/>
          <w:lang w:val="en-US"/>
        </w:rPr>
        <w:t>Run_model</w:t>
      </w:r>
      <w:proofErr w:type="spellEnd"/>
    </w:p>
    <w:p w14:paraId="5E4511FF" w14:textId="77777777" w:rsidR="00D058A1" w:rsidRPr="00D058A1" w:rsidRDefault="00D058A1" w:rsidP="00D058A1">
      <w:pPr>
        <w:pStyle w:val="codigo"/>
        <w:spacing w:line="240" w:lineRule="auto"/>
        <w:rPr>
          <w:sz w:val="20"/>
          <w:szCs w:val="20"/>
          <w:lang w:val="en-US"/>
        </w:rPr>
      </w:pPr>
    </w:p>
    <w:p w14:paraId="1AD042F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backup = </w:t>
      </w:r>
      <w:proofErr w:type="spellStart"/>
      <w:proofErr w:type="gramStart"/>
      <w:r w:rsidRPr="00D058A1">
        <w:rPr>
          <w:sz w:val="20"/>
          <w:szCs w:val="20"/>
          <w:lang w:val="en-US"/>
        </w:rPr>
        <w:t>copy.deepcopy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42A5198D" w14:textId="77777777" w:rsidR="00D058A1" w:rsidRPr="00D058A1" w:rsidRDefault="00D058A1" w:rsidP="00D058A1">
      <w:pPr>
        <w:pStyle w:val="codigo"/>
        <w:spacing w:line="240" w:lineRule="auto"/>
        <w:rPr>
          <w:sz w:val="20"/>
          <w:szCs w:val="20"/>
          <w:lang w:val="en-US"/>
        </w:rPr>
      </w:pPr>
      <w:r w:rsidRPr="00D058A1">
        <w:rPr>
          <w:sz w:val="20"/>
          <w:szCs w:val="20"/>
          <w:lang w:val="en-US"/>
        </w:rPr>
        <w:t>    rows = []</w:t>
      </w:r>
    </w:p>
    <w:p w14:paraId="52D215A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T in </w:t>
      </w:r>
      <w:proofErr w:type="spellStart"/>
      <w:r w:rsidRPr="00D058A1">
        <w:rPr>
          <w:sz w:val="20"/>
          <w:szCs w:val="20"/>
          <w:lang w:val="en-US"/>
        </w:rPr>
        <w:t>T_values</w:t>
      </w:r>
      <w:proofErr w:type="spellEnd"/>
      <w:r w:rsidRPr="00D058A1">
        <w:rPr>
          <w:sz w:val="20"/>
          <w:szCs w:val="20"/>
          <w:lang w:val="en-US"/>
        </w:rPr>
        <w:t>:</w:t>
      </w:r>
    </w:p>
    <w:p w14:paraId="60969DC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spellStart"/>
      <w:proofErr w:type="gramEnd"/>
      <w:r w:rsidRPr="00D058A1">
        <w:rPr>
          <w:sz w:val="20"/>
          <w:szCs w:val="20"/>
          <w:lang w:val="en-US"/>
        </w:rPr>
        <w:t>T_fibra</w:t>
      </w:r>
      <w:proofErr w:type="spellEnd"/>
      <w:proofErr w:type="gramStart"/>
      <w:r w:rsidRPr="00D058A1">
        <w:rPr>
          <w:sz w:val="20"/>
          <w:szCs w:val="20"/>
          <w:lang w:val="en-US"/>
        </w:rPr>
        <w:t xml:space="preserve">"]   </w:t>
      </w:r>
      <w:proofErr w:type="gramEnd"/>
      <w:r w:rsidRPr="00D058A1">
        <w:rPr>
          <w:sz w:val="20"/>
          <w:szCs w:val="20"/>
          <w:lang w:val="en-US"/>
        </w:rPr>
        <w:t>= float(T+273.15)</w:t>
      </w:r>
    </w:p>
    <w:p w14:paraId="0D2FFF3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spellStart"/>
      <w:proofErr w:type="gramEnd"/>
      <w:r w:rsidRPr="00D058A1">
        <w:rPr>
          <w:sz w:val="20"/>
          <w:szCs w:val="20"/>
          <w:lang w:val="en-US"/>
        </w:rPr>
        <w:t>T_carcasa</w:t>
      </w:r>
      <w:proofErr w:type="spellEnd"/>
      <w:r w:rsidRPr="00D058A1">
        <w:rPr>
          <w:sz w:val="20"/>
          <w:szCs w:val="20"/>
          <w:lang w:val="en-US"/>
        </w:rPr>
        <w:t>"] = float(T+273.15)</w:t>
      </w:r>
    </w:p>
    <w:p w14:paraId="055F8B20"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res = </w:t>
      </w:r>
      <w:proofErr w:type="spellStart"/>
      <w:r w:rsidRPr="00D058A1">
        <w:rPr>
          <w:sz w:val="20"/>
          <w:szCs w:val="20"/>
          <w:lang w:val="en-US"/>
        </w:rPr>
        <w:t>Run_</w:t>
      </w:r>
      <w:proofErr w:type="gramStart"/>
      <w:r w:rsidRPr="00D058A1">
        <w:rPr>
          <w:sz w:val="20"/>
          <w:szCs w:val="20"/>
          <w:lang w:val="en-US"/>
        </w:rPr>
        <w:t>model</w:t>
      </w:r>
      <w:proofErr w:type="spellEnd"/>
      <w:r w:rsidRPr="00D058A1">
        <w:rPr>
          <w:sz w:val="20"/>
          <w:szCs w:val="20"/>
          <w:lang w:val="en-US"/>
        </w:rPr>
        <w:t>(</w:t>
      </w:r>
      <w:proofErr w:type="gramEnd"/>
      <w:r w:rsidRPr="00D058A1">
        <w:rPr>
          <w:sz w:val="20"/>
          <w:szCs w:val="20"/>
          <w:lang w:val="en-US"/>
        </w:rPr>
        <w:t>)</w:t>
      </w:r>
    </w:p>
    <w:p w14:paraId="3D68F46F" w14:textId="77777777" w:rsidR="00D058A1" w:rsidRPr="00D058A1" w:rsidRDefault="00D058A1" w:rsidP="00D058A1">
      <w:pPr>
        <w:pStyle w:val="codigo"/>
        <w:spacing w:line="240" w:lineRule="auto"/>
        <w:rPr>
          <w:sz w:val="20"/>
          <w:szCs w:val="20"/>
          <w:lang w:val="en-US"/>
        </w:rPr>
      </w:pPr>
    </w:p>
    <w:p w14:paraId="7E762DC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A_tot</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A_contacto_efectiva</w:t>
      </w:r>
      <w:proofErr w:type="spellEnd"/>
      <w:r w:rsidRPr="00D058A1">
        <w:rPr>
          <w:sz w:val="20"/>
          <w:szCs w:val="20"/>
          <w:lang w:val="en-US"/>
        </w:rPr>
        <w:t>", 1.0))</w:t>
      </w:r>
    </w:p>
    <w:p w14:paraId="16C7E56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y     = </w:t>
      </w:r>
      <w:proofErr w:type="spellStart"/>
      <w:proofErr w:type="gramStart"/>
      <w:r w:rsidRPr="00D058A1">
        <w:rPr>
          <w:sz w:val="20"/>
          <w:szCs w:val="20"/>
          <w:lang w:val="en-US"/>
        </w:rPr>
        <w:t>np.asarray</w:t>
      </w:r>
      <w:proofErr w:type="spellEnd"/>
      <w:proofErr w:type="gramEnd"/>
      <w:r w:rsidRPr="00D058A1">
        <w:rPr>
          <w:sz w:val="20"/>
          <w:szCs w:val="20"/>
          <w:lang w:val="en-US"/>
        </w:rPr>
        <w:t>(res[</w:t>
      </w:r>
      <w:proofErr w:type="spellStart"/>
      <w:r w:rsidRPr="00D058A1">
        <w:rPr>
          <w:sz w:val="20"/>
          <w:szCs w:val="20"/>
          <w:lang w:val="en-US"/>
        </w:rPr>
        <w:t>output_key</w:t>
      </w:r>
      <w:proofErr w:type="spellEnd"/>
      <w:r w:rsidRPr="00D058A1">
        <w:rPr>
          <w:sz w:val="20"/>
          <w:szCs w:val="20"/>
          <w:lang w:val="en-US"/>
        </w:rPr>
        <w:t>], float)</w:t>
      </w:r>
    </w:p>
    <w:p w14:paraId="0DB817F4"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y_in</w:t>
      </w:r>
      <w:proofErr w:type="spellEnd"/>
      <w:r w:rsidRPr="00D058A1">
        <w:rPr>
          <w:sz w:val="20"/>
          <w:szCs w:val="20"/>
        </w:rPr>
        <w:t xml:space="preserve">, </w:t>
      </w:r>
      <w:proofErr w:type="spellStart"/>
      <w:r w:rsidRPr="00D058A1">
        <w:rPr>
          <w:sz w:val="20"/>
          <w:szCs w:val="20"/>
        </w:rPr>
        <w:t>y_avg</w:t>
      </w:r>
      <w:proofErr w:type="spellEnd"/>
      <w:r w:rsidRPr="00D058A1">
        <w:rPr>
          <w:sz w:val="20"/>
          <w:szCs w:val="20"/>
        </w:rPr>
        <w:t xml:space="preserve"> = </w:t>
      </w:r>
      <w:proofErr w:type="spellStart"/>
      <w:r w:rsidRPr="00D058A1">
        <w:rPr>
          <w:sz w:val="20"/>
          <w:szCs w:val="20"/>
        </w:rPr>
        <w:t>float</w:t>
      </w:r>
      <w:proofErr w:type="spellEnd"/>
      <w:r w:rsidRPr="00D058A1">
        <w:rPr>
          <w:sz w:val="20"/>
          <w:szCs w:val="20"/>
        </w:rPr>
        <w:t>(</w:t>
      </w:r>
      <w:proofErr w:type="gramStart"/>
      <w:r w:rsidRPr="00D058A1">
        <w:rPr>
          <w:sz w:val="20"/>
          <w:szCs w:val="20"/>
        </w:rPr>
        <w:t>y[</w:t>
      </w:r>
      <w:proofErr w:type="gramEnd"/>
      <w:r w:rsidRPr="00D058A1">
        <w:rPr>
          <w:sz w:val="20"/>
          <w:szCs w:val="20"/>
        </w:rPr>
        <w:t xml:space="preserve">0]), </w:t>
      </w:r>
      <w:proofErr w:type="spellStart"/>
      <w:r w:rsidRPr="00D058A1">
        <w:rPr>
          <w:sz w:val="20"/>
          <w:szCs w:val="20"/>
        </w:rPr>
        <w:t>float</w:t>
      </w:r>
      <w:proofErr w:type="spellEnd"/>
      <w:r w:rsidRPr="00D058A1">
        <w:rPr>
          <w:sz w:val="20"/>
          <w:szCs w:val="20"/>
        </w:rPr>
        <w:t>(</w:t>
      </w:r>
      <w:proofErr w:type="spellStart"/>
      <w:proofErr w:type="gramStart"/>
      <w:r w:rsidRPr="00D058A1">
        <w:rPr>
          <w:sz w:val="20"/>
          <w:szCs w:val="20"/>
        </w:rPr>
        <w:t>np.mean</w:t>
      </w:r>
      <w:proofErr w:type="spellEnd"/>
      <w:proofErr w:type="gramEnd"/>
      <w:r w:rsidRPr="00D058A1">
        <w:rPr>
          <w:sz w:val="20"/>
          <w:szCs w:val="20"/>
        </w:rPr>
        <w:t>(y))</w:t>
      </w:r>
    </w:p>
    <w:p w14:paraId="6A7BB152" w14:textId="77777777" w:rsidR="00D058A1" w:rsidRPr="00D058A1" w:rsidRDefault="00D058A1" w:rsidP="00D058A1">
      <w:pPr>
        <w:pStyle w:val="codigo"/>
        <w:spacing w:line="240" w:lineRule="auto"/>
        <w:rPr>
          <w:sz w:val="20"/>
          <w:szCs w:val="20"/>
        </w:rPr>
      </w:pPr>
    </w:p>
    <w:p w14:paraId="264E9425"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f_in</w:t>
      </w:r>
      <w:proofErr w:type="spellEnd"/>
      <w:r w:rsidRPr="00D058A1">
        <w:rPr>
          <w:sz w:val="20"/>
          <w:szCs w:val="20"/>
          <w:lang w:val="en-US"/>
        </w:rPr>
        <w:t xml:space="preserve"> = float(res["</w:t>
      </w:r>
      <w:proofErr w:type="spellStart"/>
      <w:r w:rsidRPr="00D058A1">
        <w:rPr>
          <w:sz w:val="20"/>
          <w:szCs w:val="20"/>
          <w:lang w:val="en-US"/>
        </w:rPr>
        <w:t>f_fibra</w:t>
      </w:r>
      <w:proofErr w:type="spellEnd"/>
      <w:r w:rsidRPr="00D058A1">
        <w:rPr>
          <w:sz w:val="20"/>
          <w:szCs w:val="20"/>
          <w:lang w:val="en-US"/>
        </w:rPr>
        <w:t xml:space="preserve">"][0]); </w:t>
      </w:r>
      <w:proofErr w:type="spellStart"/>
      <w:r w:rsidRPr="00D058A1">
        <w:rPr>
          <w:sz w:val="20"/>
          <w:szCs w:val="20"/>
          <w:lang w:val="en-US"/>
        </w:rPr>
        <w:t>f_out</w:t>
      </w:r>
      <w:proofErr w:type="spellEnd"/>
      <w:r w:rsidRPr="00D058A1">
        <w:rPr>
          <w:sz w:val="20"/>
          <w:szCs w:val="20"/>
          <w:lang w:val="en-US"/>
        </w:rPr>
        <w:t xml:space="preserve"> = float(res["</w:t>
      </w:r>
      <w:proofErr w:type="spellStart"/>
      <w:r w:rsidRPr="00D058A1">
        <w:rPr>
          <w:sz w:val="20"/>
          <w:szCs w:val="20"/>
          <w:lang w:val="en-US"/>
        </w:rPr>
        <w:t>f_fibra</w:t>
      </w:r>
      <w:proofErr w:type="spellEnd"/>
      <w:proofErr w:type="gramStart"/>
      <w:r w:rsidRPr="00D058A1">
        <w:rPr>
          <w:sz w:val="20"/>
          <w:szCs w:val="20"/>
          <w:lang w:val="en-US"/>
        </w:rPr>
        <w:t>"][</w:t>
      </w:r>
      <w:proofErr w:type="gramEnd"/>
      <w:r w:rsidRPr="00D058A1">
        <w:rPr>
          <w:sz w:val="20"/>
          <w:szCs w:val="20"/>
          <w:lang w:val="en-US"/>
        </w:rPr>
        <w:t>-1])</w:t>
      </w:r>
    </w:p>
    <w:p w14:paraId="2F9624DC" w14:textId="77777777" w:rsidR="00D058A1" w:rsidRPr="00D058A1" w:rsidRDefault="00D058A1" w:rsidP="00D058A1">
      <w:pPr>
        <w:pStyle w:val="codigo"/>
        <w:spacing w:line="240" w:lineRule="auto"/>
        <w:rPr>
          <w:sz w:val="20"/>
          <w:szCs w:val="20"/>
          <w:lang w:val="en-US"/>
        </w:rPr>
      </w:pPr>
      <w:r w:rsidRPr="00D058A1">
        <w:rPr>
          <w:sz w:val="20"/>
          <w:szCs w:val="20"/>
          <w:lang w:val="en-US"/>
        </w:rPr>
        <w:t>        stage = 100.0 * (</w:t>
      </w:r>
      <w:proofErr w:type="spellStart"/>
      <w:r w:rsidRPr="00D058A1">
        <w:rPr>
          <w:sz w:val="20"/>
          <w:szCs w:val="20"/>
          <w:lang w:val="en-US"/>
        </w:rPr>
        <w:t>f_in</w:t>
      </w:r>
      <w:proofErr w:type="spellEnd"/>
      <w:r w:rsidRPr="00D058A1">
        <w:rPr>
          <w:sz w:val="20"/>
          <w:szCs w:val="20"/>
          <w:lang w:val="en-US"/>
        </w:rPr>
        <w:t xml:space="preserve"> - </w:t>
      </w:r>
      <w:proofErr w:type="spellStart"/>
      <w:r w:rsidRPr="00D058A1">
        <w:rPr>
          <w:sz w:val="20"/>
          <w:szCs w:val="20"/>
          <w:lang w:val="en-US"/>
        </w:rPr>
        <w:t>f_out</w:t>
      </w:r>
      <w:proofErr w:type="spellEnd"/>
      <w:r w:rsidRPr="00D058A1">
        <w:rPr>
          <w:sz w:val="20"/>
          <w:szCs w:val="20"/>
          <w:lang w:val="en-US"/>
        </w:rPr>
        <w:t xml:space="preserve">) / </w:t>
      </w:r>
      <w:proofErr w:type="gramStart"/>
      <w:r w:rsidRPr="00D058A1">
        <w:rPr>
          <w:sz w:val="20"/>
          <w:szCs w:val="20"/>
          <w:lang w:val="en-US"/>
        </w:rPr>
        <w:t>max(</w:t>
      </w:r>
      <w:proofErr w:type="spellStart"/>
      <w:proofErr w:type="gramEnd"/>
      <w:r w:rsidRPr="00D058A1">
        <w:rPr>
          <w:sz w:val="20"/>
          <w:szCs w:val="20"/>
          <w:lang w:val="en-US"/>
        </w:rPr>
        <w:t>f_in</w:t>
      </w:r>
      <w:proofErr w:type="spellEnd"/>
      <w:r w:rsidRPr="00D058A1">
        <w:rPr>
          <w:sz w:val="20"/>
          <w:szCs w:val="20"/>
          <w:lang w:val="en-US"/>
        </w:rPr>
        <w:t>, 1e-16)</w:t>
      </w:r>
    </w:p>
    <w:p w14:paraId="2E10E87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Prod_kg_h</w:t>
      </w:r>
      <w:proofErr w:type="spellEnd"/>
      <w:r w:rsidRPr="00D058A1">
        <w:rPr>
          <w:sz w:val="20"/>
          <w:szCs w:val="20"/>
          <w:lang w:val="en-US"/>
        </w:rPr>
        <w:t xml:space="preserve"> = </w:t>
      </w:r>
      <w:proofErr w:type="spellStart"/>
      <w:r w:rsidRPr="00D058A1">
        <w:rPr>
          <w:sz w:val="20"/>
          <w:szCs w:val="20"/>
          <w:lang w:val="en-US"/>
        </w:rPr>
        <w:t>y_avg</w:t>
      </w:r>
      <w:proofErr w:type="spellEnd"/>
      <w:r w:rsidRPr="00D058A1">
        <w:rPr>
          <w:sz w:val="20"/>
          <w:szCs w:val="20"/>
          <w:lang w:val="en-US"/>
        </w:rPr>
        <w:t xml:space="preserve"> * </w:t>
      </w:r>
      <w:proofErr w:type="spellStart"/>
      <w:r w:rsidRPr="00D058A1">
        <w:rPr>
          <w:sz w:val="20"/>
          <w:szCs w:val="20"/>
          <w:lang w:val="en-US"/>
        </w:rPr>
        <w:t>A_tot</w:t>
      </w:r>
      <w:proofErr w:type="spellEnd"/>
      <w:r w:rsidRPr="00D058A1">
        <w:rPr>
          <w:sz w:val="20"/>
          <w:szCs w:val="20"/>
          <w:lang w:val="en-US"/>
        </w:rPr>
        <w:t xml:space="preserve"> if </w:t>
      </w:r>
      <w:proofErr w:type="spellStart"/>
      <w:r w:rsidRPr="00D058A1">
        <w:rPr>
          <w:sz w:val="20"/>
          <w:szCs w:val="20"/>
          <w:lang w:val="en-US"/>
        </w:rPr>
        <w:t>output_key</w:t>
      </w:r>
      <w:proofErr w:type="spellEnd"/>
      <w:r w:rsidRPr="00D058A1">
        <w:rPr>
          <w:sz w:val="20"/>
          <w:szCs w:val="20"/>
          <w:lang w:val="en-US"/>
        </w:rPr>
        <w:t xml:space="preserve">=="flux_kg_m2_h" else </w:t>
      </w:r>
      <w:proofErr w:type="spellStart"/>
      <w:r w:rsidRPr="00D058A1">
        <w:rPr>
          <w:sz w:val="20"/>
          <w:szCs w:val="20"/>
          <w:lang w:val="en-US"/>
        </w:rPr>
        <w:t>y_avg</w:t>
      </w:r>
      <w:proofErr w:type="spellEnd"/>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("M",0.018015</w:t>
      </w:r>
      <w:proofErr w:type="gramStart"/>
      <w:r w:rsidRPr="00D058A1">
        <w:rPr>
          <w:sz w:val="20"/>
          <w:szCs w:val="20"/>
          <w:lang w:val="en-US"/>
        </w:rPr>
        <w:t>))*</w:t>
      </w:r>
      <w:proofErr w:type="gramEnd"/>
      <w:r w:rsidRPr="00D058A1">
        <w:rPr>
          <w:sz w:val="20"/>
          <w:szCs w:val="20"/>
          <w:lang w:val="en-US"/>
        </w:rPr>
        <w:t>3600.0*</w:t>
      </w:r>
      <w:proofErr w:type="spellStart"/>
      <w:r w:rsidRPr="00D058A1">
        <w:rPr>
          <w:sz w:val="20"/>
          <w:szCs w:val="20"/>
          <w:lang w:val="en-US"/>
        </w:rPr>
        <w:t>A_tot</w:t>
      </w:r>
      <w:proofErr w:type="spellEnd"/>
    </w:p>
    <w:p w14:paraId="59B2B6DB" w14:textId="77777777" w:rsidR="00D058A1" w:rsidRPr="00D058A1" w:rsidRDefault="00D058A1" w:rsidP="00D058A1">
      <w:pPr>
        <w:pStyle w:val="codigo"/>
        <w:spacing w:line="240" w:lineRule="auto"/>
        <w:rPr>
          <w:sz w:val="20"/>
          <w:szCs w:val="20"/>
          <w:lang w:val="en-US"/>
        </w:rPr>
      </w:pPr>
    </w:p>
    <w:p w14:paraId="381DCE0B" w14:textId="77777777" w:rsidR="00D058A1" w:rsidRPr="00D058A1" w:rsidRDefault="00D058A1" w:rsidP="00D058A1">
      <w:pPr>
        <w:pStyle w:val="codigo"/>
        <w:spacing w:line="240" w:lineRule="auto"/>
        <w:rPr>
          <w:sz w:val="20"/>
          <w:szCs w:val="20"/>
          <w:lang w:val="de-DE"/>
        </w:rPr>
      </w:pPr>
      <w:r w:rsidRPr="00D058A1">
        <w:rPr>
          <w:sz w:val="20"/>
          <w:szCs w:val="20"/>
          <w:lang w:val="en-US"/>
        </w:rPr>
        <w:t xml:space="preserve">        </w:t>
      </w:r>
      <w:r w:rsidRPr="00D058A1">
        <w:rPr>
          <w:sz w:val="20"/>
          <w:szCs w:val="20"/>
          <w:lang w:val="de-DE"/>
        </w:rPr>
        <w:t>rows.append({</w:t>
      </w:r>
    </w:p>
    <w:p w14:paraId="6A7657B5" w14:textId="77777777" w:rsidR="00D058A1" w:rsidRPr="00D058A1" w:rsidRDefault="00D058A1" w:rsidP="00D058A1">
      <w:pPr>
        <w:pStyle w:val="codigo"/>
        <w:spacing w:line="240" w:lineRule="auto"/>
        <w:rPr>
          <w:sz w:val="20"/>
          <w:szCs w:val="20"/>
          <w:lang w:val="de-DE"/>
        </w:rPr>
      </w:pPr>
      <w:r w:rsidRPr="00D058A1">
        <w:rPr>
          <w:sz w:val="20"/>
          <w:szCs w:val="20"/>
          <w:lang w:val="de-DE"/>
        </w:rPr>
        <w:t>            "T_C": float(T),</w:t>
      </w:r>
    </w:p>
    <w:p w14:paraId="590FA12E" w14:textId="77777777" w:rsidR="00D058A1" w:rsidRPr="00D058A1" w:rsidRDefault="00D058A1" w:rsidP="00D058A1">
      <w:pPr>
        <w:pStyle w:val="codigo"/>
        <w:spacing w:line="240" w:lineRule="auto"/>
        <w:rPr>
          <w:sz w:val="20"/>
          <w:szCs w:val="20"/>
          <w:lang w:val="en-US"/>
        </w:rPr>
      </w:pPr>
      <w:r w:rsidRPr="00D058A1">
        <w:rPr>
          <w:sz w:val="20"/>
          <w:szCs w:val="20"/>
          <w:lang w:val="de-DE"/>
        </w:rPr>
        <w:t xml:space="preserve">            </w:t>
      </w:r>
      <w:proofErr w:type="gramStart"/>
      <w:r w:rsidRPr="00D058A1">
        <w:rPr>
          <w:sz w:val="20"/>
          <w:szCs w:val="20"/>
          <w:lang w:val="en-US"/>
        </w:rPr>
        <w:t>f"{</w:t>
      </w:r>
      <w:proofErr w:type="spellStart"/>
      <w:proofErr w:type="gramEnd"/>
      <w:r w:rsidRPr="00D058A1">
        <w:rPr>
          <w:sz w:val="20"/>
          <w:szCs w:val="20"/>
          <w:lang w:val="en-US"/>
        </w:rPr>
        <w:t>output_</w:t>
      </w:r>
      <w:proofErr w:type="gramStart"/>
      <w:r w:rsidRPr="00D058A1">
        <w:rPr>
          <w:sz w:val="20"/>
          <w:szCs w:val="20"/>
          <w:lang w:val="en-US"/>
        </w:rPr>
        <w:t>key</w:t>
      </w:r>
      <w:proofErr w:type="spellEnd"/>
      <w:r w:rsidRPr="00D058A1">
        <w:rPr>
          <w:sz w:val="20"/>
          <w:szCs w:val="20"/>
          <w:lang w:val="en-US"/>
        </w:rPr>
        <w:t>}_</w:t>
      </w:r>
      <w:proofErr w:type="gramEnd"/>
      <w:r w:rsidRPr="00D058A1">
        <w:rPr>
          <w:sz w:val="20"/>
          <w:szCs w:val="20"/>
          <w:lang w:val="en-US"/>
        </w:rPr>
        <w:t>in"</w:t>
      </w:r>
      <w:proofErr w:type="gramStart"/>
      <w:r w:rsidRPr="00D058A1">
        <w:rPr>
          <w:sz w:val="20"/>
          <w:szCs w:val="20"/>
          <w:lang w:val="en-US"/>
        </w:rPr>
        <w:t>:  </w:t>
      </w:r>
      <w:proofErr w:type="spellStart"/>
      <w:r w:rsidRPr="00D058A1">
        <w:rPr>
          <w:sz w:val="20"/>
          <w:szCs w:val="20"/>
          <w:lang w:val="en-US"/>
        </w:rPr>
        <w:t>y</w:t>
      </w:r>
      <w:proofErr w:type="gramEnd"/>
      <w:r w:rsidRPr="00D058A1">
        <w:rPr>
          <w:sz w:val="20"/>
          <w:szCs w:val="20"/>
          <w:lang w:val="en-US"/>
        </w:rPr>
        <w:t>_in</w:t>
      </w:r>
      <w:proofErr w:type="spellEnd"/>
      <w:r w:rsidRPr="00D058A1">
        <w:rPr>
          <w:sz w:val="20"/>
          <w:szCs w:val="20"/>
          <w:lang w:val="en-US"/>
        </w:rPr>
        <w:t>,</w:t>
      </w:r>
    </w:p>
    <w:p w14:paraId="47A7472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gramStart"/>
      <w:r w:rsidRPr="00D058A1">
        <w:rPr>
          <w:sz w:val="20"/>
          <w:szCs w:val="20"/>
          <w:lang w:val="en-US"/>
        </w:rPr>
        <w:t>f"{</w:t>
      </w:r>
      <w:proofErr w:type="spellStart"/>
      <w:proofErr w:type="gramEnd"/>
      <w:r w:rsidRPr="00D058A1">
        <w:rPr>
          <w:sz w:val="20"/>
          <w:szCs w:val="20"/>
          <w:lang w:val="en-US"/>
        </w:rPr>
        <w:t>output_</w:t>
      </w:r>
      <w:proofErr w:type="gramStart"/>
      <w:r w:rsidRPr="00D058A1">
        <w:rPr>
          <w:sz w:val="20"/>
          <w:szCs w:val="20"/>
          <w:lang w:val="en-US"/>
        </w:rPr>
        <w:t>key</w:t>
      </w:r>
      <w:proofErr w:type="spellEnd"/>
      <w:r w:rsidRPr="00D058A1">
        <w:rPr>
          <w:sz w:val="20"/>
          <w:szCs w:val="20"/>
          <w:lang w:val="en-US"/>
        </w:rPr>
        <w:t>}_</w:t>
      </w:r>
      <w:proofErr w:type="gramEnd"/>
      <w:r w:rsidRPr="00D058A1">
        <w:rPr>
          <w:sz w:val="20"/>
          <w:szCs w:val="20"/>
          <w:lang w:val="en-US"/>
        </w:rPr>
        <w:t xml:space="preserve">avg": </w:t>
      </w:r>
      <w:proofErr w:type="spellStart"/>
      <w:r w:rsidRPr="00D058A1">
        <w:rPr>
          <w:sz w:val="20"/>
          <w:szCs w:val="20"/>
          <w:lang w:val="en-US"/>
        </w:rPr>
        <w:t>y_avg</w:t>
      </w:r>
      <w:proofErr w:type="spellEnd"/>
      <w:r w:rsidRPr="00D058A1">
        <w:rPr>
          <w:sz w:val="20"/>
          <w:szCs w:val="20"/>
          <w:lang w:val="en-US"/>
        </w:rPr>
        <w:t>,</w:t>
      </w:r>
    </w:p>
    <w:p w14:paraId="7761EDD9"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proofErr w:type="gramStart"/>
      <w:r w:rsidRPr="00D058A1">
        <w:rPr>
          <w:sz w:val="20"/>
          <w:szCs w:val="20"/>
          <w:lang w:val="en-US"/>
        </w:rPr>
        <w:t>stage</w:t>
      </w:r>
      <w:proofErr w:type="gramEnd"/>
      <w:r w:rsidRPr="00D058A1">
        <w:rPr>
          <w:sz w:val="20"/>
          <w:szCs w:val="20"/>
          <w:lang w:val="en-US"/>
        </w:rPr>
        <w:t>_cut_pct</w:t>
      </w:r>
      <w:proofErr w:type="spellEnd"/>
      <w:r w:rsidRPr="00D058A1">
        <w:rPr>
          <w:sz w:val="20"/>
          <w:szCs w:val="20"/>
          <w:lang w:val="en-US"/>
        </w:rPr>
        <w:t>":     stage,</w:t>
      </w:r>
    </w:p>
    <w:p w14:paraId="02EE84A3"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Prod_kg_h</w:t>
      </w:r>
      <w:proofErr w:type="spellEnd"/>
      <w:r w:rsidRPr="00D058A1">
        <w:rPr>
          <w:sz w:val="20"/>
          <w:szCs w:val="20"/>
          <w:lang w:val="en-US"/>
        </w:rPr>
        <w:t xml:space="preserve">":         </w:t>
      </w:r>
      <w:proofErr w:type="spellStart"/>
      <w:r w:rsidRPr="00D058A1">
        <w:rPr>
          <w:sz w:val="20"/>
          <w:szCs w:val="20"/>
          <w:lang w:val="en-US"/>
        </w:rPr>
        <w:t>Prod_kg_h</w:t>
      </w:r>
      <w:proofErr w:type="spellEnd"/>
      <w:r w:rsidRPr="00D058A1">
        <w:rPr>
          <w:sz w:val="20"/>
          <w:szCs w:val="20"/>
          <w:lang w:val="en-US"/>
        </w:rPr>
        <w:t>,</w:t>
      </w:r>
    </w:p>
    <w:p w14:paraId="13631CC9" w14:textId="77777777" w:rsidR="00D058A1" w:rsidRPr="00D058A1" w:rsidRDefault="00D058A1" w:rsidP="00D058A1">
      <w:pPr>
        <w:pStyle w:val="codigo"/>
        <w:spacing w:line="240" w:lineRule="auto"/>
        <w:rPr>
          <w:sz w:val="20"/>
          <w:szCs w:val="20"/>
          <w:lang w:val="en-US"/>
        </w:rPr>
      </w:pPr>
      <w:r w:rsidRPr="00D058A1">
        <w:rPr>
          <w:sz w:val="20"/>
          <w:szCs w:val="20"/>
          <w:lang w:val="en-US"/>
        </w:rPr>
        <w:t>            "Re":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"Re", np.nan)),</w:t>
      </w:r>
    </w:p>
    <w:p w14:paraId="5C540E0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"K_L":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"K_L", np.nan)),</w:t>
      </w:r>
    </w:p>
    <w:p w14:paraId="1FAA3C0B"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K_carcasa</w:t>
      </w:r>
      <w:proofErr w:type="spellEnd"/>
      <w:r w:rsidRPr="00D058A1">
        <w:rPr>
          <w:sz w:val="20"/>
          <w:szCs w:val="20"/>
          <w:lang w:val="en-US"/>
        </w:rPr>
        <w:t xml:space="preserve">":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K_carcasa</w:t>
      </w:r>
      <w:proofErr w:type="spellEnd"/>
      <w:r w:rsidRPr="00D058A1">
        <w:rPr>
          <w:sz w:val="20"/>
          <w:szCs w:val="20"/>
          <w:lang w:val="en-US"/>
        </w:rPr>
        <w:t xml:space="preserve">", </w:t>
      </w:r>
      <w:proofErr w:type="spellStart"/>
      <w:r w:rsidRPr="00D058A1">
        <w:rPr>
          <w:sz w:val="20"/>
          <w:szCs w:val="20"/>
          <w:lang w:val="en-US"/>
        </w:rPr>
        <w:t>np.nan</w:t>
      </w:r>
      <w:proofErr w:type="spellEnd"/>
      <w:r w:rsidRPr="00D058A1">
        <w:rPr>
          <w:sz w:val="20"/>
          <w:szCs w:val="20"/>
          <w:lang w:val="en-US"/>
        </w:rPr>
        <w:t>)),</w:t>
      </w:r>
    </w:p>
    <w:p w14:paraId="60CE3940" w14:textId="77777777" w:rsidR="00D058A1" w:rsidRPr="00D058A1" w:rsidRDefault="00D058A1" w:rsidP="00D058A1">
      <w:pPr>
        <w:pStyle w:val="codigo"/>
        <w:spacing w:line="240" w:lineRule="auto"/>
        <w:rPr>
          <w:sz w:val="20"/>
          <w:szCs w:val="20"/>
          <w:lang w:val="en-US"/>
        </w:rPr>
      </w:pPr>
      <w:r w:rsidRPr="00D058A1">
        <w:rPr>
          <w:sz w:val="20"/>
          <w:szCs w:val="20"/>
          <w:lang w:val="en-US"/>
        </w:rPr>
        <w:t>        })</w:t>
      </w:r>
    </w:p>
    <w:p w14:paraId="6277427C" w14:textId="77777777" w:rsidR="00D058A1" w:rsidRPr="00D058A1" w:rsidRDefault="00D058A1" w:rsidP="00D058A1">
      <w:pPr>
        <w:pStyle w:val="codigo"/>
        <w:spacing w:line="240" w:lineRule="auto"/>
        <w:rPr>
          <w:sz w:val="20"/>
          <w:szCs w:val="20"/>
          <w:lang w:val="en-US"/>
        </w:rPr>
      </w:pPr>
    </w:p>
    <w:p w14:paraId="143E810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fixed.clear</w:t>
      </w:r>
      <w:proofErr w:type="spellEnd"/>
      <w:proofErr w:type="gramEnd"/>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(backup)</w:t>
      </w:r>
    </w:p>
    <w:p w14:paraId="3CE8347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spellStart"/>
      <w:proofErr w:type="gramStart"/>
      <w:r w:rsidRPr="00D058A1">
        <w:rPr>
          <w:sz w:val="20"/>
          <w:szCs w:val="20"/>
          <w:lang w:val="en-US"/>
        </w:rPr>
        <w:t>pd.DataFrame</w:t>
      </w:r>
      <w:proofErr w:type="spellEnd"/>
      <w:proofErr w:type="gramEnd"/>
      <w:r w:rsidRPr="00D058A1">
        <w:rPr>
          <w:sz w:val="20"/>
          <w:szCs w:val="20"/>
          <w:lang w:val="en-US"/>
        </w:rPr>
        <w:t>(rows)</w:t>
      </w:r>
    </w:p>
    <w:p w14:paraId="3332AEE6" w14:textId="77777777" w:rsidR="00D058A1" w:rsidRPr="00D058A1" w:rsidRDefault="00D058A1" w:rsidP="00D058A1">
      <w:pPr>
        <w:pStyle w:val="codigo"/>
        <w:spacing w:line="240" w:lineRule="auto"/>
        <w:rPr>
          <w:sz w:val="20"/>
          <w:szCs w:val="20"/>
          <w:lang w:val="en-US"/>
        </w:rPr>
      </w:pPr>
    </w:p>
    <w:p w14:paraId="3A6C815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sensitivity_T_both_</w:t>
      </w:r>
      <w:proofErr w:type="gramStart"/>
      <w:r w:rsidRPr="00D058A1">
        <w:rPr>
          <w:sz w:val="20"/>
          <w:szCs w:val="20"/>
          <w:lang w:val="en-US"/>
        </w:rPr>
        <w:t>plots</w:t>
      </w:r>
      <w:proofErr w:type="spellEnd"/>
      <w:r w:rsidRPr="00D058A1">
        <w:rPr>
          <w:sz w:val="20"/>
          <w:szCs w:val="20"/>
          <w:lang w:val="en-US"/>
        </w:rPr>
        <w:t>(</w:t>
      </w:r>
      <w:proofErr w:type="spellStart"/>
      <w:proofErr w:type="gramEnd"/>
      <w:r w:rsidRPr="00D058A1">
        <w:rPr>
          <w:sz w:val="20"/>
          <w:szCs w:val="20"/>
          <w:lang w:val="en-US"/>
        </w:rPr>
        <w:t>T_values</w:t>
      </w:r>
      <w:proofErr w:type="spellEnd"/>
      <w:r w:rsidRPr="00D058A1">
        <w:rPr>
          <w:sz w:val="20"/>
          <w:szCs w:val="20"/>
          <w:lang w:val="en-US"/>
        </w:rPr>
        <w:t xml:space="preserve">, </w:t>
      </w:r>
      <w:proofErr w:type="spellStart"/>
      <w:r w:rsidRPr="00D058A1">
        <w:rPr>
          <w:sz w:val="20"/>
          <w:szCs w:val="20"/>
          <w:lang w:val="en-US"/>
        </w:rPr>
        <w:t>output_key</w:t>
      </w:r>
      <w:proofErr w:type="spellEnd"/>
      <w:r w:rsidRPr="00D058A1">
        <w:rPr>
          <w:sz w:val="20"/>
          <w:szCs w:val="20"/>
          <w:lang w:val="en-US"/>
        </w:rPr>
        <w:t>="flux_kg_m2_h"):</w:t>
      </w:r>
    </w:p>
    <w:p w14:paraId="6FAA29D6" w14:textId="77777777" w:rsidR="00D058A1" w:rsidRPr="00D058A1" w:rsidRDefault="00D058A1" w:rsidP="00D058A1">
      <w:pPr>
        <w:pStyle w:val="codigo"/>
        <w:spacing w:line="240" w:lineRule="auto"/>
        <w:rPr>
          <w:sz w:val="20"/>
          <w:szCs w:val="20"/>
          <w:lang w:val="en-US"/>
        </w:rPr>
      </w:pPr>
    </w:p>
    <w:p w14:paraId="6E13EB0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global </w:t>
      </w:r>
      <w:proofErr w:type="spellStart"/>
      <w:r w:rsidRPr="00D058A1">
        <w:rPr>
          <w:sz w:val="20"/>
          <w:szCs w:val="20"/>
          <w:lang w:val="en-US"/>
        </w:rPr>
        <w:t>inputs_fixed</w:t>
      </w:r>
      <w:proofErr w:type="spellEnd"/>
      <w:r w:rsidRPr="00D058A1">
        <w:rPr>
          <w:sz w:val="20"/>
          <w:szCs w:val="20"/>
          <w:lang w:val="en-US"/>
        </w:rPr>
        <w:t xml:space="preserve">, </w:t>
      </w:r>
      <w:proofErr w:type="spellStart"/>
      <w:r w:rsidRPr="00D058A1">
        <w:rPr>
          <w:sz w:val="20"/>
          <w:szCs w:val="20"/>
          <w:lang w:val="en-US"/>
        </w:rPr>
        <w:t>Run_model</w:t>
      </w:r>
      <w:proofErr w:type="spellEnd"/>
    </w:p>
    <w:p w14:paraId="0D2C6827" w14:textId="77777777" w:rsidR="00D058A1" w:rsidRPr="00D058A1" w:rsidRDefault="00D058A1" w:rsidP="00D058A1">
      <w:pPr>
        <w:pStyle w:val="codigo"/>
        <w:spacing w:line="240" w:lineRule="auto"/>
        <w:rPr>
          <w:sz w:val="20"/>
          <w:szCs w:val="20"/>
          <w:lang w:val="en-US"/>
        </w:rPr>
      </w:pPr>
    </w:p>
    <w:p w14:paraId="7BA4565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dfT</w:t>
      </w:r>
      <w:proofErr w:type="spellEnd"/>
      <w:r w:rsidRPr="00D058A1">
        <w:rPr>
          <w:sz w:val="20"/>
          <w:szCs w:val="20"/>
          <w:lang w:val="en-US"/>
        </w:rPr>
        <w:t xml:space="preserve"> = </w:t>
      </w:r>
      <w:proofErr w:type="spellStart"/>
      <w:r w:rsidRPr="00D058A1">
        <w:rPr>
          <w:sz w:val="20"/>
          <w:szCs w:val="20"/>
          <w:lang w:val="en-US"/>
        </w:rPr>
        <w:t>sensitivity_T_both_</w:t>
      </w:r>
      <w:proofErr w:type="gramStart"/>
      <w:r w:rsidRPr="00D058A1">
        <w:rPr>
          <w:sz w:val="20"/>
          <w:szCs w:val="20"/>
          <w:lang w:val="en-US"/>
        </w:rPr>
        <w:t>table</w:t>
      </w:r>
      <w:proofErr w:type="spellEnd"/>
      <w:r w:rsidRPr="00D058A1">
        <w:rPr>
          <w:sz w:val="20"/>
          <w:szCs w:val="20"/>
          <w:lang w:val="en-US"/>
        </w:rPr>
        <w:t>(</w:t>
      </w:r>
      <w:proofErr w:type="spellStart"/>
      <w:proofErr w:type="gramEnd"/>
      <w:r w:rsidRPr="00D058A1">
        <w:rPr>
          <w:sz w:val="20"/>
          <w:szCs w:val="20"/>
          <w:lang w:val="en-US"/>
        </w:rPr>
        <w:t>T_values</w:t>
      </w:r>
      <w:proofErr w:type="spellEnd"/>
      <w:r w:rsidRPr="00D058A1">
        <w:rPr>
          <w:sz w:val="20"/>
          <w:szCs w:val="20"/>
          <w:lang w:val="en-US"/>
        </w:rPr>
        <w:t xml:space="preserve">, </w:t>
      </w:r>
      <w:proofErr w:type="spellStart"/>
      <w:r w:rsidRPr="00D058A1">
        <w:rPr>
          <w:sz w:val="20"/>
          <w:szCs w:val="20"/>
          <w:lang w:val="en-US"/>
        </w:rPr>
        <w:t>output_key</w:t>
      </w:r>
      <w:proofErr w:type="spellEnd"/>
      <w:r w:rsidRPr="00D058A1">
        <w:rPr>
          <w:sz w:val="20"/>
          <w:szCs w:val="20"/>
          <w:lang w:val="en-US"/>
        </w:rPr>
        <w:t>=</w:t>
      </w:r>
      <w:proofErr w:type="spellStart"/>
      <w:r w:rsidRPr="00D058A1">
        <w:rPr>
          <w:sz w:val="20"/>
          <w:szCs w:val="20"/>
          <w:lang w:val="en-US"/>
        </w:rPr>
        <w:t>output_key</w:t>
      </w:r>
      <w:proofErr w:type="spellEnd"/>
      <w:r w:rsidRPr="00D058A1">
        <w:rPr>
          <w:sz w:val="20"/>
          <w:szCs w:val="20"/>
          <w:lang w:val="en-US"/>
        </w:rPr>
        <w:t>)</w:t>
      </w:r>
    </w:p>
    <w:p w14:paraId="6A912DF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gramStart"/>
      <w:r w:rsidRPr="00D058A1">
        <w:rPr>
          <w:sz w:val="20"/>
          <w:szCs w:val="20"/>
          <w:lang w:val="en-US"/>
        </w:rPr>
        <w:t>print(</w:t>
      </w:r>
      <w:proofErr w:type="spellStart"/>
      <w:proofErr w:type="gramEnd"/>
      <w:r w:rsidRPr="00D058A1">
        <w:rPr>
          <w:sz w:val="20"/>
          <w:szCs w:val="20"/>
          <w:lang w:val="en-US"/>
        </w:rPr>
        <w:t>dfT.to_</w:t>
      </w:r>
      <w:proofErr w:type="gramStart"/>
      <w:r w:rsidRPr="00D058A1">
        <w:rPr>
          <w:sz w:val="20"/>
          <w:szCs w:val="20"/>
          <w:lang w:val="en-US"/>
        </w:rPr>
        <w:t>string</w:t>
      </w:r>
      <w:proofErr w:type="spellEnd"/>
      <w:r w:rsidRPr="00D058A1">
        <w:rPr>
          <w:sz w:val="20"/>
          <w:szCs w:val="20"/>
          <w:lang w:val="en-US"/>
        </w:rPr>
        <w:t>(</w:t>
      </w:r>
      <w:proofErr w:type="gramEnd"/>
      <w:r w:rsidRPr="00D058A1">
        <w:rPr>
          <w:sz w:val="20"/>
          <w:szCs w:val="20"/>
          <w:lang w:val="en-US"/>
        </w:rPr>
        <w:t xml:space="preserve">index=False, </w:t>
      </w:r>
      <w:proofErr w:type="spellStart"/>
      <w:r w:rsidRPr="00D058A1">
        <w:rPr>
          <w:sz w:val="20"/>
          <w:szCs w:val="20"/>
          <w:lang w:val="en-US"/>
        </w:rPr>
        <w:t>float_format</w:t>
      </w:r>
      <w:proofErr w:type="spellEnd"/>
      <w:r w:rsidRPr="00D058A1">
        <w:rPr>
          <w:sz w:val="20"/>
          <w:szCs w:val="20"/>
          <w:lang w:val="en-US"/>
        </w:rPr>
        <w:t xml:space="preserve">=lambda v: </w:t>
      </w:r>
      <w:proofErr w:type="gramStart"/>
      <w:r w:rsidRPr="00D058A1">
        <w:rPr>
          <w:sz w:val="20"/>
          <w:szCs w:val="20"/>
          <w:lang w:val="en-US"/>
        </w:rPr>
        <w:t>f"{</w:t>
      </w:r>
      <w:proofErr w:type="gramEnd"/>
      <w:r w:rsidRPr="00D058A1">
        <w:rPr>
          <w:sz w:val="20"/>
          <w:szCs w:val="20"/>
          <w:lang w:val="en-US"/>
        </w:rPr>
        <w:t>v:.4</w:t>
      </w:r>
      <w:proofErr w:type="gramStart"/>
      <w:r w:rsidRPr="00D058A1">
        <w:rPr>
          <w:sz w:val="20"/>
          <w:szCs w:val="20"/>
          <w:lang w:val="en-US"/>
        </w:rPr>
        <w:t>g}"</w:t>
      </w:r>
      <w:proofErr w:type="gramEnd"/>
      <w:r w:rsidRPr="00D058A1">
        <w:rPr>
          <w:sz w:val="20"/>
          <w:szCs w:val="20"/>
          <w:lang w:val="en-US"/>
        </w:rPr>
        <w:t>))</w:t>
      </w:r>
    </w:p>
    <w:p w14:paraId="5E9CEEA3" w14:textId="77777777" w:rsidR="00D058A1" w:rsidRPr="00D058A1" w:rsidRDefault="00D058A1" w:rsidP="00D058A1">
      <w:pPr>
        <w:pStyle w:val="codigo"/>
        <w:spacing w:line="240" w:lineRule="auto"/>
        <w:rPr>
          <w:sz w:val="20"/>
          <w:szCs w:val="20"/>
          <w:lang w:val="en-US"/>
        </w:rPr>
      </w:pPr>
    </w:p>
    <w:p w14:paraId="457BCCDD"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6,4))</w:t>
      </w:r>
    </w:p>
    <w:p w14:paraId="396F1879"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w:t>
      </w:r>
      <w:proofErr w:type="spellStart"/>
      <w:r w:rsidRPr="00D058A1">
        <w:rPr>
          <w:sz w:val="20"/>
          <w:szCs w:val="20"/>
          <w:lang w:val="en-US"/>
        </w:rPr>
        <w:t>dfT</w:t>
      </w:r>
      <w:proofErr w:type="spellEnd"/>
      <w:r w:rsidRPr="00D058A1">
        <w:rPr>
          <w:sz w:val="20"/>
          <w:szCs w:val="20"/>
          <w:lang w:val="en-US"/>
        </w:rPr>
        <w:t xml:space="preserve">["T_C"], </w:t>
      </w:r>
      <w:proofErr w:type="spellStart"/>
      <w:r w:rsidRPr="00D058A1">
        <w:rPr>
          <w:sz w:val="20"/>
          <w:szCs w:val="20"/>
          <w:lang w:val="en-US"/>
        </w:rPr>
        <w:t>dfT</w:t>
      </w:r>
      <w:proofErr w:type="spellEnd"/>
      <w:r w:rsidRPr="00D058A1">
        <w:rPr>
          <w:sz w:val="20"/>
          <w:szCs w:val="20"/>
          <w:lang w:val="en-US"/>
        </w:rPr>
        <w:t>[</w:t>
      </w:r>
      <w:proofErr w:type="gramStart"/>
      <w:r w:rsidRPr="00D058A1">
        <w:rPr>
          <w:sz w:val="20"/>
          <w:szCs w:val="20"/>
          <w:lang w:val="en-US"/>
        </w:rPr>
        <w:t>f"{</w:t>
      </w:r>
      <w:proofErr w:type="spellStart"/>
      <w:proofErr w:type="gramEnd"/>
      <w:r w:rsidRPr="00D058A1">
        <w:rPr>
          <w:sz w:val="20"/>
          <w:szCs w:val="20"/>
          <w:lang w:val="en-US"/>
        </w:rPr>
        <w:t>output_</w:t>
      </w:r>
      <w:proofErr w:type="gramStart"/>
      <w:r w:rsidRPr="00D058A1">
        <w:rPr>
          <w:sz w:val="20"/>
          <w:szCs w:val="20"/>
          <w:lang w:val="en-US"/>
        </w:rPr>
        <w:t>key</w:t>
      </w:r>
      <w:proofErr w:type="spellEnd"/>
      <w:r w:rsidRPr="00D058A1">
        <w:rPr>
          <w:sz w:val="20"/>
          <w:szCs w:val="20"/>
          <w:lang w:val="en-US"/>
        </w:rPr>
        <w:t>}_</w:t>
      </w:r>
      <w:proofErr w:type="gramEnd"/>
      <w:r w:rsidRPr="00D058A1">
        <w:rPr>
          <w:sz w:val="20"/>
          <w:szCs w:val="20"/>
          <w:lang w:val="en-US"/>
        </w:rPr>
        <w:t>in"], "o-")</w:t>
      </w:r>
    </w:p>
    <w:p w14:paraId="760A99C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plt.xlabel</w:t>
      </w:r>
      <w:proofErr w:type="spellEnd"/>
      <w:proofErr w:type="gramEnd"/>
      <w:r w:rsidRPr="00D058A1">
        <w:rPr>
          <w:sz w:val="20"/>
          <w:szCs w:val="20"/>
          <w:lang w:val="en-US"/>
        </w:rPr>
        <w:t>("</w:t>
      </w:r>
      <w:proofErr w:type="spellStart"/>
      <w:r w:rsidRPr="00D058A1">
        <w:rPr>
          <w:sz w:val="20"/>
          <w:szCs w:val="20"/>
          <w:lang w:val="en-US"/>
        </w:rPr>
        <w:t>Temperatura</w:t>
      </w:r>
      <w:proofErr w:type="spellEnd"/>
      <w:r w:rsidRPr="00D058A1">
        <w:rPr>
          <w:sz w:val="20"/>
          <w:szCs w:val="20"/>
          <w:lang w:val="en-US"/>
        </w:rPr>
        <w:t xml:space="preserve"> [°C]"); </w:t>
      </w:r>
      <w:proofErr w:type="spellStart"/>
      <w:proofErr w:type="gramStart"/>
      <w:r w:rsidRPr="00D058A1">
        <w:rPr>
          <w:sz w:val="20"/>
          <w:szCs w:val="20"/>
          <w:lang w:val="en-US"/>
        </w:rPr>
        <w:t>plt.ylabel</w:t>
      </w:r>
      <w:proofErr w:type="spellEnd"/>
      <w:proofErr w:type="gramEnd"/>
      <w:r w:rsidRPr="00D058A1">
        <w:rPr>
          <w:sz w:val="20"/>
          <w:szCs w:val="20"/>
          <w:lang w:val="en-US"/>
        </w:rPr>
        <w:t>(</w:t>
      </w:r>
      <w:proofErr w:type="spellStart"/>
      <w:r w:rsidRPr="00D058A1">
        <w:rPr>
          <w:sz w:val="20"/>
          <w:szCs w:val="20"/>
          <w:lang w:val="en-US"/>
        </w:rPr>
        <w:t>r"$J</w:t>
      </w:r>
      <w:proofErr w:type="spellEnd"/>
      <w:r w:rsidRPr="00D058A1">
        <w:rPr>
          <w:sz w:val="20"/>
          <w:szCs w:val="20"/>
          <w:lang w:val="en-US"/>
        </w:rPr>
        <w:t>_{\</w:t>
      </w:r>
      <w:proofErr w:type="spellStart"/>
      <w:r w:rsidRPr="00D058A1">
        <w:rPr>
          <w:sz w:val="20"/>
          <w:szCs w:val="20"/>
          <w:lang w:val="en-US"/>
        </w:rPr>
        <w:t>mathrm</w:t>
      </w:r>
      <w:proofErr w:type="spellEnd"/>
      <w:r w:rsidRPr="00D058A1">
        <w:rPr>
          <w:sz w:val="20"/>
          <w:szCs w:val="20"/>
          <w:lang w:val="en-US"/>
        </w:rPr>
        <w:t>{in</w:t>
      </w:r>
      <w:proofErr w:type="gramStart"/>
      <w:r w:rsidRPr="00D058A1">
        <w:rPr>
          <w:sz w:val="20"/>
          <w:szCs w:val="20"/>
          <w:lang w:val="en-US"/>
        </w:rPr>
        <w:t>}}$</w:t>
      </w:r>
      <w:proofErr w:type="gramEnd"/>
      <w:r w:rsidRPr="00D058A1">
        <w:rPr>
          <w:sz w:val="20"/>
          <w:szCs w:val="20"/>
          <w:lang w:val="en-US"/>
        </w:rPr>
        <w:t xml:space="preserve"> [kg m$</w:t>
      </w:r>
      <w:proofErr w:type="gramStart"/>
      <w:r w:rsidRPr="00D058A1">
        <w:rPr>
          <w:sz w:val="20"/>
          <w:szCs w:val="20"/>
          <w:lang w:val="en-US"/>
        </w:rPr>
        <w:t>^{</w:t>
      </w:r>
      <w:proofErr w:type="gramEnd"/>
      <w:r w:rsidRPr="00D058A1">
        <w:rPr>
          <w:sz w:val="20"/>
          <w:szCs w:val="20"/>
          <w:lang w:val="en-US"/>
        </w:rPr>
        <w:t>-</w:t>
      </w:r>
      <w:proofErr w:type="gramStart"/>
      <w:r w:rsidRPr="00D058A1">
        <w:rPr>
          <w:sz w:val="20"/>
          <w:szCs w:val="20"/>
          <w:lang w:val="en-US"/>
        </w:rPr>
        <w:t>2}$</w:t>
      </w:r>
      <w:proofErr w:type="gramEnd"/>
      <w:r w:rsidRPr="00D058A1">
        <w:rPr>
          <w:sz w:val="20"/>
          <w:szCs w:val="20"/>
          <w:lang w:val="en-US"/>
        </w:rPr>
        <w:t xml:space="preserve"> h$</w:t>
      </w:r>
      <w:proofErr w:type="gramStart"/>
      <w:r w:rsidRPr="00D058A1">
        <w:rPr>
          <w:sz w:val="20"/>
          <w:szCs w:val="20"/>
          <w:lang w:val="en-US"/>
        </w:rPr>
        <w:t>^{</w:t>
      </w:r>
      <w:proofErr w:type="gramEnd"/>
      <w:r w:rsidRPr="00D058A1">
        <w:rPr>
          <w:sz w:val="20"/>
          <w:szCs w:val="20"/>
          <w:lang w:val="en-US"/>
        </w:rPr>
        <w:t>-</w:t>
      </w:r>
      <w:proofErr w:type="gramStart"/>
      <w:r w:rsidRPr="00D058A1">
        <w:rPr>
          <w:sz w:val="20"/>
          <w:szCs w:val="20"/>
          <w:lang w:val="en-US"/>
        </w:rPr>
        <w:t>1}$</w:t>
      </w:r>
      <w:proofErr w:type="gramEnd"/>
      <w:r w:rsidRPr="00D058A1">
        <w:rPr>
          <w:sz w:val="20"/>
          <w:szCs w:val="20"/>
          <w:lang w:val="en-US"/>
        </w:rPr>
        <w:t>]")</w:t>
      </w:r>
    </w:p>
    <w:p w14:paraId="0FBAF7A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 xml:space="preserve">(True, </w:t>
      </w:r>
      <w:proofErr w:type="spellStart"/>
      <w:r w:rsidRPr="00D058A1">
        <w:rPr>
          <w:sz w:val="20"/>
          <w:szCs w:val="20"/>
          <w:lang w:val="en-US"/>
        </w:rPr>
        <w:t>linestyle</w:t>
      </w:r>
      <w:proofErr w:type="spellEnd"/>
      <w:proofErr w:type="gramStart"/>
      <w:r w:rsidRPr="00D058A1">
        <w:rPr>
          <w:sz w:val="20"/>
          <w:szCs w:val="20"/>
          <w:lang w:val="en-US"/>
        </w:rPr>
        <w:t>="-</w:t>
      </w:r>
      <w:proofErr w:type="gramEnd"/>
      <w:r w:rsidRPr="00D058A1">
        <w:rPr>
          <w:sz w:val="20"/>
          <w:szCs w:val="20"/>
          <w:lang w:val="en-US"/>
        </w:rPr>
        <w:t xml:space="preserve">-", alpha=0.5);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12BBCC10" w14:textId="77777777" w:rsidR="00D058A1" w:rsidRPr="00D058A1" w:rsidRDefault="00D058A1" w:rsidP="00D058A1">
      <w:pPr>
        <w:pStyle w:val="codigo"/>
        <w:spacing w:line="240" w:lineRule="auto"/>
        <w:rPr>
          <w:sz w:val="20"/>
          <w:szCs w:val="20"/>
          <w:lang w:val="en-US"/>
        </w:rPr>
      </w:pPr>
    </w:p>
    <w:p w14:paraId="4990481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6,4))</w:t>
      </w:r>
    </w:p>
    <w:p w14:paraId="3F2AA91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w:t>
      </w:r>
      <w:proofErr w:type="spellStart"/>
      <w:r w:rsidRPr="00D058A1">
        <w:rPr>
          <w:sz w:val="20"/>
          <w:szCs w:val="20"/>
          <w:lang w:val="en-US"/>
        </w:rPr>
        <w:t>dfT</w:t>
      </w:r>
      <w:proofErr w:type="spellEnd"/>
      <w:r w:rsidRPr="00D058A1">
        <w:rPr>
          <w:sz w:val="20"/>
          <w:szCs w:val="20"/>
          <w:lang w:val="en-US"/>
        </w:rPr>
        <w:t xml:space="preserve">["T_C"], </w:t>
      </w:r>
      <w:proofErr w:type="spellStart"/>
      <w:r w:rsidRPr="00D058A1">
        <w:rPr>
          <w:sz w:val="20"/>
          <w:szCs w:val="20"/>
          <w:lang w:val="en-US"/>
        </w:rPr>
        <w:t>dfT</w:t>
      </w:r>
      <w:proofErr w:type="spellEnd"/>
      <w:r w:rsidRPr="00D058A1">
        <w:rPr>
          <w:sz w:val="20"/>
          <w:szCs w:val="20"/>
          <w:lang w:val="en-US"/>
        </w:rPr>
        <w:t>["</w:t>
      </w:r>
      <w:proofErr w:type="spellStart"/>
      <w:r w:rsidRPr="00D058A1">
        <w:rPr>
          <w:sz w:val="20"/>
          <w:szCs w:val="20"/>
          <w:lang w:val="en-US"/>
        </w:rPr>
        <w:t>stage_cut_pct</w:t>
      </w:r>
      <w:proofErr w:type="spellEnd"/>
      <w:r w:rsidRPr="00D058A1">
        <w:rPr>
          <w:sz w:val="20"/>
          <w:szCs w:val="20"/>
          <w:lang w:val="en-US"/>
        </w:rPr>
        <w:t>"], "o-")</w:t>
      </w:r>
    </w:p>
    <w:p w14:paraId="62A5D888"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plt.xlabel</w:t>
      </w:r>
      <w:proofErr w:type="spellEnd"/>
      <w:proofErr w:type="gramEnd"/>
      <w:r w:rsidRPr="00D058A1">
        <w:rPr>
          <w:sz w:val="20"/>
          <w:szCs w:val="20"/>
        </w:rPr>
        <w:t xml:space="preserve">("Temperatura [°C]"); </w:t>
      </w:r>
      <w:proofErr w:type="spellStart"/>
      <w:proofErr w:type="gramStart"/>
      <w:r w:rsidRPr="00D058A1">
        <w:rPr>
          <w:sz w:val="20"/>
          <w:szCs w:val="20"/>
        </w:rPr>
        <w:t>plt.ylabel</w:t>
      </w:r>
      <w:proofErr w:type="spellEnd"/>
      <w:proofErr w:type="gramEnd"/>
      <w:r w:rsidRPr="00D058A1">
        <w:rPr>
          <w:sz w:val="20"/>
          <w:szCs w:val="20"/>
        </w:rPr>
        <w:t>("</w:t>
      </w:r>
      <w:proofErr w:type="spellStart"/>
      <w:r w:rsidRPr="00D058A1">
        <w:rPr>
          <w:sz w:val="20"/>
          <w:szCs w:val="20"/>
        </w:rPr>
        <w:t>Stage-cut</w:t>
      </w:r>
      <w:proofErr w:type="spellEnd"/>
      <w:r w:rsidRPr="00D058A1">
        <w:rPr>
          <w:sz w:val="20"/>
          <w:szCs w:val="20"/>
        </w:rPr>
        <w:t xml:space="preserve"> en la fibra [%]")</w:t>
      </w:r>
    </w:p>
    <w:p w14:paraId="0F70B8F1"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 xml:space="preserve">(True, </w:t>
      </w:r>
      <w:proofErr w:type="spellStart"/>
      <w:r w:rsidRPr="00D058A1">
        <w:rPr>
          <w:sz w:val="20"/>
          <w:szCs w:val="20"/>
          <w:lang w:val="en-US"/>
        </w:rPr>
        <w:t>linestyle</w:t>
      </w:r>
      <w:proofErr w:type="spellEnd"/>
      <w:proofErr w:type="gramStart"/>
      <w:r w:rsidRPr="00D058A1">
        <w:rPr>
          <w:sz w:val="20"/>
          <w:szCs w:val="20"/>
          <w:lang w:val="en-US"/>
        </w:rPr>
        <w:t>="-</w:t>
      </w:r>
      <w:proofErr w:type="gramEnd"/>
      <w:r w:rsidRPr="00D058A1">
        <w:rPr>
          <w:sz w:val="20"/>
          <w:szCs w:val="20"/>
          <w:lang w:val="en-US"/>
        </w:rPr>
        <w:t xml:space="preserve">-", alpha=0.5);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7273BFBA" w14:textId="77777777" w:rsidR="00D058A1" w:rsidRPr="00D058A1" w:rsidRDefault="00D058A1" w:rsidP="00D058A1">
      <w:pPr>
        <w:pStyle w:val="codigo"/>
        <w:spacing w:line="240" w:lineRule="auto"/>
        <w:rPr>
          <w:sz w:val="20"/>
          <w:szCs w:val="20"/>
          <w:lang w:val="en-US"/>
        </w:rPr>
      </w:pPr>
    </w:p>
    <w:p w14:paraId="5D8F3C0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backup = </w:t>
      </w:r>
      <w:proofErr w:type="spellStart"/>
      <w:r w:rsidRPr="00D058A1">
        <w:rPr>
          <w:sz w:val="20"/>
          <w:szCs w:val="20"/>
          <w:lang w:val="en-US"/>
        </w:rPr>
        <w:t>inputs_</w:t>
      </w:r>
      <w:proofErr w:type="gramStart"/>
      <w:r w:rsidRPr="00D058A1">
        <w:rPr>
          <w:sz w:val="20"/>
          <w:szCs w:val="20"/>
          <w:lang w:val="en-US"/>
        </w:rPr>
        <w:t>fixed.copy</w:t>
      </w:r>
      <w:proofErr w:type="spellEnd"/>
      <w:proofErr w:type="gramEnd"/>
      <w:r w:rsidRPr="00D058A1">
        <w:rPr>
          <w:sz w:val="20"/>
          <w:szCs w:val="20"/>
          <w:lang w:val="en-US"/>
        </w:rPr>
        <w:t>()</w:t>
      </w:r>
    </w:p>
    <w:p w14:paraId="5AFEC35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7,4.2))</w:t>
      </w:r>
    </w:p>
    <w:p w14:paraId="7A97CE0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T in </w:t>
      </w:r>
      <w:proofErr w:type="spellStart"/>
      <w:r w:rsidRPr="00D058A1">
        <w:rPr>
          <w:sz w:val="20"/>
          <w:szCs w:val="20"/>
          <w:lang w:val="en-US"/>
        </w:rPr>
        <w:t>T_values</w:t>
      </w:r>
      <w:proofErr w:type="spellEnd"/>
      <w:r w:rsidRPr="00D058A1">
        <w:rPr>
          <w:sz w:val="20"/>
          <w:szCs w:val="20"/>
          <w:lang w:val="en-US"/>
        </w:rPr>
        <w:t>:</w:t>
      </w:r>
    </w:p>
    <w:p w14:paraId="2CC8711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spellStart"/>
      <w:proofErr w:type="gramEnd"/>
      <w:r w:rsidRPr="00D058A1">
        <w:rPr>
          <w:sz w:val="20"/>
          <w:szCs w:val="20"/>
          <w:lang w:val="en-US"/>
        </w:rPr>
        <w:t>T_fibra</w:t>
      </w:r>
      <w:proofErr w:type="spellEnd"/>
      <w:proofErr w:type="gramStart"/>
      <w:r w:rsidRPr="00D058A1">
        <w:rPr>
          <w:sz w:val="20"/>
          <w:szCs w:val="20"/>
          <w:lang w:val="en-US"/>
        </w:rPr>
        <w:t xml:space="preserve">"]   </w:t>
      </w:r>
      <w:proofErr w:type="gramEnd"/>
      <w:r w:rsidRPr="00D058A1">
        <w:rPr>
          <w:sz w:val="20"/>
          <w:szCs w:val="20"/>
          <w:lang w:val="en-US"/>
        </w:rPr>
        <w:t>= float(T)</w:t>
      </w:r>
    </w:p>
    <w:p w14:paraId="20A8156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T_carcasa</w:t>
      </w:r>
      <w:proofErr w:type="spellEnd"/>
      <w:r w:rsidRPr="00D058A1">
        <w:rPr>
          <w:sz w:val="20"/>
          <w:szCs w:val="20"/>
          <w:lang w:val="en-US"/>
        </w:rPr>
        <w:t>"] = float(T)</w:t>
      </w:r>
    </w:p>
    <w:p w14:paraId="6B4A5FF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res = </w:t>
      </w:r>
      <w:proofErr w:type="spellStart"/>
      <w:r w:rsidRPr="00D058A1">
        <w:rPr>
          <w:sz w:val="20"/>
          <w:szCs w:val="20"/>
          <w:lang w:val="en-US"/>
        </w:rPr>
        <w:t>Run_</w:t>
      </w:r>
      <w:proofErr w:type="gramStart"/>
      <w:r w:rsidRPr="00D058A1">
        <w:rPr>
          <w:sz w:val="20"/>
          <w:szCs w:val="20"/>
          <w:lang w:val="en-US"/>
        </w:rPr>
        <w:t>model</w:t>
      </w:r>
      <w:proofErr w:type="spellEnd"/>
      <w:r w:rsidRPr="00D058A1">
        <w:rPr>
          <w:sz w:val="20"/>
          <w:szCs w:val="20"/>
          <w:lang w:val="en-US"/>
        </w:rPr>
        <w:t>(</w:t>
      </w:r>
      <w:proofErr w:type="gramEnd"/>
      <w:r w:rsidRPr="00D058A1">
        <w:rPr>
          <w:sz w:val="20"/>
          <w:szCs w:val="20"/>
          <w:lang w:val="en-US"/>
        </w:rPr>
        <w:t>)</w:t>
      </w:r>
    </w:p>
    <w:p w14:paraId="1F508C7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z = </w:t>
      </w:r>
      <w:proofErr w:type="spellStart"/>
      <w:proofErr w:type="gramStart"/>
      <w:r w:rsidRPr="00D058A1">
        <w:rPr>
          <w:sz w:val="20"/>
          <w:szCs w:val="20"/>
          <w:lang w:val="en-US"/>
        </w:rPr>
        <w:t>np.asarray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["z"], float); L = float(</w:t>
      </w:r>
      <w:proofErr w:type="spellStart"/>
      <w:r w:rsidRPr="00D058A1">
        <w:rPr>
          <w:sz w:val="20"/>
          <w:szCs w:val="20"/>
          <w:lang w:val="en-US"/>
        </w:rPr>
        <w:t>inputs_fixed</w:t>
      </w:r>
      <w:proofErr w:type="spellEnd"/>
      <w:r w:rsidRPr="00D058A1">
        <w:rPr>
          <w:sz w:val="20"/>
          <w:szCs w:val="20"/>
          <w:lang w:val="en-US"/>
        </w:rPr>
        <w:t>["L"])</w:t>
      </w:r>
    </w:p>
    <w:p w14:paraId="702A070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J = </w:t>
      </w:r>
      <w:proofErr w:type="spellStart"/>
      <w:proofErr w:type="gramStart"/>
      <w:r w:rsidRPr="00D058A1">
        <w:rPr>
          <w:sz w:val="20"/>
          <w:szCs w:val="20"/>
          <w:lang w:val="en-US"/>
        </w:rPr>
        <w:t>np.asarray</w:t>
      </w:r>
      <w:proofErr w:type="spellEnd"/>
      <w:proofErr w:type="gramEnd"/>
      <w:r w:rsidRPr="00D058A1">
        <w:rPr>
          <w:sz w:val="20"/>
          <w:szCs w:val="20"/>
          <w:lang w:val="en-US"/>
        </w:rPr>
        <w:t>(res[</w:t>
      </w:r>
      <w:proofErr w:type="spellStart"/>
      <w:r w:rsidRPr="00D058A1">
        <w:rPr>
          <w:sz w:val="20"/>
          <w:szCs w:val="20"/>
          <w:lang w:val="en-US"/>
        </w:rPr>
        <w:t>output_key</w:t>
      </w:r>
      <w:proofErr w:type="spellEnd"/>
      <w:r w:rsidRPr="00D058A1">
        <w:rPr>
          <w:sz w:val="20"/>
          <w:szCs w:val="20"/>
          <w:lang w:val="en-US"/>
        </w:rPr>
        <w:t>], float)</w:t>
      </w:r>
    </w:p>
    <w:p w14:paraId="175B6D4F" w14:textId="77777777" w:rsidR="00D058A1" w:rsidRPr="00D058A1" w:rsidRDefault="00D058A1" w:rsidP="00D058A1">
      <w:pPr>
        <w:pStyle w:val="codigo"/>
        <w:spacing w:line="240" w:lineRule="auto"/>
        <w:rPr>
          <w:sz w:val="20"/>
          <w:szCs w:val="20"/>
          <w:lang w:val="de-DE"/>
        </w:rPr>
      </w:pPr>
      <w:r w:rsidRPr="00D058A1">
        <w:rPr>
          <w:sz w:val="20"/>
          <w:szCs w:val="20"/>
          <w:lang w:val="en-US"/>
        </w:rPr>
        <w:t xml:space="preserve">        </w:t>
      </w:r>
      <w:r w:rsidRPr="00D058A1">
        <w:rPr>
          <w:sz w:val="20"/>
          <w:szCs w:val="20"/>
          <w:lang w:val="de-DE"/>
        </w:rPr>
        <w:t>z_t = z / L; J_t = J / max(J[0], 1e-16)</w:t>
      </w:r>
    </w:p>
    <w:p w14:paraId="297D2F2A" w14:textId="77777777" w:rsidR="00D058A1" w:rsidRPr="00D058A1" w:rsidRDefault="00D058A1" w:rsidP="00D058A1">
      <w:pPr>
        <w:pStyle w:val="codigo"/>
        <w:spacing w:line="240" w:lineRule="auto"/>
        <w:rPr>
          <w:sz w:val="20"/>
          <w:szCs w:val="20"/>
          <w:lang w:val="de-DE"/>
        </w:rPr>
      </w:pPr>
      <w:r w:rsidRPr="00D058A1">
        <w:rPr>
          <w:sz w:val="20"/>
          <w:szCs w:val="20"/>
          <w:lang w:val="de-DE"/>
        </w:rPr>
        <w:t>        plt.plot(z_t, J_t, label=f"T={T:g} °C")</w:t>
      </w:r>
    </w:p>
    <w:p w14:paraId="42873254" w14:textId="77777777" w:rsidR="00D058A1" w:rsidRPr="00D058A1" w:rsidRDefault="00D058A1" w:rsidP="00D058A1">
      <w:pPr>
        <w:pStyle w:val="codigo"/>
        <w:spacing w:line="240" w:lineRule="auto"/>
        <w:rPr>
          <w:sz w:val="20"/>
          <w:szCs w:val="20"/>
          <w:lang w:val="de-DE"/>
        </w:rPr>
      </w:pPr>
      <w:r w:rsidRPr="00D058A1">
        <w:rPr>
          <w:sz w:val="20"/>
          <w:szCs w:val="20"/>
          <w:lang w:val="de-DE"/>
        </w:rPr>
        <w:t>    plt.xlabel(r"$\tilde z = z/L$"); plt.ylabel(r"$\tilde J(z) = J/J_{\mathrm{in}}$")</w:t>
      </w:r>
    </w:p>
    <w:p w14:paraId="57A292B6" w14:textId="77777777" w:rsidR="00D058A1" w:rsidRPr="00D058A1" w:rsidRDefault="00D058A1" w:rsidP="00D058A1">
      <w:pPr>
        <w:pStyle w:val="codigo"/>
        <w:spacing w:line="240" w:lineRule="auto"/>
        <w:rPr>
          <w:sz w:val="20"/>
          <w:szCs w:val="20"/>
        </w:rPr>
      </w:pPr>
      <w:r w:rsidRPr="00D058A1">
        <w:rPr>
          <w:sz w:val="20"/>
          <w:szCs w:val="20"/>
          <w:lang w:val="de-DE"/>
        </w:rPr>
        <w:t xml:space="preserve">    </w:t>
      </w:r>
      <w:proofErr w:type="spellStart"/>
      <w:proofErr w:type="gramStart"/>
      <w:r w:rsidRPr="00D058A1">
        <w:rPr>
          <w:sz w:val="20"/>
          <w:szCs w:val="20"/>
        </w:rPr>
        <w:t>plt.title</w:t>
      </w:r>
      <w:proofErr w:type="spellEnd"/>
      <w:proofErr w:type="gramEnd"/>
      <w:r w:rsidRPr="00D058A1">
        <w:rPr>
          <w:sz w:val="20"/>
          <w:szCs w:val="20"/>
        </w:rPr>
        <w:t>("Curvatura de J(z) al variar la temperatura")</w:t>
      </w:r>
    </w:p>
    <w:p w14:paraId="12E333ED"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 xml:space="preserve">(True, </w:t>
      </w:r>
      <w:proofErr w:type="spellStart"/>
      <w:r w:rsidRPr="00D058A1">
        <w:rPr>
          <w:sz w:val="20"/>
          <w:szCs w:val="20"/>
          <w:lang w:val="en-US"/>
        </w:rPr>
        <w:t>linestyle</w:t>
      </w:r>
      <w:proofErr w:type="spellEnd"/>
      <w:proofErr w:type="gramStart"/>
      <w:r w:rsidRPr="00D058A1">
        <w:rPr>
          <w:sz w:val="20"/>
          <w:szCs w:val="20"/>
          <w:lang w:val="en-US"/>
        </w:rPr>
        <w:t>="-</w:t>
      </w:r>
      <w:proofErr w:type="gramEnd"/>
      <w:r w:rsidRPr="00D058A1">
        <w:rPr>
          <w:sz w:val="20"/>
          <w:szCs w:val="20"/>
          <w:lang w:val="en-US"/>
        </w:rPr>
        <w:t xml:space="preserve">-", alpha=0.5); </w:t>
      </w:r>
      <w:proofErr w:type="spellStart"/>
      <w:proofErr w:type="gramStart"/>
      <w:r w:rsidRPr="00D058A1">
        <w:rPr>
          <w:sz w:val="20"/>
          <w:szCs w:val="20"/>
          <w:lang w:val="en-US"/>
        </w:rPr>
        <w:t>plt.legend</w:t>
      </w:r>
      <w:proofErr w:type="spellEnd"/>
      <w:proofErr w:type="gramEnd"/>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314BBC7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fixed.clear</w:t>
      </w:r>
      <w:proofErr w:type="spellEnd"/>
      <w:proofErr w:type="gramEnd"/>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(backup)</w:t>
      </w:r>
    </w:p>
    <w:p w14:paraId="418A62B2" w14:textId="77777777" w:rsidR="00D058A1" w:rsidRPr="00D058A1" w:rsidRDefault="00D058A1" w:rsidP="00D058A1">
      <w:pPr>
        <w:pStyle w:val="codigo"/>
        <w:spacing w:line="240" w:lineRule="auto"/>
        <w:rPr>
          <w:sz w:val="20"/>
          <w:szCs w:val="20"/>
          <w:lang w:val="en-US"/>
        </w:rPr>
      </w:pPr>
    </w:p>
    <w:p w14:paraId="74F9205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return </w:t>
      </w:r>
      <w:proofErr w:type="spellStart"/>
      <w:r w:rsidRPr="00D058A1">
        <w:rPr>
          <w:sz w:val="20"/>
          <w:szCs w:val="20"/>
          <w:lang w:val="en-US"/>
        </w:rPr>
        <w:t>dfT</w:t>
      </w:r>
      <w:proofErr w:type="spellEnd"/>
    </w:p>
    <w:p w14:paraId="145B06CC" w14:textId="77777777" w:rsidR="00D058A1" w:rsidRPr="00D058A1" w:rsidRDefault="00D058A1" w:rsidP="00D058A1">
      <w:pPr>
        <w:pStyle w:val="codigo"/>
        <w:spacing w:line="240" w:lineRule="auto"/>
        <w:rPr>
          <w:sz w:val="20"/>
          <w:szCs w:val="20"/>
          <w:lang w:val="en-US"/>
        </w:rPr>
      </w:pPr>
    </w:p>
    <w:p w14:paraId="03207B62" w14:textId="77777777" w:rsidR="00D058A1" w:rsidRPr="004C50E2" w:rsidRDefault="00D058A1" w:rsidP="00D058A1">
      <w:pPr>
        <w:pStyle w:val="codigo"/>
        <w:spacing w:line="240" w:lineRule="auto"/>
        <w:rPr>
          <w:sz w:val="20"/>
          <w:szCs w:val="20"/>
        </w:rPr>
      </w:pPr>
      <w:r w:rsidRPr="004C50E2">
        <w:rPr>
          <w:sz w:val="20"/>
          <w:szCs w:val="20"/>
        </w:rPr>
        <w:t>def plot_T_</w:t>
      </w:r>
      <w:proofErr w:type="gramStart"/>
      <w:r w:rsidRPr="004C50E2">
        <w:rPr>
          <w:sz w:val="20"/>
          <w:szCs w:val="20"/>
        </w:rPr>
        <w:t>perfiles(</w:t>
      </w:r>
      <w:proofErr w:type="gramEnd"/>
      <w:r w:rsidRPr="004C50E2">
        <w:rPr>
          <w:sz w:val="20"/>
          <w:szCs w:val="20"/>
        </w:rPr>
        <w:t>res, unidades="K"):</w:t>
      </w:r>
    </w:p>
    <w:p w14:paraId="102A05B8" w14:textId="77777777" w:rsidR="00D058A1" w:rsidRPr="00D058A1" w:rsidRDefault="00D058A1" w:rsidP="00D058A1">
      <w:pPr>
        <w:pStyle w:val="codigo"/>
        <w:spacing w:line="240" w:lineRule="auto"/>
        <w:rPr>
          <w:sz w:val="20"/>
          <w:szCs w:val="20"/>
          <w:lang w:val="en-US"/>
        </w:rPr>
      </w:pPr>
      <w:r w:rsidRPr="004C50E2">
        <w:rPr>
          <w:sz w:val="20"/>
          <w:szCs w:val="20"/>
        </w:rPr>
        <w:t xml:space="preserve">    </w:t>
      </w:r>
      <w:proofErr w:type="gramStart"/>
      <w:r w:rsidRPr="00D058A1">
        <w:rPr>
          <w:sz w:val="20"/>
          <w:szCs w:val="20"/>
          <w:lang w:val="en-US"/>
        </w:rPr>
        <w:t>z  =</w:t>
      </w:r>
      <w:proofErr w:type="gramEnd"/>
      <w:r w:rsidRPr="00D058A1">
        <w:rPr>
          <w:sz w:val="20"/>
          <w:szCs w:val="20"/>
          <w:lang w:val="en-US"/>
        </w:rPr>
        <w:t xml:space="preserve"> </w:t>
      </w:r>
      <w:proofErr w:type="spellStart"/>
      <w:r w:rsidRPr="00D058A1">
        <w:rPr>
          <w:sz w:val="20"/>
          <w:szCs w:val="20"/>
          <w:lang w:val="en-US"/>
        </w:rPr>
        <w:t>inputs_fixed</w:t>
      </w:r>
      <w:proofErr w:type="spellEnd"/>
      <w:r w:rsidRPr="00D058A1">
        <w:rPr>
          <w:sz w:val="20"/>
          <w:szCs w:val="20"/>
          <w:lang w:val="en-US"/>
        </w:rPr>
        <w:t>["z"]</w:t>
      </w:r>
    </w:p>
    <w:p w14:paraId="372A104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Tf</w:t>
      </w:r>
      <w:proofErr w:type="spellEnd"/>
      <w:r w:rsidRPr="00D058A1">
        <w:rPr>
          <w:sz w:val="20"/>
          <w:szCs w:val="20"/>
          <w:lang w:val="en-US"/>
        </w:rPr>
        <w:t xml:space="preserve"> = res["</w:t>
      </w:r>
      <w:proofErr w:type="spellStart"/>
      <w:r w:rsidRPr="00D058A1">
        <w:rPr>
          <w:sz w:val="20"/>
          <w:szCs w:val="20"/>
          <w:lang w:val="en-US"/>
        </w:rPr>
        <w:t>T_fibra_vals</w:t>
      </w:r>
      <w:proofErr w:type="spellEnd"/>
      <w:r w:rsidRPr="00D058A1">
        <w:rPr>
          <w:sz w:val="20"/>
          <w:szCs w:val="20"/>
          <w:lang w:val="en-US"/>
        </w:rPr>
        <w:t>"]; Ts = res["</w:t>
      </w:r>
      <w:proofErr w:type="spellStart"/>
      <w:r w:rsidRPr="00D058A1">
        <w:rPr>
          <w:sz w:val="20"/>
          <w:szCs w:val="20"/>
          <w:lang w:val="en-US"/>
        </w:rPr>
        <w:t>T_carcasa_vals</w:t>
      </w:r>
      <w:proofErr w:type="spellEnd"/>
      <w:r w:rsidRPr="00D058A1">
        <w:rPr>
          <w:sz w:val="20"/>
          <w:szCs w:val="20"/>
          <w:lang w:val="en-US"/>
        </w:rPr>
        <w:t>"]</w:t>
      </w:r>
    </w:p>
    <w:p w14:paraId="63BF599E" w14:textId="77777777" w:rsidR="00D058A1" w:rsidRPr="00D058A1" w:rsidRDefault="00D058A1" w:rsidP="00D058A1">
      <w:pPr>
        <w:pStyle w:val="codigo"/>
        <w:spacing w:line="240" w:lineRule="auto"/>
        <w:rPr>
          <w:sz w:val="20"/>
          <w:szCs w:val="20"/>
          <w:lang w:val="en-US"/>
        </w:rPr>
      </w:pPr>
    </w:p>
    <w:p w14:paraId="3EDDFCD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7,4))</w:t>
      </w:r>
    </w:p>
    <w:p w14:paraId="65394993"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
    <w:p w14:paraId="61C8703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 xml:space="preserve">(z, </w:t>
      </w:r>
      <w:proofErr w:type="spellStart"/>
      <w:r w:rsidRPr="00D058A1">
        <w:rPr>
          <w:sz w:val="20"/>
          <w:szCs w:val="20"/>
          <w:lang w:val="en-US"/>
        </w:rPr>
        <w:t>Tf</w:t>
      </w:r>
      <w:proofErr w:type="spellEnd"/>
      <w:r w:rsidRPr="00D058A1">
        <w:rPr>
          <w:sz w:val="20"/>
          <w:szCs w:val="20"/>
          <w:lang w:val="en-US"/>
        </w:rPr>
        <w:t xml:space="preserve">, label="Fibra (vino)", marker = "&gt;", color = "purple", </w:t>
      </w:r>
      <w:proofErr w:type="spellStart"/>
      <w:r w:rsidRPr="00D058A1">
        <w:rPr>
          <w:sz w:val="20"/>
          <w:szCs w:val="20"/>
          <w:lang w:val="en-US"/>
        </w:rPr>
        <w:t>markevery</w:t>
      </w:r>
      <w:proofErr w:type="spellEnd"/>
      <w:r w:rsidRPr="00D058A1">
        <w:rPr>
          <w:sz w:val="20"/>
          <w:szCs w:val="20"/>
          <w:lang w:val="en-US"/>
        </w:rPr>
        <w:t xml:space="preserve"> = 10)</w:t>
      </w:r>
    </w:p>
    <w:p w14:paraId="618578F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(z, Ts, label="</w:t>
      </w:r>
      <w:proofErr w:type="spellStart"/>
      <w:r w:rsidRPr="00D058A1">
        <w:rPr>
          <w:sz w:val="20"/>
          <w:szCs w:val="20"/>
          <w:lang w:val="en-US"/>
        </w:rPr>
        <w:t>Carcasa</w:t>
      </w:r>
      <w:proofErr w:type="spellEnd"/>
      <w:r w:rsidRPr="00D058A1">
        <w:rPr>
          <w:sz w:val="20"/>
          <w:szCs w:val="20"/>
          <w:lang w:val="en-US"/>
        </w:rPr>
        <w:t xml:space="preserve"> (</w:t>
      </w:r>
      <w:proofErr w:type="spellStart"/>
      <w:r w:rsidRPr="00D058A1">
        <w:rPr>
          <w:sz w:val="20"/>
          <w:szCs w:val="20"/>
          <w:lang w:val="en-US"/>
        </w:rPr>
        <w:t>CaCl</w:t>
      </w:r>
      <w:proofErr w:type="spellEnd"/>
      <w:r w:rsidRPr="00D058A1">
        <w:rPr>
          <w:sz w:val="20"/>
          <w:szCs w:val="20"/>
          <w:lang w:val="en-US"/>
        </w:rPr>
        <w:t xml:space="preserve">₂)", marker = "&lt;", color = "violet", </w:t>
      </w:r>
      <w:proofErr w:type="spellStart"/>
      <w:r w:rsidRPr="00D058A1">
        <w:rPr>
          <w:sz w:val="20"/>
          <w:szCs w:val="20"/>
          <w:lang w:val="en-US"/>
        </w:rPr>
        <w:t>markevery</w:t>
      </w:r>
      <w:proofErr w:type="spellEnd"/>
      <w:r w:rsidRPr="00D058A1">
        <w:rPr>
          <w:sz w:val="20"/>
          <w:szCs w:val="20"/>
          <w:lang w:val="en-US"/>
        </w:rPr>
        <w:t xml:space="preserve"> = 10)</w:t>
      </w:r>
    </w:p>
    <w:p w14:paraId="587F9D0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plt.xlabel</w:t>
      </w:r>
      <w:proofErr w:type="spellEnd"/>
      <w:proofErr w:type="gramEnd"/>
      <w:r w:rsidRPr="00D058A1">
        <w:rPr>
          <w:sz w:val="20"/>
          <w:szCs w:val="20"/>
          <w:lang w:val="en-US"/>
        </w:rPr>
        <w:t>("</w:t>
      </w:r>
      <w:proofErr w:type="spellStart"/>
      <w:r w:rsidRPr="00D058A1">
        <w:rPr>
          <w:sz w:val="20"/>
          <w:szCs w:val="20"/>
          <w:lang w:val="en-US"/>
        </w:rPr>
        <w:t>Posición</w:t>
      </w:r>
      <w:proofErr w:type="spellEnd"/>
      <w:r w:rsidRPr="00D058A1">
        <w:rPr>
          <w:sz w:val="20"/>
          <w:szCs w:val="20"/>
          <w:lang w:val="en-US"/>
        </w:rPr>
        <w:t xml:space="preserve"> z [m]"); </w:t>
      </w:r>
      <w:proofErr w:type="spellStart"/>
      <w:proofErr w:type="gramStart"/>
      <w:r w:rsidRPr="00D058A1">
        <w:rPr>
          <w:sz w:val="20"/>
          <w:szCs w:val="20"/>
          <w:lang w:val="en-US"/>
        </w:rPr>
        <w:t>plt.ylabel</w:t>
      </w:r>
      <w:proofErr w:type="spellEnd"/>
      <w:proofErr w:type="gramEnd"/>
      <w:r w:rsidRPr="00D058A1">
        <w:rPr>
          <w:sz w:val="20"/>
          <w:szCs w:val="20"/>
          <w:lang w:val="en-US"/>
        </w:rPr>
        <w:t>("</w:t>
      </w:r>
      <w:proofErr w:type="spellStart"/>
      <w:r w:rsidRPr="00D058A1">
        <w:rPr>
          <w:sz w:val="20"/>
          <w:szCs w:val="20"/>
          <w:lang w:val="en-US"/>
        </w:rPr>
        <w:t>Temperatura</w:t>
      </w:r>
      <w:proofErr w:type="spellEnd"/>
      <w:r w:rsidRPr="00D058A1">
        <w:rPr>
          <w:sz w:val="20"/>
          <w:szCs w:val="20"/>
          <w:lang w:val="en-US"/>
        </w:rPr>
        <w:t xml:space="preserve"> [K]")</w:t>
      </w:r>
    </w:p>
    <w:p w14:paraId="32B755C8"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plt.title</w:t>
      </w:r>
      <w:proofErr w:type="spellEnd"/>
      <w:proofErr w:type="gramEnd"/>
      <w:r w:rsidRPr="00D058A1">
        <w:rPr>
          <w:sz w:val="20"/>
          <w:szCs w:val="20"/>
        </w:rPr>
        <w:t>("Perfil de temperatura (contracorriente)")</w:t>
      </w:r>
    </w:p>
    <w:p w14:paraId="3E629D64"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(True, ls</w:t>
      </w:r>
      <w:proofErr w:type="gramStart"/>
      <w:r w:rsidRPr="00D058A1">
        <w:rPr>
          <w:sz w:val="20"/>
          <w:szCs w:val="20"/>
          <w:lang w:val="en-US"/>
        </w:rPr>
        <w:t>="-</w:t>
      </w:r>
      <w:proofErr w:type="gramEnd"/>
      <w:r w:rsidRPr="00D058A1">
        <w:rPr>
          <w:sz w:val="20"/>
          <w:szCs w:val="20"/>
          <w:lang w:val="en-US"/>
        </w:rPr>
        <w:t xml:space="preserve">-", alpha=0.5); </w:t>
      </w:r>
      <w:proofErr w:type="spellStart"/>
      <w:proofErr w:type="gramStart"/>
      <w:r w:rsidRPr="00D058A1">
        <w:rPr>
          <w:sz w:val="20"/>
          <w:szCs w:val="20"/>
          <w:lang w:val="en-US"/>
        </w:rPr>
        <w:t>plt.legend</w:t>
      </w:r>
      <w:proofErr w:type="spellEnd"/>
      <w:proofErr w:type="gramEnd"/>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683CE6F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037538D9"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plot_fracciones_agua</w:t>
      </w:r>
      <w:proofErr w:type="spellEnd"/>
      <w:r w:rsidRPr="00D058A1">
        <w:rPr>
          <w:sz w:val="20"/>
          <w:szCs w:val="20"/>
        </w:rPr>
        <w:t>(res):</w:t>
      </w:r>
    </w:p>
    <w:p w14:paraId="43128944"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 xml:space="preserve">z = </w:t>
      </w:r>
      <w:proofErr w:type="spellStart"/>
      <w:r w:rsidRPr="00D058A1">
        <w:rPr>
          <w:sz w:val="20"/>
          <w:szCs w:val="20"/>
          <w:lang w:val="en-US"/>
        </w:rPr>
        <w:t>inputs_fixed</w:t>
      </w:r>
      <w:proofErr w:type="spellEnd"/>
      <w:r w:rsidRPr="00D058A1">
        <w:rPr>
          <w:sz w:val="20"/>
          <w:szCs w:val="20"/>
          <w:lang w:val="en-US"/>
        </w:rPr>
        <w:t>["z"]</w:t>
      </w:r>
    </w:p>
    <w:p w14:paraId="3928C487" w14:textId="77777777" w:rsidR="00D058A1" w:rsidRPr="004C50E2" w:rsidRDefault="00D058A1" w:rsidP="00D058A1">
      <w:pPr>
        <w:pStyle w:val="codigo"/>
        <w:spacing w:line="240" w:lineRule="auto"/>
        <w:rPr>
          <w:sz w:val="20"/>
          <w:szCs w:val="20"/>
        </w:rPr>
      </w:pPr>
      <w:r w:rsidRPr="00D058A1">
        <w:rPr>
          <w:sz w:val="20"/>
          <w:szCs w:val="20"/>
          <w:lang w:val="en-US"/>
        </w:rPr>
        <w:t xml:space="preserve">    </w:t>
      </w:r>
      <w:proofErr w:type="gramStart"/>
      <w:r w:rsidRPr="004C50E2">
        <w:rPr>
          <w:sz w:val="20"/>
          <w:szCs w:val="20"/>
        </w:rPr>
        <w:t>plt.figure</w:t>
      </w:r>
      <w:proofErr w:type="gramEnd"/>
      <w:r w:rsidRPr="004C50E2">
        <w:rPr>
          <w:sz w:val="20"/>
          <w:szCs w:val="20"/>
        </w:rPr>
        <w:t>(figsize</w:t>
      </w:r>
      <w:proofErr w:type="gramStart"/>
      <w:r w:rsidRPr="004C50E2">
        <w:rPr>
          <w:sz w:val="20"/>
          <w:szCs w:val="20"/>
        </w:rPr>
        <w:t>=(</w:t>
      </w:r>
      <w:proofErr w:type="gramEnd"/>
      <w:r w:rsidRPr="004C50E2">
        <w:rPr>
          <w:sz w:val="20"/>
          <w:szCs w:val="20"/>
        </w:rPr>
        <w:t>8,5))</w:t>
      </w:r>
    </w:p>
    <w:p w14:paraId="6C084C2D" w14:textId="77777777" w:rsidR="00D058A1" w:rsidRPr="00D058A1" w:rsidRDefault="00D058A1" w:rsidP="00D058A1">
      <w:pPr>
        <w:pStyle w:val="codigo"/>
        <w:spacing w:line="240" w:lineRule="auto"/>
        <w:rPr>
          <w:sz w:val="20"/>
          <w:szCs w:val="20"/>
        </w:rPr>
      </w:pPr>
      <w:r w:rsidRPr="004C50E2">
        <w:rPr>
          <w:sz w:val="20"/>
          <w:szCs w:val="20"/>
        </w:rPr>
        <w:t xml:space="preserve">    </w:t>
      </w:r>
      <w:proofErr w:type="spellStart"/>
      <w:proofErr w:type="gramStart"/>
      <w:r w:rsidRPr="00D058A1">
        <w:rPr>
          <w:sz w:val="20"/>
          <w:szCs w:val="20"/>
        </w:rPr>
        <w:t>plt.plot</w:t>
      </w:r>
      <w:proofErr w:type="spellEnd"/>
      <w:proofErr w:type="gramEnd"/>
      <w:r w:rsidRPr="00D058A1">
        <w:rPr>
          <w:sz w:val="20"/>
          <w:szCs w:val="20"/>
        </w:rPr>
        <w:t>(z, res["</w:t>
      </w:r>
      <w:proofErr w:type="spellStart"/>
      <w:r w:rsidRPr="00D058A1">
        <w:rPr>
          <w:sz w:val="20"/>
          <w:szCs w:val="20"/>
        </w:rPr>
        <w:t>f_fibra</w:t>
      </w:r>
      <w:proofErr w:type="spellEnd"/>
      <w:r w:rsidRPr="00D058A1">
        <w:rPr>
          <w:sz w:val="20"/>
          <w:szCs w:val="20"/>
        </w:rPr>
        <w:t xml:space="preserve">"], </w:t>
      </w:r>
      <w:proofErr w:type="spellStart"/>
      <w:r w:rsidRPr="00D058A1">
        <w:rPr>
          <w:sz w:val="20"/>
          <w:szCs w:val="20"/>
        </w:rPr>
        <w:t>label</w:t>
      </w:r>
      <w:proofErr w:type="spellEnd"/>
      <w:r w:rsidRPr="00D058A1">
        <w:rPr>
          <w:sz w:val="20"/>
          <w:szCs w:val="20"/>
        </w:rPr>
        <w:t xml:space="preserve">="Fracción de Agua en la Fibra", </w:t>
      </w:r>
      <w:proofErr w:type="spellStart"/>
      <w:r w:rsidRPr="00D058A1">
        <w:rPr>
          <w:sz w:val="20"/>
          <w:szCs w:val="20"/>
        </w:rPr>
        <w:t>marker</w:t>
      </w:r>
      <w:proofErr w:type="spellEnd"/>
      <w:r w:rsidRPr="00D058A1">
        <w:rPr>
          <w:sz w:val="20"/>
          <w:szCs w:val="20"/>
        </w:rPr>
        <w:t xml:space="preserve">="o", </w:t>
      </w:r>
      <w:proofErr w:type="spellStart"/>
      <w:r w:rsidRPr="00D058A1">
        <w:rPr>
          <w:sz w:val="20"/>
          <w:szCs w:val="20"/>
        </w:rPr>
        <w:t>markersize</w:t>
      </w:r>
      <w:proofErr w:type="spellEnd"/>
      <w:r w:rsidRPr="00D058A1">
        <w:rPr>
          <w:sz w:val="20"/>
          <w:szCs w:val="20"/>
        </w:rPr>
        <w:t xml:space="preserve"> = 3, </w:t>
      </w:r>
      <w:proofErr w:type="spellStart"/>
      <w:r w:rsidRPr="00D058A1">
        <w:rPr>
          <w:sz w:val="20"/>
          <w:szCs w:val="20"/>
        </w:rPr>
        <w:t>markevery</w:t>
      </w:r>
      <w:proofErr w:type="spellEnd"/>
      <w:r w:rsidRPr="00D058A1">
        <w:rPr>
          <w:sz w:val="20"/>
          <w:szCs w:val="20"/>
        </w:rPr>
        <w:t xml:space="preserve"> = 3, color= "</w:t>
      </w:r>
      <w:proofErr w:type="spellStart"/>
      <w:r w:rsidRPr="00D058A1">
        <w:rPr>
          <w:sz w:val="20"/>
          <w:szCs w:val="20"/>
        </w:rPr>
        <w:t>purple</w:t>
      </w:r>
      <w:proofErr w:type="spellEnd"/>
      <w:r w:rsidRPr="00D058A1">
        <w:rPr>
          <w:sz w:val="20"/>
          <w:szCs w:val="20"/>
        </w:rPr>
        <w:t>")</w:t>
      </w:r>
    </w:p>
    <w:p w14:paraId="155F5216"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plt.plot</w:t>
      </w:r>
      <w:proofErr w:type="spellEnd"/>
      <w:proofErr w:type="gramEnd"/>
      <w:r w:rsidRPr="00D058A1">
        <w:rPr>
          <w:sz w:val="20"/>
          <w:szCs w:val="20"/>
        </w:rPr>
        <w:t>(z, res["</w:t>
      </w:r>
      <w:proofErr w:type="spellStart"/>
      <w:r w:rsidRPr="00D058A1">
        <w:rPr>
          <w:sz w:val="20"/>
          <w:szCs w:val="20"/>
        </w:rPr>
        <w:t>f_carcasa</w:t>
      </w:r>
      <w:proofErr w:type="spellEnd"/>
      <w:r w:rsidRPr="00D058A1">
        <w:rPr>
          <w:sz w:val="20"/>
          <w:szCs w:val="20"/>
        </w:rPr>
        <w:t xml:space="preserve">"], </w:t>
      </w:r>
      <w:proofErr w:type="spellStart"/>
      <w:r w:rsidRPr="00D058A1">
        <w:rPr>
          <w:sz w:val="20"/>
          <w:szCs w:val="20"/>
        </w:rPr>
        <w:t>label</w:t>
      </w:r>
      <w:proofErr w:type="spellEnd"/>
      <w:r w:rsidRPr="00D058A1">
        <w:rPr>
          <w:sz w:val="20"/>
          <w:szCs w:val="20"/>
        </w:rPr>
        <w:t xml:space="preserve">="Fracción de Agua en la Carcasa", </w:t>
      </w:r>
      <w:proofErr w:type="spellStart"/>
      <w:r w:rsidRPr="00D058A1">
        <w:rPr>
          <w:sz w:val="20"/>
          <w:szCs w:val="20"/>
        </w:rPr>
        <w:t>marker</w:t>
      </w:r>
      <w:proofErr w:type="spellEnd"/>
      <w:r w:rsidRPr="00D058A1">
        <w:rPr>
          <w:sz w:val="20"/>
          <w:szCs w:val="20"/>
        </w:rPr>
        <w:t xml:space="preserve">="s", </w:t>
      </w:r>
      <w:proofErr w:type="spellStart"/>
      <w:r w:rsidRPr="00D058A1">
        <w:rPr>
          <w:sz w:val="20"/>
          <w:szCs w:val="20"/>
        </w:rPr>
        <w:t>markersize</w:t>
      </w:r>
      <w:proofErr w:type="spellEnd"/>
      <w:r w:rsidRPr="00D058A1">
        <w:rPr>
          <w:sz w:val="20"/>
          <w:szCs w:val="20"/>
        </w:rPr>
        <w:t xml:space="preserve"> = 3, </w:t>
      </w:r>
      <w:proofErr w:type="spellStart"/>
      <w:r w:rsidRPr="00D058A1">
        <w:rPr>
          <w:sz w:val="20"/>
          <w:szCs w:val="20"/>
        </w:rPr>
        <w:t>markevery</w:t>
      </w:r>
      <w:proofErr w:type="spellEnd"/>
      <w:r w:rsidRPr="00D058A1">
        <w:rPr>
          <w:sz w:val="20"/>
          <w:szCs w:val="20"/>
        </w:rPr>
        <w:t xml:space="preserve"> = 3, color= "</w:t>
      </w:r>
      <w:proofErr w:type="spellStart"/>
      <w:r w:rsidRPr="00D058A1">
        <w:rPr>
          <w:sz w:val="20"/>
          <w:szCs w:val="20"/>
        </w:rPr>
        <w:t>violet</w:t>
      </w:r>
      <w:proofErr w:type="spellEnd"/>
      <w:r w:rsidRPr="00D058A1">
        <w:rPr>
          <w:sz w:val="20"/>
          <w:szCs w:val="20"/>
        </w:rPr>
        <w:t>")</w:t>
      </w:r>
    </w:p>
    <w:p w14:paraId="04DCD3A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plt.xlabel</w:t>
      </w:r>
      <w:proofErr w:type="spellEnd"/>
      <w:proofErr w:type="gramEnd"/>
      <w:r w:rsidRPr="00D058A1">
        <w:rPr>
          <w:sz w:val="20"/>
          <w:szCs w:val="20"/>
        </w:rPr>
        <w:t>("Posición en el Contactor (m)")</w:t>
      </w:r>
    </w:p>
    <w:p w14:paraId="26B0C0AE"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plt.ylabel</w:t>
      </w:r>
      <w:proofErr w:type="spellEnd"/>
      <w:proofErr w:type="gramEnd"/>
      <w:r w:rsidRPr="00D058A1">
        <w:rPr>
          <w:sz w:val="20"/>
          <w:szCs w:val="20"/>
        </w:rPr>
        <w:t>("Fracción de Agua")</w:t>
      </w:r>
    </w:p>
    <w:p w14:paraId="65DC953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plt.title</w:t>
      </w:r>
      <w:proofErr w:type="spellEnd"/>
      <w:proofErr w:type="gramEnd"/>
      <w:r w:rsidRPr="00D058A1">
        <w:rPr>
          <w:sz w:val="20"/>
          <w:szCs w:val="20"/>
        </w:rPr>
        <w:t>("Perfil de Transferencia de Agua en el Contactor")</w:t>
      </w:r>
    </w:p>
    <w:p w14:paraId="5A558685"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plt.legend</w:t>
      </w:r>
      <w:proofErr w:type="spellEnd"/>
      <w:proofErr w:type="gramEnd"/>
      <w:r w:rsidRPr="00D058A1">
        <w:rPr>
          <w:sz w:val="20"/>
          <w:szCs w:val="20"/>
          <w:lang w:val="en-US"/>
        </w:rPr>
        <w:t>()</w:t>
      </w:r>
    </w:p>
    <w:p w14:paraId="1E167BD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w:t>
      </w:r>
    </w:p>
    <w:p w14:paraId="5F9A245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377249F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368C99C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plot_flux_agua</w:t>
      </w:r>
      <w:proofErr w:type="spellEnd"/>
      <w:r w:rsidRPr="00D058A1">
        <w:rPr>
          <w:sz w:val="20"/>
          <w:szCs w:val="20"/>
          <w:lang w:val="en-US"/>
        </w:rPr>
        <w:t>(res):</w:t>
      </w:r>
    </w:p>
    <w:p w14:paraId="4AF4CD6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z = </w:t>
      </w:r>
      <w:proofErr w:type="spellStart"/>
      <w:r w:rsidRPr="00D058A1">
        <w:rPr>
          <w:sz w:val="20"/>
          <w:szCs w:val="20"/>
          <w:lang w:val="en-US"/>
        </w:rPr>
        <w:t>inputs_fixed</w:t>
      </w:r>
      <w:proofErr w:type="spellEnd"/>
      <w:r w:rsidRPr="00D058A1">
        <w:rPr>
          <w:sz w:val="20"/>
          <w:szCs w:val="20"/>
          <w:lang w:val="en-US"/>
        </w:rPr>
        <w:t>["z"]</w:t>
      </w:r>
    </w:p>
    <w:p w14:paraId="2C7894ED" w14:textId="77777777" w:rsidR="00D058A1" w:rsidRPr="00D058A1" w:rsidRDefault="00D058A1" w:rsidP="00D058A1">
      <w:pPr>
        <w:pStyle w:val="codigo"/>
        <w:spacing w:line="240" w:lineRule="auto"/>
        <w:rPr>
          <w:sz w:val="20"/>
          <w:szCs w:val="20"/>
          <w:lang w:val="de-DE"/>
        </w:rPr>
      </w:pPr>
      <w:r w:rsidRPr="00D058A1">
        <w:rPr>
          <w:sz w:val="20"/>
          <w:szCs w:val="20"/>
          <w:lang w:val="en-US"/>
        </w:rPr>
        <w:t xml:space="preserve">    </w:t>
      </w:r>
      <w:r w:rsidRPr="00D058A1">
        <w:rPr>
          <w:sz w:val="20"/>
          <w:szCs w:val="20"/>
          <w:lang w:val="de-DE"/>
        </w:rPr>
        <w:t>plt.plot(z[1:], res["flux_kg_m2_h"][1:])</w:t>
      </w:r>
    </w:p>
    <w:p w14:paraId="28F61DE4" w14:textId="77777777" w:rsidR="00D058A1" w:rsidRPr="00D058A1" w:rsidRDefault="00D058A1" w:rsidP="00D058A1">
      <w:pPr>
        <w:pStyle w:val="codigo"/>
        <w:spacing w:line="240" w:lineRule="auto"/>
        <w:rPr>
          <w:sz w:val="20"/>
          <w:szCs w:val="20"/>
        </w:rPr>
      </w:pPr>
      <w:r w:rsidRPr="00D058A1">
        <w:rPr>
          <w:sz w:val="20"/>
          <w:szCs w:val="20"/>
          <w:lang w:val="de-DE"/>
        </w:rPr>
        <w:t xml:space="preserve">    </w:t>
      </w:r>
      <w:proofErr w:type="spellStart"/>
      <w:proofErr w:type="gramStart"/>
      <w:r w:rsidRPr="00D058A1">
        <w:rPr>
          <w:sz w:val="20"/>
          <w:szCs w:val="20"/>
        </w:rPr>
        <w:t>plt.xlabel</w:t>
      </w:r>
      <w:proofErr w:type="spellEnd"/>
      <w:proofErr w:type="gramEnd"/>
      <w:r w:rsidRPr="00D058A1">
        <w:rPr>
          <w:sz w:val="20"/>
          <w:szCs w:val="20"/>
        </w:rPr>
        <w:t>("Posición axial [m]")</w:t>
      </w:r>
    </w:p>
    <w:p w14:paraId="04E58CD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plt.ylabel</w:t>
      </w:r>
      <w:proofErr w:type="spellEnd"/>
      <w:proofErr w:type="gramEnd"/>
      <w:r w:rsidRPr="00D058A1">
        <w:rPr>
          <w:sz w:val="20"/>
          <w:szCs w:val="20"/>
        </w:rPr>
        <w:t>("Flujo de agua [kg/m2h]")</w:t>
      </w:r>
    </w:p>
    <w:p w14:paraId="75590C36"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plt.title</w:t>
      </w:r>
      <w:proofErr w:type="spellEnd"/>
      <w:proofErr w:type="gramEnd"/>
      <w:r w:rsidRPr="00D058A1">
        <w:rPr>
          <w:sz w:val="20"/>
          <w:szCs w:val="20"/>
        </w:rPr>
        <w:t>("Flujo de agua a lo largo de la fibra")</w:t>
      </w:r>
    </w:p>
    <w:p w14:paraId="74367A56"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(True)</w:t>
      </w:r>
    </w:p>
    <w:p w14:paraId="690025D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45B9431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6F4E83F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plot_c_poly</w:t>
      </w:r>
      <w:proofErr w:type="spellEnd"/>
      <w:r w:rsidRPr="00D058A1">
        <w:rPr>
          <w:sz w:val="20"/>
          <w:szCs w:val="20"/>
          <w:lang w:val="en-US"/>
        </w:rPr>
        <w:t>(res):</w:t>
      </w:r>
    </w:p>
    <w:p w14:paraId="322A968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z = </w:t>
      </w:r>
      <w:proofErr w:type="spellStart"/>
      <w:r w:rsidRPr="00D058A1">
        <w:rPr>
          <w:sz w:val="20"/>
          <w:szCs w:val="20"/>
          <w:lang w:val="en-US"/>
        </w:rPr>
        <w:t>inputs_fixed</w:t>
      </w:r>
      <w:proofErr w:type="spellEnd"/>
      <w:r w:rsidRPr="00D058A1">
        <w:rPr>
          <w:sz w:val="20"/>
          <w:szCs w:val="20"/>
          <w:lang w:val="en-US"/>
        </w:rPr>
        <w:t>["z"]</w:t>
      </w:r>
    </w:p>
    <w:p w14:paraId="26DE224C" w14:textId="77777777" w:rsidR="00D058A1" w:rsidRPr="004C50E2" w:rsidRDefault="00D058A1" w:rsidP="00D058A1">
      <w:pPr>
        <w:pStyle w:val="codigo"/>
        <w:spacing w:line="240" w:lineRule="auto"/>
        <w:rPr>
          <w:sz w:val="20"/>
          <w:szCs w:val="20"/>
        </w:rPr>
      </w:pPr>
      <w:r w:rsidRPr="00D058A1">
        <w:rPr>
          <w:sz w:val="20"/>
          <w:szCs w:val="20"/>
          <w:lang w:val="en-US"/>
        </w:rPr>
        <w:lastRenderedPageBreak/>
        <w:t xml:space="preserve">    </w:t>
      </w:r>
      <w:proofErr w:type="gramStart"/>
      <w:r w:rsidRPr="004C50E2">
        <w:rPr>
          <w:sz w:val="20"/>
          <w:szCs w:val="20"/>
        </w:rPr>
        <w:t>plt.plot</w:t>
      </w:r>
      <w:proofErr w:type="gramEnd"/>
      <w:r w:rsidRPr="004C50E2">
        <w:rPr>
          <w:sz w:val="20"/>
          <w:szCs w:val="20"/>
        </w:rPr>
        <w:t>(</w:t>
      </w:r>
      <w:proofErr w:type="gramStart"/>
      <w:r w:rsidRPr="004C50E2">
        <w:rPr>
          <w:sz w:val="20"/>
          <w:szCs w:val="20"/>
        </w:rPr>
        <w:t>z[</w:t>
      </w:r>
      <w:proofErr w:type="gramEnd"/>
      <w:r w:rsidRPr="004C50E2">
        <w:rPr>
          <w:sz w:val="20"/>
          <w:szCs w:val="20"/>
        </w:rPr>
        <w:t>1:], res["concentracion_poli"</w:t>
      </w:r>
      <w:proofErr w:type="gramStart"/>
      <w:r w:rsidRPr="004C50E2">
        <w:rPr>
          <w:sz w:val="20"/>
          <w:szCs w:val="20"/>
        </w:rPr>
        <w:t>][</w:t>
      </w:r>
      <w:proofErr w:type="gramEnd"/>
      <w:r w:rsidRPr="004C50E2">
        <w:rPr>
          <w:sz w:val="20"/>
          <w:szCs w:val="20"/>
        </w:rPr>
        <w:t>1:], marker='o', label="Concentración de Polifenoles (g/L)", color = "purple", markersize = 3, markevery = 3)</w:t>
      </w:r>
    </w:p>
    <w:p w14:paraId="32D6823F" w14:textId="77777777" w:rsidR="00D058A1" w:rsidRPr="00D058A1" w:rsidRDefault="00D058A1" w:rsidP="00D058A1">
      <w:pPr>
        <w:pStyle w:val="codigo"/>
        <w:spacing w:line="240" w:lineRule="auto"/>
        <w:rPr>
          <w:sz w:val="20"/>
          <w:szCs w:val="20"/>
        </w:rPr>
      </w:pPr>
      <w:r w:rsidRPr="004C50E2">
        <w:rPr>
          <w:sz w:val="20"/>
          <w:szCs w:val="20"/>
        </w:rPr>
        <w:t xml:space="preserve">    </w:t>
      </w:r>
      <w:proofErr w:type="spellStart"/>
      <w:proofErr w:type="gramStart"/>
      <w:r w:rsidRPr="00D058A1">
        <w:rPr>
          <w:sz w:val="20"/>
          <w:szCs w:val="20"/>
        </w:rPr>
        <w:t>plt.xlabel</w:t>
      </w:r>
      <w:proofErr w:type="spellEnd"/>
      <w:proofErr w:type="gramEnd"/>
      <w:r w:rsidRPr="00D058A1">
        <w:rPr>
          <w:sz w:val="20"/>
          <w:szCs w:val="20"/>
        </w:rPr>
        <w:t>("Posición en el Contactor (m)")</w:t>
      </w:r>
    </w:p>
    <w:p w14:paraId="6A4F6D0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plt.ylabel</w:t>
      </w:r>
      <w:proofErr w:type="spellEnd"/>
      <w:proofErr w:type="gramEnd"/>
      <w:r w:rsidRPr="00D058A1">
        <w:rPr>
          <w:sz w:val="20"/>
          <w:szCs w:val="20"/>
        </w:rPr>
        <w:t>("Concentración (g/L)")</w:t>
      </w:r>
    </w:p>
    <w:p w14:paraId="04174E1D"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plt.title</w:t>
      </w:r>
      <w:proofErr w:type="spellEnd"/>
      <w:proofErr w:type="gramEnd"/>
      <w:r w:rsidRPr="00D058A1">
        <w:rPr>
          <w:sz w:val="20"/>
          <w:szCs w:val="20"/>
        </w:rPr>
        <w:t>("Perfil de Concentración de Polifenoles")</w:t>
      </w:r>
    </w:p>
    <w:p w14:paraId="0D1C5F77"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(True)</w:t>
      </w:r>
    </w:p>
    <w:p w14:paraId="1487232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plt.legend</w:t>
      </w:r>
      <w:proofErr w:type="spellEnd"/>
      <w:proofErr w:type="gramEnd"/>
      <w:r w:rsidRPr="00D058A1">
        <w:rPr>
          <w:sz w:val="20"/>
          <w:szCs w:val="20"/>
          <w:lang w:val="en-US"/>
        </w:rPr>
        <w:t>()</w:t>
      </w:r>
    </w:p>
    <w:p w14:paraId="1F5CA7F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w:t>
      </w:r>
    </w:p>
    <w:p w14:paraId="40A3D6C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6872ED9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1C1202F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plot_c_sim_t</w:t>
      </w:r>
      <w:proofErr w:type="spellEnd"/>
      <w:r w:rsidRPr="00D058A1">
        <w:rPr>
          <w:sz w:val="20"/>
          <w:szCs w:val="20"/>
          <w:lang w:val="en-US"/>
        </w:rPr>
        <w:t>(res):</w:t>
      </w:r>
    </w:p>
    <w:p w14:paraId="7A08854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33EE2D4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t = </w:t>
      </w:r>
      <w:proofErr w:type="spellStart"/>
      <w:r w:rsidRPr="00D058A1">
        <w:rPr>
          <w:sz w:val="20"/>
          <w:szCs w:val="20"/>
          <w:lang w:val="en-US"/>
        </w:rPr>
        <w:t>inputs_fixed</w:t>
      </w:r>
      <w:proofErr w:type="spellEnd"/>
      <w:r w:rsidRPr="00D058A1">
        <w:rPr>
          <w:sz w:val="20"/>
          <w:szCs w:val="20"/>
          <w:lang w:val="en-US"/>
        </w:rPr>
        <w:t>["t"]</w:t>
      </w:r>
    </w:p>
    <w:p w14:paraId="534B6B5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10, 6))</w:t>
      </w:r>
    </w:p>
    <w:p w14:paraId="0F618FB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(t, res["</w:t>
      </w:r>
      <w:proofErr w:type="spellStart"/>
      <w:r w:rsidRPr="00D058A1">
        <w:rPr>
          <w:sz w:val="20"/>
          <w:szCs w:val="20"/>
          <w:lang w:val="en-US"/>
        </w:rPr>
        <w:t>C_sim</w:t>
      </w:r>
      <w:proofErr w:type="spellEnd"/>
      <w:r w:rsidRPr="00D058A1">
        <w:rPr>
          <w:sz w:val="20"/>
          <w:szCs w:val="20"/>
          <w:lang w:val="en-US"/>
        </w:rPr>
        <w:t xml:space="preserve">"], 'o', label='Datos </w:t>
      </w:r>
      <w:proofErr w:type="spellStart"/>
      <w:r w:rsidRPr="00D058A1">
        <w:rPr>
          <w:sz w:val="20"/>
          <w:szCs w:val="20"/>
          <w:lang w:val="en-US"/>
        </w:rPr>
        <w:t>Simulados</w:t>
      </w:r>
      <w:proofErr w:type="spellEnd"/>
      <w:r w:rsidRPr="00D058A1">
        <w:rPr>
          <w:sz w:val="20"/>
          <w:szCs w:val="20"/>
          <w:lang w:val="en-US"/>
        </w:rPr>
        <w:t xml:space="preserve"> (Pseudo-Exp)', color = "purple")</w:t>
      </w:r>
    </w:p>
    <w:p w14:paraId="2CD358A4" w14:textId="77777777" w:rsidR="00D058A1" w:rsidRPr="004C50E2" w:rsidRDefault="00D058A1" w:rsidP="00D058A1">
      <w:pPr>
        <w:pStyle w:val="codigo"/>
        <w:spacing w:line="240" w:lineRule="auto"/>
        <w:rPr>
          <w:sz w:val="20"/>
          <w:szCs w:val="20"/>
          <w:lang w:val="en-US"/>
        </w:rPr>
      </w:pPr>
      <w:r w:rsidRPr="00D058A1">
        <w:rPr>
          <w:sz w:val="20"/>
          <w:szCs w:val="20"/>
          <w:lang w:val="en-US"/>
        </w:rPr>
        <w:t xml:space="preserve">    </w:t>
      </w:r>
      <w:proofErr w:type="gramStart"/>
      <w:r w:rsidRPr="004C50E2">
        <w:rPr>
          <w:sz w:val="20"/>
          <w:szCs w:val="20"/>
          <w:lang w:val="en-US"/>
        </w:rPr>
        <w:t>plt.plot</w:t>
      </w:r>
      <w:proofErr w:type="gramEnd"/>
      <w:r w:rsidRPr="004C50E2">
        <w:rPr>
          <w:sz w:val="20"/>
          <w:szCs w:val="20"/>
          <w:lang w:val="en-US"/>
        </w:rPr>
        <w:t>(t, res["C_pred"], '-', color='darkred', label='Modelo Ajustado')</w:t>
      </w:r>
    </w:p>
    <w:p w14:paraId="42FC5A67" w14:textId="77777777" w:rsidR="00D058A1" w:rsidRPr="00D058A1" w:rsidRDefault="00D058A1" w:rsidP="00D058A1">
      <w:pPr>
        <w:pStyle w:val="codigo"/>
        <w:spacing w:line="240" w:lineRule="auto"/>
        <w:rPr>
          <w:sz w:val="20"/>
          <w:szCs w:val="20"/>
        </w:rPr>
      </w:pPr>
      <w:r w:rsidRPr="004C50E2">
        <w:rPr>
          <w:sz w:val="20"/>
          <w:szCs w:val="20"/>
          <w:lang w:val="en-US"/>
        </w:rPr>
        <w:t xml:space="preserve">    </w:t>
      </w:r>
      <w:proofErr w:type="spellStart"/>
      <w:proofErr w:type="gramStart"/>
      <w:r w:rsidRPr="00D058A1">
        <w:rPr>
          <w:sz w:val="20"/>
          <w:szCs w:val="20"/>
        </w:rPr>
        <w:t>plt.xlabel</w:t>
      </w:r>
      <w:proofErr w:type="spellEnd"/>
      <w:proofErr w:type="gramEnd"/>
      <w:r w:rsidRPr="00D058A1">
        <w:rPr>
          <w:sz w:val="20"/>
          <w:szCs w:val="20"/>
        </w:rPr>
        <w:t>('Tiempo (s)')</w:t>
      </w:r>
    </w:p>
    <w:p w14:paraId="6624FE8D"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plt.ylabel</w:t>
      </w:r>
      <w:proofErr w:type="spellEnd"/>
      <w:proofErr w:type="gramEnd"/>
      <w:r w:rsidRPr="00D058A1">
        <w:rPr>
          <w:sz w:val="20"/>
          <w:szCs w:val="20"/>
        </w:rPr>
        <w:t>('Concentración de Polifenoles (g/L)')</w:t>
      </w:r>
    </w:p>
    <w:p w14:paraId="34465EF6"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plt.title</w:t>
      </w:r>
      <w:proofErr w:type="spellEnd"/>
      <w:proofErr w:type="gramEnd"/>
      <w:r w:rsidRPr="00D058A1">
        <w:rPr>
          <w:sz w:val="20"/>
          <w:szCs w:val="20"/>
        </w:rPr>
        <w:t>('Concentración de Polifenoles vs Tiempo')</w:t>
      </w:r>
    </w:p>
    <w:p w14:paraId="0AB5C0E3"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 xml:space="preserve">(True, </w:t>
      </w:r>
      <w:proofErr w:type="spellStart"/>
      <w:r w:rsidRPr="00D058A1">
        <w:rPr>
          <w:sz w:val="20"/>
          <w:szCs w:val="20"/>
          <w:lang w:val="en-US"/>
        </w:rPr>
        <w:t>linestyle</w:t>
      </w:r>
      <w:proofErr w:type="spellEnd"/>
      <w:r w:rsidRPr="00D058A1">
        <w:rPr>
          <w:sz w:val="20"/>
          <w:szCs w:val="20"/>
          <w:lang w:val="en-US"/>
        </w:rPr>
        <w:t>='--', alpha=0.6)</w:t>
      </w:r>
    </w:p>
    <w:p w14:paraId="79B57CC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plt.legend</w:t>
      </w:r>
      <w:proofErr w:type="spellEnd"/>
      <w:proofErr w:type="gramEnd"/>
      <w:r w:rsidRPr="00D058A1">
        <w:rPr>
          <w:sz w:val="20"/>
          <w:szCs w:val="20"/>
          <w:lang w:val="en-US"/>
        </w:rPr>
        <w:t>()</w:t>
      </w:r>
    </w:p>
    <w:p w14:paraId="428201D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w:t>
      </w:r>
    </w:p>
    <w:p w14:paraId="108C891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7A73185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2C7A4A5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plot_fluxavg_stagecut_vs_</w:t>
      </w:r>
      <w:proofErr w:type="gramStart"/>
      <w:r w:rsidRPr="00D058A1">
        <w:rPr>
          <w:sz w:val="20"/>
          <w:szCs w:val="20"/>
          <w:lang w:val="en-US"/>
        </w:rPr>
        <w:t>T</w:t>
      </w:r>
      <w:proofErr w:type="spellEnd"/>
      <w:r w:rsidRPr="00D058A1">
        <w:rPr>
          <w:sz w:val="20"/>
          <w:szCs w:val="20"/>
          <w:lang w:val="en-US"/>
        </w:rPr>
        <w:t>(</w:t>
      </w:r>
      <w:proofErr w:type="spellStart"/>
      <w:proofErr w:type="gramEnd"/>
      <w:r w:rsidRPr="00D058A1">
        <w:rPr>
          <w:sz w:val="20"/>
          <w:szCs w:val="20"/>
          <w:lang w:val="en-US"/>
        </w:rPr>
        <w:t>T_values</w:t>
      </w:r>
      <w:proofErr w:type="spellEnd"/>
      <w:r w:rsidRPr="00D058A1">
        <w:rPr>
          <w:sz w:val="20"/>
          <w:szCs w:val="20"/>
          <w:lang w:val="en-US"/>
        </w:rPr>
        <w:t>, side="</w:t>
      </w:r>
      <w:proofErr w:type="spellStart"/>
      <w:r w:rsidRPr="00D058A1">
        <w:rPr>
          <w:sz w:val="20"/>
          <w:szCs w:val="20"/>
          <w:lang w:val="en-US"/>
        </w:rPr>
        <w:t>carcasa</w:t>
      </w:r>
      <w:proofErr w:type="spellEnd"/>
      <w:r w:rsidRPr="00D058A1">
        <w:rPr>
          <w:sz w:val="20"/>
          <w:szCs w:val="20"/>
          <w:lang w:val="en-US"/>
        </w:rPr>
        <w:t xml:space="preserve">", </w:t>
      </w:r>
      <w:proofErr w:type="spellStart"/>
      <w:r w:rsidRPr="00D058A1">
        <w:rPr>
          <w:sz w:val="20"/>
          <w:szCs w:val="20"/>
          <w:lang w:val="en-US"/>
        </w:rPr>
        <w:t>Titulo</w:t>
      </w:r>
      <w:proofErr w:type="spellEnd"/>
      <w:r w:rsidRPr="00D058A1">
        <w:rPr>
          <w:sz w:val="20"/>
          <w:szCs w:val="20"/>
          <w:lang w:val="en-US"/>
        </w:rPr>
        <w:t xml:space="preserve"> = "Flux y </w:t>
      </w:r>
      <w:proofErr w:type="spellStart"/>
      <w:r w:rsidRPr="00D058A1">
        <w:rPr>
          <w:sz w:val="20"/>
          <w:szCs w:val="20"/>
          <w:lang w:val="en-US"/>
        </w:rPr>
        <w:t>stagecut</w:t>
      </w:r>
      <w:proofErr w:type="spellEnd"/>
      <w:r w:rsidRPr="00D058A1">
        <w:rPr>
          <w:sz w:val="20"/>
          <w:szCs w:val="20"/>
          <w:lang w:val="en-US"/>
        </w:rPr>
        <w:t xml:space="preserve"> vs T (</w:t>
      </w:r>
      <w:proofErr w:type="spellStart"/>
      <w:r w:rsidRPr="00D058A1">
        <w:rPr>
          <w:sz w:val="20"/>
          <w:szCs w:val="20"/>
          <w:lang w:val="en-US"/>
        </w:rPr>
        <w:t>carcasa</w:t>
      </w:r>
      <w:proofErr w:type="spellEnd"/>
      <w:r w:rsidRPr="00D058A1">
        <w:rPr>
          <w:sz w:val="20"/>
          <w:szCs w:val="20"/>
          <w:lang w:val="en-US"/>
        </w:rPr>
        <w:t>)"):</w:t>
      </w:r>
    </w:p>
    <w:p w14:paraId="6A82485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global </w:t>
      </w:r>
      <w:proofErr w:type="spellStart"/>
      <w:r w:rsidRPr="00D058A1">
        <w:rPr>
          <w:sz w:val="20"/>
          <w:szCs w:val="20"/>
          <w:lang w:val="en-US"/>
        </w:rPr>
        <w:t>inputs_fixed</w:t>
      </w:r>
      <w:proofErr w:type="spellEnd"/>
      <w:r w:rsidRPr="00D058A1">
        <w:rPr>
          <w:sz w:val="20"/>
          <w:szCs w:val="20"/>
          <w:lang w:val="en-US"/>
        </w:rPr>
        <w:t xml:space="preserve">, </w:t>
      </w:r>
      <w:proofErr w:type="spellStart"/>
      <w:r w:rsidRPr="00D058A1">
        <w:rPr>
          <w:sz w:val="20"/>
          <w:szCs w:val="20"/>
          <w:lang w:val="en-US"/>
        </w:rPr>
        <w:t>Run_model</w:t>
      </w:r>
      <w:proofErr w:type="spellEnd"/>
    </w:p>
    <w:p w14:paraId="231D101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backup = </w:t>
      </w:r>
      <w:proofErr w:type="spellStart"/>
      <w:proofErr w:type="gramStart"/>
      <w:r w:rsidRPr="00D058A1">
        <w:rPr>
          <w:sz w:val="20"/>
          <w:szCs w:val="20"/>
          <w:lang w:val="en-US"/>
        </w:rPr>
        <w:t>copy.deepcopy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2CFDF7FA" w14:textId="77777777" w:rsidR="00D058A1" w:rsidRPr="00D058A1" w:rsidRDefault="00D058A1" w:rsidP="00D058A1">
      <w:pPr>
        <w:pStyle w:val="codigo"/>
        <w:spacing w:line="240" w:lineRule="auto"/>
        <w:rPr>
          <w:sz w:val="20"/>
          <w:szCs w:val="20"/>
          <w:lang w:val="en-US"/>
        </w:rPr>
      </w:pPr>
    </w:p>
    <w:p w14:paraId="261EF435" w14:textId="77777777" w:rsidR="00D058A1" w:rsidRPr="00D058A1" w:rsidRDefault="00D058A1" w:rsidP="00D058A1">
      <w:pPr>
        <w:pStyle w:val="codigo"/>
        <w:spacing w:line="240" w:lineRule="auto"/>
        <w:rPr>
          <w:sz w:val="20"/>
          <w:szCs w:val="20"/>
          <w:lang w:val="de-DE"/>
        </w:rPr>
      </w:pPr>
      <w:r w:rsidRPr="00D058A1">
        <w:rPr>
          <w:sz w:val="20"/>
          <w:szCs w:val="20"/>
          <w:lang w:val="en-US"/>
        </w:rPr>
        <w:t xml:space="preserve">    </w:t>
      </w:r>
      <w:r w:rsidRPr="00D058A1">
        <w:rPr>
          <w:sz w:val="20"/>
          <w:szCs w:val="20"/>
          <w:lang w:val="de-DE"/>
        </w:rPr>
        <w:t>T_vals = []; Javg = []; SC = []</w:t>
      </w:r>
    </w:p>
    <w:p w14:paraId="0C8B6C8D" w14:textId="77777777" w:rsidR="00D058A1" w:rsidRPr="00D058A1" w:rsidRDefault="00D058A1" w:rsidP="00D058A1">
      <w:pPr>
        <w:pStyle w:val="codigo"/>
        <w:spacing w:line="240" w:lineRule="auto"/>
        <w:rPr>
          <w:sz w:val="20"/>
          <w:szCs w:val="20"/>
          <w:lang w:val="de-DE"/>
        </w:rPr>
      </w:pPr>
      <w:r w:rsidRPr="00D058A1">
        <w:rPr>
          <w:sz w:val="20"/>
          <w:szCs w:val="20"/>
          <w:lang w:val="de-DE"/>
        </w:rPr>
        <w:t>    for T in T_values:</w:t>
      </w:r>
    </w:p>
    <w:p w14:paraId="5BD001C9" w14:textId="77777777" w:rsidR="00D058A1" w:rsidRPr="00D058A1" w:rsidRDefault="00D058A1" w:rsidP="00D058A1">
      <w:pPr>
        <w:pStyle w:val="codigo"/>
        <w:spacing w:line="240" w:lineRule="auto"/>
        <w:rPr>
          <w:sz w:val="20"/>
          <w:szCs w:val="20"/>
          <w:lang w:val="en-US"/>
        </w:rPr>
      </w:pPr>
      <w:r w:rsidRPr="00D058A1">
        <w:rPr>
          <w:sz w:val="20"/>
          <w:szCs w:val="20"/>
          <w:lang w:val="de-DE"/>
        </w:rPr>
        <w:t xml:space="preserve">        </w:t>
      </w:r>
      <w:r w:rsidRPr="00D058A1">
        <w:rPr>
          <w:sz w:val="20"/>
          <w:szCs w:val="20"/>
          <w:lang w:val="en-US"/>
        </w:rPr>
        <w:t>T = float(T)</w:t>
      </w:r>
    </w:p>
    <w:p w14:paraId="55E16E6F" w14:textId="77777777" w:rsidR="00D058A1" w:rsidRPr="00D058A1" w:rsidRDefault="00D058A1" w:rsidP="00D058A1">
      <w:pPr>
        <w:pStyle w:val="codigo"/>
        <w:spacing w:line="240" w:lineRule="auto"/>
        <w:rPr>
          <w:sz w:val="20"/>
          <w:szCs w:val="20"/>
          <w:lang w:val="en-US"/>
        </w:rPr>
      </w:pPr>
      <w:r w:rsidRPr="00D058A1">
        <w:rPr>
          <w:sz w:val="20"/>
          <w:szCs w:val="20"/>
          <w:lang w:val="en-US"/>
        </w:rPr>
        <w:t>        if side == "</w:t>
      </w:r>
      <w:proofErr w:type="spellStart"/>
      <w:r w:rsidRPr="00D058A1">
        <w:rPr>
          <w:sz w:val="20"/>
          <w:szCs w:val="20"/>
          <w:lang w:val="en-US"/>
        </w:rPr>
        <w:t>fibra</w:t>
      </w:r>
      <w:proofErr w:type="spellEnd"/>
      <w:r w:rsidRPr="00D058A1">
        <w:rPr>
          <w:sz w:val="20"/>
          <w:szCs w:val="20"/>
          <w:lang w:val="en-US"/>
        </w:rPr>
        <w:t>":</w:t>
      </w:r>
    </w:p>
    <w:p w14:paraId="4456802D"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T_fibra</w:t>
      </w:r>
      <w:proofErr w:type="spellEnd"/>
      <w:r w:rsidRPr="00D058A1">
        <w:rPr>
          <w:sz w:val="20"/>
          <w:szCs w:val="20"/>
          <w:lang w:val="en-US"/>
        </w:rPr>
        <w:t>"] = T</w:t>
      </w:r>
    </w:p>
    <w:p w14:paraId="45800EB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side == "</w:t>
      </w:r>
      <w:proofErr w:type="spellStart"/>
      <w:r w:rsidRPr="00D058A1">
        <w:rPr>
          <w:sz w:val="20"/>
          <w:szCs w:val="20"/>
          <w:lang w:val="en-US"/>
        </w:rPr>
        <w:t>carcasa</w:t>
      </w:r>
      <w:proofErr w:type="spellEnd"/>
      <w:r w:rsidRPr="00D058A1">
        <w:rPr>
          <w:sz w:val="20"/>
          <w:szCs w:val="20"/>
          <w:lang w:val="en-US"/>
        </w:rPr>
        <w:t>":</w:t>
      </w:r>
    </w:p>
    <w:p w14:paraId="5CC28B6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spellStart"/>
      <w:proofErr w:type="gramEnd"/>
      <w:r w:rsidRPr="00D058A1">
        <w:rPr>
          <w:sz w:val="20"/>
          <w:szCs w:val="20"/>
          <w:lang w:val="en-US"/>
        </w:rPr>
        <w:t>T_carcasa</w:t>
      </w:r>
      <w:proofErr w:type="spellEnd"/>
      <w:r w:rsidRPr="00D058A1">
        <w:rPr>
          <w:sz w:val="20"/>
          <w:szCs w:val="20"/>
          <w:lang w:val="en-US"/>
        </w:rPr>
        <w:t>"] = T</w:t>
      </w:r>
    </w:p>
    <w:p w14:paraId="2E6ADC5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elif</w:t>
      </w:r>
      <w:proofErr w:type="spellEnd"/>
      <w:r w:rsidRPr="00D058A1">
        <w:rPr>
          <w:sz w:val="20"/>
          <w:szCs w:val="20"/>
          <w:lang w:val="en-US"/>
        </w:rPr>
        <w:t xml:space="preserve"> side == "ambos":</w:t>
      </w:r>
    </w:p>
    <w:p w14:paraId="5493BAFD" w14:textId="77777777" w:rsidR="00D058A1" w:rsidRPr="00D058A1" w:rsidRDefault="00D058A1" w:rsidP="00D058A1">
      <w:pPr>
        <w:pStyle w:val="codigo"/>
        <w:spacing w:line="240" w:lineRule="auto"/>
        <w:rPr>
          <w:sz w:val="20"/>
          <w:szCs w:val="20"/>
          <w:lang w:val="de-DE"/>
        </w:rPr>
      </w:pPr>
      <w:r w:rsidRPr="00D058A1">
        <w:rPr>
          <w:sz w:val="20"/>
          <w:szCs w:val="20"/>
          <w:lang w:val="en-US"/>
        </w:rPr>
        <w:t xml:space="preserve">            </w:t>
      </w:r>
      <w:r w:rsidRPr="00D058A1">
        <w:rPr>
          <w:sz w:val="20"/>
          <w:szCs w:val="20"/>
          <w:lang w:val="de-DE"/>
        </w:rPr>
        <w:t>inputs_fixed["T_fibra"] = T</w:t>
      </w:r>
    </w:p>
    <w:p w14:paraId="42795D64" w14:textId="77777777" w:rsidR="00D058A1" w:rsidRPr="00D058A1" w:rsidRDefault="00D058A1" w:rsidP="00D058A1">
      <w:pPr>
        <w:pStyle w:val="codigo"/>
        <w:spacing w:line="240" w:lineRule="auto"/>
        <w:rPr>
          <w:sz w:val="20"/>
          <w:szCs w:val="20"/>
          <w:lang w:val="de-DE"/>
        </w:rPr>
      </w:pPr>
      <w:r w:rsidRPr="00D058A1">
        <w:rPr>
          <w:sz w:val="20"/>
          <w:szCs w:val="20"/>
          <w:lang w:val="de-DE"/>
        </w:rPr>
        <w:t>            inputs_fixed["T_carcasa"] = T</w:t>
      </w:r>
    </w:p>
    <w:p w14:paraId="4500AB3B" w14:textId="77777777" w:rsidR="00D058A1" w:rsidRPr="00D058A1" w:rsidRDefault="00D058A1" w:rsidP="00D058A1">
      <w:pPr>
        <w:pStyle w:val="codigo"/>
        <w:spacing w:line="240" w:lineRule="auto"/>
        <w:rPr>
          <w:sz w:val="20"/>
          <w:szCs w:val="20"/>
          <w:lang w:val="de-DE"/>
        </w:rPr>
      </w:pPr>
      <w:r w:rsidRPr="00D058A1">
        <w:rPr>
          <w:sz w:val="20"/>
          <w:szCs w:val="20"/>
          <w:lang w:val="de-DE"/>
        </w:rPr>
        <w:t>        else:</w:t>
      </w:r>
    </w:p>
    <w:p w14:paraId="45B5D179" w14:textId="77777777" w:rsidR="00D058A1" w:rsidRPr="00D058A1" w:rsidRDefault="00D058A1" w:rsidP="00D058A1">
      <w:pPr>
        <w:pStyle w:val="codigo"/>
        <w:spacing w:line="240" w:lineRule="auto"/>
        <w:rPr>
          <w:sz w:val="20"/>
          <w:szCs w:val="20"/>
          <w:lang w:val="de-DE"/>
        </w:rPr>
      </w:pPr>
      <w:r w:rsidRPr="00D058A1">
        <w:rPr>
          <w:sz w:val="20"/>
          <w:szCs w:val="20"/>
          <w:lang w:val="de-DE"/>
        </w:rPr>
        <w:t>            raise ValueError("side debe ser 'fibra', 'carcasa' o 'ambos'.")</w:t>
      </w:r>
    </w:p>
    <w:p w14:paraId="6B31DD08" w14:textId="77777777" w:rsidR="00D058A1" w:rsidRPr="00D058A1" w:rsidRDefault="00D058A1" w:rsidP="00D058A1">
      <w:pPr>
        <w:pStyle w:val="codigo"/>
        <w:spacing w:line="240" w:lineRule="auto"/>
        <w:rPr>
          <w:sz w:val="20"/>
          <w:szCs w:val="20"/>
          <w:lang w:val="de-DE"/>
        </w:rPr>
      </w:pPr>
    </w:p>
    <w:p w14:paraId="72F96015" w14:textId="77777777" w:rsidR="00D058A1" w:rsidRPr="00D058A1" w:rsidRDefault="00D058A1" w:rsidP="00D058A1">
      <w:pPr>
        <w:pStyle w:val="codigo"/>
        <w:spacing w:line="240" w:lineRule="auto"/>
        <w:rPr>
          <w:sz w:val="20"/>
          <w:szCs w:val="20"/>
          <w:lang w:val="de-DE"/>
        </w:rPr>
      </w:pPr>
      <w:r w:rsidRPr="00D058A1">
        <w:rPr>
          <w:sz w:val="20"/>
          <w:szCs w:val="20"/>
          <w:lang w:val="de-DE"/>
        </w:rPr>
        <w:t>        res = Run_model()</w:t>
      </w:r>
    </w:p>
    <w:p w14:paraId="63E80049" w14:textId="77777777" w:rsidR="00D058A1" w:rsidRPr="00D058A1" w:rsidRDefault="00D058A1" w:rsidP="00D058A1">
      <w:pPr>
        <w:pStyle w:val="codigo"/>
        <w:spacing w:line="240" w:lineRule="auto"/>
        <w:rPr>
          <w:sz w:val="20"/>
          <w:szCs w:val="20"/>
          <w:lang w:val="de-DE"/>
        </w:rPr>
      </w:pPr>
      <w:r w:rsidRPr="00D058A1">
        <w:rPr>
          <w:sz w:val="20"/>
          <w:szCs w:val="20"/>
          <w:lang w:val="de-DE"/>
        </w:rPr>
        <w:t>        Javg.append(float(np.mean(np.asarray(res["flux_kg_m2_h"], float))))</w:t>
      </w:r>
    </w:p>
    <w:p w14:paraId="565FD7B2" w14:textId="77777777" w:rsidR="00D058A1" w:rsidRPr="00D058A1" w:rsidRDefault="00D058A1" w:rsidP="00D058A1">
      <w:pPr>
        <w:pStyle w:val="codigo"/>
        <w:spacing w:line="240" w:lineRule="auto"/>
        <w:rPr>
          <w:sz w:val="20"/>
          <w:szCs w:val="20"/>
          <w:lang w:val="en-US"/>
        </w:rPr>
      </w:pPr>
      <w:r w:rsidRPr="00D058A1">
        <w:rPr>
          <w:sz w:val="20"/>
          <w:szCs w:val="20"/>
          <w:lang w:val="de-DE"/>
        </w:rPr>
        <w:t xml:space="preserve">        </w:t>
      </w:r>
      <w:r w:rsidRPr="00D058A1">
        <w:rPr>
          <w:sz w:val="20"/>
          <w:szCs w:val="20"/>
          <w:lang w:val="en-US"/>
        </w:rPr>
        <w:t xml:space="preserve">f = </w:t>
      </w:r>
      <w:proofErr w:type="spellStart"/>
      <w:proofErr w:type="gramStart"/>
      <w:r w:rsidRPr="00D058A1">
        <w:rPr>
          <w:sz w:val="20"/>
          <w:szCs w:val="20"/>
          <w:lang w:val="en-US"/>
        </w:rPr>
        <w:t>np.asarray</w:t>
      </w:r>
      <w:proofErr w:type="spellEnd"/>
      <w:proofErr w:type="gramEnd"/>
      <w:r w:rsidRPr="00D058A1">
        <w:rPr>
          <w:sz w:val="20"/>
          <w:szCs w:val="20"/>
          <w:lang w:val="en-US"/>
        </w:rPr>
        <w:t>(res["</w:t>
      </w:r>
      <w:proofErr w:type="spellStart"/>
      <w:r w:rsidRPr="00D058A1">
        <w:rPr>
          <w:sz w:val="20"/>
          <w:szCs w:val="20"/>
          <w:lang w:val="en-US"/>
        </w:rPr>
        <w:t>f_fibra</w:t>
      </w:r>
      <w:proofErr w:type="spellEnd"/>
      <w:r w:rsidRPr="00D058A1">
        <w:rPr>
          <w:sz w:val="20"/>
          <w:szCs w:val="20"/>
          <w:lang w:val="en-US"/>
        </w:rPr>
        <w:t>"], float)</w:t>
      </w:r>
    </w:p>
    <w:p w14:paraId="35E2A61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SC.append</w:t>
      </w:r>
      <w:proofErr w:type="spellEnd"/>
      <w:proofErr w:type="gramEnd"/>
      <w:r w:rsidRPr="00D058A1">
        <w:rPr>
          <w:sz w:val="20"/>
          <w:szCs w:val="20"/>
          <w:lang w:val="en-US"/>
        </w:rPr>
        <w:t>(100.0 * (</w:t>
      </w:r>
      <w:proofErr w:type="gramStart"/>
      <w:r w:rsidRPr="00D058A1">
        <w:rPr>
          <w:sz w:val="20"/>
          <w:szCs w:val="20"/>
          <w:lang w:val="en-US"/>
        </w:rPr>
        <w:t>f[</w:t>
      </w:r>
      <w:proofErr w:type="gramEnd"/>
      <w:r w:rsidRPr="00D058A1">
        <w:rPr>
          <w:sz w:val="20"/>
          <w:szCs w:val="20"/>
          <w:lang w:val="en-US"/>
        </w:rPr>
        <w:t xml:space="preserve">0] - </w:t>
      </w:r>
      <w:proofErr w:type="gramStart"/>
      <w:r w:rsidRPr="00D058A1">
        <w:rPr>
          <w:sz w:val="20"/>
          <w:szCs w:val="20"/>
          <w:lang w:val="en-US"/>
        </w:rPr>
        <w:t>f[</w:t>
      </w:r>
      <w:proofErr w:type="gramEnd"/>
      <w:r w:rsidRPr="00D058A1">
        <w:rPr>
          <w:sz w:val="20"/>
          <w:szCs w:val="20"/>
          <w:lang w:val="en-US"/>
        </w:rPr>
        <w:t xml:space="preserve">-1]) / </w:t>
      </w:r>
      <w:proofErr w:type="gramStart"/>
      <w:r w:rsidRPr="00D058A1">
        <w:rPr>
          <w:sz w:val="20"/>
          <w:szCs w:val="20"/>
          <w:lang w:val="en-US"/>
        </w:rPr>
        <w:t>max(</w:t>
      </w:r>
      <w:proofErr w:type="gramEnd"/>
      <w:r w:rsidRPr="00D058A1">
        <w:rPr>
          <w:sz w:val="20"/>
          <w:szCs w:val="20"/>
          <w:lang w:val="en-US"/>
        </w:rPr>
        <w:t xml:space="preserve">1e-12, </w:t>
      </w:r>
      <w:proofErr w:type="gramStart"/>
      <w:r w:rsidRPr="00D058A1">
        <w:rPr>
          <w:sz w:val="20"/>
          <w:szCs w:val="20"/>
          <w:lang w:val="en-US"/>
        </w:rPr>
        <w:t>f[</w:t>
      </w:r>
      <w:proofErr w:type="gramEnd"/>
      <w:r w:rsidRPr="00D058A1">
        <w:rPr>
          <w:sz w:val="20"/>
          <w:szCs w:val="20"/>
          <w:lang w:val="en-US"/>
        </w:rPr>
        <w:t>0]))</w:t>
      </w:r>
    </w:p>
    <w:p w14:paraId="5309FBA5" w14:textId="77777777" w:rsidR="00D058A1" w:rsidRPr="00D058A1" w:rsidRDefault="00D058A1" w:rsidP="00D058A1">
      <w:pPr>
        <w:pStyle w:val="codigo"/>
        <w:spacing w:line="240" w:lineRule="auto"/>
        <w:rPr>
          <w:sz w:val="20"/>
          <w:szCs w:val="20"/>
          <w:lang w:val="de-DE"/>
        </w:rPr>
      </w:pPr>
      <w:r w:rsidRPr="00D058A1">
        <w:rPr>
          <w:sz w:val="20"/>
          <w:szCs w:val="20"/>
          <w:lang w:val="en-US"/>
        </w:rPr>
        <w:t xml:space="preserve">        </w:t>
      </w:r>
      <w:r w:rsidRPr="00D058A1">
        <w:rPr>
          <w:sz w:val="20"/>
          <w:szCs w:val="20"/>
          <w:lang w:val="de-DE"/>
        </w:rPr>
        <w:t>T_vals.append(T)</w:t>
      </w:r>
    </w:p>
    <w:p w14:paraId="4107D37D" w14:textId="77777777" w:rsidR="00D058A1" w:rsidRPr="00D058A1" w:rsidRDefault="00D058A1" w:rsidP="00D058A1">
      <w:pPr>
        <w:pStyle w:val="codigo"/>
        <w:spacing w:line="240" w:lineRule="auto"/>
        <w:rPr>
          <w:sz w:val="20"/>
          <w:szCs w:val="20"/>
          <w:lang w:val="de-DE"/>
        </w:rPr>
      </w:pPr>
    </w:p>
    <w:p w14:paraId="6449477D" w14:textId="77777777" w:rsidR="00D058A1" w:rsidRPr="00D058A1" w:rsidRDefault="00D058A1" w:rsidP="00D058A1">
      <w:pPr>
        <w:pStyle w:val="codigo"/>
        <w:spacing w:line="240" w:lineRule="auto"/>
        <w:rPr>
          <w:sz w:val="20"/>
          <w:szCs w:val="20"/>
          <w:lang w:val="de-DE"/>
        </w:rPr>
      </w:pPr>
      <w:r w:rsidRPr="00D058A1">
        <w:rPr>
          <w:sz w:val="20"/>
          <w:szCs w:val="20"/>
          <w:lang w:val="de-DE"/>
        </w:rPr>
        <w:t>    fig, ax1 = plt.subplots(figsize=(6.6,4))</w:t>
      </w:r>
    </w:p>
    <w:p w14:paraId="6A486185" w14:textId="77777777" w:rsidR="00D058A1" w:rsidRPr="00D058A1" w:rsidRDefault="00D058A1" w:rsidP="00D058A1">
      <w:pPr>
        <w:pStyle w:val="codigo"/>
        <w:spacing w:line="240" w:lineRule="auto"/>
        <w:rPr>
          <w:sz w:val="20"/>
          <w:szCs w:val="20"/>
          <w:lang w:val="de-DE"/>
        </w:rPr>
      </w:pPr>
      <w:r w:rsidRPr="00D058A1">
        <w:rPr>
          <w:sz w:val="20"/>
          <w:szCs w:val="20"/>
          <w:lang w:val="de-DE"/>
        </w:rPr>
        <w:t>    ax2 = ax1.twinx()</w:t>
      </w:r>
    </w:p>
    <w:p w14:paraId="75D226B8" w14:textId="77777777" w:rsidR="00D058A1" w:rsidRPr="00D058A1" w:rsidRDefault="00D058A1" w:rsidP="00D058A1">
      <w:pPr>
        <w:pStyle w:val="codigo"/>
        <w:spacing w:line="240" w:lineRule="auto"/>
        <w:rPr>
          <w:sz w:val="20"/>
          <w:szCs w:val="20"/>
          <w:lang w:val="de-DE"/>
        </w:rPr>
      </w:pPr>
      <w:r w:rsidRPr="00D058A1">
        <w:rPr>
          <w:sz w:val="20"/>
          <w:szCs w:val="20"/>
          <w:lang w:val="de-DE"/>
        </w:rPr>
        <w:t>    ax1.plot(T_vals, Javg, "o-", label="</w:t>
      </w:r>
      <w:r w:rsidRPr="00D058A1">
        <w:rPr>
          <w:rFonts w:ascii="Cambria Math" w:hAnsi="Cambria Math" w:cs="Cambria Math"/>
          <w:sz w:val="20"/>
          <w:szCs w:val="20"/>
        </w:rPr>
        <w:t>⟨</w:t>
      </w:r>
      <w:r w:rsidRPr="00D058A1">
        <w:rPr>
          <w:sz w:val="20"/>
          <w:szCs w:val="20"/>
          <w:lang w:val="de-DE"/>
        </w:rPr>
        <w:t>flux</w:t>
      </w:r>
      <w:r w:rsidRPr="00D058A1">
        <w:rPr>
          <w:rFonts w:ascii="Cambria Math" w:hAnsi="Cambria Math" w:cs="Cambria Math"/>
          <w:sz w:val="20"/>
          <w:szCs w:val="20"/>
        </w:rPr>
        <w:t>⟩</w:t>
      </w:r>
      <w:r w:rsidRPr="00D058A1">
        <w:rPr>
          <w:sz w:val="20"/>
          <w:szCs w:val="20"/>
          <w:lang w:val="de-DE"/>
        </w:rPr>
        <w:t>", color="purple")</w:t>
      </w:r>
    </w:p>
    <w:p w14:paraId="1A246745" w14:textId="77777777" w:rsidR="00D058A1" w:rsidRPr="00D058A1" w:rsidRDefault="00D058A1" w:rsidP="00D058A1">
      <w:pPr>
        <w:pStyle w:val="codigo"/>
        <w:spacing w:line="240" w:lineRule="auto"/>
        <w:rPr>
          <w:sz w:val="20"/>
          <w:szCs w:val="20"/>
          <w:lang w:val="en-US"/>
        </w:rPr>
      </w:pPr>
      <w:r w:rsidRPr="00D058A1">
        <w:rPr>
          <w:sz w:val="20"/>
          <w:szCs w:val="20"/>
          <w:lang w:val="de-DE"/>
        </w:rPr>
        <w:t xml:space="preserve">    </w:t>
      </w:r>
      <w:r w:rsidRPr="00D058A1">
        <w:rPr>
          <w:sz w:val="20"/>
          <w:szCs w:val="20"/>
          <w:lang w:val="en-US"/>
        </w:rPr>
        <w:t>ax2.plot(</w:t>
      </w:r>
      <w:proofErr w:type="spellStart"/>
      <w:r w:rsidRPr="00D058A1">
        <w:rPr>
          <w:sz w:val="20"/>
          <w:szCs w:val="20"/>
          <w:lang w:val="en-US"/>
        </w:rPr>
        <w:t>T_vals</w:t>
      </w:r>
      <w:proofErr w:type="spellEnd"/>
      <w:r w:rsidRPr="00D058A1">
        <w:rPr>
          <w:sz w:val="20"/>
          <w:szCs w:val="20"/>
          <w:lang w:val="en-US"/>
        </w:rPr>
        <w:t xml:space="preserve">, </w:t>
      </w:r>
      <w:proofErr w:type="gramStart"/>
      <w:r w:rsidRPr="00D058A1">
        <w:rPr>
          <w:sz w:val="20"/>
          <w:szCs w:val="20"/>
          <w:lang w:val="en-US"/>
        </w:rPr>
        <w:t xml:space="preserve">SC,   </w:t>
      </w:r>
      <w:proofErr w:type="gramEnd"/>
      <w:r w:rsidRPr="00D058A1">
        <w:rPr>
          <w:sz w:val="20"/>
          <w:szCs w:val="20"/>
          <w:lang w:val="en-US"/>
        </w:rPr>
        <w:t>"s--", label="stage-cut", alpha=0.8, color= "purple")</w:t>
      </w:r>
    </w:p>
    <w:p w14:paraId="019A7073" w14:textId="77777777" w:rsidR="00D058A1" w:rsidRPr="00D058A1" w:rsidRDefault="00D058A1" w:rsidP="00D058A1">
      <w:pPr>
        <w:pStyle w:val="codigo"/>
        <w:spacing w:line="240" w:lineRule="auto"/>
        <w:rPr>
          <w:sz w:val="20"/>
          <w:szCs w:val="20"/>
          <w:lang w:val="en-US"/>
        </w:rPr>
      </w:pPr>
    </w:p>
    <w:p w14:paraId="1CD8AFF7" w14:textId="77777777" w:rsidR="00D058A1" w:rsidRPr="00D058A1" w:rsidRDefault="00D058A1" w:rsidP="00D058A1">
      <w:pPr>
        <w:pStyle w:val="codigo"/>
        <w:spacing w:line="240" w:lineRule="auto"/>
        <w:rPr>
          <w:sz w:val="20"/>
          <w:szCs w:val="20"/>
          <w:lang w:val="en-US"/>
        </w:rPr>
      </w:pPr>
      <w:r w:rsidRPr="00D058A1">
        <w:rPr>
          <w:sz w:val="20"/>
          <w:szCs w:val="20"/>
          <w:lang w:val="en-US"/>
        </w:rPr>
        <w:t>    ax1.set_</w:t>
      </w:r>
      <w:proofErr w:type="gramStart"/>
      <w:r w:rsidRPr="00D058A1">
        <w:rPr>
          <w:sz w:val="20"/>
          <w:szCs w:val="20"/>
          <w:lang w:val="en-US"/>
        </w:rPr>
        <w:t>xlabel(</w:t>
      </w:r>
      <w:proofErr w:type="gramEnd"/>
      <w:r w:rsidRPr="00D058A1">
        <w:rPr>
          <w:sz w:val="20"/>
          <w:szCs w:val="20"/>
          <w:lang w:val="en-US"/>
        </w:rPr>
        <w:t>"</w:t>
      </w:r>
      <w:proofErr w:type="spellStart"/>
      <w:r w:rsidRPr="00D058A1">
        <w:rPr>
          <w:sz w:val="20"/>
          <w:szCs w:val="20"/>
          <w:lang w:val="en-US"/>
        </w:rPr>
        <w:t>Temperatura</w:t>
      </w:r>
      <w:proofErr w:type="spellEnd"/>
      <w:r w:rsidRPr="00D058A1">
        <w:rPr>
          <w:sz w:val="20"/>
          <w:szCs w:val="20"/>
          <w:lang w:val="en-US"/>
        </w:rPr>
        <w:t xml:space="preserve"> [K]")</w:t>
      </w:r>
    </w:p>
    <w:p w14:paraId="3FE35572" w14:textId="77777777" w:rsidR="00D058A1" w:rsidRPr="00D058A1" w:rsidRDefault="00D058A1" w:rsidP="00D058A1">
      <w:pPr>
        <w:pStyle w:val="codigo"/>
        <w:spacing w:line="240" w:lineRule="auto"/>
        <w:rPr>
          <w:sz w:val="20"/>
          <w:szCs w:val="20"/>
          <w:lang w:val="en-US"/>
        </w:rPr>
      </w:pPr>
      <w:r w:rsidRPr="00D058A1">
        <w:rPr>
          <w:sz w:val="20"/>
          <w:szCs w:val="20"/>
          <w:lang w:val="en-US"/>
        </w:rPr>
        <w:t>    ax1.set_</w:t>
      </w:r>
      <w:proofErr w:type="gramStart"/>
      <w:r w:rsidRPr="00D058A1">
        <w:rPr>
          <w:sz w:val="20"/>
          <w:szCs w:val="20"/>
          <w:lang w:val="en-US"/>
        </w:rPr>
        <w:t>ylabel(</w:t>
      </w:r>
      <w:proofErr w:type="gramEnd"/>
      <w:r w:rsidRPr="00D058A1">
        <w:rPr>
          <w:sz w:val="20"/>
          <w:szCs w:val="20"/>
          <w:lang w:val="en-US"/>
        </w:rPr>
        <w:t>"</w:t>
      </w:r>
      <w:r w:rsidRPr="00D058A1">
        <w:rPr>
          <w:rFonts w:ascii="Cambria Math" w:hAnsi="Cambria Math" w:cs="Cambria Math"/>
          <w:sz w:val="20"/>
          <w:szCs w:val="20"/>
        </w:rPr>
        <w:t>⟨</w:t>
      </w:r>
      <w:r w:rsidRPr="00D058A1">
        <w:rPr>
          <w:sz w:val="20"/>
          <w:szCs w:val="20"/>
          <w:lang w:val="en-US"/>
        </w:rPr>
        <w:t>flux</w:t>
      </w:r>
      <w:r w:rsidRPr="00D058A1">
        <w:rPr>
          <w:rFonts w:ascii="Cambria Math" w:hAnsi="Cambria Math" w:cs="Cambria Math"/>
          <w:sz w:val="20"/>
          <w:szCs w:val="20"/>
        </w:rPr>
        <w:t>⟩</w:t>
      </w:r>
      <w:r w:rsidRPr="00D058A1">
        <w:rPr>
          <w:sz w:val="20"/>
          <w:szCs w:val="20"/>
          <w:lang w:val="en-US"/>
        </w:rPr>
        <w:t xml:space="preserve"> [kg m</w:t>
      </w:r>
      <w:r w:rsidRPr="00D058A1">
        <w:rPr>
          <w:rFonts w:ascii="Cambria Math" w:hAnsi="Cambria Math" w:cs="Cambria Math"/>
          <w:sz w:val="20"/>
          <w:szCs w:val="20"/>
          <w:lang w:val="en-US"/>
        </w:rPr>
        <w:t>⁻</w:t>
      </w:r>
      <w:r w:rsidRPr="00D058A1">
        <w:rPr>
          <w:rFonts w:ascii="Aptos" w:hAnsi="Aptos" w:cs="Aptos"/>
          <w:sz w:val="20"/>
          <w:szCs w:val="20"/>
          <w:lang w:val="en-US"/>
        </w:rPr>
        <w:t>²</w:t>
      </w:r>
      <w:r w:rsidRPr="00D058A1">
        <w:rPr>
          <w:sz w:val="20"/>
          <w:szCs w:val="20"/>
          <w:lang w:val="en-US"/>
        </w:rPr>
        <w:t xml:space="preserve"> h</w:t>
      </w:r>
      <w:r w:rsidRPr="00D058A1">
        <w:rPr>
          <w:rFonts w:ascii="Cambria Math" w:hAnsi="Cambria Math" w:cs="Cambria Math"/>
          <w:sz w:val="20"/>
          <w:szCs w:val="20"/>
          <w:lang w:val="en-US"/>
        </w:rPr>
        <w:t>⁻</w:t>
      </w:r>
      <w:r w:rsidRPr="00D058A1">
        <w:rPr>
          <w:rFonts w:ascii="Aptos" w:hAnsi="Aptos" w:cs="Aptos"/>
          <w:sz w:val="20"/>
          <w:szCs w:val="20"/>
          <w:lang w:val="en-US"/>
        </w:rPr>
        <w:t>¹</w:t>
      </w:r>
      <w:r w:rsidRPr="00D058A1">
        <w:rPr>
          <w:sz w:val="20"/>
          <w:szCs w:val="20"/>
          <w:lang w:val="en-US"/>
        </w:rPr>
        <w:t>]")</w:t>
      </w:r>
    </w:p>
    <w:p w14:paraId="0F51DD08" w14:textId="77777777" w:rsidR="00D058A1" w:rsidRPr="00D058A1" w:rsidRDefault="00D058A1" w:rsidP="00D058A1">
      <w:pPr>
        <w:pStyle w:val="codigo"/>
        <w:spacing w:line="240" w:lineRule="auto"/>
        <w:rPr>
          <w:sz w:val="20"/>
          <w:szCs w:val="20"/>
          <w:lang w:val="en-US"/>
        </w:rPr>
      </w:pPr>
      <w:r w:rsidRPr="00D058A1">
        <w:rPr>
          <w:sz w:val="20"/>
          <w:szCs w:val="20"/>
          <w:lang w:val="en-US"/>
        </w:rPr>
        <w:t>    ax2.set_</w:t>
      </w:r>
      <w:proofErr w:type="gramStart"/>
      <w:r w:rsidRPr="00D058A1">
        <w:rPr>
          <w:sz w:val="20"/>
          <w:szCs w:val="20"/>
          <w:lang w:val="en-US"/>
        </w:rPr>
        <w:t>ylabel(</w:t>
      </w:r>
      <w:proofErr w:type="gramEnd"/>
      <w:r w:rsidRPr="00D058A1">
        <w:rPr>
          <w:sz w:val="20"/>
          <w:szCs w:val="20"/>
          <w:lang w:val="en-US"/>
        </w:rPr>
        <w:t xml:space="preserve">"Stage-cut </w:t>
      </w:r>
      <w:proofErr w:type="spellStart"/>
      <w:r w:rsidRPr="00D058A1">
        <w:rPr>
          <w:sz w:val="20"/>
          <w:szCs w:val="20"/>
          <w:lang w:val="en-US"/>
        </w:rPr>
        <w:t>fibra</w:t>
      </w:r>
      <w:proofErr w:type="spellEnd"/>
      <w:r w:rsidRPr="00D058A1">
        <w:rPr>
          <w:sz w:val="20"/>
          <w:szCs w:val="20"/>
          <w:lang w:val="en-US"/>
        </w:rPr>
        <w:t xml:space="preserve"> [%]")</w:t>
      </w:r>
    </w:p>
    <w:p w14:paraId="52993932" w14:textId="77777777" w:rsidR="00D058A1" w:rsidRPr="00D058A1" w:rsidRDefault="00D058A1" w:rsidP="00D058A1">
      <w:pPr>
        <w:pStyle w:val="codigo"/>
        <w:spacing w:line="240" w:lineRule="auto"/>
        <w:rPr>
          <w:sz w:val="20"/>
          <w:szCs w:val="20"/>
          <w:lang w:val="en-US"/>
        </w:rPr>
      </w:pPr>
    </w:p>
    <w:p w14:paraId="5B342355" w14:textId="77777777" w:rsidR="00D058A1" w:rsidRPr="00D058A1" w:rsidRDefault="00D058A1" w:rsidP="00D058A1">
      <w:pPr>
        <w:pStyle w:val="codigo"/>
        <w:spacing w:line="240" w:lineRule="auto"/>
        <w:rPr>
          <w:sz w:val="20"/>
          <w:szCs w:val="20"/>
          <w:lang w:val="en-US"/>
        </w:rPr>
      </w:pPr>
      <w:r w:rsidRPr="00D058A1">
        <w:rPr>
          <w:sz w:val="20"/>
          <w:szCs w:val="20"/>
          <w:lang w:val="en-US"/>
        </w:rPr>
        <w:t>    ax1.grid(True, ls</w:t>
      </w:r>
      <w:proofErr w:type="gramStart"/>
      <w:r w:rsidRPr="00D058A1">
        <w:rPr>
          <w:sz w:val="20"/>
          <w:szCs w:val="20"/>
          <w:lang w:val="en-US"/>
        </w:rPr>
        <w:t>="-</w:t>
      </w:r>
      <w:proofErr w:type="gramEnd"/>
      <w:r w:rsidRPr="00D058A1">
        <w:rPr>
          <w:sz w:val="20"/>
          <w:szCs w:val="20"/>
          <w:lang w:val="en-US"/>
        </w:rPr>
        <w:t>-", alpha=0.5)</w:t>
      </w:r>
    </w:p>
    <w:p w14:paraId="7A3C4A7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fig.tight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w:t>
      </w:r>
    </w:p>
    <w:p w14:paraId="7602C313" w14:textId="77777777" w:rsidR="00D058A1" w:rsidRPr="00D058A1" w:rsidRDefault="00D058A1" w:rsidP="00D058A1">
      <w:pPr>
        <w:pStyle w:val="codigo"/>
        <w:spacing w:line="240" w:lineRule="auto"/>
        <w:rPr>
          <w:sz w:val="20"/>
          <w:szCs w:val="20"/>
          <w:lang w:val="en-US"/>
        </w:rPr>
      </w:pPr>
    </w:p>
    <w:p w14:paraId="6302A11E" w14:textId="77777777" w:rsidR="00D058A1" w:rsidRPr="00D058A1" w:rsidRDefault="00D058A1" w:rsidP="00D058A1">
      <w:pPr>
        <w:pStyle w:val="codigo"/>
        <w:spacing w:line="240" w:lineRule="auto"/>
        <w:rPr>
          <w:sz w:val="20"/>
          <w:szCs w:val="20"/>
          <w:lang w:val="en-US"/>
        </w:rPr>
      </w:pPr>
      <w:r w:rsidRPr="00D058A1">
        <w:rPr>
          <w:sz w:val="20"/>
          <w:szCs w:val="20"/>
          <w:lang w:val="en-US"/>
        </w:rPr>
        <w:t>    l1, _ = ax1.get_legend_handles_</w:t>
      </w:r>
      <w:proofErr w:type="gramStart"/>
      <w:r w:rsidRPr="00D058A1">
        <w:rPr>
          <w:sz w:val="20"/>
          <w:szCs w:val="20"/>
          <w:lang w:val="en-US"/>
        </w:rPr>
        <w:t>labels(</w:t>
      </w:r>
      <w:proofErr w:type="gramEnd"/>
      <w:r w:rsidRPr="00D058A1">
        <w:rPr>
          <w:sz w:val="20"/>
          <w:szCs w:val="20"/>
          <w:lang w:val="en-US"/>
        </w:rPr>
        <w:t>)</w:t>
      </w:r>
    </w:p>
    <w:p w14:paraId="76EBE76B" w14:textId="77777777" w:rsidR="00D058A1" w:rsidRPr="00D058A1" w:rsidRDefault="00D058A1" w:rsidP="00D058A1">
      <w:pPr>
        <w:pStyle w:val="codigo"/>
        <w:spacing w:line="240" w:lineRule="auto"/>
        <w:rPr>
          <w:sz w:val="20"/>
          <w:szCs w:val="20"/>
          <w:lang w:val="en-US"/>
        </w:rPr>
      </w:pPr>
      <w:r w:rsidRPr="00D058A1">
        <w:rPr>
          <w:sz w:val="20"/>
          <w:szCs w:val="20"/>
          <w:lang w:val="en-US"/>
        </w:rPr>
        <w:t>    l2, _ = ax2.get_legend_handles_</w:t>
      </w:r>
      <w:proofErr w:type="gramStart"/>
      <w:r w:rsidRPr="00D058A1">
        <w:rPr>
          <w:sz w:val="20"/>
          <w:szCs w:val="20"/>
          <w:lang w:val="en-US"/>
        </w:rPr>
        <w:t>labels(</w:t>
      </w:r>
      <w:proofErr w:type="gramEnd"/>
      <w:r w:rsidRPr="00D058A1">
        <w:rPr>
          <w:sz w:val="20"/>
          <w:szCs w:val="20"/>
          <w:lang w:val="en-US"/>
        </w:rPr>
        <w:t>)</w:t>
      </w:r>
    </w:p>
    <w:p w14:paraId="5319E6C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ax1.legend(l1+l2, </w:t>
      </w:r>
      <w:proofErr w:type="gramStart"/>
      <w:r w:rsidRPr="00D058A1">
        <w:rPr>
          <w:sz w:val="20"/>
          <w:szCs w:val="20"/>
          <w:lang w:val="en-US"/>
        </w:rPr>
        <w:t>["</w:t>
      </w:r>
      <w:r w:rsidRPr="00D058A1">
        <w:rPr>
          <w:rFonts w:ascii="Cambria Math" w:hAnsi="Cambria Math" w:cs="Cambria Math"/>
          <w:sz w:val="20"/>
          <w:szCs w:val="20"/>
        </w:rPr>
        <w:t>⟨</w:t>
      </w:r>
      <w:r w:rsidRPr="00D058A1">
        <w:rPr>
          <w:sz w:val="20"/>
          <w:szCs w:val="20"/>
          <w:lang w:val="en-US"/>
        </w:rPr>
        <w:t>flux</w:t>
      </w:r>
      <w:r w:rsidRPr="00D058A1">
        <w:rPr>
          <w:rFonts w:ascii="Cambria Math" w:hAnsi="Cambria Math" w:cs="Cambria Math"/>
          <w:sz w:val="20"/>
          <w:szCs w:val="20"/>
        </w:rPr>
        <w:t>⟩</w:t>
      </w:r>
      <w:r w:rsidRPr="00D058A1">
        <w:rPr>
          <w:sz w:val="20"/>
          <w:szCs w:val="20"/>
          <w:lang w:val="en-US"/>
        </w:rPr>
        <w:t>"</w:t>
      </w:r>
      <w:proofErr w:type="gramEnd"/>
      <w:r w:rsidRPr="00D058A1">
        <w:rPr>
          <w:sz w:val="20"/>
          <w:szCs w:val="20"/>
          <w:lang w:val="en-US"/>
        </w:rPr>
        <w:t>,"stage-cut"], loc="best")</w:t>
      </w:r>
    </w:p>
    <w:p w14:paraId="23B8859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plt.title</w:t>
      </w:r>
      <w:proofErr w:type="spellEnd"/>
      <w:proofErr w:type="gramEnd"/>
      <w:r w:rsidRPr="00D058A1">
        <w:rPr>
          <w:sz w:val="20"/>
          <w:szCs w:val="20"/>
          <w:lang w:val="en-US"/>
        </w:rPr>
        <w:t>(</w:t>
      </w:r>
      <w:proofErr w:type="spellStart"/>
      <w:r w:rsidRPr="00D058A1">
        <w:rPr>
          <w:sz w:val="20"/>
          <w:szCs w:val="20"/>
          <w:lang w:val="en-US"/>
        </w:rPr>
        <w:t>Titulo</w:t>
      </w:r>
      <w:proofErr w:type="spellEnd"/>
      <w:r w:rsidRPr="00D058A1">
        <w:rPr>
          <w:sz w:val="20"/>
          <w:szCs w:val="20"/>
          <w:lang w:val="en-US"/>
        </w:rPr>
        <w:t>)</w:t>
      </w:r>
    </w:p>
    <w:p w14:paraId="78EABFE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60D037DC" w14:textId="77777777" w:rsidR="00D058A1" w:rsidRPr="00D058A1" w:rsidRDefault="00D058A1" w:rsidP="00D058A1">
      <w:pPr>
        <w:pStyle w:val="codigo"/>
        <w:spacing w:line="240" w:lineRule="auto"/>
        <w:rPr>
          <w:sz w:val="20"/>
          <w:szCs w:val="20"/>
          <w:lang w:val="en-US"/>
        </w:rPr>
      </w:pPr>
    </w:p>
    <w:p w14:paraId="2EFBEF61"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roofErr w:type="spellStart"/>
      <w:r w:rsidRPr="00D058A1">
        <w:rPr>
          <w:sz w:val="20"/>
          <w:szCs w:val="20"/>
          <w:lang w:val="en-US"/>
        </w:rPr>
        <w:t>inputs_</w:t>
      </w:r>
      <w:proofErr w:type="gramStart"/>
      <w:r w:rsidRPr="00D058A1">
        <w:rPr>
          <w:sz w:val="20"/>
          <w:szCs w:val="20"/>
          <w:lang w:val="en-US"/>
        </w:rPr>
        <w:t>fixed.clear</w:t>
      </w:r>
      <w:proofErr w:type="spellEnd"/>
      <w:proofErr w:type="gramEnd"/>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(backup)</w:t>
      </w:r>
    </w:p>
    <w:p w14:paraId="121B2AC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
    <w:p w14:paraId="37446277" w14:textId="77777777" w:rsidR="00D058A1" w:rsidRPr="00D058A1" w:rsidRDefault="00D058A1" w:rsidP="00D058A1">
      <w:pPr>
        <w:pStyle w:val="codigo"/>
        <w:spacing w:line="240" w:lineRule="auto"/>
        <w:rPr>
          <w:sz w:val="20"/>
          <w:szCs w:val="20"/>
          <w:lang w:val="en-US"/>
        </w:rPr>
      </w:pPr>
      <w:r w:rsidRPr="00D058A1">
        <w:rPr>
          <w:sz w:val="20"/>
          <w:szCs w:val="20"/>
          <w:lang w:val="en-US"/>
        </w:rPr>
        <w:t>def plots(res):</w:t>
      </w:r>
    </w:p>
    <w:p w14:paraId="55825116" w14:textId="77777777" w:rsidR="00D058A1" w:rsidRPr="00D058A1" w:rsidRDefault="00D058A1" w:rsidP="00D058A1">
      <w:pPr>
        <w:pStyle w:val="codigo"/>
        <w:spacing w:line="240" w:lineRule="auto"/>
        <w:rPr>
          <w:sz w:val="20"/>
          <w:szCs w:val="20"/>
          <w:lang w:val="en-US"/>
        </w:rPr>
      </w:pPr>
    </w:p>
    <w:p w14:paraId="036D9B6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valores_K</w:t>
      </w:r>
      <w:proofErr w:type="spellEnd"/>
      <w:r w:rsidRPr="00D058A1">
        <w:rPr>
          <w:sz w:val="20"/>
          <w:szCs w:val="20"/>
          <w:lang w:val="en-US"/>
        </w:rPr>
        <w:t xml:space="preserve"> = [15+273.15, 20+273.15, 25+273.15, 30+273.15]</w:t>
      </w:r>
    </w:p>
    <w:p w14:paraId="1EEE784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sensitivity_</w:t>
      </w:r>
      <w:proofErr w:type="gramStart"/>
      <w:r w:rsidRPr="00D058A1">
        <w:rPr>
          <w:sz w:val="20"/>
          <w:szCs w:val="20"/>
          <w:lang w:val="en-US"/>
        </w:rPr>
        <w:t>plot</w:t>
      </w:r>
      <w:proofErr w:type="spellEnd"/>
      <w:r w:rsidRPr="00D058A1">
        <w:rPr>
          <w:sz w:val="20"/>
          <w:szCs w:val="20"/>
          <w:lang w:val="en-US"/>
        </w:rPr>
        <w:t>(</w:t>
      </w:r>
      <w:proofErr w:type="gramEnd"/>
    </w:p>
    <w:p w14:paraId="3D8A3EA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param_name</w:t>
      </w:r>
      <w:proofErr w:type="spellEnd"/>
      <w:r w:rsidRPr="00D058A1">
        <w:rPr>
          <w:sz w:val="20"/>
          <w:szCs w:val="20"/>
          <w:lang w:val="en-US"/>
        </w:rPr>
        <w:t>="</w:t>
      </w:r>
      <w:proofErr w:type="spellStart"/>
      <w:r w:rsidRPr="00D058A1">
        <w:rPr>
          <w:sz w:val="20"/>
          <w:szCs w:val="20"/>
          <w:lang w:val="en-US"/>
        </w:rPr>
        <w:t>T_fibra</w:t>
      </w:r>
      <w:proofErr w:type="spellEnd"/>
      <w:r w:rsidRPr="00D058A1">
        <w:rPr>
          <w:sz w:val="20"/>
          <w:szCs w:val="20"/>
          <w:lang w:val="en-US"/>
        </w:rPr>
        <w:t>",</w:t>
      </w:r>
    </w:p>
    <w:p w14:paraId="7B9238D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param_values</w:t>
      </w:r>
      <w:proofErr w:type="spellEnd"/>
      <w:r w:rsidRPr="00D058A1">
        <w:rPr>
          <w:sz w:val="20"/>
          <w:szCs w:val="20"/>
          <w:lang w:val="en-US"/>
        </w:rPr>
        <w:t>=</w:t>
      </w:r>
      <w:proofErr w:type="spellStart"/>
      <w:r w:rsidRPr="00D058A1">
        <w:rPr>
          <w:sz w:val="20"/>
          <w:szCs w:val="20"/>
          <w:lang w:val="en-US"/>
        </w:rPr>
        <w:t>valores_K</w:t>
      </w:r>
      <w:proofErr w:type="spellEnd"/>
      <w:r w:rsidRPr="00D058A1">
        <w:rPr>
          <w:sz w:val="20"/>
          <w:szCs w:val="20"/>
          <w:lang w:val="en-US"/>
        </w:rPr>
        <w:t>,</w:t>
      </w:r>
    </w:p>
    <w:p w14:paraId="339CC9A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output_key</w:t>
      </w:r>
      <w:proofErr w:type="spellEnd"/>
      <w:r w:rsidRPr="00D058A1">
        <w:rPr>
          <w:sz w:val="20"/>
          <w:szCs w:val="20"/>
          <w:lang w:val="en-US"/>
        </w:rPr>
        <w:t>="</w:t>
      </w:r>
      <w:proofErr w:type="spellStart"/>
      <w:r w:rsidRPr="00D058A1">
        <w:rPr>
          <w:sz w:val="20"/>
          <w:szCs w:val="20"/>
          <w:lang w:val="en-US"/>
        </w:rPr>
        <w:t>concentracion_poli</w:t>
      </w:r>
      <w:proofErr w:type="spellEnd"/>
      <w:r w:rsidRPr="00D058A1">
        <w:rPr>
          <w:sz w:val="20"/>
          <w:szCs w:val="20"/>
          <w:lang w:val="en-US"/>
        </w:rPr>
        <w:t>",</w:t>
      </w:r>
    </w:p>
    <w:p w14:paraId="20F11B9C"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axis = "z",</w:t>
      </w:r>
    </w:p>
    <w:p w14:paraId="5CBCE086"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title</w:t>
      </w:r>
      <w:proofErr w:type="spellEnd"/>
      <w:r w:rsidRPr="00D058A1">
        <w:rPr>
          <w:sz w:val="20"/>
          <w:szCs w:val="20"/>
        </w:rPr>
        <w:t xml:space="preserve">="Sensibilidad de temperatura fibra (C) en </w:t>
      </w:r>
      <w:proofErr w:type="spellStart"/>
      <w:r w:rsidRPr="00D058A1">
        <w:rPr>
          <w:sz w:val="20"/>
          <w:szCs w:val="20"/>
        </w:rPr>
        <w:t>C_poly</w:t>
      </w:r>
      <w:proofErr w:type="spellEnd"/>
      <w:r w:rsidRPr="00D058A1">
        <w:rPr>
          <w:sz w:val="20"/>
          <w:szCs w:val="20"/>
        </w:rPr>
        <w:t>(z)"</w:t>
      </w:r>
    </w:p>
    <w:p w14:paraId="54FE5F01"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w:t>
      </w:r>
    </w:p>
    <w:p w14:paraId="3D8F798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sensitivity_</w:t>
      </w:r>
      <w:proofErr w:type="gramStart"/>
      <w:r w:rsidRPr="00D058A1">
        <w:rPr>
          <w:sz w:val="20"/>
          <w:szCs w:val="20"/>
          <w:lang w:val="en-US"/>
        </w:rPr>
        <w:t>plot</w:t>
      </w:r>
      <w:proofErr w:type="spellEnd"/>
      <w:r w:rsidRPr="00D058A1">
        <w:rPr>
          <w:sz w:val="20"/>
          <w:szCs w:val="20"/>
          <w:lang w:val="en-US"/>
        </w:rPr>
        <w:t>(</w:t>
      </w:r>
      <w:proofErr w:type="gramEnd"/>
    </w:p>
    <w:p w14:paraId="4436643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param_name</w:t>
      </w:r>
      <w:proofErr w:type="spellEnd"/>
      <w:r w:rsidRPr="00D058A1">
        <w:rPr>
          <w:sz w:val="20"/>
          <w:szCs w:val="20"/>
          <w:lang w:val="en-US"/>
        </w:rPr>
        <w:t>="</w:t>
      </w:r>
      <w:proofErr w:type="spellStart"/>
      <w:r w:rsidRPr="00D058A1">
        <w:rPr>
          <w:sz w:val="20"/>
          <w:szCs w:val="20"/>
          <w:lang w:val="en-US"/>
        </w:rPr>
        <w:t>T_fibra</w:t>
      </w:r>
      <w:proofErr w:type="spellEnd"/>
      <w:r w:rsidRPr="00D058A1">
        <w:rPr>
          <w:sz w:val="20"/>
          <w:szCs w:val="20"/>
          <w:lang w:val="en-US"/>
        </w:rPr>
        <w:t>",</w:t>
      </w:r>
    </w:p>
    <w:p w14:paraId="75B098C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param_values</w:t>
      </w:r>
      <w:proofErr w:type="spellEnd"/>
      <w:r w:rsidRPr="00D058A1">
        <w:rPr>
          <w:sz w:val="20"/>
          <w:szCs w:val="20"/>
          <w:lang w:val="en-US"/>
        </w:rPr>
        <w:t>=</w:t>
      </w:r>
      <w:proofErr w:type="spellStart"/>
      <w:r w:rsidRPr="00D058A1">
        <w:rPr>
          <w:sz w:val="20"/>
          <w:szCs w:val="20"/>
          <w:lang w:val="en-US"/>
        </w:rPr>
        <w:t>valores_K</w:t>
      </w:r>
      <w:proofErr w:type="spellEnd"/>
      <w:r w:rsidRPr="00D058A1">
        <w:rPr>
          <w:sz w:val="20"/>
          <w:szCs w:val="20"/>
          <w:lang w:val="en-US"/>
        </w:rPr>
        <w:t>,</w:t>
      </w:r>
    </w:p>
    <w:p w14:paraId="12E3017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output_key</w:t>
      </w:r>
      <w:proofErr w:type="spellEnd"/>
      <w:r w:rsidRPr="00D058A1">
        <w:rPr>
          <w:sz w:val="20"/>
          <w:szCs w:val="20"/>
          <w:lang w:val="en-US"/>
        </w:rPr>
        <w:t>="flux_kg_m2_h",</w:t>
      </w:r>
    </w:p>
    <w:p w14:paraId="29BBD1A1"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axis = "z",</w:t>
      </w:r>
    </w:p>
    <w:p w14:paraId="2565C516"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title</w:t>
      </w:r>
      <w:proofErr w:type="spellEnd"/>
      <w:r w:rsidRPr="00D058A1">
        <w:rPr>
          <w:sz w:val="20"/>
          <w:szCs w:val="20"/>
        </w:rPr>
        <w:t>="Sensibilidad de temperatura fibra (C) en flux kg/m2h(z)"</w:t>
      </w:r>
    </w:p>
    <w:p w14:paraId="4C46AE4A" w14:textId="77777777" w:rsidR="00D058A1" w:rsidRPr="00D058A1" w:rsidRDefault="00D058A1" w:rsidP="00D058A1">
      <w:pPr>
        <w:pStyle w:val="codigo"/>
        <w:spacing w:line="240" w:lineRule="auto"/>
        <w:rPr>
          <w:sz w:val="20"/>
          <w:szCs w:val="20"/>
        </w:rPr>
      </w:pPr>
      <w:r w:rsidRPr="00D058A1">
        <w:rPr>
          <w:sz w:val="20"/>
          <w:szCs w:val="20"/>
        </w:rPr>
        <w:t>    )</w:t>
      </w:r>
    </w:p>
    <w:p w14:paraId="4E9929CB" w14:textId="77777777" w:rsidR="00D058A1" w:rsidRPr="00D058A1" w:rsidRDefault="00D058A1" w:rsidP="00D058A1">
      <w:pPr>
        <w:pStyle w:val="codigo"/>
        <w:spacing w:line="240" w:lineRule="auto"/>
        <w:rPr>
          <w:sz w:val="20"/>
          <w:szCs w:val="20"/>
        </w:rPr>
      </w:pPr>
    </w:p>
    <w:p w14:paraId="64E53393"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plot_fracciones_agua</w:t>
      </w:r>
      <w:proofErr w:type="spellEnd"/>
      <w:r w:rsidRPr="00D058A1">
        <w:rPr>
          <w:sz w:val="20"/>
          <w:szCs w:val="20"/>
        </w:rPr>
        <w:t>(res)</w:t>
      </w:r>
    </w:p>
    <w:p w14:paraId="47F87EA5"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plot_flux_agua</w:t>
      </w:r>
      <w:proofErr w:type="spellEnd"/>
      <w:r w:rsidRPr="00D058A1">
        <w:rPr>
          <w:sz w:val="20"/>
          <w:szCs w:val="20"/>
        </w:rPr>
        <w:t>(res)</w:t>
      </w:r>
    </w:p>
    <w:p w14:paraId="231F5D87"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plot_c_poly</w:t>
      </w:r>
      <w:proofErr w:type="spellEnd"/>
      <w:r w:rsidRPr="00D058A1">
        <w:rPr>
          <w:sz w:val="20"/>
          <w:szCs w:val="20"/>
          <w:lang w:val="en-US"/>
        </w:rPr>
        <w:t>(res)</w:t>
      </w:r>
    </w:p>
    <w:p w14:paraId="0553D8DE" w14:textId="77777777" w:rsidR="00D058A1" w:rsidRPr="004C50E2" w:rsidRDefault="00D058A1" w:rsidP="00D058A1">
      <w:pPr>
        <w:pStyle w:val="codigo"/>
        <w:spacing w:line="240" w:lineRule="auto"/>
        <w:rPr>
          <w:sz w:val="20"/>
          <w:szCs w:val="20"/>
        </w:rPr>
      </w:pPr>
      <w:r w:rsidRPr="00D058A1">
        <w:rPr>
          <w:sz w:val="20"/>
          <w:szCs w:val="20"/>
          <w:lang w:val="en-US"/>
        </w:rPr>
        <w:t xml:space="preserve">    </w:t>
      </w:r>
      <w:r w:rsidRPr="004C50E2">
        <w:rPr>
          <w:sz w:val="20"/>
          <w:szCs w:val="20"/>
        </w:rPr>
        <w:t>plot_T_</w:t>
      </w:r>
      <w:proofErr w:type="gramStart"/>
      <w:r w:rsidRPr="004C50E2">
        <w:rPr>
          <w:sz w:val="20"/>
          <w:szCs w:val="20"/>
        </w:rPr>
        <w:t>perfiles(</w:t>
      </w:r>
      <w:proofErr w:type="gramEnd"/>
      <w:r w:rsidRPr="004C50E2">
        <w:rPr>
          <w:sz w:val="20"/>
          <w:szCs w:val="20"/>
        </w:rPr>
        <w:t>res, unidades="K")</w:t>
      </w:r>
    </w:p>
    <w:p w14:paraId="7CB3616F" w14:textId="77777777" w:rsidR="00D058A1" w:rsidRPr="00D058A1" w:rsidRDefault="00D058A1" w:rsidP="00D058A1">
      <w:pPr>
        <w:pStyle w:val="codigo"/>
        <w:spacing w:line="240" w:lineRule="auto"/>
        <w:rPr>
          <w:sz w:val="20"/>
          <w:szCs w:val="20"/>
          <w:lang w:val="en-US"/>
        </w:rPr>
      </w:pPr>
      <w:r w:rsidRPr="004C50E2">
        <w:rPr>
          <w:sz w:val="20"/>
          <w:szCs w:val="20"/>
        </w:rPr>
        <w:t xml:space="preserve">    </w:t>
      </w:r>
      <w:proofErr w:type="spellStart"/>
      <w:r w:rsidRPr="00D058A1">
        <w:rPr>
          <w:sz w:val="20"/>
          <w:szCs w:val="20"/>
          <w:lang w:val="en-US"/>
        </w:rPr>
        <w:t>plot_c_sim_t</w:t>
      </w:r>
      <w:proofErr w:type="spellEnd"/>
      <w:r w:rsidRPr="00D058A1">
        <w:rPr>
          <w:sz w:val="20"/>
          <w:szCs w:val="20"/>
          <w:lang w:val="en-US"/>
        </w:rPr>
        <w:t>(res)</w:t>
      </w:r>
    </w:p>
    <w:p w14:paraId="08ADE6A6" w14:textId="77777777" w:rsidR="00D058A1" w:rsidRPr="004C50E2" w:rsidRDefault="00D058A1" w:rsidP="00D058A1">
      <w:pPr>
        <w:pStyle w:val="codigo"/>
        <w:spacing w:line="240" w:lineRule="auto"/>
        <w:rPr>
          <w:sz w:val="20"/>
          <w:szCs w:val="20"/>
          <w:lang w:val="en-US"/>
        </w:rPr>
      </w:pPr>
      <w:r w:rsidRPr="00D058A1">
        <w:rPr>
          <w:sz w:val="20"/>
          <w:szCs w:val="20"/>
          <w:lang w:val="en-US"/>
        </w:rPr>
        <w:t xml:space="preserve">    </w:t>
      </w:r>
      <w:r w:rsidRPr="004C50E2">
        <w:rPr>
          <w:sz w:val="20"/>
          <w:szCs w:val="20"/>
          <w:lang w:val="en-US"/>
        </w:rPr>
        <w:t>Sensibilidad_discretizacion(inputs_fixed["L"], inputs_fixed["z"], res["f_fibra"])</w:t>
      </w:r>
    </w:p>
    <w:p w14:paraId="12762395" w14:textId="77777777" w:rsidR="00D058A1" w:rsidRPr="004C50E2" w:rsidRDefault="00D058A1" w:rsidP="00D058A1">
      <w:pPr>
        <w:pStyle w:val="codigo"/>
        <w:spacing w:line="240" w:lineRule="auto"/>
        <w:rPr>
          <w:sz w:val="20"/>
          <w:szCs w:val="20"/>
          <w:lang w:val="en-US"/>
        </w:rPr>
      </w:pPr>
    </w:p>
    <w:p w14:paraId="593FC439" w14:textId="77777777" w:rsidR="00D058A1" w:rsidRPr="00D058A1" w:rsidRDefault="00D058A1" w:rsidP="00D058A1">
      <w:pPr>
        <w:pStyle w:val="codigo"/>
        <w:spacing w:line="240" w:lineRule="auto"/>
        <w:rPr>
          <w:sz w:val="20"/>
          <w:szCs w:val="20"/>
        </w:rPr>
      </w:pPr>
      <w:r w:rsidRPr="004C50E2">
        <w:rPr>
          <w:sz w:val="20"/>
          <w:szCs w:val="20"/>
          <w:lang w:val="en-US"/>
        </w:rPr>
        <w:t xml:space="preserve">    </w:t>
      </w:r>
      <w:proofErr w:type="spellStart"/>
      <w:r w:rsidRPr="00D058A1">
        <w:rPr>
          <w:sz w:val="20"/>
          <w:szCs w:val="20"/>
        </w:rPr>
        <w:t>valores_vino</w:t>
      </w:r>
      <w:proofErr w:type="spellEnd"/>
      <w:r w:rsidRPr="00D058A1">
        <w:rPr>
          <w:sz w:val="20"/>
          <w:szCs w:val="20"/>
        </w:rPr>
        <w:t xml:space="preserve"> = [0.1/1000/60, 0.5/1000/60, 1.0/1000/60, 1.5/1000/60, 2.0/1000/60</w:t>
      </w:r>
      <w:proofErr w:type="gramStart"/>
      <w:r w:rsidRPr="00D058A1">
        <w:rPr>
          <w:sz w:val="20"/>
          <w:szCs w:val="20"/>
        </w:rPr>
        <w:t>]  #</w:t>
      </w:r>
      <w:proofErr w:type="gramEnd"/>
      <w:r w:rsidRPr="00D058A1">
        <w:rPr>
          <w:sz w:val="20"/>
          <w:szCs w:val="20"/>
        </w:rPr>
        <w:t xml:space="preserve"> ejemplo en m3/s</w:t>
      </w:r>
    </w:p>
    <w:p w14:paraId="7E57A847" w14:textId="77777777" w:rsidR="00D058A1" w:rsidRPr="00D058A1" w:rsidRDefault="00D058A1" w:rsidP="00D058A1">
      <w:pPr>
        <w:pStyle w:val="codigo"/>
        <w:spacing w:line="240" w:lineRule="auto"/>
        <w:rPr>
          <w:sz w:val="20"/>
          <w:szCs w:val="20"/>
        </w:rPr>
      </w:pPr>
    </w:p>
    <w:p w14:paraId="03DFA960"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sensitivity_</w:t>
      </w:r>
      <w:proofErr w:type="gramStart"/>
      <w:r w:rsidRPr="00D058A1">
        <w:rPr>
          <w:sz w:val="20"/>
          <w:szCs w:val="20"/>
          <w:lang w:val="en-US"/>
        </w:rPr>
        <w:t>plot</w:t>
      </w:r>
      <w:proofErr w:type="spellEnd"/>
      <w:r w:rsidRPr="00D058A1">
        <w:rPr>
          <w:sz w:val="20"/>
          <w:szCs w:val="20"/>
          <w:lang w:val="en-US"/>
        </w:rPr>
        <w:t>(</w:t>
      </w:r>
      <w:proofErr w:type="gramEnd"/>
    </w:p>
    <w:p w14:paraId="36718BD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param_name</w:t>
      </w:r>
      <w:proofErr w:type="spellEnd"/>
      <w:r w:rsidRPr="00D058A1">
        <w:rPr>
          <w:sz w:val="20"/>
          <w:szCs w:val="20"/>
          <w:lang w:val="en-US"/>
        </w:rPr>
        <w:t>="</w:t>
      </w:r>
      <w:proofErr w:type="spellStart"/>
      <w:r w:rsidRPr="00D058A1">
        <w:rPr>
          <w:sz w:val="20"/>
          <w:szCs w:val="20"/>
          <w:lang w:val="en-US"/>
        </w:rPr>
        <w:t>Q_medio</w:t>
      </w:r>
      <w:proofErr w:type="spellEnd"/>
      <w:r w:rsidRPr="00D058A1">
        <w:rPr>
          <w:sz w:val="20"/>
          <w:szCs w:val="20"/>
          <w:lang w:val="en-US"/>
        </w:rPr>
        <w:t>",</w:t>
      </w:r>
    </w:p>
    <w:p w14:paraId="3D0E60E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param_values</w:t>
      </w:r>
      <w:proofErr w:type="spellEnd"/>
      <w:r w:rsidRPr="00D058A1">
        <w:rPr>
          <w:sz w:val="20"/>
          <w:szCs w:val="20"/>
          <w:lang w:val="en-US"/>
        </w:rPr>
        <w:t>=</w:t>
      </w:r>
      <w:proofErr w:type="spellStart"/>
      <w:r w:rsidRPr="00D058A1">
        <w:rPr>
          <w:sz w:val="20"/>
          <w:szCs w:val="20"/>
          <w:lang w:val="en-US"/>
        </w:rPr>
        <w:t>valores_vino</w:t>
      </w:r>
      <w:proofErr w:type="spellEnd"/>
      <w:r w:rsidRPr="00D058A1">
        <w:rPr>
          <w:sz w:val="20"/>
          <w:szCs w:val="20"/>
          <w:lang w:val="en-US"/>
        </w:rPr>
        <w:t>,</w:t>
      </w:r>
    </w:p>
    <w:p w14:paraId="6BA8D87B"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 xml:space="preserve">        </w:t>
      </w:r>
      <w:proofErr w:type="spellStart"/>
      <w:r w:rsidRPr="00D058A1">
        <w:rPr>
          <w:sz w:val="20"/>
          <w:szCs w:val="20"/>
          <w:lang w:val="en-US"/>
        </w:rPr>
        <w:t>output_key</w:t>
      </w:r>
      <w:proofErr w:type="spellEnd"/>
      <w:r w:rsidRPr="00D058A1">
        <w:rPr>
          <w:sz w:val="20"/>
          <w:szCs w:val="20"/>
          <w:lang w:val="en-US"/>
        </w:rPr>
        <w:t>="</w:t>
      </w:r>
      <w:proofErr w:type="spellStart"/>
      <w:r w:rsidRPr="00D058A1">
        <w:rPr>
          <w:sz w:val="20"/>
          <w:szCs w:val="20"/>
          <w:lang w:val="en-US"/>
        </w:rPr>
        <w:t>C_sim</w:t>
      </w:r>
      <w:proofErr w:type="spellEnd"/>
      <w:r w:rsidRPr="00D058A1">
        <w:rPr>
          <w:sz w:val="20"/>
          <w:szCs w:val="20"/>
          <w:lang w:val="en-US"/>
        </w:rPr>
        <w:t>",</w:t>
      </w:r>
    </w:p>
    <w:p w14:paraId="4785E0F7"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axis = "t",</w:t>
      </w:r>
    </w:p>
    <w:p w14:paraId="76144E5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title</w:t>
      </w:r>
      <w:proofErr w:type="spellEnd"/>
      <w:r w:rsidRPr="00D058A1">
        <w:rPr>
          <w:sz w:val="20"/>
          <w:szCs w:val="20"/>
        </w:rPr>
        <w:t xml:space="preserve">="Sensibilidad del caudal de vino en </w:t>
      </w:r>
      <w:proofErr w:type="spellStart"/>
      <w:r w:rsidRPr="00D058A1">
        <w:rPr>
          <w:sz w:val="20"/>
          <w:szCs w:val="20"/>
        </w:rPr>
        <w:t>C_sim</w:t>
      </w:r>
      <w:proofErr w:type="spellEnd"/>
      <w:r w:rsidRPr="00D058A1">
        <w:rPr>
          <w:sz w:val="20"/>
          <w:szCs w:val="20"/>
        </w:rPr>
        <w:t>(t)"</w:t>
      </w:r>
    </w:p>
    <w:p w14:paraId="040EBEBF"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w:t>
      </w:r>
    </w:p>
    <w:p w14:paraId="44B8562A" w14:textId="77777777" w:rsidR="00D058A1" w:rsidRPr="00D058A1" w:rsidRDefault="00D058A1" w:rsidP="00D058A1">
      <w:pPr>
        <w:pStyle w:val="codigo"/>
        <w:spacing w:line="240" w:lineRule="auto"/>
        <w:rPr>
          <w:sz w:val="20"/>
          <w:szCs w:val="20"/>
          <w:lang w:val="en-US"/>
        </w:rPr>
      </w:pPr>
    </w:p>
    <w:p w14:paraId="6ECE6C9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df_q</w:t>
      </w:r>
      <w:proofErr w:type="spellEnd"/>
      <w:r w:rsidRPr="00D058A1">
        <w:rPr>
          <w:sz w:val="20"/>
          <w:szCs w:val="20"/>
          <w:lang w:val="en-US"/>
        </w:rPr>
        <w:t xml:space="preserve"> = </w:t>
      </w:r>
      <w:proofErr w:type="spellStart"/>
      <w:r w:rsidRPr="00D058A1">
        <w:rPr>
          <w:sz w:val="20"/>
          <w:szCs w:val="20"/>
          <w:lang w:val="en-US"/>
        </w:rPr>
        <w:t>sensitivity_run_and_</w:t>
      </w:r>
      <w:proofErr w:type="gramStart"/>
      <w:r w:rsidRPr="00D058A1">
        <w:rPr>
          <w:sz w:val="20"/>
          <w:szCs w:val="20"/>
          <w:lang w:val="en-US"/>
        </w:rPr>
        <w:t>plot</w:t>
      </w:r>
      <w:proofErr w:type="spellEnd"/>
      <w:r w:rsidRPr="00D058A1">
        <w:rPr>
          <w:sz w:val="20"/>
          <w:szCs w:val="20"/>
          <w:lang w:val="en-US"/>
        </w:rPr>
        <w:t>(</w:t>
      </w:r>
      <w:proofErr w:type="gramEnd"/>
    </w:p>
    <w:p w14:paraId="00299755"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param_name</w:t>
      </w:r>
      <w:proofErr w:type="spellEnd"/>
      <w:r w:rsidRPr="00D058A1">
        <w:rPr>
          <w:sz w:val="20"/>
          <w:szCs w:val="20"/>
        </w:rPr>
        <w:t>="</w:t>
      </w:r>
      <w:proofErr w:type="spellStart"/>
      <w:r w:rsidRPr="00D058A1">
        <w:rPr>
          <w:sz w:val="20"/>
          <w:szCs w:val="20"/>
        </w:rPr>
        <w:t>Q_medio</w:t>
      </w:r>
      <w:proofErr w:type="spellEnd"/>
      <w:r w:rsidRPr="00D058A1">
        <w:rPr>
          <w:sz w:val="20"/>
          <w:szCs w:val="20"/>
        </w:rPr>
        <w:t>",</w:t>
      </w:r>
    </w:p>
    <w:p w14:paraId="569F58B1"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param_values</w:t>
      </w:r>
      <w:proofErr w:type="spellEnd"/>
      <w:r w:rsidRPr="00D058A1">
        <w:rPr>
          <w:sz w:val="20"/>
          <w:szCs w:val="20"/>
        </w:rPr>
        <w:t>=</w:t>
      </w:r>
      <w:proofErr w:type="spellStart"/>
      <w:r w:rsidRPr="00D058A1">
        <w:rPr>
          <w:sz w:val="20"/>
          <w:szCs w:val="20"/>
        </w:rPr>
        <w:t>valores_vino</w:t>
      </w:r>
      <w:proofErr w:type="spellEnd"/>
      <w:r w:rsidRPr="00D058A1">
        <w:rPr>
          <w:sz w:val="20"/>
          <w:szCs w:val="20"/>
        </w:rPr>
        <w:t>,</w:t>
      </w:r>
    </w:p>
    <w:p w14:paraId="3A1A5CB6"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output_key</w:t>
      </w:r>
      <w:proofErr w:type="spellEnd"/>
      <w:r w:rsidRPr="00D058A1">
        <w:rPr>
          <w:sz w:val="20"/>
          <w:szCs w:val="20"/>
          <w:lang w:val="en-US"/>
        </w:rPr>
        <w:t>="flux_kg_m2_h",</w:t>
      </w:r>
    </w:p>
    <w:p w14:paraId="20639540"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axis="z",</w:t>
      </w:r>
    </w:p>
    <w:p w14:paraId="276177A4"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title</w:t>
      </w:r>
      <w:proofErr w:type="spellEnd"/>
      <w:r w:rsidRPr="00D058A1">
        <w:rPr>
          <w:sz w:val="20"/>
          <w:szCs w:val="20"/>
        </w:rPr>
        <w:t xml:space="preserve">="Sensibilidad del caudal en </w:t>
      </w:r>
      <w:proofErr w:type="spellStart"/>
      <w:r w:rsidRPr="00D058A1">
        <w:rPr>
          <w:sz w:val="20"/>
          <w:szCs w:val="20"/>
        </w:rPr>
        <w:t>Flux_agua</w:t>
      </w:r>
      <w:proofErr w:type="spellEnd"/>
      <w:r w:rsidRPr="00D058A1">
        <w:rPr>
          <w:sz w:val="20"/>
          <w:szCs w:val="20"/>
        </w:rPr>
        <w:t>(z)"</w:t>
      </w:r>
    </w:p>
    <w:p w14:paraId="61379BAD" w14:textId="77777777" w:rsidR="00D058A1" w:rsidRPr="00D058A1" w:rsidRDefault="00D058A1" w:rsidP="00D058A1">
      <w:pPr>
        <w:pStyle w:val="codigo"/>
        <w:spacing w:line="240" w:lineRule="auto"/>
        <w:rPr>
          <w:sz w:val="20"/>
          <w:szCs w:val="20"/>
        </w:rPr>
      </w:pPr>
      <w:r w:rsidRPr="00D058A1">
        <w:rPr>
          <w:sz w:val="20"/>
          <w:szCs w:val="20"/>
        </w:rPr>
        <w:t>    )</w:t>
      </w:r>
    </w:p>
    <w:p w14:paraId="2D5C3888" w14:textId="77777777" w:rsidR="00D058A1" w:rsidRPr="00D058A1" w:rsidRDefault="00D058A1" w:rsidP="00D058A1">
      <w:pPr>
        <w:pStyle w:val="codigo"/>
        <w:spacing w:line="240" w:lineRule="auto"/>
        <w:rPr>
          <w:sz w:val="20"/>
          <w:szCs w:val="20"/>
        </w:rPr>
      </w:pPr>
    </w:p>
    <w:p w14:paraId="45F17679"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sensitivity_plot_</w:t>
      </w:r>
      <w:proofErr w:type="gramStart"/>
      <w:r w:rsidRPr="00D058A1">
        <w:rPr>
          <w:sz w:val="20"/>
          <w:szCs w:val="20"/>
        </w:rPr>
        <w:t>normalized</w:t>
      </w:r>
      <w:proofErr w:type="spellEnd"/>
      <w:r w:rsidRPr="00D058A1">
        <w:rPr>
          <w:sz w:val="20"/>
          <w:szCs w:val="20"/>
        </w:rPr>
        <w:t>(</w:t>
      </w:r>
      <w:proofErr w:type="gramEnd"/>
      <w:r w:rsidRPr="00D058A1">
        <w:rPr>
          <w:sz w:val="20"/>
          <w:szCs w:val="20"/>
        </w:rPr>
        <w:t>"</w:t>
      </w:r>
      <w:proofErr w:type="spellStart"/>
      <w:r w:rsidRPr="00D058A1">
        <w:rPr>
          <w:sz w:val="20"/>
          <w:szCs w:val="20"/>
        </w:rPr>
        <w:t>Q_medio</w:t>
      </w:r>
      <w:proofErr w:type="spellEnd"/>
      <w:r w:rsidRPr="00D058A1">
        <w:rPr>
          <w:sz w:val="20"/>
          <w:szCs w:val="20"/>
        </w:rPr>
        <w:t xml:space="preserve">", </w:t>
      </w:r>
      <w:proofErr w:type="spellStart"/>
      <w:r w:rsidRPr="00D058A1">
        <w:rPr>
          <w:sz w:val="20"/>
          <w:szCs w:val="20"/>
        </w:rPr>
        <w:t>valores_vino</w:t>
      </w:r>
      <w:proofErr w:type="spellEnd"/>
      <w:r w:rsidRPr="00D058A1">
        <w:rPr>
          <w:sz w:val="20"/>
          <w:szCs w:val="20"/>
        </w:rPr>
        <w:t>, titulo="Curvatura de J(z) al variar Q/Re")</w:t>
      </w:r>
    </w:p>
    <w:p w14:paraId="5B5ADB38"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plot_KL_vs_Re_</w:t>
      </w:r>
      <w:proofErr w:type="gramStart"/>
      <w:r w:rsidRPr="00D058A1">
        <w:rPr>
          <w:sz w:val="20"/>
          <w:szCs w:val="20"/>
        </w:rPr>
        <w:t>simple</w:t>
      </w:r>
      <w:proofErr w:type="spellEnd"/>
      <w:r w:rsidRPr="00D058A1">
        <w:rPr>
          <w:sz w:val="20"/>
          <w:szCs w:val="20"/>
        </w:rPr>
        <w:t>(</w:t>
      </w:r>
      <w:proofErr w:type="gramEnd"/>
      <w:r w:rsidRPr="00D058A1">
        <w:rPr>
          <w:sz w:val="20"/>
          <w:szCs w:val="20"/>
        </w:rPr>
        <w:t>"</w:t>
      </w:r>
      <w:proofErr w:type="spellStart"/>
      <w:r w:rsidRPr="00D058A1">
        <w:rPr>
          <w:sz w:val="20"/>
          <w:szCs w:val="20"/>
        </w:rPr>
        <w:t>Q_medio</w:t>
      </w:r>
      <w:proofErr w:type="spellEnd"/>
      <w:r w:rsidRPr="00D058A1">
        <w:rPr>
          <w:sz w:val="20"/>
          <w:szCs w:val="20"/>
        </w:rPr>
        <w:t xml:space="preserve">", </w:t>
      </w:r>
      <w:proofErr w:type="spellStart"/>
      <w:r w:rsidRPr="00D058A1">
        <w:rPr>
          <w:sz w:val="20"/>
          <w:szCs w:val="20"/>
        </w:rPr>
        <w:t>valores_vino</w:t>
      </w:r>
      <w:proofErr w:type="spellEnd"/>
      <w:r w:rsidRPr="00D058A1">
        <w:rPr>
          <w:sz w:val="20"/>
          <w:szCs w:val="20"/>
        </w:rPr>
        <w:t>)</w:t>
      </w:r>
    </w:p>
    <w:p w14:paraId="4798D653" w14:textId="77777777" w:rsidR="00D058A1" w:rsidRPr="00D058A1" w:rsidRDefault="00D058A1" w:rsidP="00D058A1">
      <w:pPr>
        <w:pStyle w:val="codigo"/>
        <w:spacing w:line="240" w:lineRule="auto"/>
        <w:rPr>
          <w:sz w:val="20"/>
          <w:szCs w:val="20"/>
        </w:rPr>
      </w:pPr>
      <w:r w:rsidRPr="00D058A1">
        <w:rPr>
          <w:sz w:val="20"/>
          <w:szCs w:val="20"/>
        </w:rPr>
        <w:t xml:space="preserve">    </w:t>
      </w:r>
    </w:p>
    <w:p w14:paraId="4D6305F8"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plot_fluxavg_stagecut_vs_</w:t>
      </w:r>
      <w:proofErr w:type="gramStart"/>
      <w:r w:rsidRPr="00D058A1">
        <w:rPr>
          <w:sz w:val="20"/>
          <w:szCs w:val="20"/>
        </w:rPr>
        <w:t>T</w:t>
      </w:r>
      <w:proofErr w:type="spellEnd"/>
      <w:r w:rsidRPr="00D058A1">
        <w:rPr>
          <w:sz w:val="20"/>
          <w:szCs w:val="20"/>
        </w:rPr>
        <w:t>(</w:t>
      </w:r>
      <w:proofErr w:type="spellStart"/>
      <w:proofErr w:type="gramEnd"/>
      <w:r w:rsidRPr="00D058A1">
        <w:rPr>
          <w:sz w:val="20"/>
          <w:szCs w:val="20"/>
        </w:rPr>
        <w:t>valores_K</w:t>
      </w:r>
      <w:proofErr w:type="spellEnd"/>
      <w:r w:rsidRPr="00D058A1">
        <w:rPr>
          <w:sz w:val="20"/>
          <w:szCs w:val="20"/>
        </w:rPr>
        <w:t xml:space="preserve">, </w:t>
      </w:r>
      <w:proofErr w:type="spellStart"/>
      <w:r w:rsidRPr="00D058A1">
        <w:rPr>
          <w:sz w:val="20"/>
          <w:szCs w:val="20"/>
        </w:rPr>
        <w:t>side</w:t>
      </w:r>
      <w:proofErr w:type="spellEnd"/>
      <w:r w:rsidRPr="00D058A1">
        <w:rPr>
          <w:sz w:val="20"/>
          <w:szCs w:val="20"/>
        </w:rPr>
        <w:t xml:space="preserve">="fibra", Titulo= "Flux y </w:t>
      </w:r>
      <w:proofErr w:type="spellStart"/>
      <w:r w:rsidRPr="00D058A1">
        <w:rPr>
          <w:sz w:val="20"/>
          <w:szCs w:val="20"/>
        </w:rPr>
        <w:t>stagecut</w:t>
      </w:r>
      <w:proofErr w:type="spellEnd"/>
      <w:r w:rsidRPr="00D058A1">
        <w:rPr>
          <w:sz w:val="20"/>
          <w:szCs w:val="20"/>
        </w:rPr>
        <w:t xml:space="preserve"> vs T (fibra)")</w:t>
      </w:r>
    </w:p>
    <w:p w14:paraId="6AE8D06F" w14:textId="77777777" w:rsidR="00D058A1" w:rsidRPr="00D058A1" w:rsidRDefault="00D058A1" w:rsidP="00D058A1">
      <w:pPr>
        <w:pStyle w:val="codigo"/>
        <w:spacing w:line="240" w:lineRule="auto"/>
        <w:rPr>
          <w:sz w:val="20"/>
          <w:szCs w:val="20"/>
        </w:rPr>
      </w:pPr>
    </w:p>
    <w:p w14:paraId="00912E43" w14:textId="77777777" w:rsidR="00D058A1" w:rsidRPr="00D058A1" w:rsidRDefault="00D058A1" w:rsidP="00D058A1">
      <w:pPr>
        <w:pStyle w:val="codigo"/>
        <w:spacing w:line="240" w:lineRule="auto"/>
        <w:rPr>
          <w:sz w:val="20"/>
          <w:szCs w:val="20"/>
        </w:rPr>
      </w:pPr>
      <w:proofErr w:type="spellStart"/>
      <w:r w:rsidRPr="00D058A1">
        <w:rPr>
          <w:sz w:val="20"/>
          <w:szCs w:val="20"/>
        </w:rPr>
        <w:t>def</w:t>
      </w:r>
      <w:proofErr w:type="spellEnd"/>
      <w:r w:rsidRPr="00D058A1">
        <w:rPr>
          <w:sz w:val="20"/>
          <w:szCs w:val="20"/>
        </w:rPr>
        <w:t xml:space="preserve"> </w:t>
      </w:r>
      <w:proofErr w:type="spellStart"/>
      <w:r w:rsidRPr="00D058A1">
        <w:rPr>
          <w:sz w:val="20"/>
          <w:szCs w:val="20"/>
        </w:rPr>
        <w:t>diagnostico_</w:t>
      </w:r>
      <w:proofErr w:type="gramStart"/>
      <w:r w:rsidRPr="00D058A1">
        <w:rPr>
          <w:sz w:val="20"/>
          <w:szCs w:val="20"/>
        </w:rPr>
        <w:t>resistencias</w:t>
      </w:r>
      <w:proofErr w:type="spellEnd"/>
      <w:r w:rsidRPr="00D058A1">
        <w:rPr>
          <w:sz w:val="20"/>
          <w:szCs w:val="20"/>
        </w:rPr>
        <w:t>(</w:t>
      </w:r>
      <w:proofErr w:type="gramEnd"/>
      <w:r w:rsidRPr="00D058A1">
        <w:rPr>
          <w:sz w:val="20"/>
          <w:szCs w:val="20"/>
        </w:rPr>
        <w:t>):</w:t>
      </w:r>
    </w:p>
    <w:p w14:paraId="5CA85E3C" w14:textId="77777777" w:rsidR="00D058A1" w:rsidRPr="00D058A1" w:rsidRDefault="00D058A1" w:rsidP="00D058A1">
      <w:pPr>
        <w:pStyle w:val="codigo"/>
        <w:spacing w:line="240" w:lineRule="auto"/>
        <w:rPr>
          <w:sz w:val="20"/>
          <w:szCs w:val="20"/>
        </w:rPr>
      </w:pPr>
    </w:p>
    <w:p w14:paraId="42340FD8" w14:textId="77777777" w:rsidR="00D058A1" w:rsidRPr="00D058A1" w:rsidRDefault="00D058A1" w:rsidP="00D058A1">
      <w:pPr>
        <w:pStyle w:val="codigo"/>
        <w:spacing w:line="240" w:lineRule="auto"/>
        <w:rPr>
          <w:sz w:val="20"/>
          <w:szCs w:val="20"/>
        </w:rPr>
      </w:pPr>
      <w:r w:rsidRPr="00D058A1">
        <w:rPr>
          <w:sz w:val="20"/>
          <w:szCs w:val="20"/>
        </w:rPr>
        <w:t xml:space="preserve">    L   = </w:t>
      </w:r>
      <w:proofErr w:type="spellStart"/>
      <w:r w:rsidRPr="00D058A1">
        <w:rPr>
          <w:sz w:val="20"/>
          <w:szCs w:val="20"/>
        </w:rPr>
        <w:t>float</w:t>
      </w:r>
      <w:proofErr w:type="spellEnd"/>
      <w:r w:rsidRPr="00D058A1">
        <w:rPr>
          <w:sz w:val="20"/>
          <w:szCs w:val="20"/>
        </w:rPr>
        <w:t>(</w:t>
      </w:r>
      <w:proofErr w:type="spellStart"/>
      <w:r w:rsidRPr="00D058A1">
        <w:rPr>
          <w:sz w:val="20"/>
          <w:szCs w:val="20"/>
        </w:rPr>
        <w:t>inputs_fixed</w:t>
      </w:r>
      <w:proofErr w:type="spellEnd"/>
      <w:r w:rsidRPr="00D058A1">
        <w:rPr>
          <w:sz w:val="20"/>
          <w:szCs w:val="20"/>
        </w:rPr>
        <w:t>["L"])</w:t>
      </w:r>
    </w:p>
    <w:p w14:paraId="6250B3EC"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 xml:space="preserve">N   = </w:t>
      </w:r>
      <w:proofErr w:type="gramStart"/>
      <w:r w:rsidRPr="00D058A1">
        <w:rPr>
          <w:sz w:val="20"/>
          <w:szCs w:val="20"/>
          <w:lang w:val="en-US"/>
        </w:rPr>
        <w:t>int(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N_fibras</w:t>
      </w:r>
      <w:proofErr w:type="spellEnd"/>
      <w:r w:rsidRPr="00D058A1">
        <w:rPr>
          <w:sz w:val="20"/>
          <w:szCs w:val="20"/>
          <w:lang w:val="en-US"/>
        </w:rPr>
        <w:t>", 9690))</w:t>
      </w:r>
    </w:p>
    <w:p w14:paraId="4D135880" w14:textId="77777777" w:rsidR="00D058A1" w:rsidRPr="00D058A1" w:rsidRDefault="00D058A1" w:rsidP="00D058A1">
      <w:pPr>
        <w:pStyle w:val="codigo"/>
        <w:spacing w:line="240" w:lineRule="auto"/>
        <w:rPr>
          <w:sz w:val="20"/>
          <w:szCs w:val="20"/>
          <w:lang w:val="en-US"/>
        </w:rPr>
      </w:pPr>
    </w:p>
    <w:p w14:paraId="7A36F25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d_i</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d_i</w:t>
      </w:r>
      <w:proofErr w:type="spellEnd"/>
      <w:r w:rsidRPr="00D058A1">
        <w:rPr>
          <w:sz w:val="20"/>
          <w:szCs w:val="20"/>
          <w:lang w:val="en-US"/>
        </w:rPr>
        <w:t>",</w:t>
      </w:r>
    </w:p>
    <w:p w14:paraId="28FB5377"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inputs_fixed.get</w:t>
      </w:r>
      <w:proofErr w:type="spellEnd"/>
      <w:r w:rsidRPr="00D058A1">
        <w:rPr>
          <w:sz w:val="20"/>
          <w:szCs w:val="20"/>
        </w:rPr>
        <w:t>(</w:t>
      </w:r>
      <w:proofErr w:type="gramEnd"/>
      <w:r w:rsidRPr="00D058A1">
        <w:rPr>
          <w:sz w:val="20"/>
          <w:szCs w:val="20"/>
        </w:rPr>
        <w:t>"</w:t>
      </w:r>
      <w:proofErr w:type="spellStart"/>
      <w:r w:rsidRPr="00D058A1">
        <w:rPr>
          <w:sz w:val="20"/>
          <w:szCs w:val="20"/>
        </w:rPr>
        <w:t>diametro_interno_fibra</w:t>
      </w:r>
      <w:proofErr w:type="spellEnd"/>
      <w:r w:rsidRPr="00D058A1">
        <w:rPr>
          <w:sz w:val="20"/>
          <w:szCs w:val="20"/>
        </w:rPr>
        <w:t>",</w:t>
      </w:r>
    </w:p>
    <w:p w14:paraId="4CBDB2B4"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D_int_fibra</w:t>
      </w:r>
      <w:proofErr w:type="spellEnd"/>
      <w:r w:rsidRPr="00D058A1">
        <w:rPr>
          <w:sz w:val="20"/>
          <w:szCs w:val="20"/>
          <w:lang w:val="en-US"/>
        </w:rPr>
        <w:t xml:space="preserve">", 240e-6)))) </w:t>
      </w:r>
    </w:p>
    <w:p w14:paraId="247D7F4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d_o</w:t>
      </w:r>
      <w:proofErr w:type="spellEnd"/>
      <w:r w:rsidRPr="00D058A1">
        <w:rPr>
          <w:sz w:val="20"/>
          <w:szCs w:val="20"/>
          <w:lang w:val="en-US"/>
        </w:rPr>
        <w:t xml:space="preserve"> = </w:t>
      </w:r>
      <w:proofErr w:type="gramStart"/>
      <w:r w:rsidRPr="00D058A1">
        <w:rPr>
          <w:sz w:val="20"/>
          <w:szCs w:val="20"/>
          <w:lang w:val="en-US"/>
        </w:rPr>
        <w:t>float(</w:t>
      </w:r>
      <w:proofErr w:type="spell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d_o</w:t>
      </w:r>
      <w:proofErr w:type="spellEnd"/>
      <w:r w:rsidRPr="00D058A1">
        <w:rPr>
          <w:sz w:val="20"/>
          <w:szCs w:val="20"/>
          <w:lang w:val="en-US"/>
        </w:rPr>
        <w:t>",</w:t>
      </w:r>
    </w:p>
    <w:p w14:paraId="7D87AE9C"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inputs_fixed.get</w:t>
      </w:r>
      <w:proofErr w:type="spellEnd"/>
      <w:r w:rsidRPr="00D058A1">
        <w:rPr>
          <w:sz w:val="20"/>
          <w:szCs w:val="20"/>
        </w:rPr>
        <w:t>(</w:t>
      </w:r>
      <w:proofErr w:type="gramEnd"/>
      <w:r w:rsidRPr="00D058A1">
        <w:rPr>
          <w:sz w:val="20"/>
          <w:szCs w:val="20"/>
        </w:rPr>
        <w:t>"</w:t>
      </w:r>
      <w:proofErr w:type="spellStart"/>
      <w:r w:rsidRPr="00D058A1">
        <w:rPr>
          <w:sz w:val="20"/>
          <w:szCs w:val="20"/>
        </w:rPr>
        <w:t>diametro_externo_fibra</w:t>
      </w:r>
      <w:proofErr w:type="spellEnd"/>
      <w:r w:rsidRPr="00D058A1">
        <w:rPr>
          <w:sz w:val="20"/>
          <w:szCs w:val="20"/>
        </w:rPr>
        <w:t>",</w:t>
      </w:r>
    </w:p>
    <w:p w14:paraId="59429A3F"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inputs_fixed.get</w:t>
      </w:r>
      <w:proofErr w:type="spellEnd"/>
      <w:r w:rsidRPr="00D058A1">
        <w:rPr>
          <w:sz w:val="20"/>
          <w:szCs w:val="20"/>
          <w:lang w:val="en-US"/>
        </w:rPr>
        <w:t>(</w:t>
      </w:r>
      <w:proofErr w:type="gramEnd"/>
      <w:r w:rsidRPr="00D058A1">
        <w:rPr>
          <w:sz w:val="20"/>
          <w:szCs w:val="20"/>
          <w:lang w:val="en-US"/>
        </w:rPr>
        <w:t>"</w:t>
      </w:r>
      <w:proofErr w:type="spellStart"/>
      <w:r w:rsidRPr="00D058A1">
        <w:rPr>
          <w:sz w:val="20"/>
          <w:szCs w:val="20"/>
          <w:lang w:val="en-US"/>
        </w:rPr>
        <w:t>D_ext_fibra</w:t>
      </w:r>
      <w:proofErr w:type="spellEnd"/>
      <w:r w:rsidRPr="00D058A1">
        <w:rPr>
          <w:sz w:val="20"/>
          <w:szCs w:val="20"/>
          <w:lang w:val="en-US"/>
        </w:rPr>
        <w:t>", 310e-6))))</w:t>
      </w:r>
    </w:p>
    <w:p w14:paraId="6B243B3A" w14:textId="77777777" w:rsidR="00D058A1" w:rsidRPr="00D058A1" w:rsidRDefault="00D058A1" w:rsidP="00D058A1">
      <w:pPr>
        <w:pStyle w:val="codigo"/>
        <w:spacing w:line="240" w:lineRule="auto"/>
        <w:rPr>
          <w:sz w:val="20"/>
          <w:szCs w:val="20"/>
          <w:lang w:val="en-US"/>
        </w:rPr>
      </w:pPr>
    </w:p>
    <w:p w14:paraId="6800FFD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A_i</w:t>
      </w:r>
      <w:proofErr w:type="spellEnd"/>
      <w:r w:rsidRPr="00D058A1">
        <w:rPr>
          <w:sz w:val="20"/>
          <w:szCs w:val="20"/>
          <w:lang w:val="en-US"/>
        </w:rPr>
        <w:t xml:space="preserve"> = </w:t>
      </w:r>
      <w:proofErr w:type="spellStart"/>
      <w:r w:rsidRPr="00D058A1">
        <w:rPr>
          <w:sz w:val="20"/>
          <w:szCs w:val="20"/>
          <w:lang w:val="en-US"/>
        </w:rPr>
        <w:t>np.pi</w:t>
      </w:r>
      <w:proofErr w:type="spellEnd"/>
      <w:r w:rsidRPr="00D058A1">
        <w:rPr>
          <w:sz w:val="20"/>
          <w:szCs w:val="20"/>
          <w:lang w:val="en-US"/>
        </w:rPr>
        <w:t xml:space="preserve"> * </w:t>
      </w:r>
      <w:proofErr w:type="spellStart"/>
      <w:r w:rsidRPr="00D058A1">
        <w:rPr>
          <w:sz w:val="20"/>
          <w:szCs w:val="20"/>
          <w:lang w:val="en-US"/>
        </w:rPr>
        <w:t>d_i</w:t>
      </w:r>
      <w:proofErr w:type="spellEnd"/>
      <w:r w:rsidRPr="00D058A1">
        <w:rPr>
          <w:sz w:val="20"/>
          <w:szCs w:val="20"/>
          <w:lang w:val="en-US"/>
        </w:rPr>
        <w:t xml:space="preserve"> * L * N  </w:t>
      </w:r>
    </w:p>
    <w:p w14:paraId="09634741"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A_o</w:t>
      </w:r>
      <w:proofErr w:type="spellEnd"/>
      <w:r w:rsidRPr="00D058A1">
        <w:rPr>
          <w:sz w:val="20"/>
          <w:szCs w:val="20"/>
        </w:rPr>
        <w:t xml:space="preserve"> = </w:t>
      </w:r>
      <w:proofErr w:type="spellStart"/>
      <w:r w:rsidRPr="00D058A1">
        <w:rPr>
          <w:sz w:val="20"/>
          <w:szCs w:val="20"/>
        </w:rPr>
        <w:t>np.pi</w:t>
      </w:r>
      <w:proofErr w:type="spellEnd"/>
      <w:r w:rsidRPr="00D058A1">
        <w:rPr>
          <w:sz w:val="20"/>
          <w:szCs w:val="20"/>
        </w:rPr>
        <w:t xml:space="preserve"> * </w:t>
      </w:r>
      <w:proofErr w:type="spellStart"/>
      <w:r w:rsidRPr="00D058A1">
        <w:rPr>
          <w:sz w:val="20"/>
          <w:szCs w:val="20"/>
        </w:rPr>
        <w:t>d_o</w:t>
      </w:r>
      <w:proofErr w:type="spellEnd"/>
      <w:r w:rsidRPr="00D058A1">
        <w:rPr>
          <w:sz w:val="20"/>
          <w:szCs w:val="20"/>
        </w:rPr>
        <w:t xml:space="preserve"> * L * N </w:t>
      </w:r>
    </w:p>
    <w:p w14:paraId="40B136EB" w14:textId="77777777" w:rsidR="00D058A1" w:rsidRPr="00D058A1" w:rsidRDefault="00D058A1" w:rsidP="00D058A1">
      <w:pPr>
        <w:pStyle w:val="codigo"/>
        <w:spacing w:line="240" w:lineRule="auto"/>
        <w:rPr>
          <w:sz w:val="20"/>
          <w:szCs w:val="20"/>
          <w:lang w:val="en-US"/>
        </w:rPr>
      </w:pPr>
      <w:r w:rsidRPr="00D058A1">
        <w:rPr>
          <w:sz w:val="20"/>
          <w:szCs w:val="20"/>
        </w:rPr>
        <w:lastRenderedPageBreak/>
        <w:t xml:space="preserve">    </w:t>
      </w:r>
      <w:proofErr w:type="spellStart"/>
      <w:r w:rsidRPr="00D058A1">
        <w:rPr>
          <w:sz w:val="20"/>
          <w:szCs w:val="20"/>
          <w:lang w:val="en-US"/>
        </w:rPr>
        <w:t>A_rep</w:t>
      </w:r>
      <w:proofErr w:type="spellEnd"/>
      <w:r w:rsidRPr="00D058A1">
        <w:rPr>
          <w:sz w:val="20"/>
          <w:szCs w:val="20"/>
          <w:lang w:val="en-US"/>
        </w:rPr>
        <w:t xml:space="preserve"> = A_o   </w:t>
      </w:r>
    </w:p>
    <w:p w14:paraId="6994B8F3" w14:textId="77777777" w:rsidR="00D058A1" w:rsidRPr="00D058A1" w:rsidRDefault="00D058A1" w:rsidP="00D058A1">
      <w:pPr>
        <w:pStyle w:val="codigo"/>
        <w:spacing w:line="240" w:lineRule="auto"/>
        <w:rPr>
          <w:sz w:val="20"/>
          <w:szCs w:val="20"/>
          <w:lang w:val="en-US"/>
        </w:rPr>
      </w:pPr>
    </w:p>
    <w:p w14:paraId="09882B7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h_f</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h_f</w:t>
      </w:r>
      <w:proofErr w:type="spellEnd"/>
      <w:r w:rsidRPr="00D058A1">
        <w:rPr>
          <w:sz w:val="20"/>
          <w:szCs w:val="20"/>
          <w:lang w:val="en-US"/>
        </w:rPr>
        <w:t>"])            </w:t>
      </w:r>
    </w:p>
    <w:p w14:paraId="47F8C20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h_s</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h_carcasa</w:t>
      </w:r>
      <w:proofErr w:type="spellEnd"/>
      <w:r w:rsidRPr="00D058A1">
        <w:rPr>
          <w:sz w:val="20"/>
          <w:szCs w:val="20"/>
          <w:lang w:val="en-US"/>
        </w:rPr>
        <w:t>"])      </w:t>
      </w:r>
    </w:p>
    <w:p w14:paraId="2D39920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k_eff</w:t>
      </w:r>
      <w:proofErr w:type="spellEnd"/>
      <w:r w:rsidRPr="00D058A1">
        <w:rPr>
          <w:sz w:val="20"/>
          <w:szCs w:val="20"/>
          <w:lang w:val="en-US"/>
        </w:rPr>
        <w:t xml:space="preserve">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k_efectiva</w:t>
      </w:r>
      <w:proofErr w:type="spellEnd"/>
      <w:r w:rsidRPr="00D058A1">
        <w:rPr>
          <w:sz w:val="20"/>
          <w:szCs w:val="20"/>
          <w:lang w:val="en-US"/>
        </w:rPr>
        <w:t>"])  </w:t>
      </w:r>
    </w:p>
    <w:p w14:paraId="14A371C2" w14:textId="77777777" w:rsidR="00D058A1" w:rsidRPr="00D058A1" w:rsidRDefault="00D058A1" w:rsidP="00D058A1">
      <w:pPr>
        <w:pStyle w:val="codigo"/>
        <w:spacing w:line="240" w:lineRule="auto"/>
        <w:rPr>
          <w:sz w:val="20"/>
          <w:szCs w:val="20"/>
          <w:lang w:val="en-US"/>
        </w:rPr>
      </w:pPr>
    </w:p>
    <w:p w14:paraId="5D4FCBD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ln_do_di</w:t>
      </w:r>
      <w:proofErr w:type="spellEnd"/>
      <w:r w:rsidRPr="00D058A1">
        <w:rPr>
          <w:sz w:val="20"/>
          <w:szCs w:val="20"/>
          <w:lang w:val="en-US"/>
        </w:rPr>
        <w:t xml:space="preserve"> = </w:t>
      </w:r>
      <w:proofErr w:type="gramStart"/>
      <w:r w:rsidRPr="00D058A1">
        <w:rPr>
          <w:sz w:val="20"/>
          <w:szCs w:val="20"/>
          <w:lang w:val="en-US"/>
        </w:rPr>
        <w:t>np.log(max(</w:t>
      </w:r>
      <w:proofErr w:type="spellStart"/>
      <w:proofErr w:type="gramEnd"/>
      <w:r w:rsidRPr="00D058A1">
        <w:rPr>
          <w:sz w:val="20"/>
          <w:szCs w:val="20"/>
          <w:lang w:val="en-US"/>
        </w:rPr>
        <w:t>d_o</w:t>
      </w:r>
      <w:proofErr w:type="spellEnd"/>
      <w:r w:rsidRPr="00D058A1">
        <w:rPr>
          <w:sz w:val="20"/>
          <w:szCs w:val="20"/>
          <w:lang w:val="en-US"/>
        </w:rPr>
        <w:t>/</w:t>
      </w:r>
      <w:proofErr w:type="spellStart"/>
      <w:r w:rsidRPr="00D058A1">
        <w:rPr>
          <w:sz w:val="20"/>
          <w:szCs w:val="20"/>
          <w:lang w:val="en-US"/>
        </w:rPr>
        <w:t>d_i</w:t>
      </w:r>
      <w:proofErr w:type="spellEnd"/>
      <w:r w:rsidRPr="00D058A1">
        <w:rPr>
          <w:sz w:val="20"/>
          <w:szCs w:val="20"/>
          <w:lang w:val="en-US"/>
        </w:rPr>
        <w:t>, 1.0 + 1e-12))</w:t>
      </w:r>
    </w:p>
    <w:p w14:paraId="594B989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G_</w:t>
      </w:r>
      <w:proofErr w:type="gramStart"/>
      <w:r w:rsidRPr="00D058A1">
        <w:rPr>
          <w:sz w:val="20"/>
          <w:szCs w:val="20"/>
          <w:lang w:val="en-US"/>
        </w:rPr>
        <w:t>i</w:t>
      </w:r>
      <w:proofErr w:type="spellEnd"/>
      <w:r w:rsidRPr="00D058A1">
        <w:rPr>
          <w:sz w:val="20"/>
          <w:szCs w:val="20"/>
          <w:lang w:val="en-US"/>
        </w:rPr>
        <w:t xml:space="preserve">  =</w:t>
      </w:r>
      <w:proofErr w:type="gramEnd"/>
      <w:r w:rsidRPr="00D058A1">
        <w:rPr>
          <w:sz w:val="20"/>
          <w:szCs w:val="20"/>
          <w:lang w:val="en-US"/>
        </w:rPr>
        <w:t xml:space="preserve"> </w:t>
      </w:r>
      <w:proofErr w:type="spellStart"/>
      <w:r w:rsidRPr="00D058A1">
        <w:rPr>
          <w:sz w:val="20"/>
          <w:szCs w:val="20"/>
          <w:lang w:val="en-US"/>
        </w:rPr>
        <w:t>h_f</w:t>
      </w:r>
      <w:proofErr w:type="spellEnd"/>
      <w:r w:rsidRPr="00D058A1">
        <w:rPr>
          <w:sz w:val="20"/>
          <w:szCs w:val="20"/>
          <w:lang w:val="en-US"/>
        </w:rPr>
        <w:t xml:space="preserve"> * </w:t>
      </w:r>
      <w:proofErr w:type="spellStart"/>
      <w:r w:rsidRPr="00D058A1">
        <w:rPr>
          <w:sz w:val="20"/>
          <w:szCs w:val="20"/>
          <w:lang w:val="en-US"/>
        </w:rPr>
        <w:t>A_i</w:t>
      </w:r>
      <w:proofErr w:type="spellEnd"/>
    </w:p>
    <w:p w14:paraId="442A06D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G_</w:t>
      </w:r>
      <w:proofErr w:type="gramStart"/>
      <w:r w:rsidRPr="00D058A1">
        <w:rPr>
          <w:sz w:val="20"/>
          <w:szCs w:val="20"/>
          <w:lang w:val="en-US"/>
        </w:rPr>
        <w:t>m</w:t>
      </w:r>
      <w:proofErr w:type="spellEnd"/>
      <w:r w:rsidRPr="00D058A1">
        <w:rPr>
          <w:sz w:val="20"/>
          <w:szCs w:val="20"/>
          <w:lang w:val="en-US"/>
        </w:rPr>
        <w:t xml:space="preserve">  =</w:t>
      </w:r>
      <w:proofErr w:type="gramEnd"/>
      <w:r w:rsidRPr="00D058A1">
        <w:rPr>
          <w:sz w:val="20"/>
          <w:szCs w:val="20"/>
          <w:lang w:val="en-US"/>
        </w:rPr>
        <w:t xml:space="preserve"> (2.0*</w:t>
      </w:r>
      <w:proofErr w:type="spellStart"/>
      <w:r w:rsidRPr="00D058A1">
        <w:rPr>
          <w:sz w:val="20"/>
          <w:szCs w:val="20"/>
          <w:lang w:val="en-US"/>
        </w:rPr>
        <w:t>np.pi</w:t>
      </w:r>
      <w:proofErr w:type="spellEnd"/>
      <w:r w:rsidRPr="00D058A1">
        <w:rPr>
          <w:sz w:val="20"/>
          <w:szCs w:val="20"/>
          <w:lang w:val="en-US"/>
        </w:rPr>
        <w:t>*</w:t>
      </w:r>
      <w:proofErr w:type="spellStart"/>
      <w:r w:rsidRPr="00D058A1">
        <w:rPr>
          <w:sz w:val="20"/>
          <w:szCs w:val="20"/>
          <w:lang w:val="en-US"/>
        </w:rPr>
        <w:t>k_eff</w:t>
      </w:r>
      <w:proofErr w:type="spellEnd"/>
      <w:r w:rsidRPr="00D058A1">
        <w:rPr>
          <w:sz w:val="20"/>
          <w:szCs w:val="20"/>
          <w:lang w:val="en-US"/>
        </w:rPr>
        <w:t xml:space="preserve">*L*N) / </w:t>
      </w:r>
      <w:proofErr w:type="spellStart"/>
      <w:r w:rsidRPr="00D058A1">
        <w:rPr>
          <w:sz w:val="20"/>
          <w:szCs w:val="20"/>
          <w:lang w:val="en-US"/>
        </w:rPr>
        <w:t>ln_do_di</w:t>
      </w:r>
      <w:proofErr w:type="spellEnd"/>
    </w:p>
    <w:p w14:paraId="1B55371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G_</w:t>
      </w:r>
      <w:proofErr w:type="gramStart"/>
      <w:r w:rsidRPr="00D058A1">
        <w:rPr>
          <w:sz w:val="20"/>
          <w:szCs w:val="20"/>
          <w:lang w:val="en-US"/>
        </w:rPr>
        <w:t>o</w:t>
      </w:r>
      <w:proofErr w:type="spellEnd"/>
      <w:r w:rsidRPr="00D058A1">
        <w:rPr>
          <w:sz w:val="20"/>
          <w:szCs w:val="20"/>
          <w:lang w:val="en-US"/>
        </w:rPr>
        <w:t xml:space="preserve">  =</w:t>
      </w:r>
      <w:proofErr w:type="gramEnd"/>
      <w:r w:rsidRPr="00D058A1">
        <w:rPr>
          <w:sz w:val="20"/>
          <w:szCs w:val="20"/>
          <w:lang w:val="en-US"/>
        </w:rPr>
        <w:t xml:space="preserve"> </w:t>
      </w:r>
      <w:proofErr w:type="spellStart"/>
      <w:r w:rsidRPr="00D058A1">
        <w:rPr>
          <w:sz w:val="20"/>
          <w:szCs w:val="20"/>
          <w:lang w:val="en-US"/>
        </w:rPr>
        <w:t>h_s</w:t>
      </w:r>
      <w:proofErr w:type="spellEnd"/>
      <w:r w:rsidRPr="00D058A1">
        <w:rPr>
          <w:sz w:val="20"/>
          <w:szCs w:val="20"/>
          <w:lang w:val="en-US"/>
        </w:rPr>
        <w:t xml:space="preserve"> * </w:t>
      </w:r>
      <w:proofErr w:type="spellStart"/>
      <w:r w:rsidRPr="00D058A1">
        <w:rPr>
          <w:sz w:val="20"/>
          <w:szCs w:val="20"/>
          <w:lang w:val="en-US"/>
        </w:rPr>
        <w:t>A_o</w:t>
      </w:r>
      <w:proofErr w:type="spellEnd"/>
    </w:p>
    <w:p w14:paraId="2F2FC7D9" w14:textId="77777777" w:rsidR="00D058A1" w:rsidRPr="00D058A1" w:rsidRDefault="00D058A1" w:rsidP="00D058A1">
      <w:pPr>
        <w:pStyle w:val="codigo"/>
        <w:spacing w:line="240" w:lineRule="auto"/>
        <w:rPr>
          <w:sz w:val="20"/>
          <w:szCs w:val="20"/>
          <w:lang w:val="en-US"/>
        </w:rPr>
      </w:pPr>
    </w:p>
    <w:p w14:paraId="57129CC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R_i</w:t>
      </w:r>
      <w:proofErr w:type="spellEnd"/>
      <w:r w:rsidRPr="00D058A1">
        <w:rPr>
          <w:sz w:val="20"/>
          <w:szCs w:val="20"/>
          <w:lang w:val="en-US"/>
        </w:rPr>
        <w:t xml:space="preserve"> = 1.0 / </w:t>
      </w:r>
      <w:proofErr w:type="gramStart"/>
      <w:r w:rsidRPr="00D058A1">
        <w:rPr>
          <w:sz w:val="20"/>
          <w:szCs w:val="20"/>
          <w:lang w:val="en-US"/>
        </w:rPr>
        <w:t>max(</w:t>
      </w:r>
      <w:proofErr w:type="spellStart"/>
      <w:proofErr w:type="gramEnd"/>
      <w:r w:rsidRPr="00D058A1">
        <w:rPr>
          <w:sz w:val="20"/>
          <w:szCs w:val="20"/>
          <w:lang w:val="en-US"/>
        </w:rPr>
        <w:t>G_i</w:t>
      </w:r>
      <w:proofErr w:type="spellEnd"/>
      <w:r w:rsidRPr="00D058A1">
        <w:rPr>
          <w:sz w:val="20"/>
          <w:szCs w:val="20"/>
          <w:lang w:val="en-US"/>
        </w:rPr>
        <w:t>, 1e-30)</w:t>
      </w:r>
    </w:p>
    <w:p w14:paraId="00159368"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R_m</w:t>
      </w:r>
      <w:proofErr w:type="spellEnd"/>
      <w:r w:rsidRPr="00D058A1">
        <w:rPr>
          <w:sz w:val="20"/>
          <w:szCs w:val="20"/>
        </w:rPr>
        <w:t xml:space="preserve"> = 1.0 / </w:t>
      </w:r>
      <w:proofErr w:type="spellStart"/>
      <w:proofErr w:type="gramStart"/>
      <w:r w:rsidRPr="00D058A1">
        <w:rPr>
          <w:sz w:val="20"/>
          <w:szCs w:val="20"/>
        </w:rPr>
        <w:t>max</w:t>
      </w:r>
      <w:proofErr w:type="spellEnd"/>
      <w:r w:rsidRPr="00D058A1">
        <w:rPr>
          <w:sz w:val="20"/>
          <w:szCs w:val="20"/>
        </w:rPr>
        <w:t>(</w:t>
      </w:r>
      <w:proofErr w:type="spellStart"/>
      <w:proofErr w:type="gramEnd"/>
      <w:r w:rsidRPr="00D058A1">
        <w:rPr>
          <w:sz w:val="20"/>
          <w:szCs w:val="20"/>
        </w:rPr>
        <w:t>G_m</w:t>
      </w:r>
      <w:proofErr w:type="spellEnd"/>
      <w:r w:rsidRPr="00D058A1">
        <w:rPr>
          <w:sz w:val="20"/>
          <w:szCs w:val="20"/>
        </w:rPr>
        <w:t>, 1e-30)</w:t>
      </w:r>
    </w:p>
    <w:p w14:paraId="56C49BBA"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R_o</w:t>
      </w:r>
      <w:proofErr w:type="spellEnd"/>
      <w:r w:rsidRPr="00D058A1">
        <w:rPr>
          <w:sz w:val="20"/>
          <w:szCs w:val="20"/>
        </w:rPr>
        <w:t xml:space="preserve"> = 1.0 / </w:t>
      </w:r>
      <w:proofErr w:type="spellStart"/>
      <w:proofErr w:type="gramStart"/>
      <w:r w:rsidRPr="00D058A1">
        <w:rPr>
          <w:sz w:val="20"/>
          <w:szCs w:val="20"/>
        </w:rPr>
        <w:t>max</w:t>
      </w:r>
      <w:proofErr w:type="spellEnd"/>
      <w:r w:rsidRPr="00D058A1">
        <w:rPr>
          <w:sz w:val="20"/>
          <w:szCs w:val="20"/>
        </w:rPr>
        <w:t>(</w:t>
      </w:r>
      <w:proofErr w:type="spellStart"/>
      <w:proofErr w:type="gramEnd"/>
      <w:r w:rsidRPr="00D058A1">
        <w:rPr>
          <w:sz w:val="20"/>
          <w:szCs w:val="20"/>
        </w:rPr>
        <w:t>G_o</w:t>
      </w:r>
      <w:proofErr w:type="spellEnd"/>
      <w:r w:rsidRPr="00D058A1">
        <w:rPr>
          <w:sz w:val="20"/>
          <w:szCs w:val="20"/>
        </w:rPr>
        <w:t>, 1e-30)</w:t>
      </w:r>
    </w:p>
    <w:p w14:paraId="4F970916"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r w:rsidRPr="00D058A1">
        <w:rPr>
          <w:sz w:val="20"/>
          <w:szCs w:val="20"/>
          <w:lang w:val="en-US"/>
        </w:rPr>
        <w:t>R_tot</w:t>
      </w:r>
      <w:proofErr w:type="spellEnd"/>
      <w:r w:rsidRPr="00D058A1">
        <w:rPr>
          <w:sz w:val="20"/>
          <w:szCs w:val="20"/>
          <w:lang w:val="en-US"/>
        </w:rPr>
        <w:t xml:space="preserve"> = </w:t>
      </w:r>
      <w:proofErr w:type="spellStart"/>
      <w:r w:rsidRPr="00D058A1">
        <w:rPr>
          <w:sz w:val="20"/>
          <w:szCs w:val="20"/>
          <w:lang w:val="en-US"/>
        </w:rPr>
        <w:t>R_i</w:t>
      </w:r>
      <w:proofErr w:type="spellEnd"/>
      <w:r w:rsidRPr="00D058A1">
        <w:rPr>
          <w:sz w:val="20"/>
          <w:szCs w:val="20"/>
          <w:lang w:val="en-US"/>
        </w:rPr>
        <w:t xml:space="preserve"> + </w:t>
      </w:r>
      <w:proofErr w:type="spellStart"/>
      <w:r w:rsidRPr="00D058A1">
        <w:rPr>
          <w:sz w:val="20"/>
          <w:szCs w:val="20"/>
          <w:lang w:val="en-US"/>
        </w:rPr>
        <w:t>R_m</w:t>
      </w:r>
      <w:proofErr w:type="spellEnd"/>
      <w:r w:rsidRPr="00D058A1">
        <w:rPr>
          <w:sz w:val="20"/>
          <w:szCs w:val="20"/>
          <w:lang w:val="en-US"/>
        </w:rPr>
        <w:t xml:space="preserve"> + </w:t>
      </w:r>
      <w:proofErr w:type="spellStart"/>
      <w:r w:rsidRPr="00D058A1">
        <w:rPr>
          <w:sz w:val="20"/>
          <w:szCs w:val="20"/>
          <w:lang w:val="en-US"/>
        </w:rPr>
        <w:t>R_o</w:t>
      </w:r>
      <w:proofErr w:type="spellEnd"/>
    </w:p>
    <w:p w14:paraId="70446249"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U_global</w:t>
      </w:r>
      <w:proofErr w:type="spellEnd"/>
      <w:r w:rsidRPr="00D058A1">
        <w:rPr>
          <w:sz w:val="20"/>
          <w:szCs w:val="20"/>
          <w:lang w:val="en-US"/>
        </w:rPr>
        <w:t xml:space="preserve"> = (1.0 / </w:t>
      </w:r>
      <w:proofErr w:type="spellStart"/>
      <w:r w:rsidRPr="00D058A1">
        <w:rPr>
          <w:sz w:val="20"/>
          <w:szCs w:val="20"/>
          <w:lang w:val="en-US"/>
        </w:rPr>
        <w:t>R_tot</w:t>
      </w:r>
      <w:proofErr w:type="spellEnd"/>
      <w:r w:rsidRPr="00D058A1">
        <w:rPr>
          <w:sz w:val="20"/>
          <w:szCs w:val="20"/>
          <w:lang w:val="en-US"/>
        </w:rPr>
        <w:t xml:space="preserve">) / </w:t>
      </w:r>
      <w:proofErr w:type="spellStart"/>
      <w:r w:rsidRPr="00D058A1">
        <w:rPr>
          <w:sz w:val="20"/>
          <w:szCs w:val="20"/>
          <w:lang w:val="en-US"/>
        </w:rPr>
        <w:t>A_rep</w:t>
      </w:r>
      <w:proofErr w:type="spellEnd"/>
    </w:p>
    <w:p w14:paraId="0A7B8DCC" w14:textId="77777777" w:rsidR="00D058A1" w:rsidRPr="00D058A1" w:rsidRDefault="00D058A1" w:rsidP="00D058A1">
      <w:pPr>
        <w:pStyle w:val="codigo"/>
        <w:spacing w:line="240" w:lineRule="auto"/>
        <w:rPr>
          <w:sz w:val="20"/>
          <w:szCs w:val="20"/>
          <w:lang w:val="en-US"/>
        </w:rPr>
      </w:pPr>
    </w:p>
    <w:p w14:paraId="40FB8794"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frac_i</w:t>
      </w:r>
      <w:proofErr w:type="spellEnd"/>
      <w:r w:rsidRPr="00D058A1">
        <w:rPr>
          <w:sz w:val="20"/>
          <w:szCs w:val="20"/>
          <w:lang w:val="en-US"/>
        </w:rPr>
        <w:t xml:space="preserve"> = </w:t>
      </w:r>
      <w:proofErr w:type="spellStart"/>
      <w:r w:rsidRPr="00D058A1">
        <w:rPr>
          <w:sz w:val="20"/>
          <w:szCs w:val="20"/>
          <w:lang w:val="en-US"/>
        </w:rPr>
        <w:t>R_i</w:t>
      </w:r>
      <w:proofErr w:type="spellEnd"/>
      <w:r w:rsidRPr="00D058A1">
        <w:rPr>
          <w:sz w:val="20"/>
          <w:szCs w:val="20"/>
          <w:lang w:val="en-US"/>
        </w:rPr>
        <w:t xml:space="preserve"> / </w:t>
      </w:r>
      <w:proofErr w:type="spellStart"/>
      <w:r w:rsidRPr="00D058A1">
        <w:rPr>
          <w:sz w:val="20"/>
          <w:szCs w:val="20"/>
          <w:lang w:val="en-US"/>
        </w:rPr>
        <w:t>R_tot</w:t>
      </w:r>
      <w:proofErr w:type="spellEnd"/>
    </w:p>
    <w:p w14:paraId="0C8D02A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frac_m</w:t>
      </w:r>
      <w:proofErr w:type="spellEnd"/>
      <w:r w:rsidRPr="00D058A1">
        <w:rPr>
          <w:sz w:val="20"/>
          <w:szCs w:val="20"/>
          <w:lang w:val="en-US"/>
        </w:rPr>
        <w:t xml:space="preserve"> = </w:t>
      </w:r>
      <w:proofErr w:type="spellStart"/>
      <w:r w:rsidRPr="00D058A1">
        <w:rPr>
          <w:sz w:val="20"/>
          <w:szCs w:val="20"/>
          <w:lang w:val="en-US"/>
        </w:rPr>
        <w:t>R_m</w:t>
      </w:r>
      <w:proofErr w:type="spellEnd"/>
      <w:r w:rsidRPr="00D058A1">
        <w:rPr>
          <w:sz w:val="20"/>
          <w:szCs w:val="20"/>
          <w:lang w:val="en-US"/>
        </w:rPr>
        <w:t xml:space="preserve"> / </w:t>
      </w:r>
      <w:proofErr w:type="spellStart"/>
      <w:r w:rsidRPr="00D058A1">
        <w:rPr>
          <w:sz w:val="20"/>
          <w:szCs w:val="20"/>
          <w:lang w:val="en-US"/>
        </w:rPr>
        <w:t>R_tot</w:t>
      </w:r>
      <w:proofErr w:type="spellEnd"/>
    </w:p>
    <w:p w14:paraId="18AB5188"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r w:rsidRPr="00D058A1">
        <w:rPr>
          <w:sz w:val="20"/>
          <w:szCs w:val="20"/>
        </w:rPr>
        <w:t>frac_o</w:t>
      </w:r>
      <w:proofErr w:type="spellEnd"/>
      <w:r w:rsidRPr="00D058A1">
        <w:rPr>
          <w:sz w:val="20"/>
          <w:szCs w:val="20"/>
        </w:rPr>
        <w:t xml:space="preserve"> = </w:t>
      </w:r>
      <w:proofErr w:type="spellStart"/>
      <w:r w:rsidRPr="00D058A1">
        <w:rPr>
          <w:sz w:val="20"/>
          <w:szCs w:val="20"/>
        </w:rPr>
        <w:t>R_o</w:t>
      </w:r>
      <w:proofErr w:type="spellEnd"/>
      <w:r w:rsidRPr="00D058A1">
        <w:rPr>
          <w:sz w:val="20"/>
          <w:szCs w:val="20"/>
        </w:rPr>
        <w:t xml:space="preserve"> / </w:t>
      </w:r>
      <w:proofErr w:type="spellStart"/>
      <w:r w:rsidRPr="00D058A1">
        <w:rPr>
          <w:sz w:val="20"/>
          <w:szCs w:val="20"/>
        </w:rPr>
        <w:t>R_tot</w:t>
      </w:r>
      <w:proofErr w:type="spellEnd"/>
    </w:p>
    <w:p w14:paraId="7F637CDC" w14:textId="77777777" w:rsidR="00D058A1" w:rsidRPr="00D058A1" w:rsidRDefault="00D058A1" w:rsidP="00D058A1">
      <w:pPr>
        <w:pStyle w:val="codigo"/>
        <w:spacing w:line="240" w:lineRule="auto"/>
        <w:rPr>
          <w:sz w:val="20"/>
          <w:szCs w:val="20"/>
        </w:rPr>
      </w:pPr>
    </w:p>
    <w:p w14:paraId="26B9F571"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"\n=== DIAGNÓSTICO TÉRMICO (por módulo) ===")</w:t>
      </w:r>
    </w:p>
    <w:p w14:paraId="4709AAB8"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print</w:t>
      </w:r>
      <w:proofErr w:type="spellEnd"/>
      <w:r w:rsidRPr="00D058A1">
        <w:rPr>
          <w:sz w:val="20"/>
          <w:szCs w:val="20"/>
        </w:rPr>
        <w:t>(</w:t>
      </w:r>
      <w:proofErr w:type="spellStart"/>
      <w:r w:rsidRPr="00D058A1">
        <w:rPr>
          <w:sz w:val="20"/>
          <w:szCs w:val="20"/>
        </w:rPr>
        <w:t>f"A_i</w:t>
      </w:r>
      <w:proofErr w:type="spellEnd"/>
      <w:r w:rsidRPr="00D058A1">
        <w:rPr>
          <w:sz w:val="20"/>
          <w:szCs w:val="20"/>
        </w:rPr>
        <w:t xml:space="preserve">={A_i:.4e} m², </w:t>
      </w:r>
      <w:proofErr w:type="spellStart"/>
      <w:r w:rsidRPr="00D058A1">
        <w:rPr>
          <w:sz w:val="20"/>
          <w:szCs w:val="20"/>
        </w:rPr>
        <w:t>A_o</w:t>
      </w:r>
      <w:proofErr w:type="spellEnd"/>
      <w:r w:rsidRPr="00D058A1">
        <w:rPr>
          <w:sz w:val="20"/>
          <w:szCs w:val="20"/>
        </w:rPr>
        <w:t>={A_o:.4e} m², N={N}, L={L:.3f} m")</w:t>
      </w:r>
    </w:p>
    <w:p w14:paraId="58E7374C"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print</w:t>
      </w:r>
      <w:proofErr w:type="spellEnd"/>
      <w:r w:rsidRPr="00D058A1">
        <w:rPr>
          <w:sz w:val="20"/>
          <w:szCs w:val="20"/>
        </w:rPr>
        <w:t>(</w:t>
      </w:r>
      <w:proofErr w:type="spellStart"/>
      <w:r w:rsidRPr="00D058A1">
        <w:rPr>
          <w:sz w:val="20"/>
          <w:szCs w:val="20"/>
        </w:rPr>
        <w:t>f"h_f</w:t>
      </w:r>
      <w:proofErr w:type="spellEnd"/>
      <w:r w:rsidRPr="00D058A1">
        <w:rPr>
          <w:sz w:val="20"/>
          <w:szCs w:val="20"/>
        </w:rPr>
        <w:t xml:space="preserve">={h_f:.3e} W/m²/K, </w:t>
      </w:r>
      <w:proofErr w:type="spellStart"/>
      <w:r w:rsidRPr="00D058A1">
        <w:rPr>
          <w:sz w:val="20"/>
          <w:szCs w:val="20"/>
        </w:rPr>
        <w:t>h_s</w:t>
      </w:r>
      <w:proofErr w:type="spellEnd"/>
      <w:r w:rsidRPr="00D058A1">
        <w:rPr>
          <w:sz w:val="20"/>
          <w:szCs w:val="20"/>
        </w:rPr>
        <w:t xml:space="preserve">={h_s:.3e} W/m²/K, </w:t>
      </w:r>
      <w:proofErr w:type="spellStart"/>
      <w:r w:rsidRPr="00D058A1">
        <w:rPr>
          <w:sz w:val="20"/>
          <w:szCs w:val="20"/>
        </w:rPr>
        <w:t>k_eff</w:t>
      </w:r>
      <w:proofErr w:type="spellEnd"/>
      <w:r w:rsidRPr="00D058A1">
        <w:rPr>
          <w:sz w:val="20"/>
          <w:szCs w:val="20"/>
        </w:rPr>
        <w:t>={k_eff:.3e} W/m/K")</w:t>
      </w:r>
    </w:p>
    <w:p w14:paraId="39415260"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r w:rsidRPr="00D058A1">
        <w:rPr>
          <w:sz w:val="20"/>
          <w:szCs w:val="20"/>
        </w:rPr>
        <w:t>print</w:t>
      </w:r>
      <w:proofErr w:type="spellEnd"/>
      <w:r w:rsidRPr="00D058A1">
        <w:rPr>
          <w:sz w:val="20"/>
          <w:szCs w:val="20"/>
        </w:rPr>
        <w:t>(</w:t>
      </w:r>
      <w:proofErr w:type="spellStart"/>
      <w:r w:rsidRPr="00D058A1">
        <w:rPr>
          <w:sz w:val="20"/>
          <w:szCs w:val="20"/>
        </w:rPr>
        <w:t>f"R_i</w:t>
      </w:r>
      <w:proofErr w:type="spellEnd"/>
      <w:r w:rsidRPr="00D058A1">
        <w:rPr>
          <w:sz w:val="20"/>
          <w:szCs w:val="20"/>
        </w:rPr>
        <w:t xml:space="preserve">={R_i:.3e} K/W, </w:t>
      </w:r>
      <w:proofErr w:type="spellStart"/>
      <w:r w:rsidRPr="00D058A1">
        <w:rPr>
          <w:sz w:val="20"/>
          <w:szCs w:val="20"/>
        </w:rPr>
        <w:t>R_m</w:t>
      </w:r>
      <w:proofErr w:type="spellEnd"/>
      <w:r w:rsidRPr="00D058A1">
        <w:rPr>
          <w:sz w:val="20"/>
          <w:szCs w:val="20"/>
        </w:rPr>
        <w:t xml:space="preserve">={R_m:.3e} K/W, </w:t>
      </w:r>
      <w:proofErr w:type="spellStart"/>
      <w:r w:rsidRPr="00D058A1">
        <w:rPr>
          <w:sz w:val="20"/>
          <w:szCs w:val="20"/>
        </w:rPr>
        <w:t>R_o</w:t>
      </w:r>
      <w:proofErr w:type="spellEnd"/>
      <w:r w:rsidRPr="00D058A1">
        <w:rPr>
          <w:sz w:val="20"/>
          <w:szCs w:val="20"/>
        </w:rPr>
        <w:t xml:space="preserve">={R_o:.3e} K/W, </w:t>
      </w:r>
      <w:proofErr w:type="spellStart"/>
      <w:r w:rsidRPr="00D058A1">
        <w:rPr>
          <w:sz w:val="20"/>
          <w:szCs w:val="20"/>
        </w:rPr>
        <w:t>R_tot</w:t>
      </w:r>
      <w:proofErr w:type="spellEnd"/>
      <w:r w:rsidRPr="00D058A1">
        <w:rPr>
          <w:sz w:val="20"/>
          <w:szCs w:val="20"/>
        </w:rPr>
        <w:t>={R_tot:.3e} K/W")</w:t>
      </w:r>
    </w:p>
    <w:p w14:paraId="1A01F8B4"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spellStart"/>
      <w:proofErr w:type="gramEnd"/>
      <w:r w:rsidRPr="00D058A1">
        <w:rPr>
          <w:sz w:val="20"/>
          <w:szCs w:val="20"/>
        </w:rPr>
        <w:t>f"U_</w:t>
      </w:r>
      <w:proofErr w:type="gramStart"/>
      <w:r w:rsidRPr="00D058A1">
        <w:rPr>
          <w:sz w:val="20"/>
          <w:szCs w:val="20"/>
        </w:rPr>
        <w:t>global</w:t>
      </w:r>
      <w:proofErr w:type="spellEnd"/>
      <w:r w:rsidRPr="00D058A1">
        <w:rPr>
          <w:sz w:val="20"/>
          <w:szCs w:val="20"/>
        </w:rPr>
        <w:t>(</w:t>
      </w:r>
      <w:proofErr w:type="spellStart"/>
      <w:proofErr w:type="gramEnd"/>
      <w:r w:rsidRPr="00D058A1">
        <w:rPr>
          <w:sz w:val="20"/>
          <w:szCs w:val="20"/>
        </w:rPr>
        <w:t>ref</w:t>
      </w:r>
      <w:proofErr w:type="spellEnd"/>
      <w:r w:rsidRPr="00D058A1">
        <w:rPr>
          <w:sz w:val="20"/>
          <w:szCs w:val="20"/>
        </w:rPr>
        <w:t xml:space="preserve"> </w:t>
      </w:r>
      <w:proofErr w:type="spellStart"/>
      <w:r w:rsidRPr="00D058A1">
        <w:rPr>
          <w:sz w:val="20"/>
          <w:szCs w:val="20"/>
        </w:rPr>
        <w:t>A_o</w:t>
      </w:r>
      <w:proofErr w:type="spellEnd"/>
      <w:r w:rsidRPr="00D058A1">
        <w:rPr>
          <w:sz w:val="20"/>
          <w:szCs w:val="20"/>
        </w:rPr>
        <w:t>) = {U_global:.3e} W/m²/K")</w:t>
      </w:r>
    </w:p>
    <w:p w14:paraId="58AEE456" w14:textId="77777777" w:rsidR="00D058A1" w:rsidRPr="00D058A1" w:rsidRDefault="00D058A1" w:rsidP="00D058A1">
      <w:pPr>
        <w:pStyle w:val="codigo"/>
        <w:spacing w:line="240" w:lineRule="auto"/>
        <w:rPr>
          <w:sz w:val="20"/>
          <w:szCs w:val="20"/>
        </w:rPr>
      </w:pPr>
      <w:r w:rsidRPr="00D058A1">
        <w:rPr>
          <w:sz w:val="20"/>
          <w:szCs w:val="20"/>
        </w:rPr>
        <w:t xml:space="preserve">    </w:t>
      </w:r>
      <w:proofErr w:type="spellStart"/>
      <w:proofErr w:type="gramStart"/>
      <w:r w:rsidRPr="00D058A1">
        <w:rPr>
          <w:sz w:val="20"/>
          <w:szCs w:val="20"/>
        </w:rPr>
        <w:t>print</w:t>
      </w:r>
      <w:proofErr w:type="spellEnd"/>
      <w:r w:rsidRPr="00D058A1">
        <w:rPr>
          <w:sz w:val="20"/>
          <w:szCs w:val="20"/>
        </w:rPr>
        <w:t>(</w:t>
      </w:r>
      <w:proofErr w:type="spellStart"/>
      <w:proofErr w:type="gramEnd"/>
      <w:r w:rsidRPr="00D058A1">
        <w:rPr>
          <w:sz w:val="20"/>
          <w:szCs w:val="20"/>
        </w:rPr>
        <w:t>f"Aportes</w:t>
      </w:r>
      <w:proofErr w:type="spellEnd"/>
      <w:r w:rsidRPr="00D058A1">
        <w:rPr>
          <w:sz w:val="20"/>
          <w:szCs w:val="20"/>
        </w:rPr>
        <w:t xml:space="preserve"> térmicos: fibra={100*frac_i:.1</w:t>
      </w:r>
      <w:proofErr w:type="gramStart"/>
      <w:r w:rsidRPr="00D058A1">
        <w:rPr>
          <w:sz w:val="20"/>
          <w:szCs w:val="20"/>
        </w:rPr>
        <w:t>f}%</w:t>
      </w:r>
      <w:proofErr w:type="gramEnd"/>
      <w:r w:rsidRPr="00D058A1">
        <w:rPr>
          <w:sz w:val="20"/>
          <w:szCs w:val="20"/>
        </w:rPr>
        <w:t>, membrana={100*frac_m:.1</w:t>
      </w:r>
      <w:proofErr w:type="gramStart"/>
      <w:r w:rsidRPr="00D058A1">
        <w:rPr>
          <w:sz w:val="20"/>
          <w:szCs w:val="20"/>
        </w:rPr>
        <w:t>f}%</w:t>
      </w:r>
      <w:proofErr w:type="gramEnd"/>
      <w:r w:rsidRPr="00D058A1">
        <w:rPr>
          <w:sz w:val="20"/>
          <w:szCs w:val="20"/>
        </w:rPr>
        <w:t>, carcasa={100*frac_o:.1</w:t>
      </w:r>
      <w:proofErr w:type="gramStart"/>
      <w:r w:rsidRPr="00D058A1">
        <w:rPr>
          <w:sz w:val="20"/>
          <w:szCs w:val="20"/>
        </w:rPr>
        <w:t>f}%</w:t>
      </w:r>
      <w:proofErr w:type="gramEnd"/>
      <w:r w:rsidRPr="00D058A1">
        <w:rPr>
          <w:sz w:val="20"/>
          <w:szCs w:val="20"/>
        </w:rPr>
        <w:t>")</w:t>
      </w:r>
    </w:p>
    <w:p w14:paraId="487A9401" w14:textId="77777777" w:rsidR="00D058A1" w:rsidRPr="00D058A1" w:rsidRDefault="00D058A1" w:rsidP="00D058A1">
      <w:pPr>
        <w:pStyle w:val="codigo"/>
        <w:spacing w:line="240" w:lineRule="auto"/>
        <w:rPr>
          <w:sz w:val="20"/>
          <w:szCs w:val="20"/>
        </w:rPr>
      </w:pPr>
    </w:p>
    <w:p w14:paraId="218CBF42"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K_L = float(</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gramEnd"/>
      <w:r w:rsidRPr="00D058A1">
        <w:rPr>
          <w:sz w:val="20"/>
          <w:szCs w:val="20"/>
          <w:lang w:val="en-US"/>
        </w:rPr>
        <w:t>K_L"])  </w:t>
      </w:r>
    </w:p>
    <w:p w14:paraId="2F921919" w14:textId="77777777" w:rsidR="00D058A1" w:rsidRPr="00D058A1" w:rsidRDefault="00D058A1" w:rsidP="00D058A1">
      <w:pPr>
        <w:pStyle w:val="codigo"/>
        <w:spacing w:line="240" w:lineRule="auto"/>
        <w:rPr>
          <w:sz w:val="20"/>
          <w:szCs w:val="20"/>
          <w:lang w:val="en-US"/>
        </w:rPr>
      </w:pPr>
      <w:r w:rsidRPr="00D058A1">
        <w:rPr>
          <w:sz w:val="20"/>
          <w:szCs w:val="20"/>
          <w:lang w:val="en-US"/>
        </w:rPr>
        <w:t>    K_M = float(</w:t>
      </w:r>
      <w:proofErr w:type="spellStart"/>
      <w:r w:rsidRPr="00D058A1">
        <w:rPr>
          <w:sz w:val="20"/>
          <w:szCs w:val="20"/>
          <w:lang w:val="en-US"/>
        </w:rPr>
        <w:t>inputs_fixed</w:t>
      </w:r>
      <w:proofErr w:type="spellEnd"/>
      <w:r w:rsidRPr="00D058A1">
        <w:rPr>
          <w:sz w:val="20"/>
          <w:szCs w:val="20"/>
          <w:lang w:val="en-US"/>
        </w:rPr>
        <w:t xml:space="preserve">["K_M"]) </w:t>
      </w:r>
    </w:p>
    <w:p w14:paraId="12D9B0EC" w14:textId="77777777" w:rsidR="00D058A1" w:rsidRPr="00D058A1" w:rsidRDefault="00D058A1" w:rsidP="00D058A1">
      <w:pPr>
        <w:pStyle w:val="codigo"/>
        <w:spacing w:line="240" w:lineRule="auto"/>
        <w:rPr>
          <w:sz w:val="20"/>
          <w:szCs w:val="20"/>
          <w:lang w:val="en-US"/>
        </w:rPr>
      </w:pPr>
      <w:r w:rsidRPr="00D058A1">
        <w:rPr>
          <w:sz w:val="20"/>
          <w:szCs w:val="20"/>
          <w:lang w:val="en-US"/>
        </w:rPr>
        <w:t>    K_S = float(</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K_carcasa</w:t>
      </w:r>
      <w:proofErr w:type="spellEnd"/>
      <w:r w:rsidRPr="00D058A1">
        <w:rPr>
          <w:sz w:val="20"/>
          <w:szCs w:val="20"/>
          <w:lang w:val="en-US"/>
        </w:rPr>
        <w:t>"])</w:t>
      </w:r>
    </w:p>
    <w:p w14:paraId="4465033C" w14:textId="77777777" w:rsidR="00D058A1" w:rsidRPr="00D058A1" w:rsidRDefault="00D058A1" w:rsidP="00D058A1">
      <w:pPr>
        <w:pStyle w:val="codigo"/>
        <w:spacing w:line="240" w:lineRule="auto"/>
        <w:rPr>
          <w:sz w:val="20"/>
          <w:szCs w:val="20"/>
          <w:lang w:val="en-US"/>
        </w:rPr>
      </w:pPr>
    </w:p>
    <w:p w14:paraId="7239E2CB" w14:textId="77777777" w:rsidR="00D058A1" w:rsidRPr="00D058A1" w:rsidRDefault="00D058A1" w:rsidP="00D058A1">
      <w:pPr>
        <w:pStyle w:val="codigo"/>
        <w:spacing w:line="240" w:lineRule="auto"/>
        <w:rPr>
          <w:sz w:val="20"/>
          <w:szCs w:val="20"/>
          <w:lang w:val="de-DE"/>
        </w:rPr>
      </w:pPr>
      <w:r w:rsidRPr="00D058A1">
        <w:rPr>
          <w:sz w:val="20"/>
          <w:szCs w:val="20"/>
          <w:lang w:val="en-US"/>
        </w:rPr>
        <w:lastRenderedPageBreak/>
        <w:t xml:space="preserve">    </w:t>
      </w:r>
      <w:r w:rsidRPr="00D058A1">
        <w:rPr>
          <w:sz w:val="20"/>
          <w:szCs w:val="20"/>
          <w:lang w:val="de-DE"/>
        </w:rPr>
        <w:t>R_L = 1.0 / max(K_L, 1e-30)</w:t>
      </w:r>
    </w:p>
    <w:p w14:paraId="31BE8952" w14:textId="77777777" w:rsidR="00D058A1" w:rsidRPr="00D058A1" w:rsidRDefault="00D058A1" w:rsidP="00D058A1">
      <w:pPr>
        <w:pStyle w:val="codigo"/>
        <w:spacing w:line="240" w:lineRule="auto"/>
        <w:rPr>
          <w:sz w:val="20"/>
          <w:szCs w:val="20"/>
          <w:lang w:val="de-DE"/>
        </w:rPr>
      </w:pPr>
      <w:r w:rsidRPr="00D058A1">
        <w:rPr>
          <w:sz w:val="20"/>
          <w:szCs w:val="20"/>
          <w:lang w:val="de-DE"/>
        </w:rPr>
        <w:t>    R_M = 1.0 / max(K_M, 1e-30)</w:t>
      </w:r>
    </w:p>
    <w:p w14:paraId="75A6E720" w14:textId="77777777" w:rsidR="00D058A1" w:rsidRPr="00D058A1" w:rsidRDefault="00D058A1" w:rsidP="00D058A1">
      <w:pPr>
        <w:pStyle w:val="codigo"/>
        <w:spacing w:line="240" w:lineRule="auto"/>
        <w:rPr>
          <w:sz w:val="20"/>
          <w:szCs w:val="20"/>
          <w:lang w:val="en-US"/>
        </w:rPr>
      </w:pPr>
      <w:r w:rsidRPr="00D058A1">
        <w:rPr>
          <w:sz w:val="20"/>
          <w:szCs w:val="20"/>
          <w:lang w:val="de-DE"/>
        </w:rPr>
        <w:t xml:space="preserve">    </w:t>
      </w:r>
      <w:r w:rsidRPr="00D058A1">
        <w:rPr>
          <w:sz w:val="20"/>
          <w:szCs w:val="20"/>
          <w:lang w:val="en-US"/>
        </w:rPr>
        <w:t xml:space="preserve">R_S = 1.0 / </w:t>
      </w:r>
      <w:proofErr w:type="gramStart"/>
      <w:r w:rsidRPr="00D058A1">
        <w:rPr>
          <w:sz w:val="20"/>
          <w:szCs w:val="20"/>
          <w:lang w:val="en-US"/>
        </w:rPr>
        <w:t>max(</w:t>
      </w:r>
      <w:proofErr w:type="gramEnd"/>
      <w:r w:rsidRPr="00D058A1">
        <w:rPr>
          <w:sz w:val="20"/>
          <w:szCs w:val="20"/>
          <w:lang w:val="en-US"/>
        </w:rPr>
        <w:t>K_S, 1e-30)</w:t>
      </w:r>
    </w:p>
    <w:p w14:paraId="1EFDBCC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R_tot_m</w:t>
      </w:r>
      <w:proofErr w:type="spellEnd"/>
      <w:r w:rsidRPr="00D058A1">
        <w:rPr>
          <w:sz w:val="20"/>
          <w:szCs w:val="20"/>
          <w:lang w:val="en-US"/>
        </w:rPr>
        <w:t xml:space="preserve"> = R_L + R_M + R_S</w:t>
      </w:r>
    </w:p>
    <w:p w14:paraId="073ECAA0" w14:textId="77777777" w:rsidR="00D058A1" w:rsidRPr="00D058A1" w:rsidRDefault="00D058A1" w:rsidP="00D058A1">
      <w:pPr>
        <w:pStyle w:val="codigo"/>
        <w:spacing w:line="240" w:lineRule="auto"/>
        <w:rPr>
          <w:sz w:val="20"/>
          <w:szCs w:val="20"/>
          <w:lang w:val="en-US"/>
        </w:rPr>
      </w:pPr>
    </w:p>
    <w:p w14:paraId="0EF00A6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K_global</w:t>
      </w:r>
      <w:proofErr w:type="spellEnd"/>
      <w:r w:rsidRPr="00D058A1">
        <w:rPr>
          <w:sz w:val="20"/>
          <w:szCs w:val="20"/>
          <w:lang w:val="en-US"/>
        </w:rPr>
        <w:t xml:space="preserve"> = 1.0 / </w:t>
      </w:r>
      <w:proofErr w:type="spellStart"/>
      <w:r w:rsidRPr="00D058A1">
        <w:rPr>
          <w:sz w:val="20"/>
          <w:szCs w:val="20"/>
          <w:lang w:val="en-US"/>
        </w:rPr>
        <w:t>R_tot_m</w:t>
      </w:r>
      <w:proofErr w:type="spellEnd"/>
      <w:r w:rsidRPr="00D058A1">
        <w:rPr>
          <w:sz w:val="20"/>
          <w:szCs w:val="20"/>
          <w:lang w:val="en-US"/>
        </w:rPr>
        <w:t xml:space="preserve">      </w:t>
      </w:r>
    </w:p>
    <w:p w14:paraId="29CD018B"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phi_L</w:t>
      </w:r>
      <w:proofErr w:type="spellEnd"/>
      <w:r w:rsidRPr="00D058A1">
        <w:rPr>
          <w:sz w:val="20"/>
          <w:szCs w:val="20"/>
          <w:lang w:val="en-US"/>
        </w:rPr>
        <w:t xml:space="preserve"> = R_L / </w:t>
      </w:r>
      <w:proofErr w:type="spellStart"/>
      <w:r w:rsidRPr="00D058A1">
        <w:rPr>
          <w:sz w:val="20"/>
          <w:szCs w:val="20"/>
          <w:lang w:val="en-US"/>
        </w:rPr>
        <w:t>R_tot_m</w:t>
      </w:r>
      <w:proofErr w:type="spellEnd"/>
    </w:p>
    <w:p w14:paraId="38C0F455"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phi_M</w:t>
      </w:r>
      <w:proofErr w:type="spellEnd"/>
      <w:r w:rsidRPr="00D058A1">
        <w:rPr>
          <w:sz w:val="20"/>
          <w:szCs w:val="20"/>
          <w:lang w:val="en-US"/>
        </w:rPr>
        <w:t xml:space="preserve"> = R_M / </w:t>
      </w:r>
      <w:proofErr w:type="spellStart"/>
      <w:r w:rsidRPr="00D058A1">
        <w:rPr>
          <w:sz w:val="20"/>
          <w:szCs w:val="20"/>
          <w:lang w:val="en-US"/>
        </w:rPr>
        <w:t>R_tot_m</w:t>
      </w:r>
      <w:proofErr w:type="spellEnd"/>
    </w:p>
    <w:p w14:paraId="5D6A3B9E"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phi_S</w:t>
      </w:r>
      <w:proofErr w:type="spellEnd"/>
      <w:r w:rsidRPr="00D058A1">
        <w:rPr>
          <w:sz w:val="20"/>
          <w:szCs w:val="20"/>
          <w:lang w:val="en-US"/>
        </w:rPr>
        <w:t xml:space="preserve"> = R_S / </w:t>
      </w:r>
      <w:proofErr w:type="spellStart"/>
      <w:r w:rsidRPr="00D058A1">
        <w:rPr>
          <w:sz w:val="20"/>
          <w:szCs w:val="20"/>
          <w:lang w:val="en-US"/>
        </w:rPr>
        <w:t>R_tot_m</w:t>
      </w:r>
      <w:proofErr w:type="spellEnd"/>
    </w:p>
    <w:p w14:paraId="4F7DF4F7" w14:textId="77777777" w:rsidR="00D058A1" w:rsidRPr="00D058A1" w:rsidRDefault="00D058A1" w:rsidP="00D058A1">
      <w:pPr>
        <w:pStyle w:val="codigo"/>
        <w:spacing w:line="240" w:lineRule="auto"/>
        <w:rPr>
          <w:sz w:val="20"/>
          <w:szCs w:val="20"/>
          <w:lang w:val="en-US"/>
        </w:rPr>
      </w:pPr>
    </w:p>
    <w:p w14:paraId="2E2B7608"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print</w:t>
      </w:r>
      <w:proofErr w:type="spellEnd"/>
      <w:r w:rsidRPr="00D058A1">
        <w:rPr>
          <w:sz w:val="20"/>
          <w:szCs w:val="20"/>
        </w:rPr>
        <w:t>(</w:t>
      </w:r>
      <w:proofErr w:type="gramEnd"/>
      <w:r w:rsidRPr="00D058A1">
        <w:rPr>
          <w:sz w:val="20"/>
          <w:szCs w:val="20"/>
        </w:rPr>
        <w:t>"\n=== DIAGNÓSTICO DE MASA (coeficientes K en m/s) ===")</w:t>
      </w:r>
    </w:p>
    <w:p w14:paraId="545BE3A0"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print(</w:t>
      </w:r>
      <w:proofErr w:type="spellStart"/>
      <w:r w:rsidRPr="00D058A1">
        <w:rPr>
          <w:sz w:val="20"/>
          <w:szCs w:val="20"/>
          <w:lang w:val="en-US"/>
        </w:rPr>
        <w:t>f"K_L</w:t>
      </w:r>
      <w:proofErr w:type="spellEnd"/>
      <w:r w:rsidRPr="00D058A1">
        <w:rPr>
          <w:sz w:val="20"/>
          <w:szCs w:val="20"/>
          <w:lang w:val="en-US"/>
        </w:rPr>
        <w:t>={K_L:.3</w:t>
      </w:r>
      <w:proofErr w:type="gramStart"/>
      <w:r w:rsidRPr="00D058A1">
        <w:rPr>
          <w:sz w:val="20"/>
          <w:szCs w:val="20"/>
          <w:lang w:val="en-US"/>
        </w:rPr>
        <w:t>e},</w:t>
      </w:r>
      <w:proofErr w:type="gramEnd"/>
      <w:r w:rsidRPr="00D058A1">
        <w:rPr>
          <w:sz w:val="20"/>
          <w:szCs w:val="20"/>
          <w:lang w:val="en-US"/>
        </w:rPr>
        <w:t xml:space="preserve"> K_M={K_M:.3</w:t>
      </w:r>
      <w:proofErr w:type="gramStart"/>
      <w:r w:rsidRPr="00D058A1">
        <w:rPr>
          <w:sz w:val="20"/>
          <w:szCs w:val="20"/>
          <w:lang w:val="en-US"/>
        </w:rPr>
        <w:t>e},</w:t>
      </w:r>
      <w:proofErr w:type="gramEnd"/>
      <w:r w:rsidRPr="00D058A1">
        <w:rPr>
          <w:sz w:val="20"/>
          <w:szCs w:val="20"/>
          <w:lang w:val="en-US"/>
        </w:rPr>
        <w:t xml:space="preserve"> </w:t>
      </w:r>
      <w:proofErr w:type="spellStart"/>
      <w:r w:rsidRPr="00D058A1">
        <w:rPr>
          <w:sz w:val="20"/>
          <w:szCs w:val="20"/>
          <w:lang w:val="en-US"/>
        </w:rPr>
        <w:t>K_carcasa</w:t>
      </w:r>
      <w:proofErr w:type="spellEnd"/>
      <w:r w:rsidRPr="00D058A1">
        <w:rPr>
          <w:sz w:val="20"/>
          <w:szCs w:val="20"/>
          <w:lang w:val="en-US"/>
        </w:rPr>
        <w:t>={K_S:.3</w:t>
      </w:r>
      <w:proofErr w:type="gramStart"/>
      <w:r w:rsidRPr="00D058A1">
        <w:rPr>
          <w:sz w:val="20"/>
          <w:szCs w:val="20"/>
          <w:lang w:val="en-US"/>
        </w:rPr>
        <w:t>e}  --&gt;  </w:t>
      </w:r>
      <w:proofErr w:type="spellStart"/>
      <w:r w:rsidRPr="00D058A1">
        <w:rPr>
          <w:sz w:val="20"/>
          <w:szCs w:val="20"/>
          <w:lang w:val="en-US"/>
        </w:rPr>
        <w:t>K</w:t>
      </w:r>
      <w:proofErr w:type="gramEnd"/>
      <w:r w:rsidRPr="00D058A1">
        <w:rPr>
          <w:sz w:val="20"/>
          <w:szCs w:val="20"/>
          <w:lang w:val="en-US"/>
        </w:rPr>
        <w:t>_global</w:t>
      </w:r>
      <w:proofErr w:type="spellEnd"/>
      <w:r w:rsidRPr="00D058A1">
        <w:rPr>
          <w:sz w:val="20"/>
          <w:szCs w:val="20"/>
          <w:lang w:val="en-US"/>
        </w:rPr>
        <w:t>={K_global:.3e} m/s")</w:t>
      </w:r>
    </w:p>
    <w:p w14:paraId="64385F58"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print</w:t>
      </w:r>
      <w:proofErr w:type="spellEnd"/>
      <w:r w:rsidRPr="00D058A1">
        <w:rPr>
          <w:sz w:val="20"/>
          <w:szCs w:val="20"/>
        </w:rPr>
        <w:t>(</w:t>
      </w:r>
      <w:proofErr w:type="spellStart"/>
      <w:proofErr w:type="gramEnd"/>
      <w:r w:rsidRPr="00D058A1">
        <w:rPr>
          <w:sz w:val="20"/>
          <w:szCs w:val="20"/>
        </w:rPr>
        <w:t>f"Aportes</w:t>
      </w:r>
      <w:proofErr w:type="spellEnd"/>
      <w:r w:rsidRPr="00D058A1">
        <w:rPr>
          <w:sz w:val="20"/>
          <w:szCs w:val="20"/>
        </w:rPr>
        <w:t xml:space="preserve"> de resistencia: L={100*phi_L:.1</w:t>
      </w:r>
      <w:proofErr w:type="gramStart"/>
      <w:r w:rsidRPr="00D058A1">
        <w:rPr>
          <w:sz w:val="20"/>
          <w:szCs w:val="20"/>
        </w:rPr>
        <w:t>f}%</w:t>
      </w:r>
      <w:proofErr w:type="gramEnd"/>
      <w:r w:rsidRPr="00D058A1">
        <w:rPr>
          <w:sz w:val="20"/>
          <w:szCs w:val="20"/>
        </w:rPr>
        <w:t>, M={100*phi_M:.1</w:t>
      </w:r>
      <w:proofErr w:type="gramStart"/>
      <w:r w:rsidRPr="00D058A1">
        <w:rPr>
          <w:sz w:val="20"/>
          <w:szCs w:val="20"/>
        </w:rPr>
        <w:t>f}%</w:t>
      </w:r>
      <w:proofErr w:type="gramEnd"/>
      <w:r w:rsidRPr="00D058A1">
        <w:rPr>
          <w:sz w:val="20"/>
          <w:szCs w:val="20"/>
        </w:rPr>
        <w:t>, carcasa={100*phi_S:.1</w:t>
      </w:r>
      <w:proofErr w:type="gramStart"/>
      <w:r w:rsidRPr="00D058A1">
        <w:rPr>
          <w:sz w:val="20"/>
          <w:szCs w:val="20"/>
        </w:rPr>
        <w:t>f}%</w:t>
      </w:r>
      <w:proofErr w:type="gramEnd"/>
      <w:r w:rsidRPr="00D058A1">
        <w:rPr>
          <w:sz w:val="20"/>
          <w:szCs w:val="20"/>
        </w:rPr>
        <w:t>")</w:t>
      </w:r>
    </w:p>
    <w:p w14:paraId="61AE9439" w14:textId="77777777" w:rsidR="00D058A1" w:rsidRPr="00D058A1" w:rsidRDefault="00D058A1" w:rsidP="00D058A1">
      <w:pPr>
        <w:pStyle w:val="codigo"/>
        <w:spacing w:line="240" w:lineRule="auto"/>
        <w:rPr>
          <w:sz w:val="20"/>
          <w:szCs w:val="20"/>
        </w:rPr>
      </w:pPr>
    </w:p>
    <w:p w14:paraId="01794612"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return {</w:t>
      </w:r>
    </w:p>
    <w:p w14:paraId="2481E194"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termico</w:t>
      </w:r>
      <w:proofErr w:type="spellEnd"/>
      <w:proofErr w:type="gramStart"/>
      <w:r w:rsidRPr="00D058A1">
        <w:rPr>
          <w:sz w:val="20"/>
          <w:szCs w:val="20"/>
          <w:lang w:val="en-US"/>
        </w:rPr>
        <w:t>": {</w:t>
      </w:r>
      <w:proofErr w:type="gramEnd"/>
    </w:p>
    <w:p w14:paraId="25B7B7B8"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r w:rsidRPr="00D058A1">
        <w:rPr>
          <w:sz w:val="20"/>
          <w:szCs w:val="20"/>
          <w:lang w:val="en-US"/>
        </w:rPr>
        <w:t>R_i</w:t>
      </w:r>
      <w:proofErr w:type="spellEnd"/>
      <w:r w:rsidRPr="00D058A1">
        <w:rPr>
          <w:sz w:val="20"/>
          <w:szCs w:val="20"/>
          <w:lang w:val="en-US"/>
        </w:rPr>
        <w:t xml:space="preserve">": </w:t>
      </w:r>
      <w:proofErr w:type="spellStart"/>
      <w:r w:rsidRPr="00D058A1">
        <w:rPr>
          <w:sz w:val="20"/>
          <w:szCs w:val="20"/>
          <w:lang w:val="en-US"/>
        </w:rPr>
        <w:t>R_i</w:t>
      </w:r>
      <w:proofErr w:type="spellEnd"/>
      <w:r w:rsidRPr="00D058A1">
        <w:rPr>
          <w:sz w:val="20"/>
          <w:szCs w:val="20"/>
          <w:lang w:val="en-US"/>
        </w:rPr>
        <w:t>, "</w:t>
      </w:r>
      <w:proofErr w:type="spellStart"/>
      <w:r w:rsidRPr="00D058A1">
        <w:rPr>
          <w:sz w:val="20"/>
          <w:szCs w:val="20"/>
          <w:lang w:val="en-US"/>
        </w:rPr>
        <w:t>R_m</w:t>
      </w:r>
      <w:proofErr w:type="spellEnd"/>
      <w:r w:rsidRPr="00D058A1">
        <w:rPr>
          <w:sz w:val="20"/>
          <w:szCs w:val="20"/>
          <w:lang w:val="en-US"/>
        </w:rPr>
        <w:t xml:space="preserve">": </w:t>
      </w:r>
      <w:proofErr w:type="spellStart"/>
      <w:r w:rsidRPr="00D058A1">
        <w:rPr>
          <w:sz w:val="20"/>
          <w:szCs w:val="20"/>
          <w:lang w:val="en-US"/>
        </w:rPr>
        <w:t>R_m</w:t>
      </w:r>
      <w:proofErr w:type="spellEnd"/>
      <w:r w:rsidRPr="00D058A1">
        <w:rPr>
          <w:sz w:val="20"/>
          <w:szCs w:val="20"/>
          <w:lang w:val="en-US"/>
        </w:rPr>
        <w:t>, "</w:t>
      </w:r>
      <w:proofErr w:type="spellStart"/>
      <w:r w:rsidRPr="00D058A1">
        <w:rPr>
          <w:sz w:val="20"/>
          <w:szCs w:val="20"/>
          <w:lang w:val="en-US"/>
        </w:rPr>
        <w:t>R_o</w:t>
      </w:r>
      <w:proofErr w:type="spellEnd"/>
      <w:r w:rsidRPr="00D058A1">
        <w:rPr>
          <w:sz w:val="20"/>
          <w:szCs w:val="20"/>
          <w:lang w:val="en-US"/>
        </w:rPr>
        <w:t>": R_o, "</w:t>
      </w:r>
      <w:proofErr w:type="spellStart"/>
      <w:r w:rsidRPr="00D058A1">
        <w:rPr>
          <w:sz w:val="20"/>
          <w:szCs w:val="20"/>
          <w:lang w:val="en-US"/>
        </w:rPr>
        <w:t>R_tot</w:t>
      </w:r>
      <w:proofErr w:type="spellEnd"/>
      <w:r w:rsidRPr="00D058A1">
        <w:rPr>
          <w:sz w:val="20"/>
          <w:szCs w:val="20"/>
          <w:lang w:val="en-US"/>
        </w:rPr>
        <w:t xml:space="preserve">": </w:t>
      </w:r>
      <w:proofErr w:type="spellStart"/>
      <w:r w:rsidRPr="00D058A1">
        <w:rPr>
          <w:sz w:val="20"/>
          <w:szCs w:val="20"/>
          <w:lang w:val="en-US"/>
        </w:rPr>
        <w:t>R_tot</w:t>
      </w:r>
      <w:proofErr w:type="spellEnd"/>
      <w:r w:rsidRPr="00D058A1">
        <w:rPr>
          <w:sz w:val="20"/>
          <w:szCs w:val="20"/>
          <w:lang w:val="en-US"/>
        </w:rPr>
        <w:t>,</w:t>
      </w:r>
    </w:p>
    <w:p w14:paraId="140FE1BB"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w:t>
      </w:r>
      <w:proofErr w:type="spellStart"/>
      <w:r w:rsidRPr="00D058A1">
        <w:rPr>
          <w:sz w:val="20"/>
          <w:szCs w:val="20"/>
        </w:rPr>
        <w:t>U_global</w:t>
      </w:r>
      <w:proofErr w:type="spellEnd"/>
      <w:r w:rsidRPr="00D058A1">
        <w:rPr>
          <w:sz w:val="20"/>
          <w:szCs w:val="20"/>
        </w:rPr>
        <w:t xml:space="preserve">": </w:t>
      </w:r>
      <w:proofErr w:type="spellStart"/>
      <w:r w:rsidRPr="00D058A1">
        <w:rPr>
          <w:sz w:val="20"/>
          <w:szCs w:val="20"/>
        </w:rPr>
        <w:t>U_global</w:t>
      </w:r>
      <w:proofErr w:type="spellEnd"/>
      <w:r w:rsidRPr="00D058A1">
        <w:rPr>
          <w:sz w:val="20"/>
          <w:szCs w:val="20"/>
        </w:rPr>
        <w:t>,</w:t>
      </w:r>
    </w:p>
    <w:p w14:paraId="40537087"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frac_i</w:t>
      </w:r>
      <w:proofErr w:type="spellEnd"/>
      <w:r w:rsidRPr="00D058A1">
        <w:rPr>
          <w:sz w:val="20"/>
          <w:szCs w:val="20"/>
        </w:rPr>
        <w:t xml:space="preserve">": </w:t>
      </w:r>
      <w:proofErr w:type="spellStart"/>
      <w:r w:rsidRPr="00D058A1">
        <w:rPr>
          <w:sz w:val="20"/>
          <w:szCs w:val="20"/>
        </w:rPr>
        <w:t>frac_i</w:t>
      </w:r>
      <w:proofErr w:type="spellEnd"/>
      <w:r w:rsidRPr="00D058A1">
        <w:rPr>
          <w:sz w:val="20"/>
          <w:szCs w:val="20"/>
        </w:rPr>
        <w:t>, "</w:t>
      </w:r>
      <w:proofErr w:type="spellStart"/>
      <w:r w:rsidRPr="00D058A1">
        <w:rPr>
          <w:sz w:val="20"/>
          <w:szCs w:val="20"/>
        </w:rPr>
        <w:t>frac_m</w:t>
      </w:r>
      <w:proofErr w:type="spellEnd"/>
      <w:r w:rsidRPr="00D058A1">
        <w:rPr>
          <w:sz w:val="20"/>
          <w:szCs w:val="20"/>
        </w:rPr>
        <w:t xml:space="preserve">": </w:t>
      </w:r>
      <w:proofErr w:type="spellStart"/>
      <w:r w:rsidRPr="00D058A1">
        <w:rPr>
          <w:sz w:val="20"/>
          <w:szCs w:val="20"/>
        </w:rPr>
        <w:t>frac_m</w:t>
      </w:r>
      <w:proofErr w:type="spellEnd"/>
      <w:r w:rsidRPr="00D058A1">
        <w:rPr>
          <w:sz w:val="20"/>
          <w:szCs w:val="20"/>
        </w:rPr>
        <w:t>, "</w:t>
      </w:r>
      <w:proofErr w:type="spellStart"/>
      <w:r w:rsidRPr="00D058A1">
        <w:rPr>
          <w:sz w:val="20"/>
          <w:szCs w:val="20"/>
        </w:rPr>
        <w:t>frac_o</w:t>
      </w:r>
      <w:proofErr w:type="spellEnd"/>
      <w:r w:rsidRPr="00D058A1">
        <w:rPr>
          <w:sz w:val="20"/>
          <w:szCs w:val="20"/>
        </w:rPr>
        <w:t xml:space="preserve">": </w:t>
      </w:r>
      <w:proofErr w:type="spellStart"/>
      <w:r w:rsidRPr="00D058A1">
        <w:rPr>
          <w:sz w:val="20"/>
          <w:szCs w:val="20"/>
        </w:rPr>
        <w:t>frac_o</w:t>
      </w:r>
      <w:proofErr w:type="spellEnd"/>
      <w:r w:rsidRPr="00D058A1">
        <w:rPr>
          <w:sz w:val="20"/>
          <w:szCs w:val="20"/>
        </w:rPr>
        <w:t>,</w:t>
      </w:r>
    </w:p>
    <w:p w14:paraId="5C10C5F8"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w:t>
      </w:r>
      <w:proofErr w:type="spellStart"/>
      <w:r w:rsidRPr="00D058A1">
        <w:rPr>
          <w:sz w:val="20"/>
          <w:szCs w:val="20"/>
          <w:lang w:val="en-US"/>
        </w:rPr>
        <w:t>A_i</w:t>
      </w:r>
      <w:proofErr w:type="spellEnd"/>
      <w:r w:rsidRPr="00D058A1">
        <w:rPr>
          <w:sz w:val="20"/>
          <w:szCs w:val="20"/>
          <w:lang w:val="en-US"/>
        </w:rPr>
        <w:t xml:space="preserve">": </w:t>
      </w:r>
      <w:proofErr w:type="spellStart"/>
      <w:r w:rsidRPr="00D058A1">
        <w:rPr>
          <w:sz w:val="20"/>
          <w:szCs w:val="20"/>
          <w:lang w:val="en-US"/>
        </w:rPr>
        <w:t>A_i</w:t>
      </w:r>
      <w:proofErr w:type="spellEnd"/>
      <w:r w:rsidRPr="00D058A1">
        <w:rPr>
          <w:sz w:val="20"/>
          <w:szCs w:val="20"/>
          <w:lang w:val="en-US"/>
        </w:rPr>
        <w:t>, "</w:t>
      </w:r>
      <w:proofErr w:type="spellStart"/>
      <w:r w:rsidRPr="00D058A1">
        <w:rPr>
          <w:sz w:val="20"/>
          <w:szCs w:val="20"/>
          <w:lang w:val="en-US"/>
        </w:rPr>
        <w:t>A_o</w:t>
      </w:r>
      <w:proofErr w:type="spellEnd"/>
      <w:r w:rsidRPr="00D058A1">
        <w:rPr>
          <w:sz w:val="20"/>
          <w:szCs w:val="20"/>
          <w:lang w:val="en-US"/>
        </w:rPr>
        <w:t xml:space="preserve">": </w:t>
      </w:r>
      <w:proofErr w:type="spellStart"/>
      <w:r w:rsidRPr="00D058A1">
        <w:rPr>
          <w:sz w:val="20"/>
          <w:szCs w:val="20"/>
          <w:lang w:val="en-US"/>
        </w:rPr>
        <w:t>A_o</w:t>
      </w:r>
      <w:proofErr w:type="spellEnd"/>
      <w:r w:rsidRPr="00D058A1">
        <w:rPr>
          <w:sz w:val="20"/>
          <w:szCs w:val="20"/>
          <w:lang w:val="en-US"/>
        </w:rPr>
        <w:t>, "N": N, "L": L</w:t>
      </w:r>
    </w:p>
    <w:p w14:paraId="0A8791DD" w14:textId="77777777" w:rsidR="00D058A1" w:rsidRPr="00D058A1" w:rsidRDefault="00D058A1" w:rsidP="00D058A1">
      <w:pPr>
        <w:pStyle w:val="codigo"/>
        <w:spacing w:line="240" w:lineRule="auto"/>
        <w:rPr>
          <w:sz w:val="20"/>
          <w:szCs w:val="20"/>
          <w:lang w:val="en-US"/>
        </w:rPr>
      </w:pPr>
      <w:r w:rsidRPr="00D058A1">
        <w:rPr>
          <w:sz w:val="20"/>
          <w:szCs w:val="20"/>
          <w:lang w:val="en-US"/>
        </w:rPr>
        <w:t>        },</w:t>
      </w:r>
    </w:p>
    <w:p w14:paraId="0DF38BCD" w14:textId="77777777" w:rsidR="00D058A1" w:rsidRPr="00D058A1" w:rsidRDefault="00D058A1" w:rsidP="00D058A1">
      <w:pPr>
        <w:pStyle w:val="codigo"/>
        <w:spacing w:line="240" w:lineRule="auto"/>
        <w:rPr>
          <w:sz w:val="20"/>
          <w:szCs w:val="20"/>
          <w:lang w:val="en-US"/>
        </w:rPr>
      </w:pPr>
      <w:r w:rsidRPr="00D058A1">
        <w:rPr>
          <w:sz w:val="20"/>
          <w:szCs w:val="20"/>
          <w:lang w:val="en-US"/>
        </w:rPr>
        <w:t>        "masa</w:t>
      </w:r>
      <w:proofErr w:type="gramStart"/>
      <w:r w:rsidRPr="00D058A1">
        <w:rPr>
          <w:sz w:val="20"/>
          <w:szCs w:val="20"/>
          <w:lang w:val="en-US"/>
        </w:rPr>
        <w:t>": {</w:t>
      </w:r>
      <w:proofErr w:type="gramEnd"/>
    </w:p>
    <w:p w14:paraId="5346FA02" w14:textId="77777777" w:rsidR="00D058A1" w:rsidRPr="00D058A1" w:rsidRDefault="00D058A1" w:rsidP="00D058A1">
      <w:pPr>
        <w:pStyle w:val="codigo"/>
        <w:spacing w:line="240" w:lineRule="auto"/>
        <w:rPr>
          <w:sz w:val="20"/>
          <w:szCs w:val="20"/>
          <w:lang w:val="en-US"/>
        </w:rPr>
      </w:pPr>
      <w:r w:rsidRPr="00D058A1">
        <w:rPr>
          <w:sz w:val="20"/>
          <w:szCs w:val="20"/>
          <w:lang w:val="en-US"/>
        </w:rPr>
        <w:t>            "K_L": K_L, "K_M": K_M, "K_S": K_S, "</w:t>
      </w:r>
      <w:proofErr w:type="spellStart"/>
      <w:r w:rsidRPr="00D058A1">
        <w:rPr>
          <w:sz w:val="20"/>
          <w:szCs w:val="20"/>
          <w:lang w:val="en-US"/>
        </w:rPr>
        <w:t>K_global</w:t>
      </w:r>
      <w:proofErr w:type="spellEnd"/>
      <w:r w:rsidRPr="00D058A1">
        <w:rPr>
          <w:sz w:val="20"/>
          <w:szCs w:val="20"/>
          <w:lang w:val="en-US"/>
        </w:rPr>
        <w:t xml:space="preserve">": </w:t>
      </w:r>
      <w:proofErr w:type="spellStart"/>
      <w:r w:rsidRPr="00D058A1">
        <w:rPr>
          <w:sz w:val="20"/>
          <w:szCs w:val="20"/>
          <w:lang w:val="en-US"/>
        </w:rPr>
        <w:t>K_global</w:t>
      </w:r>
      <w:proofErr w:type="spellEnd"/>
      <w:r w:rsidRPr="00D058A1">
        <w:rPr>
          <w:sz w:val="20"/>
          <w:szCs w:val="20"/>
          <w:lang w:val="en-US"/>
        </w:rPr>
        <w:t>,</w:t>
      </w:r>
    </w:p>
    <w:p w14:paraId="64F203F4"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proofErr w:type="gramStart"/>
      <w:r w:rsidRPr="00D058A1">
        <w:rPr>
          <w:sz w:val="20"/>
          <w:szCs w:val="20"/>
          <w:lang w:val="en-US"/>
        </w:rPr>
        <w:t>phi</w:t>
      </w:r>
      <w:proofErr w:type="gramEnd"/>
      <w:r w:rsidRPr="00D058A1">
        <w:rPr>
          <w:sz w:val="20"/>
          <w:szCs w:val="20"/>
          <w:lang w:val="en-US"/>
        </w:rPr>
        <w:t>_L</w:t>
      </w:r>
      <w:proofErr w:type="spellEnd"/>
      <w:r w:rsidRPr="00D058A1">
        <w:rPr>
          <w:sz w:val="20"/>
          <w:szCs w:val="20"/>
          <w:lang w:val="en-US"/>
        </w:rPr>
        <w:t xml:space="preserve">": </w:t>
      </w:r>
      <w:proofErr w:type="spellStart"/>
      <w:r w:rsidRPr="00D058A1">
        <w:rPr>
          <w:sz w:val="20"/>
          <w:szCs w:val="20"/>
          <w:lang w:val="en-US"/>
        </w:rPr>
        <w:t>phi_L</w:t>
      </w:r>
      <w:proofErr w:type="spellEnd"/>
      <w:r w:rsidRPr="00D058A1">
        <w:rPr>
          <w:sz w:val="20"/>
          <w:szCs w:val="20"/>
          <w:lang w:val="en-US"/>
        </w:rPr>
        <w:t>, "</w:t>
      </w:r>
      <w:proofErr w:type="spellStart"/>
      <w:r w:rsidRPr="00D058A1">
        <w:rPr>
          <w:sz w:val="20"/>
          <w:szCs w:val="20"/>
          <w:lang w:val="en-US"/>
        </w:rPr>
        <w:t>phi_M</w:t>
      </w:r>
      <w:proofErr w:type="spellEnd"/>
      <w:r w:rsidRPr="00D058A1">
        <w:rPr>
          <w:sz w:val="20"/>
          <w:szCs w:val="20"/>
          <w:lang w:val="en-US"/>
        </w:rPr>
        <w:t xml:space="preserve">": </w:t>
      </w:r>
      <w:proofErr w:type="spellStart"/>
      <w:r w:rsidRPr="00D058A1">
        <w:rPr>
          <w:sz w:val="20"/>
          <w:szCs w:val="20"/>
          <w:lang w:val="en-US"/>
        </w:rPr>
        <w:t>phi_M</w:t>
      </w:r>
      <w:proofErr w:type="spellEnd"/>
      <w:r w:rsidRPr="00D058A1">
        <w:rPr>
          <w:sz w:val="20"/>
          <w:szCs w:val="20"/>
          <w:lang w:val="en-US"/>
        </w:rPr>
        <w:t>, "</w:t>
      </w:r>
      <w:proofErr w:type="spellStart"/>
      <w:r w:rsidRPr="00D058A1">
        <w:rPr>
          <w:sz w:val="20"/>
          <w:szCs w:val="20"/>
          <w:lang w:val="en-US"/>
        </w:rPr>
        <w:t>phi_S</w:t>
      </w:r>
      <w:proofErr w:type="spellEnd"/>
      <w:r w:rsidRPr="00D058A1">
        <w:rPr>
          <w:sz w:val="20"/>
          <w:szCs w:val="20"/>
          <w:lang w:val="en-US"/>
        </w:rPr>
        <w:t xml:space="preserve">": </w:t>
      </w:r>
      <w:proofErr w:type="spellStart"/>
      <w:r w:rsidRPr="00D058A1">
        <w:rPr>
          <w:sz w:val="20"/>
          <w:szCs w:val="20"/>
          <w:lang w:val="en-US"/>
        </w:rPr>
        <w:t>phi_S</w:t>
      </w:r>
      <w:proofErr w:type="spellEnd"/>
    </w:p>
    <w:p w14:paraId="338E90B1" w14:textId="77777777" w:rsidR="00D058A1" w:rsidRPr="00D058A1" w:rsidRDefault="00D058A1" w:rsidP="00D058A1">
      <w:pPr>
        <w:pStyle w:val="codigo"/>
        <w:spacing w:line="240" w:lineRule="auto"/>
        <w:rPr>
          <w:sz w:val="20"/>
          <w:szCs w:val="20"/>
          <w:lang w:val="en-US"/>
        </w:rPr>
      </w:pPr>
      <w:r w:rsidRPr="00D058A1">
        <w:rPr>
          <w:sz w:val="20"/>
          <w:szCs w:val="20"/>
          <w:lang w:val="en-US"/>
        </w:rPr>
        <w:t>        }</w:t>
      </w:r>
    </w:p>
    <w:p w14:paraId="7F51A319" w14:textId="77777777" w:rsidR="00D058A1" w:rsidRPr="00D058A1" w:rsidRDefault="00D058A1" w:rsidP="00D058A1">
      <w:pPr>
        <w:pStyle w:val="codigo"/>
        <w:spacing w:line="240" w:lineRule="auto"/>
        <w:rPr>
          <w:sz w:val="20"/>
          <w:szCs w:val="20"/>
          <w:lang w:val="en-US"/>
        </w:rPr>
      </w:pPr>
      <w:r w:rsidRPr="00D058A1">
        <w:rPr>
          <w:sz w:val="20"/>
          <w:szCs w:val="20"/>
          <w:lang w:val="en-US"/>
        </w:rPr>
        <w:t>    }</w:t>
      </w:r>
    </w:p>
    <w:p w14:paraId="79EAFD40" w14:textId="77777777" w:rsidR="00D058A1" w:rsidRPr="00D058A1" w:rsidRDefault="00D058A1" w:rsidP="00D058A1">
      <w:pPr>
        <w:pStyle w:val="codigo"/>
        <w:spacing w:line="240" w:lineRule="auto"/>
        <w:rPr>
          <w:sz w:val="20"/>
          <w:szCs w:val="20"/>
          <w:lang w:val="en-US"/>
        </w:rPr>
      </w:pPr>
    </w:p>
    <w:p w14:paraId="4702742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def </w:t>
      </w:r>
      <w:proofErr w:type="spellStart"/>
      <w:r w:rsidRPr="00D058A1">
        <w:rPr>
          <w:sz w:val="20"/>
          <w:szCs w:val="20"/>
          <w:lang w:val="en-US"/>
        </w:rPr>
        <w:t>plot_T_Cpoly_</w:t>
      </w:r>
      <w:proofErr w:type="gramStart"/>
      <w:r w:rsidRPr="00D058A1">
        <w:rPr>
          <w:sz w:val="20"/>
          <w:szCs w:val="20"/>
          <w:lang w:val="en-US"/>
        </w:rPr>
        <w:t>pct</w:t>
      </w:r>
      <w:proofErr w:type="spellEnd"/>
      <w:r w:rsidRPr="00D058A1">
        <w:rPr>
          <w:sz w:val="20"/>
          <w:szCs w:val="20"/>
          <w:lang w:val="en-US"/>
        </w:rPr>
        <w:t>(</w:t>
      </w:r>
      <w:proofErr w:type="spellStart"/>
      <w:proofErr w:type="gramEnd"/>
      <w:r w:rsidRPr="00D058A1">
        <w:rPr>
          <w:sz w:val="20"/>
          <w:szCs w:val="20"/>
          <w:lang w:val="en-US"/>
        </w:rPr>
        <w:t>T_listK</w:t>
      </w:r>
      <w:proofErr w:type="spellEnd"/>
      <w:r w:rsidRPr="00D058A1">
        <w:rPr>
          <w:sz w:val="20"/>
          <w:szCs w:val="20"/>
          <w:lang w:val="en-US"/>
        </w:rPr>
        <w:t xml:space="preserve">, </w:t>
      </w:r>
      <w:proofErr w:type="spellStart"/>
      <w:r w:rsidRPr="00D058A1">
        <w:rPr>
          <w:sz w:val="20"/>
          <w:szCs w:val="20"/>
          <w:lang w:val="en-US"/>
        </w:rPr>
        <w:t>baseK</w:t>
      </w:r>
      <w:proofErr w:type="spellEnd"/>
      <w:r w:rsidRPr="00D058A1">
        <w:rPr>
          <w:sz w:val="20"/>
          <w:szCs w:val="20"/>
          <w:lang w:val="en-US"/>
        </w:rPr>
        <w:t>=293.15):</w:t>
      </w:r>
    </w:p>
    <w:p w14:paraId="442F4919" w14:textId="77777777" w:rsidR="00D058A1" w:rsidRPr="00D058A1" w:rsidRDefault="00D058A1" w:rsidP="00D058A1">
      <w:pPr>
        <w:pStyle w:val="codigo"/>
        <w:spacing w:line="240" w:lineRule="auto"/>
        <w:rPr>
          <w:sz w:val="20"/>
          <w:szCs w:val="20"/>
          <w:lang w:val="en-US"/>
        </w:rPr>
      </w:pPr>
    </w:p>
    <w:p w14:paraId="651415C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backup = </w:t>
      </w:r>
      <w:proofErr w:type="spellStart"/>
      <w:proofErr w:type="gramStart"/>
      <w:r w:rsidRPr="00D058A1">
        <w:rPr>
          <w:sz w:val="20"/>
          <w:szCs w:val="20"/>
          <w:lang w:val="en-US"/>
        </w:rPr>
        <w:t>copy.deepcopy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w:t>
      </w:r>
    </w:p>
    <w:p w14:paraId="4E936681" w14:textId="77777777" w:rsidR="00D058A1" w:rsidRPr="00D058A1" w:rsidRDefault="00D058A1" w:rsidP="00D058A1">
      <w:pPr>
        <w:pStyle w:val="codigo"/>
        <w:spacing w:line="240" w:lineRule="auto"/>
        <w:rPr>
          <w:sz w:val="20"/>
          <w:szCs w:val="20"/>
          <w:lang w:val="en-US"/>
        </w:rPr>
      </w:pPr>
    </w:p>
    <w:p w14:paraId="07D03118"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z = </w:t>
      </w:r>
      <w:proofErr w:type="spellStart"/>
      <w:proofErr w:type="gramStart"/>
      <w:r w:rsidRPr="00D058A1">
        <w:rPr>
          <w:sz w:val="20"/>
          <w:szCs w:val="20"/>
          <w:lang w:val="en-US"/>
        </w:rPr>
        <w:t>np.asarray</w:t>
      </w:r>
      <w:proofErr w:type="spellEnd"/>
      <w:proofErr w:type="gramEnd"/>
      <w:r w:rsidRPr="00D058A1">
        <w:rPr>
          <w:sz w:val="20"/>
          <w:szCs w:val="20"/>
          <w:lang w:val="en-US"/>
        </w:rPr>
        <w:t>(</w:t>
      </w:r>
      <w:proofErr w:type="spellStart"/>
      <w:r w:rsidRPr="00D058A1">
        <w:rPr>
          <w:sz w:val="20"/>
          <w:szCs w:val="20"/>
          <w:lang w:val="en-US"/>
        </w:rPr>
        <w:t>inputs_fixed</w:t>
      </w:r>
      <w:proofErr w:type="spellEnd"/>
      <w:r w:rsidRPr="00D058A1">
        <w:rPr>
          <w:sz w:val="20"/>
          <w:szCs w:val="20"/>
          <w:lang w:val="en-US"/>
        </w:rPr>
        <w:t>["z"], float)</w:t>
      </w:r>
    </w:p>
    <w:p w14:paraId="58F80B1B" w14:textId="77777777" w:rsidR="00D058A1" w:rsidRPr="00D058A1" w:rsidRDefault="00D058A1" w:rsidP="00D058A1">
      <w:pPr>
        <w:pStyle w:val="codigo"/>
        <w:spacing w:line="240" w:lineRule="auto"/>
        <w:rPr>
          <w:sz w:val="20"/>
          <w:szCs w:val="20"/>
          <w:lang w:val="en-US"/>
        </w:rPr>
      </w:pPr>
    </w:p>
    <w:p w14:paraId="3ECEFD2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w:t>
      </w:r>
      <w:proofErr w:type="spellEnd"/>
      <w:r w:rsidRPr="00D058A1">
        <w:rPr>
          <w:sz w:val="20"/>
          <w:szCs w:val="20"/>
          <w:lang w:val="en-US"/>
        </w:rPr>
        <w:t>["</w:t>
      </w:r>
      <w:proofErr w:type="spellStart"/>
      <w:proofErr w:type="gramEnd"/>
      <w:r w:rsidRPr="00D058A1">
        <w:rPr>
          <w:sz w:val="20"/>
          <w:szCs w:val="20"/>
          <w:lang w:val="en-US"/>
        </w:rPr>
        <w:t>T_fibra</w:t>
      </w:r>
      <w:proofErr w:type="spellEnd"/>
      <w:r w:rsidRPr="00D058A1">
        <w:rPr>
          <w:sz w:val="20"/>
          <w:szCs w:val="20"/>
          <w:lang w:val="en-US"/>
        </w:rPr>
        <w:t>"] = float(</w:t>
      </w:r>
      <w:proofErr w:type="spellStart"/>
      <w:r w:rsidRPr="00D058A1">
        <w:rPr>
          <w:sz w:val="20"/>
          <w:szCs w:val="20"/>
          <w:lang w:val="en-US"/>
        </w:rPr>
        <w:t>baseK</w:t>
      </w:r>
      <w:proofErr w:type="spellEnd"/>
      <w:r w:rsidRPr="00D058A1">
        <w:rPr>
          <w:sz w:val="20"/>
          <w:szCs w:val="20"/>
          <w:lang w:val="en-US"/>
        </w:rPr>
        <w:t>)</w:t>
      </w:r>
    </w:p>
    <w:p w14:paraId="25D27BB0"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res_base</w:t>
      </w:r>
      <w:proofErr w:type="spellEnd"/>
      <w:r w:rsidRPr="00D058A1">
        <w:rPr>
          <w:sz w:val="20"/>
          <w:szCs w:val="20"/>
          <w:lang w:val="en-US"/>
        </w:rPr>
        <w:t xml:space="preserve"> = </w:t>
      </w:r>
      <w:proofErr w:type="spellStart"/>
      <w:r w:rsidRPr="00D058A1">
        <w:rPr>
          <w:sz w:val="20"/>
          <w:szCs w:val="20"/>
          <w:lang w:val="en-US"/>
        </w:rPr>
        <w:t>Run_</w:t>
      </w:r>
      <w:proofErr w:type="gramStart"/>
      <w:r w:rsidRPr="00D058A1">
        <w:rPr>
          <w:sz w:val="20"/>
          <w:szCs w:val="20"/>
          <w:lang w:val="en-US"/>
        </w:rPr>
        <w:t>model</w:t>
      </w:r>
      <w:proofErr w:type="spellEnd"/>
      <w:r w:rsidRPr="00D058A1">
        <w:rPr>
          <w:sz w:val="20"/>
          <w:szCs w:val="20"/>
          <w:lang w:val="en-US"/>
        </w:rPr>
        <w:t>(</w:t>
      </w:r>
      <w:proofErr w:type="gramEnd"/>
      <w:r w:rsidRPr="00D058A1">
        <w:rPr>
          <w:sz w:val="20"/>
          <w:szCs w:val="20"/>
          <w:lang w:val="en-US"/>
        </w:rPr>
        <w:t>)</w:t>
      </w:r>
    </w:p>
    <w:p w14:paraId="16DFE37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Cref</w:t>
      </w:r>
      <w:proofErr w:type="spellEnd"/>
      <w:r w:rsidRPr="00D058A1">
        <w:rPr>
          <w:sz w:val="20"/>
          <w:szCs w:val="20"/>
          <w:lang w:val="en-US"/>
        </w:rPr>
        <w:t xml:space="preserve"> = </w:t>
      </w:r>
      <w:proofErr w:type="spellStart"/>
      <w:proofErr w:type="gramStart"/>
      <w:r w:rsidRPr="00D058A1">
        <w:rPr>
          <w:sz w:val="20"/>
          <w:szCs w:val="20"/>
          <w:lang w:val="en-US"/>
        </w:rPr>
        <w:t>np.asarray</w:t>
      </w:r>
      <w:proofErr w:type="spellEnd"/>
      <w:proofErr w:type="gramEnd"/>
      <w:r w:rsidRPr="00D058A1">
        <w:rPr>
          <w:sz w:val="20"/>
          <w:szCs w:val="20"/>
          <w:lang w:val="en-US"/>
        </w:rPr>
        <w:t>(</w:t>
      </w:r>
      <w:proofErr w:type="spellStart"/>
      <w:r w:rsidRPr="00D058A1">
        <w:rPr>
          <w:sz w:val="20"/>
          <w:szCs w:val="20"/>
          <w:lang w:val="en-US"/>
        </w:rPr>
        <w:t>res_base</w:t>
      </w:r>
      <w:proofErr w:type="spellEnd"/>
      <w:r w:rsidRPr="00D058A1">
        <w:rPr>
          <w:sz w:val="20"/>
          <w:szCs w:val="20"/>
          <w:lang w:val="en-US"/>
        </w:rPr>
        <w:t>["</w:t>
      </w:r>
      <w:proofErr w:type="spellStart"/>
      <w:r w:rsidRPr="00D058A1">
        <w:rPr>
          <w:sz w:val="20"/>
          <w:szCs w:val="20"/>
          <w:lang w:val="en-US"/>
        </w:rPr>
        <w:t>concentracion_poli</w:t>
      </w:r>
      <w:proofErr w:type="spellEnd"/>
      <w:r w:rsidRPr="00D058A1">
        <w:rPr>
          <w:sz w:val="20"/>
          <w:szCs w:val="20"/>
          <w:lang w:val="en-US"/>
        </w:rPr>
        <w:t>"], float)</w:t>
      </w:r>
    </w:p>
    <w:p w14:paraId="2625D526" w14:textId="77777777" w:rsidR="00D058A1" w:rsidRPr="00D058A1" w:rsidRDefault="00D058A1" w:rsidP="00D058A1">
      <w:pPr>
        <w:pStyle w:val="codigo"/>
        <w:spacing w:line="240" w:lineRule="auto"/>
        <w:rPr>
          <w:sz w:val="20"/>
          <w:szCs w:val="20"/>
          <w:lang w:val="en-US"/>
        </w:rPr>
      </w:pPr>
    </w:p>
    <w:p w14:paraId="146EDDE3"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plt.figure</w:t>
      </w:r>
      <w:proofErr w:type="spellEnd"/>
      <w:proofErr w:type="gramEnd"/>
      <w:r w:rsidRPr="00D058A1">
        <w:rPr>
          <w:sz w:val="20"/>
          <w:szCs w:val="20"/>
          <w:lang w:val="en-US"/>
        </w:rPr>
        <w:t>(</w:t>
      </w:r>
      <w:proofErr w:type="spellStart"/>
      <w:r w:rsidRPr="00D058A1">
        <w:rPr>
          <w:sz w:val="20"/>
          <w:szCs w:val="20"/>
          <w:lang w:val="en-US"/>
        </w:rPr>
        <w:t>figsize</w:t>
      </w:r>
      <w:proofErr w:type="spellEnd"/>
      <w:proofErr w:type="gramStart"/>
      <w:r w:rsidRPr="00D058A1">
        <w:rPr>
          <w:sz w:val="20"/>
          <w:szCs w:val="20"/>
          <w:lang w:val="en-US"/>
        </w:rPr>
        <w:t>=(</w:t>
      </w:r>
      <w:proofErr w:type="gramEnd"/>
      <w:r w:rsidRPr="00D058A1">
        <w:rPr>
          <w:sz w:val="20"/>
          <w:szCs w:val="20"/>
          <w:lang w:val="en-US"/>
        </w:rPr>
        <w:t>7,4))</w:t>
      </w:r>
    </w:p>
    <w:p w14:paraId="7C43011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for T in </w:t>
      </w:r>
      <w:proofErr w:type="spellStart"/>
      <w:r w:rsidRPr="00D058A1">
        <w:rPr>
          <w:sz w:val="20"/>
          <w:szCs w:val="20"/>
          <w:lang w:val="en-US"/>
        </w:rPr>
        <w:t>T_listK</w:t>
      </w:r>
      <w:proofErr w:type="spellEnd"/>
      <w:r w:rsidRPr="00D058A1">
        <w:rPr>
          <w:sz w:val="20"/>
          <w:szCs w:val="20"/>
          <w:lang w:val="en-US"/>
        </w:rPr>
        <w:t>:</w:t>
      </w:r>
    </w:p>
    <w:p w14:paraId="318DAEF7" w14:textId="77777777" w:rsidR="00D058A1" w:rsidRPr="00D058A1" w:rsidRDefault="00D058A1" w:rsidP="00D058A1">
      <w:pPr>
        <w:pStyle w:val="codigo"/>
        <w:spacing w:line="240" w:lineRule="auto"/>
        <w:rPr>
          <w:sz w:val="20"/>
          <w:szCs w:val="20"/>
          <w:lang w:val="de-DE"/>
        </w:rPr>
      </w:pPr>
      <w:r w:rsidRPr="00D058A1">
        <w:rPr>
          <w:sz w:val="20"/>
          <w:szCs w:val="20"/>
          <w:lang w:val="en-US"/>
        </w:rPr>
        <w:t xml:space="preserve">        </w:t>
      </w:r>
      <w:r w:rsidRPr="00D058A1">
        <w:rPr>
          <w:sz w:val="20"/>
          <w:szCs w:val="20"/>
          <w:lang w:val="de-DE"/>
        </w:rPr>
        <w:t>T = float(T)</w:t>
      </w:r>
    </w:p>
    <w:p w14:paraId="237E0AE1" w14:textId="77777777" w:rsidR="00D058A1" w:rsidRPr="00D058A1" w:rsidRDefault="00D058A1" w:rsidP="00D058A1">
      <w:pPr>
        <w:pStyle w:val="codigo"/>
        <w:spacing w:line="240" w:lineRule="auto"/>
        <w:rPr>
          <w:sz w:val="20"/>
          <w:szCs w:val="20"/>
          <w:lang w:val="de-DE"/>
        </w:rPr>
      </w:pPr>
      <w:r w:rsidRPr="00D058A1">
        <w:rPr>
          <w:sz w:val="20"/>
          <w:szCs w:val="20"/>
          <w:lang w:val="de-DE"/>
        </w:rPr>
        <w:t>        if abs(T - baseK) &lt; 1e-9:</w:t>
      </w:r>
    </w:p>
    <w:p w14:paraId="357428B7" w14:textId="77777777" w:rsidR="00D058A1" w:rsidRPr="00D058A1" w:rsidRDefault="00D058A1" w:rsidP="00D058A1">
      <w:pPr>
        <w:pStyle w:val="codigo"/>
        <w:spacing w:line="240" w:lineRule="auto"/>
        <w:rPr>
          <w:sz w:val="20"/>
          <w:szCs w:val="20"/>
          <w:lang w:val="en-US"/>
        </w:rPr>
      </w:pPr>
      <w:r w:rsidRPr="00D058A1">
        <w:rPr>
          <w:sz w:val="20"/>
          <w:szCs w:val="20"/>
          <w:lang w:val="de-DE"/>
        </w:rPr>
        <w:t xml:space="preserve">            </w:t>
      </w:r>
      <w:r w:rsidRPr="00D058A1">
        <w:rPr>
          <w:sz w:val="20"/>
          <w:szCs w:val="20"/>
          <w:lang w:val="en-US"/>
        </w:rPr>
        <w:t xml:space="preserve">continue </w:t>
      </w:r>
    </w:p>
    <w:p w14:paraId="444AB93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inputs_fixed</w:t>
      </w:r>
      <w:proofErr w:type="spellEnd"/>
      <w:r w:rsidRPr="00D058A1">
        <w:rPr>
          <w:sz w:val="20"/>
          <w:szCs w:val="20"/>
          <w:lang w:val="en-US"/>
        </w:rPr>
        <w:t>["</w:t>
      </w:r>
      <w:proofErr w:type="spellStart"/>
      <w:r w:rsidRPr="00D058A1">
        <w:rPr>
          <w:sz w:val="20"/>
          <w:szCs w:val="20"/>
          <w:lang w:val="en-US"/>
        </w:rPr>
        <w:t>T_fibra</w:t>
      </w:r>
      <w:proofErr w:type="spellEnd"/>
      <w:r w:rsidRPr="00D058A1">
        <w:rPr>
          <w:sz w:val="20"/>
          <w:szCs w:val="20"/>
          <w:lang w:val="en-US"/>
        </w:rPr>
        <w:t>"] = T</w:t>
      </w:r>
    </w:p>
    <w:p w14:paraId="01AF55EF"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r = </w:t>
      </w:r>
      <w:proofErr w:type="spellStart"/>
      <w:r w:rsidRPr="00D058A1">
        <w:rPr>
          <w:sz w:val="20"/>
          <w:szCs w:val="20"/>
          <w:lang w:val="en-US"/>
        </w:rPr>
        <w:t>Run_</w:t>
      </w:r>
      <w:proofErr w:type="gramStart"/>
      <w:r w:rsidRPr="00D058A1">
        <w:rPr>
          <w:sz w:val="20"/>
          <w:szCs w:val="20"/>
          <w:lang w:val="en-US"/>
        </w:rPr>
        <w:t>model</w:t>
      </w:r>
      <w:proofErr w:type="spellEnd"/>
      <w:r w:rsidRPr="00D058A1">
        <w:rPr>
          <w:sz w:val="20"/>
          <w:szCs w:val="20"/>
          <w:lang w:val="en-US"/>
        </w:rPr>
        <w:t>(</w:t>
      </w:r>
      <w:proofErr w:type="gramEnd"/>
      <w:r w:rsidRPr="00D058A1">
        <w:rPr>
          <w:sz w:val="20"/>
          <w:szCs w:val="20"/>
          <w:lang w:val="en-US"/>
        </w:rPr>
        <w:t>)</w:t>
      </w:r>
    </w:p>
    <w:p w14:paraId="3E80701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C = </w:t>
      </w:r>
      <w:proofErr w:type="spellStart"/>
      <w:proofErr w:type="gramStart"/>
      <w:r w:rsidRPr="00D058A1">
        <w:rPr>
          <w:sz w:val="20"/>
          <w:szCs w:val="20"/>
          <w:lang w:val="en-US"/>
        </w:rPr>
        <w:t>np.asarray</w:t>
      </w:r>
      <w:proofErr w:type="spellEnd"/>
      <w:r w:rsidRPr="00D058A1">
        <w:rPr>
          <w:sz w:val="20"/>
          <w:szCs w:val="20"/>
          <w:lang w:val="en-US"/>
        </w:rPr>
        <w:t>(r[</w:t>
      </w:r>
      <w:proofErr w:type="gramEnd"/>
      <w:r w:rsidRPr="00D058A1">
        <w:rPr>
          <w:sz w:val="20"/>
          <w:szCs w:val="20"/>
          <w:lang w:val="en-US"/>
        </w:rPr>
        <w:t>"</w:t>
      </w:r>
      <w:proofErr w:type="spellStart"/>
      <w:r w:rsidRPr="00D058A1">
        <w:rPr>
          <w:sz w:val="20"/>
          <w:szCs w:val="20"/>
          <w:lang w:val="en-US"/>
        </w:rPr>
        <w:t>concentracion_poli</w:t>
      </w:r>
      <w:proofErr w:type="spellEnd"/>
      <w:r w:rsidRPr="00D058A1">
        <w:rPr>
          <w:sz w:val="20"/>
          <w:szCs w:val="20"/>
          <w:lang w:val="en-US"/>
        </w:rPr>
        <w:t>"], float)</w:t>
      </w:r>
    </w:p>
    <w:p w14:paraId="6058FA06"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dperc</w:t>
      </w:r>
      <w:proofErr w:type="spellEnd"/>
      <w:r w:rsidRPr="00D058A1">
        <w:rPr>
          <w:sz w:val="20"/>
          <w:szCs w:val="20"/>
          <w:lang w:val="en-US"/>
        </w:rPr>
        <w:t xml:space="preserve"> = 100.0 * (C - </w:t>
      </w:r>
      <w:proofErr w:type="spellStart"/>
      <w:r w:rsidRPr="00D058A1">
        <w:rPr>
          <w:sz w:val="20"/>
          <w:szCs w:val="20"/>
          <w:lang w:val="en-US"/>
        </w:rPr>
        <w:t>Cref</w:t>
      </w:r>
      <w:proofErr w:type="spellEnd"/>
      <w:r w:rsidRPr="00D058A1">
        <w:rPr>
          <w:sz w:val="20"/>
          <w:szCs w:val="20"/>
          <w:lang w:val="en-US"/>
        </w:rPr>
        <w:t>) / (</w:t>
      </w:r>
      <w:proofErr w:type="spellStart"/>
      <w:r w:rsidRPr="00D058A1">
        <w:rPr>
          <w:sz w:val="20"/>
          <w:szCs w:val="20"/>
          <w:lang w:val="en-US"/>
        </w:rPr>
        <w:t>Cref</w:t>
      </w:r>
      <w:proofErr w:type="spellEnd"/>
      <w:r w:rsidRPr="00D058A1">
        <w:rPr>
          <w:sz w:val="20"/>
          <w:szCs w:val="20"/>
          <w:lang w:val="en-US"/>
        </w:rPr>
        <w:t xml:space="preserve"> + 1e-12)</w:t>
      </w:r>
    </w:p>
    <w:p w14:paraId="507C9697"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plt.plot</w:t>
      </w:r>
      <w:proofErr w:type="spellEnd"/>
      <w:proofErr w:type="gramEnd"/>
      <w:r w:rsidRPr="00D058A1">
        <w:rPr>
          <w:sz w:val="20"/>
          <w:szCs w:val="20"/>
          <w:lang w:val="en-US"/>
        </w:rPr>
        <w:t>(</w:t>
      </w:r>
      <w:proofErr w:type="gramStart"/>
      <w:r w:rsidRPr="00D058A1">
        <w:rPr>
          <w:sz w:val="20"/>
          <w:szCs w:val="20"/>
          <w:lang w:val="en-US"/>
        </w:rPr>
        <w:t>z[</w:t>
      </w:r>
      <w:proofErr w:type="gramEnd"/>
      <w:r w:rsidRPr="00D058A1">
        <w:rPr>
          <w:sz w:val="20"/>
          <w:szCs w:val="20"/>
          <w:lang w:val="en-US"/>
        </w:rPr>
        <w:t xml:space="preserve">1:], </w:t>
      </w:r>
      <w:proofErr w:type="spellStart"/>
      <w:proofErr w:type="gramStart"/>
      <w:r w:rsidRPr="00D058A1">
        <w:rPr>
          <w:sz w:val="20"/>
          <w:szCs w:val="20"/>
          <w:lang w:val="en-US"/>
        </w:rPr>
        <w:t>dperc</w:t>
      </w:r>
      <w:proofErr w:type="spellEnd"/>
      <w:r w:rsidRPr="00D058A1">
        <w:rPr>
          <w:sz w:val="20"/>
          <w:szCs w:val="20"/>
          <w:lang w:val="en-US"/>
        </w:rPr>
        <w:t>[</w:t>
      </w:r>
      <w:proofErr w:type="gramEnd"/>
      <w:r w:rsidRPr="00D058A1">
        <w:rPr>
          <w:sz w:val="20"/>
          <w:szCs w:val="20"/>
          <w:lang w:val="en-US"/>
        </w:rPr>
        <w:t>1:], label=f"{T-273.15:.0f} °C")</w:t>
      </w:r>
    </w:p>
    <w:p w14:paraId="56A9F399" w14:textId="77777777" w:rsidR="00D058A1" w:rsidRPr="00D058A1" w:rsidRDefault="00D058A1" w:rsidP="00D058A1">
      <w:pPr>
        <w:pStyle w:val="codigo"/>
        <w:spacing w:line="240" w:lineRule="auto"/>
        <w:rPr>
          <w:sz w:val="20"/>
          <w:szCs w:val="20"/>
          <w:lang w:val="en-US"/>
        </w:rPr>
      </w:pPr>
    </w:p>
    <w:p w14:paraId="50F31F2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plt.axhline</w:t>
      </w:r>
      <w:proofErr w:type="spellEnd"/>
      <w:proofErr w:type="gramEnd"/>
      <w:r w:rsidRPr="00D058A1">
        <w:rPr>
          <w:sz w:val="20"/>
          <w:szCs w:val="20"/>
          <w:lang w:val="en-US"/>
        </w:rPr>
        <w:t xml:space="preserve">(0, </w:t>
      </w:r>
      <w:proofErr w:type="spellStart"/>
      <w:r w:rsidRPr="00D058A1">
        <w:rPr>
          <w:sz w:val="20"/>
          <w:szCs w:val="20"/>
          <w:lang w:val="en-US"/>
        </w:rPr>
        <w:t>lw</w:t>
      </w:r>
      <w:proofErr w:type="spellEnd"/>
      <w:r w:rsidRPr="00D058A1">
        <w:rPr>
          <w:sz w:val="20"/>
          <w:szCs w:val="20"/>
          <w:lang w:val="en-US"/>
        </w:rPr>
        <w:t>=0.8, color="k", alpha=0.4)</w:t>
      </w:r>
    </w:p>
    <w:p w14:paraId="19FE1A12"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plt.xlabel</w:t>
      </w:r>
      <w:proofErr w:type="spellEnd"/>
      <w:proofErr w:type="gramEnd"/>
      <w:r w:rsidRPr="00D058A1">
        <w:rPr>
          <w:sz w:val="20"/>
          <w:szCs w:val="20"/>
          <w:lang w:val="en-US"/>
        </w:rPr>
        <w:t>("</w:t>
      </w:r>
      <w:proofErr w:type="spellStart"/>
      <w:r w:rsidRPr="00D058A1">
        <w:rPr>
          <w:sz w:val="20"/>
          <w:szCs w:val="20"/>
          <w:lang w:val="en-US"/>
        </w:rPr>
        <w:t>Longitud</w:t>
      </w:r>
      <w:proofErr w:type="spellEnd"/>
      <w:r w:rsidRPr="00D058A1">
        <w:rPr>
          <w:sz w:val="20"/>
          <w:szCs w:val="20"/>
          <w:lang w:val="en-US"/>
        </w:rPr>
        <w:t xml:space="preserve"> z [m]")</w:t>
      </w:r>
    </w:p>
    <w:p w14:paraId="443AD94A"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plt.ylabel</w:t>
      </w:r>
      <w:proofErr w:type="spellEnd"/>
      <w:proofErr w:type="gramEnd"/>
      <w:r w:rsidRPr="00D058A1">
        <w:rPr>
          <w:sz w:val="20"/>
          <w:szCs w:val="20"/>
          <w:lang w:val="en-US"/>
        </w:rPr>
        <w:t>("</w:t>
      </w:r>
      <w:r w:rsidRPr="00D058A1">
        <w:rPr>
          <w:sz w:val="20"/>
          <w:szCs w:val="20"/>
        </w:rPr>
        <w:t>Δ</w:t>
      </w:r>
      <w:r w:rsidRPr="00D058A1">
        <w:rPr>
          <w:sz w:val="20"/>
          <w:szCs w:val="20"/>
          <w:lang w:val="en-US"/>
        </w:rPr>
        <w:t xml:space="preserve">% </w:t>
      </w:r>
      <w:proofErr w:type="spellStart"/>
      <w:r w:rsidRPr="00D058A1">
        <w:rPr>
          <w:sz w:val="20"/>
          <w:szCs w:val="20"/>
          <w:lang w:val="en-US"/>
        </w:rPr>
        <w:t>C_poly</w:t>
      </w:r>
      <w:proofErr w:type="spellEnd"/>
      <w:r w:rsidRPr="00D058A1">
        <w:rPr>
          <w:sz w:val="20"/>
          <w:szCs w:val="20"/>
          <w:lang w:val="en-US"/>
        </w:rPr>
        <w:t>(z) vs base")</w:t>
      </w:r>
    </w:p>
    <w:p w14:paraId="20AEC0EE" w14:textId="77777777" w:rsidR="00D058A1" w:rsidRPr="00D058A1" w:rsidRDefault="00D058A1" w:rsidP="00D058A1">
      <w:pPr>
        <w:pStyle w:val="codigo"/>
        <w:spacing w:line="240" w:lineRule="auto"/>
        <w:rPr>
          <w:sz w:val="20"/>
          <w:szCs w:val="20"/>
        </w:rPr>
      </w:pPr>
      <w:r w:rsidRPr="00D058A1">
        <w:rPr>
          <w:sz w:val="20"/>
          <w:szCs w:val="20"/>
          <w:lang w:val="en-US"/>
        </w:rPr>
        <w:t xml:space="preserve">    </w:t>
      </w:r>
      <w:proofErr w:type="spellStart"/>
      <w:proofErr w:type="gramStart"/>
      <w:r w:rsidRPr="00D058A1">
        <w:rPr>
          <w:sz w:val="20"/>
          <w:szCs w:val="20"/>
        </w:rPr>
        <w:t>plt.title</w:t>
      </w:r>
      <w:proofErr w:type="spellEnd"/>
      <w:proofErr w:type="gramEnd"/>
      <w:r w:rsidRPr="00D058A1">
        <w:rPr>
          <w:sz w:val="20"/>
          <w:szCs w:val="20"/>
        </w:rPr>
        <w:t>(</w:t>
      </w:r>
      <w:proofErr w:type="spellStart"/>
      <w:r w:rsidRPr="00D058A1">
        <w:rPr>
          <w:sz w:val="20"/>
          <w:szCs w:val="20"/>
        </w:rPr>
        <w:t>f"Sensibilidad</w:t>
      </w:r>
      <w:proofErr w:type="spellEnd"/>
      <w:r w:rsidRPr="00D058A1">
        <w:rPr>
          <w:sz w:val="20"/>
          <w:szCs w:val="20"/>
        </w:rPr>
        <w:t xml:space="preserve"> térmica: Δ% </w:t>
      </w:r>
      <w:proofErr w:type="spellStart"/>
      <w:r w:rsidRPr="00D058A1">
        <w:rPr>
          <w:sz w:val="20"/>
          <w:szCs w:val="20"/>
        </w:rPr>
        <w:t>C_poly</w:t>
      </w:r>
      <w:proofErr w:type="spellEnd"/>
      <w:r w:rsidRPr="00D058A1">
        <w:rPr>
          <w:sz w:val="20"/>
          <w:szCs w:val="20"/>
        </w:rPr>
        <w:t>(z) (base = {baseK-273.15:.0f} °C)")</w:t>
      </w:r>
    </w:p>
    <w:p w14:paraId="6B2C2427" w14:textId="77777777" w:rsidR="00D058A1" w:rsidRPr="00D058A1" w:rsidRDefault="00D058A1" w:rsidP="00D058A1">
      <w:pPr>
        <w:pStyle w:val="codigo"/>
        <w:spacing w:line="240" w:lineRule="auto"/>
        <w:rPr>
          <w:sz w:val="20"/>
          <w:szCs w:val="20"/>
          <w:lang w:val="en-US"/>
        </w:rPr>
      </w:pPr>
      <w:r w:rsidRPr="00D058A1">
        <w:rPr>
          <w:sz w:val="20"/>
          <w:szCs w:val="20"/>
        </w:rPr>
        <w:t xml:space="preserve">    </w:t>
      </w:r>
      <w:proofErr w:type="spellStart"/>
      <w:proofErr w:type="gramStart"/>
      <w:r w:rsidRPr="00D058A1">
        <w:rPr>
          <w:sz w:val="20"/>
          <w:szCs w:val="20"/>
          <w:lang w:val="en-US"/>
        </w:rPr>
        <w:t>plt.legend</w:t>
      </w:r>
      <w:proofErr w:type="spellEnd"/>
      <w:proofErr w:type="gramEnd"/>
      <w:r w:rsidRPr="00D058A1">
        <w:rPr>
          <w:sz w:val="20"/>
          <w:szCs w:val="20"/>
          <w:lang w:val="en-US"/>
        </w:rPr>
        <w:t>(title="</w:t>
      </w:r>
      <w:proofErr w:type="spellStart"/>
      <w:r w:rsidRPr="00D058A1">
        <w:rPr>
          <w:sz w:val="20"/>
          <w:szCs w:val="20"/>
          <w:lang w:val="en-US"/>
        </w:rPr>
        <w:t>T_fibra</w:t>
      </w:r>
      <w:proofErr w:type="spellEnd"/>
      <w:r w:rsidRPr="00D058A1">
        <w:rPr>
          <w:sz w:val="20"/>
          <w:szCs w:val="20"/>
          <w:lang w:val="en-US"/>
        </w:rPr>
        <w:t xml:space="preserve">"); </w:t>
      </w:r>
      <w:proofErr w:type="spellStart"/>
      <w:proofErr w:type="gramStart"/>
      <w:r w:rsidRPr="00D058A1">
        <w:rPr>
          <w:sz w:val="20"/>
          <w:szCs w:val="20"/>
          <w:lang w:val="en-US"/>
        </w:rPr>
        <w:t>plt.grid</w:t>
      </w:r>
      <w:proofErr w:type="spellEnd"/>
      <w:proofErr w:type="gramEnd"/>
      <w:r w:rsidRPr="00D058A1">
        <w:rPr>
          <w:sz w:val="20"/>
          <w:szCs w:val="20"/>
          <w:lang w:val="en-US"/>
        </w:rPr>
        <w:t>(True, ls</w:t>
      </w:r>
      <w:proofErr w:type="gramStart"/>
      <w:r w:rsidRPr="00D058A1">
        <w:rPr>
          <w:sz w:val="20"/>
          <w:szCs w:val="20"/>
          <w:lang w:val="en-US"/>
        </w:rPr>
        <w:t>="-</w:t>
      </w:r>
      <w:proofErr w:type="gramEnd"/>
      <w:r w:rsidRPr="00D058A1">
        <w:rPr>
          <w:sz w:val="20"/>
          <w:szCs w:val="20"/>
          <w:lang w:val="en-US"/>
        </w:rPr>
        <w:t>-", alpha=0.5)</w:t>
      </w:r>
    </w:p>
    <w:p w14:paraId="1773E721"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proofErr w:type="gramStart"/>
      <w:r w:rsidRPr="00D058A1">
        <w:rPr>
          <w:sz w:val="20"/>
          <w:szCs w:val="20"/>
          <w:lang w:val="en-US"/>
        </w:rPr>
        <w:t>plt.tight</w:t>
      </w:r>
      <w:proofErr w:type="gramEnd"/>
      <w:r w:rsidRPr="00D058A1">
        <w:rPr>
          <w:sz w:val="20"/>
          <w:szCs w:val="20"/>
          <w:lang w:val="en-US"/>
        </w:rPr>
        <w:t>_</w:t>
      </w:r>
      <w:proofErr w:type="gramStart"/>
      <w:r w:rsidRPr="00D058A1">
        <w:rPr>
          <w:sz w:val="20"/>
          <w:szCs w:val="20"/>
          <w:lang w:val="en-US"/>
        </w:rPr>
        <w:t>layout</w:t>
      </w:r>
      <w:proofErr w:type="spellEnd"/>
      <w:r w:rsidRPr="00D058A1">
        <w:rPr>
          <w:sz w:val="20"/>
          <w:szCs w:val="20"/>
          <w:lang w:val="en-US"/>
        </w:rPr>
        <w:t>(</w:t>
      </w:r>
      <w:proofErr w:type="gramEnd"/>
      <w:r w:rsidRPr="00D058A1">
        <w:rPr>
          <w:sz w:val="20"/>
          <w:szCs w:val="20"/>
          <w:lang w:val="en-US"/>
        </w:rPr>
        <w:t xml:space="preserve">); </w:t>
      </w:r>
      <w:proofErr w:type="spellStart"/>
      <w:proofErr w:type="gramStart"/>
      <w:r w:rsidRPr="00D058A1">
        <w:rPr>
          <w:sz w:val="20"/>
          <w:szCs w:val="20"/>
          <w:lang w:val="en-US"/>
        </w:rPr>
        <w:t>plt.show</w:t>
      </w:r>
      <w:proofErr w:type="spellEnd"/>
      <w:proofErr w:type="gramEnd"/>
      <w:r w:rsidRPr="00D058A1">
        <w:rPr>
          <w:sz w:val="20"/>
          <w:szCs w:val="20"/>
          <w:lang w:val="en-US"/>
        </w:rPr>
        <w:t>()</w:t>
      </w:r>
    </w:p>
    <w:p w14:paraId="5476934F" w14:textId="77777777" w:rsidR="00D058A1" w:rsidRPr="00D058A1" w:rsidRDefault="00D058A1" w:rsidP="00D058A1">
      <w:pPr>
        <w:pStyle w:val="codigo"/>
        <w:spacing w:line="240" w:lineRule="auto"/>
        <w:rPr>
          <w:sz w:val="20"/>
          <w:szCs w:val="20"/>
          <w:lang w:val="en-US"/>
        </w:rPr>
      </w:pPr>
    </w:p>
    <w:p w14:paraId="63FE31FC" w14:textId="77777777" w:rsidR="00D058A1" w:rsidRPr="00D058A1" w:rsidRDefault="00D058A1" w:rsidP="00D058A1">
      <w:pPr>
        <w:pStyle w:val="codigo"/>
        <w:spacing w:line="240" w:lineRule="auto"/>
        <w:rPr>
          <w:sz w:val="20"/>
          <w:szCs w:val="20"/>
          <w:lang w:val="en-US"/>
        </w:rPr>
      </w:pPr>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fixed.clear</w:t>
      </w:r>
      <w:proofErr w:type="spellEnd"/>
      <w:proofErr w:type="gramEnd"/>
      <w:r w:rsidRPr="00D058A1">
        <w:rPr>
          <w:sz w:val="20"/>
          <w:szCs w:val="20"/>
          <w:lang w:val="en-US"/>
        </w:rPr>
        <w:t xml:space="preserve">(); </w:t>
      </w:r>
      <w:proofErr w:type="spellStart"/>
      <w:r w:rsidRPr="00D058A1">
        <w:rPr>
          <w:sz w:val="20"/>
          <w:szCs w:val="20"/>
          <w:lang w:val="en-US"/>
        </w:rPr>
        <w:t>inputs_</w:t>
      </w:r>
      <w:proofErr w:type="gramStart"/>
      <w:r w:rsidRPr="00D058A1">
        <w:rPr>
          <w:sz w:val="20"/>
          <w:szCs w:val="20"/>
          <w:lang w:val="en-US"/>
        </w:rPr>
        <w:t>fixed.update</w:t>
      </w:r>
      <w:proofErr w:type="spellEnd"/>
      <w:proofErr w:type="gramEnd"/>
      <w:r w:rsidRPr="00D058A1">
        <w:rPr>
          <w:sz w:val="20"/>
          <w:szCs w:val="20"/>
          <w:lang w:val="en-US"/>
        </w:rPr>
        <w:t>(backup)</w:t>
      </w:r>
    </w:p>
    <w:p w14:paraId="29D08D28" w14:textId="77777777" w:rsidR="00D058A1" w:rsidRPr="00D058A1" w:rsidRDefault="00D058A1" w:rsidP="00D058A1">
      <w:pPr>
        <w:pStyle w:val="codigo"/>
        <w:spacing w:line="240" w:lineRule="auto"/>
        <w:rPr>
          <w:sz w:val="20"/>
          <w:szCs w:val="20"/>
          <w:lang w:val="en-US"/>
        </w:rPr>
      </w:pPr>
    </w:p>
    <w:p w14:paraId="40C3EDA1" w14:textId="77777777" w:rsidR="00D058A1" w:rsidRPr="00D058A1" w:rsidRDefault="00D058A1" w:rsidP="00D058A1">
      <w:pPr>
        <w:pStyle w:val="codigo"/>
        <w:spacing w:line="240" w:lineRule="auto"/>
        <w:rPr>
          <w:sz w:val="20"/>
          <w:szCs w:val="20"/>
        </w:rPr>
      </w:pPr>
      <w:proofErr w:type="spellStart"/>
      <w:r w:rsidRPr="00D058A1">
        <w:rPr>
          <w:sz w:val="20"/>
          <w:szCs w:val="20"/>
        </w:rPr>
        <w:t>viscosidad_agua</w:t>
      </w:r>
      <w:proofErr w:type="spellEnd"/>
      <w:r w:rsidRPr="00D058A1">
        <w:rPr>
          <w:sz w:val="20"/>
          <w:szCs w:val="20"/>
        </w:rPr>
        <w:t xml:space="preserve"> = {</w:t>
      </w:r>
    </w:p>
    <w:p w14:paraId="378018DF" w14:textId="77777777" w:rsidR="00D058A1" w:rsidRPr="00D058A1" w:rsidRDefault="00D058A1" w:rsidP="00D058A1">
      <w:pPr>
        <w:pStyle w:val="codigo"/>
        <w:spacing w:line="240" w:lineRule="auto"/>
        <w:rPr>
          <w:sz w:val="20"/>
          <w:szCs w:val="20"/>
        </w:rPr>
      </w:pPr>
      <w:r w:rsidRPr="00D058A1">
        <w:rPr>
          <w:sz w:val="20"/>
          <w:szCs w:val="20"/>
        </w:rPr>
        <w:t>    0: 1.792 / 1000, 10: 1.308 / 1000, 20: 1.002 / 1000,</w:t>
      </w:r>
    </w:p>
    <w:p w14:paraId="4847059E" w14:textId="77777777" w:rsidR="00D058A1" w:rsidRPr="00D058A1" w:rsidRDefault="00D058A1" w:rsidP="00D058A1">
      <w:pPr>
        <w:pStyle w:val="codigo"/>
        <w:spacing w:line="240" w:lineRule="auto"/>
        <w:rPr>
          <w:sz w:val="20"/>
          <w:szCs w:val="20"/>
        </w:rPr>
      </w:pPr>
      <w:r w:rsidRPr="00D058A1">
        <w:rPr>
          <w:sz w:val="20"/>
          <w:szCs w:val="20"/>
        </w:rPr>
        <w:t>    30: 0.797 / 1000, 40: 0.653 / 1000, 50: 0.547 / 1000, 60: 0.467 / 1000</w:t>
      </w:r>
    </w:p>
    <w:p w14:paraId="67AF59BC" w14:textId="77777777" w:rsidR="00D058A1" w:rsidRPr="00D058A1" w:rsidRDefault="00D058A1" w:rsidP="00D058A1">
      <w:pPr>
        <w:pStyle w:val="codigo"/>
        <w:spacing w:line="240" w:lineRule="auto"/>
        <w:rPr>
          <w:sz w:val="20"/>
          <w:szCs w:val="20"/>
        </w:rPr>
      </w:pPr>
      <w:r w:rsidRPr="00D058A1">
        <w:rPr>
          <w:sz w:val="20"/>
          <w:szCs w:val="20"/>
        </w:rPr>
        <w:t>}</w:t>
      </w:r>
    </w:p>
    <w:p w14:paraId="4D126B3F" w14:textId="77777777" w:rsidR="00D058A1" w:rsidRPr="00D058A1" w:rsidRDefault="00D058A1" w:rsidP="00D058A1">
      <w:pPr>
        <w:pStyle w:val="codigo"/>
        <w:spacing w:line="240" w:lineRule="auto"/>
        <w:rPr>
          <w:sz w:val="20"/>
          <w:szCs w:val="20"/>
        </w:rPr>
      </w:pPr>
    </w:p>
    <w:p w14:paraId="56A92395" w14:textId="77777777" w:rsidR="00D058A1" w:rsidRPr="00D058A1" w:rsidRDefault="00D058A1" w:rsidP="00D058A1">
      <w:pPr>
        <w:pStyle w:val="codigo"/>
        <w:spacing w:line="240" w:lineRule="auto"/>
        <w:rPr>
          <w:sz w:val="20"/>
          <w:szCs w:val="20"/>
        </w:rPr>
      </w:pPr>
      <w:proofErr w:type="spellStart"/>
      <w:r w:rsidRPr="00D058A1">
        <w:rPr>
          <w:sz w:val="20"/>
          <w:szCs w:val="20"/>
        </w:rPr>
        <w:t>viscosidad_etanol</w:t>
      </w:r>
      <w:proofErr w:type="spellEnd"/>
      <w:r w:rsidRPr="00D058A1">
        <w:rPr>
          <w:sz w:val="20"/>
          <w:szCs w:val="20"/>
        </w:rPr>
        <w:t xml:space="preserve"> = {</w:t>
      </w:r>
    </w:p>
    <w:p w14:paraId="31C6E0D9" w14:textId="77777777" w:rsidR="00D058A1" w:rsidRPr="00D058A1" w:rsidRDefault="00D058A1" w:rsidP="00D058A1">
      <w:pPr>
        <w:pStyle w:val="codigo"/>
        <w:spacing w:line="240" w:lineRule="auto"/>
        <w:rPr>
          <w:sz w:val="20"/>
          <w:szCs w:val="20"/>
        </w:rPr>
      </w:pPr>
      <w:r w:rsidRPr="00D058A1">
        <w:rPr>
          <w:sz w:val="20"/>
          <w:szCs w:val="20"/>
        </w:rPr>
        <w:t>    0: 1.824 / 1000, 10: 1.518 / 1000, 20: 1.200 / 1000,</w:t>
      </w:r>
    </w:p>
    <w:p w14:paraId="35ACB6E1" w14:textId="77777777" w:rsidR="00D058A1" w:rsidRPr="00D058A1" w:rsidRDefault="00D058A1" w:rsidP="00D058A1">
      <w:pPr>
        <w:pStyle w:val="codigo"/>
        <w:spacing w:line="240" w:lineRule="auto"/>
        <w:rPr>
          <w:sz w:val="20"/>
          <w:szCs w:val="20"/>
        </w:rPr>
      </w:pPr>
      <w:r w:rsidRPr="00D058A1">
        <w:rPr>
          <w:sz w:val="20"/>
          <w:szCs w:val="20"/>
        </w:rPr>
        <w:lastRenderedPageBreak/>
        <w:t>    30: 0.947 / 1000, 40: 0.773 / 1000, 50: 0.653 / 1000, 60: 0.571 / 1000</w:t>
      </w:r>
    </w:p>
    <w:p w14:paraId="3DF0AB9B" w14:textId="77777777" w:rsidR="00D058A1" w:rsidRPr="00D058A1" w:rsidRDefault="00D058A1" w:rsidP="00D058A1">
      <w:pPr>
        <w:pStyle w:val="codigo"/>
        <w:spacing w:line="240" w:lineRule="auto"/>
        <w:rPr>
          <w:sz w:val="20"/>
          <w:szCs w:val="20"/>
        </w:rPr>
      </w:pPr>
      <w:r w:rsidRPr="00D058A1">
        <w:rPr>
          <w:sz w:val="20"/>
          <w:szCs w:val="20"/>
        </w:rPr>
        <w:t>}</w:t>
      </w:r>
    </w:p>
    <w:p w14:paraId="54F4394A" w14:textId="77777777" w:rsidR="00D058A1" w:rsidRPr="00D058A1" w:rsidRDefault="00D058A1" w:rsidP="00D058A1">
      <w:pPr>
        <w:pStyle w:val="codigo"/>
        <w:spacing w:line="240" w:lineRule="auto"/>
        <w:rPr>
          <w:sz w:val="20"/>
          <w:szCs w:val="20"/>
        </w:rPr>
      </w:pPr>
    </w:p>
    <w:p w14:paraId="3846BFDF" w14:textId="77777777" w:rsidR="00D058A1" w:rsidRPr="00D058A1" w:rsidRDefault="00D058A1" w:rsidP="00D058A1">
      <w:pPr>
        <w:pStyle w:val="codigo"/>
        <w:spacing w:line="240" w:lineRule="auto"/>
        <w:rPr>
          <w:sz w:val="20"/>
          <w:szCs w:val="20"/>
        </w:rPr>
      </w:pPr>
      <w:r w:rsidRPr="00D058A1">
        <w:rPr>
          <w:sz w:val="20"/>
          <w:szCs w:val="20"/>
        </w:rPr>
        <w:t>viscosidad_CaCl2_20 = {</w:t>
      </w:r>
    </w:p>
    <w:p w14:paraId="0D3BAEBF" w14:textId="77777777" w:rsidR="00D058A1" w:rsidRPr="00D058A1" w:rsidRDefault="00D058A1" w:rsidP="00D058A1">
      <w:pPr>
        <w:pStyle w:val="codigo"/>
        <w:spacing w:line="240" w:lineRule="auto"/>
        <w:rPr>
          <w:sz w:val="20"/>
          <w:szCs w:val="20"/>
        </w:rPr>
      </w:pPr>
      <w:r w:rsidRPr="00D058A1">
        <w:rPr>
          <w:sz w:val="20"/>
          <w:szCs w:val="20"/>
        </w:rPr>
        <w:t>    0: 3.200 / 1000, 10: 2.600 / 1000, 20: 2.200 / 1000, 30: 1.800 / 1000,</w:t>
      </w:r>
    </w:p>
    <w:p w14:paraId="45AB9BF8" w14:textId="77777777" w:rsidR="00D058A1" w:rsidRPr="00D058A1" w:rsidRDefault="00D058A1" w:rsidP="00D058A1">
      <w:pPr>
        <w:pStyle w:val="codigo"/>
        <w:spacing w:line="240" w:lineRule="auto"/>
        <w:rPr>
          <w:sz w:val="20"/>
          <w:szCs w:val="20"/>
        </w:rPr>
      </w:pPr>
      <w:r w:rsidRPr="00D058A1">
        <w:rPr>
          <w:sz w:val="20"/>
          <w:szCs w:val="20"/>
        </w:rPr>
        <w:t>    40: 1.500 / 1000, 50: 1.300 / 1000, 60: 1.100 / 1000}</w:t>
      </w:r>
    </w:p>
    <w:p w14:paraId="638B56FA" w14:textId="77777777" w:rsidR="00D058A1" w:rsidRPr="00D058A1" w:rsidRDefault="00D058A1" w:rsidP="00D058A1">
      <w:pPr>
        <w:pStyle w:val="codigo"/>
        <w:spacing w:line="240" w:lineRule="auto"/>
        <w:rPr>
          <w:sz w:val="20"/>
          <w:szCs w:val="20"/>
        </w:rPr>
      </w:pPr>
    </w:p>
    <w:p w14:paraId="7394A582" w14:textId="77777777" w:rsidR="00D058A1" w:rsidRPr="00D058A1" w:rsidRDefault="00D058A1" w:rsidP="00D058A1">
      <w:pPr>
        <w:pStyle w:val="codigo"/>
        <w:spacing w:line="240" w:lineRule="auto"/>
        <w:rPr>
          <w:sz w:val="20"/>
          <w:szCs w:val="20"/>
        </w:rPr>
      </w:pPr>
      <w:proofErr w:type="spellStart"/>
      <w:r w:rsidRPr="00D058A1">
        <w:rPr>
          <w:sz w:val="20"/>
          <w:szCs w:val="20"/>
        </w:rPr>
        <w:t>inputs_fixed</w:t>
      </w:r>
      <w:proofErr w:type="spellEnd"/>
      <w:r w:rsidRPr="00D058A1">
        <w:rPr>
          <w:sz w:val="20"/>
          <w:szCs w:val="20"/>
        </w:rPr>
        <w:t xml:space="preserve"> = {"R</w:t>
      </w:r>
      <w:proofErr w:type="gramStart"/>
      <w:r w:rsidRPr="00D058A1">
        <w:rPr>
          <w:sz w:val="20"/>
          <w:szCs w:val="20"/>
        </w:rPr>
        <w:t>" :</w:t>
      </w:r>
      <w:proofErr w:type="gramEnd"/>
      <w:r w:rsidRPr="00D058A1">
        <w:rPr>
          <w:sz w:val="20"/>
          <w:szCs w:val="20"/>
        </w:rPr>
        <w:t xml:space="preserve"> 8.314, # Constante de gases [J/</w:t>
      </w:r>
      <w:proofErr w:type="spellStart"/>
      <w:r w:rsidRPr="00D058A1">
        <w:rPr>
          <w:sz w:val="20"/>
          <w:szCs w:val="20"/>
        </w:rPr>
        <w:t>mol·K</w:t>
      </w:r>
      <w:proofErr w:type="spellEnd"/>
      <w:r w:rsidRPr="00D058A1">
        <w:rPr>
          <w:sz w:val="20"/>
          <w:szCs w:val="20"/>
        </w:rPr>
        <w:t>]</w:t>
      </w:r>
    </w:p>
    <w:p w14:paraId="289E73A0" w14:textId="77777777" w:rsidR="00D058A1" w:rsidRPr="00D058A1" w:rsidRDefault="00D058A1" w:rsidP="00D058A1">
      <w:pPr>
        <w:pStyle w:val="codigo"/>
        <w:spacing w:line="240" w:lineRule="auto"/>
        <w:rPr>
          <w:sz w:val="20"/>
          <w:szCs w:val="20"/>
        </w:rPr>
      </w:pPr>
      <w:r w:rsidRPr="00D058A1">
        <w:rPr>
          <w:sz w:val="20"/>
          <w:szCs w:val="20"/>
        </w:rPr>
        <w:t>                "M": 0.018, # Masa molar del agua [kg/mol]</w:t>
      </w:r>
    </w:p>
    <w:p w14:paraId="61C67D4A"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k_B</w:t>
      </w:r>
      <w:proofErr w:type="spellEnd"/>
      <w:proofErr w:type="gramStart"/>
      <w:r w:rsidRPr="00D058A1">
        <w:rPr>
          <w:sz w:val="20"/>
          <w:szCs w:val="20"/>
        </w:rPr>
        <w:t>" :</w:t>
      </w:r>
      <w:proofErr w:type="gramEnd"/>
      <w:r w:rsidRPr="00D058A1">
        <w:rPr>
          <w:sz w:val="20"/>
          <w:szCs w:val="20"/>
        </w:rPr>
        <w:t xml:space="preserve"> 1.380649e-23, # Constante de Boltzmann [J/K]</w:t>
      </w:r>
    </w:p>
    <w:p w14:paraId="16C17A9E" w14:textId="77777777" w:rsidR="00D058A1" w:rsidRPr="00D058A1" w:rsidRDefault="00D058A1" w:rsidP="00D058A1">
      <w:pPr>
        <w:pStyle w:val="codigo"/>
        <w:spacing w:line="240" w:lineRule="auto"/>
        <w:rPr>
          <w:sz w:val="20"/>
          <w:szCs w:val="20"/>
        </w:rPr>
      </w:pPr>
      <w:r w:rsidRPr="00D058A1">
        <w:rPr>
          <w:sz w:val="20"/>
          <w:szCs w:val="20"/>
        </w:rPr>
        <w:t>                "pi</w:t>
      </w:r>
      <w:proofErr w:type="gramStart"/>
      <w:r w:rsidRPr="00D058A1">
        <w:rPr>
          <w:sz w:val="20"/>
          <w:szCs w:val="20"/>
        </w:rPr>
        <w:t>" :</w:t>
      </w:r>
      <w:proofErr w:type="gramEnd"/>
      <w:r w:rsidRPr="00D058A1">
        <w:rPr>
          <w:sz w:val="20"/>
          <w:szCs w:val="20"/>
        </w:rPr>
        <w:t xml:space="preserve"> </w:t>
      </w:r>
      <w:proofErr w:type="spellStart"/>
      <w:r w:rsidRPr="00D058A1">
        <w:rPr>
          <w:sz w:val="20"/>
          <w:szCs w:val="20"/>
        </w:rPr>
        <w:t>np.pi</w:t>
      </w:r>
      <w:proofErr w:type="spellEnd"/>
      <w:r w:rsidRPr="00D058A1">
        <w:rPr>
          <w:sz w:val="20"/>
          <w:szCs w:val="20"/>
        </w:rPr>
        <w:t xml:space="preserve">, </w:t>
      </w:r>
    </w:p>
    <w:p w14:paraId="1789C71C"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phi_B</w:t>
      </w:r>
      <w:proofErr w:type="spellEnd"/>
      <w:proofErr w:type="gramStart"/>
      <w:r w:rsidRPr="00D058A1">
        <w:rPr>
          <w:sz w:val="20"/>
          <w:szCs w:val="20"/>
        </w:rPr>
        <w:t>" :</w:t>
      </w:r>
      <w:proofErr w:type="gramEnd"/>
      <w:r w:rsidRPr="00D058A1">
        <w:rPr>
          <w:sz w:val="20"/>
          <w:szCs w:val="20"/>
        </w:rPr>
        <w:t xml:space="preserve"> 1.5, # Factor de </w:t>
      </w:r>
      <w:proofErr w:type="spellStart"/>
      <w:r w:rsidRPr="00D058A1">
        <w:rPr>
          <w:sz w:val="20"/>
          <w:szCs w:val="20"/>
        </w:rPr>
        <w:t>asociacion</w:t>
      </w:r>
      <w:proofErr w:type="spellEnd"/>
      <w:r w:rsidRPr="00D058A1">
        <w:rPr>
          <w:sz w:val="20"/>
          <w:szCs w:val="20"/>
        </w:rPr>
        <w:t xml:space="preserve"> del solvente para agua</w:t>
      </w:r>
    </w:p>
    <w:p w14:paraId="1BA82A22" w14:textId="77777777" w:rsidR="00D058A1" w:rsidRPr="00D058A1" w:rsidRDefault="00D058A1" w:rsidP="00D058A1">
      <w:pPr>
        <w:pStyle w:val="codigo"/>
        <w:spacing w:line="240" w:lineRule="auto"/>
        <w:rPr>
          <w:sz w:val="20"/>
          <w:szCs w:val="20"/>
        </w:rPr>
      </w:pPr>
      <w:r w:rsidRPr="00D058A1">
        <w:rPr>
          <w:sz w:val="20"/>
          <w:szCs w:val="20"/>
        </w:rPr>
        <w:t>                "M_B</w:t>
      </w:r>
      <w:proofErr w:type="gramStart"/>
      <w:r w:rsidRPr="00D058A1">
        <w:rPr>
          <w:sz w:val="20"/>
          <w:szCs w:val="20"/>
        </w:rPr>
        <w:t>" :</w:t>
      </w:r>
      <w:proofErr w:type="gramEnd"/>
      <w:r w:rsidRPr="00D058A1">
        <w:rPr>
          <w:sz w:val="20"/>
          <w:szCs w:val="20"/>
        </w:rPr>
        <w:t xml:space="preserve"> 46.07, # Masa molar del solvente (etanol) en g/mol</w:t>
      </w:r>
    </w:p>
    <w:p w14:paraId="1D650D3B" w14:textId="77777777" w:rsidR="00D058A1" w:rsidRPr="00D058A1" w:rsidRDefault="00D058A1" w:rsidP="00D058A1">
      <w:pPr>
        <w:pStyle w:val="codigo"/>
        <w:spacing w:line="240" w:lineRule="auto"/>
        <w:rPr>
          <w:sz w:val="20"/>
          <w:szCs w:val="20"/>
        </w:rPr>
      </w:pPr>
      <w:r w:rsidRPr="00D058A1">
        <w:rPr>
          <w:sz w:val="20"/>
          <w:szCs w:val="20"/>
        </w:rPr>
        <w:t>                "V_A</w:t>
      </w:r>
      <w:proofErr w:type="gramStart"/>
      <w:r w:rsidRPr="00D058A1">
        <w:rPr>
          <w:sz w:val="20"/>
          <w:szCs w:val="20"/>
        </w:rPr>
        <w:t>" :</w:t>
      </w:r>
      <w:proofErr w:type="gramEnd"/>
      <w:r w:rsidRPr="00D058A1">
        <w:rPr>
          <w:sz w:val="20"/>
          <w:szCs w:val="20"/>
        </w:rPr>
        <w:t xml:space="preserve"> 18.07, # Volumen molar del soluto en cm³/mol</w:t>
      </w:r>
    </w:p>
    <w:p w14:paraId="48B950B9" w14:textId="77777777" w:rsidR="00D058A1" w:rsidRPr="00D058A1" w:rsidRDefault="00D058A1" w:rsidP="00D058A1">
      <w:pPr>
        <w:pStyle w:val="codigo"/>
        <w:spacing w:line="240" w:lineRule="auto"/>
        <w:rPr>
          <w:sz w:val="20"/>
          <w:szCs w:val="20"/>
        </w:rPr>
      </w:pPr>
      <w:r w:rsidRPr="00D058A1">
        <w:rPr>
          <w:sz w:val="20"/>
          <w:szCs w:val="20"/>
        </w:rPr>
        <w:t>                "A</w:t>
      </w:r>
      <w:proofErr w:type="gramStart"/>
      <w:r w:rsidRPr="00D058A1">
        <w:rPr>
          <w:sz w:val="20"/>
          <w:szCs w:val="20"/>
        </w:rPr>
        <w:t>" :</w:t>
      </w:r>
      <w:proofErr w:type="gramEnd"/>
      <w:r w:rsidRPr="00D058A1">
        <w:rPr>
          <w:sz w:val="20"/>
          <w:szCs w:val="20"/>
        </w:rPr>
        <w:t xml:space="preserve"> 8.07131, #Constantes de Antoine para el agua</w:t>
      </w:r>
    </w:p>
    <w:p w14:paraId="085A9D35" w14:textId="77777777" w:rsidR="00D058A1" w:rsidRPr="00D058A1" w:rsidRDefault="00D058A1" w:rsidP="00D058A1">
      <w:pPr>
        <w:pStyle w:val="codigo"/>
        <w:spacing w:line="240" w:lineRule="auto"/>
        <w:rPr>
          <w:sz w:val="20"/>
          <w:szCs w:val="20"/>
        </w:rPr>
      </w:pPr>
      <w:r w:rsidRPr="00D058A1">
        <w:rPr>
          <w:sz w:val="20"/>
          <w:szCs w:val="20"/>
        </w:rPr>
        <w:t>                "B</w:t>
      </w:r>
      <w:proofErr w:type="gramStart"/>
      <w:r w:rsidRPr="00D058A1">
        <w:rPr>
          <w:sz w:val="20"/>
          <w:szCs w:val="20"/>
        </w:rPr>
        <w:t>" :</w:t>
      </w:r>
      <w:proofErr w:type="gramEnd"/>
      <w:r w:rsidRPr="00D058A1">
        <w:rPr>
          <w:sz w:val="20"/>
          <w:szCs w:val="20"/>
        </w:rPr>
        <w:t xml:space="preserve"> 1730.63,</w:t>
      </w:r>
    </w:p>
    <w:p w14:paraId="174D9F1F" w14:textId="77777777" w:rsidR="00D058A1" w:rsidRPr="00D058A1" w:rsidRDefault="00D058A1" w:rsidP="00D058A1">
      <w:pPr>
        <w:pStyle w:val="codigo"/>
        <w:spacing w:line="240" w:lineRule="auto"/>
        <w:rPr>
          <w:sz w:val="20"/>
          <w:szCs w:val="20"/>
        </w:rPr>
      </w:pPr>
      <w:r w:rsidRPr="00D058A1">
        <w:rPr>
          <w:sz w:val="20"/>
          <w:szCs w:val="20"/>
        </w:rPr>
        <w:t>                "C</w:t>
      </w:r>
      <w:proofErr w:type="gramStart"/>
      <w:r w:rsidRPr="00D058A1">
        <w:rPr>
          <w:sz w:val="20"/>
          <w:szCs w:val="20"/>
        </w:rPr>
        <w:t>" :</w:t>
      </w:r>
      <w:proofErr w:type="gramEnd"/>
      <w:r w:rsidRPr="00D058A1">
        <w:rPr>
          <w:sz w:val="20"/>
          <w:szCs w:val="20"/>
        </w:rPr>
        <w:t xml:space="preserve"> 233.426,</w:t>
      </w:r>
    </w:p>
    <w:p w14:paraId="17DE29D4"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a_fibra</w:t>
      </w:r>
      <w:proofErr w:type="spellEnd"/>
      <w:proofErr w:type="gramStart"/>
      <w:r w:rsidRPr="00D058A1">
        <w:rPr>
          <w:sz w:val="20"/>
          <w:szCs w:val="20"/>
        </w:rPr>
        <w:t>" :</w:t>
      </w:r>
      <w:proofErr w:type="gramEnd"/>
      <w:r w:rsidRPr="00D058A1">
        <w:rPr>
          <w:sz w:val="20"/>
          <w:szCs w:val="20"/>
        </w:rPr>
        <w:t xml:space="preserve"> 2.66, #Constantes para </w:t>
      </w:r>
      <w:proofErr w:type="spellStart"/>
      <w:r w:rsidRPr="00D058A1">
        <w:rPr>
          <w:sz w:val="20"/>
          <w:szCs w:val="20"/>
        </w:rPr>
        <w:t>Nusselt</w:t>
      </w:r>
      <w:proofErr w:type="spellEnd"/>
      <w:r w:rsidRPr="00D058A1">
        <w:rPr>
          <w:sz w:val="20"/>
          <w:szCs w:val="20"/>
        </w:rPr>
        <w:t xml:space="preserve"> fibra</w:t>
      </w:r>
    </w:p>
    <w:p w14:paraId="40F75B05"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b_fibra</w:t>
      </w:r>
      <w:proofErr w:type="spellEnd"/>
      <w:proofErr w:type="gramStart"/>
      <w:r w:rsidRPr="00D058A1">
        <w:rPr>
          <w:sz w:val="20"/>
          <w:szCs w:val="20"/>
        </w:rPr>
        <w:t>" :</w:t>
      </w:r>
      <w:proofErr w:type="gramEnd"/>
      <w:r w:rsidRPr="00D058A1">
        <w:rPr>
          <w:sz w:val="20"/>
          <w:szCs w:val="20"/>
        </w:rPr>
        <w:t xml:space="preserve"> 0.25,</w:t>
      </w:r>
    </w:p>
    <w:p w14:paraId="6C6BA0B6"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a_carcasa</w:t>
      </w:r>
      <w:proofErr w:type="spellEnd"/>
      <w:proofErr w:type="gramStart"/>
      <w:r w:rsidRPr="00D058A1">
        <w:rPr>
          <w:sz w:val="20"/>
          <w:szCs w:val="20"/>
        </w:rPr>
        <w:t>" :</w:t>
      </w:r>
      <w:proofErr w:type="gramEnd"/>
      <w:r w:rsidRPr="00D058A1">
        <w:rPr>
          <w:sz w:val="20"/>
          <w:szCs w:val="20"/>
        </w:rPr>
        <w:t xml:space="preserve"> 15.4, #Constantes para </w:t>
      </w:r>
      <w:proofErr w:type="spellStart"/>
      <w:r w:rsidRPr="00D058A1">
        <w:rPr>
          <w:sz w:val="20"/>
          <w:szCs w:val="20"/>
        </w:rPr>
        <w:t>Nusselt</w:t>
      </w:r>
      <w:proofErr w:type="spellEnd"/>
      <w:r w:rsidRPr="00D058A1">
        <w:rPr>
          <w:sz w:val="20"/>
          <w:szCs w:val="20"/>
        </w:rPr>
        <w:t xml:space="preserve"> carcasa</w:t>
      </w:r>
    </w:p>
    <w:p w14:paraId="78015469"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b_carcasa</w:t>
      </w:r>
      <w:proofErr w:type="spellEnd"/>
      <w:proofErr w:type="gramStart"/>
      <w:r w:rsidRPr="00D058A1">
        <w:rPr>
          <w:sz w:val="20"/>
          <w:szCs w:val="20"/>
        </w:rPr>
        <w:t>" :</w:t>
      </w:r>
      <w:proofErr w:type="gramEnd"/>
      <w:r w:rsidRPr="00D058A1">
        <w:rPr>
          <w:sz w:val="20"/>
          <w:szCs w:val="20"/>
        </w:rPr>
        <w:t xml:space="preserve"> 0.92,</w:t>
      </w:r>
    </w:p>
    <w:p w14:paraId="6610285E"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Q_medio</w:t>
      </w:r>
      <w:proofErr w:type="spellEnd"/>
      <w:proofErr w:type="gramStart"/>
      <w:r w:rsidRPr="00D058A1">
        <w:rPr>
          <w:sz w:val="20"/>
          <w:szCs w:val="20"/>
        </w:rPr>
        <w:t>" :</w:t>
      </w:r>
      <w:proofErr w:type="gramEnd"/>
      <w:r w:rsidRPr="00D058A1">
        <w:rPr>
          <w:sz w:val="20"/>
          <w:szCs w:val="20"/>
        </w:rPr>
        <w:t xml:space="preserve"> 0.5/1000/60, #m3/s</w:t>
      </w:r>
    </w:p>
    <w:p w14:paraId="14E99177" w14:textId="77777777" w:rsidR="00D058A1" w:rsidRPr="00D058A1" w:rsidRDefault="00D058A1" w:rsidP="00D058A1">
      <w:pPr>
        <w:pStyle w:val="codigo"/>
        <w:spacing w:line="240" w:lineRule="auto"/>
        <w:rPr>
          <w:sz w:val="20"/>
          <w:szCs w:val="20"/>
          <w:lang w:val="de-DE"/>
        </w:rPr>
      </w:pPr>
      <w:r w:rsidRPr="00D058A1">
        <w:rPr>
          <w:sz w:val="20"/>
          <w:szCs w:val="20"/>
        </w:rPr>
        <w:t xml:space="preserve">                </w:t>
      </w:r>
      <w:r w:rsidRPr="00D058A1">
        <w:rPr>
          <w:sz w:val="20"/>
          <w:szCs w:val="20"/>
          <w:lang w:val="de-DE"/>
        </w:rPr>
        <w:t>"T_fibra" : 293.15, #K</w:t>
      </w:r>
    </w:p>
    <w:p w14:paraId="5F7E4A9C" w14:textId="77777777" w:rsidR="00D058A1" w:rsidRPr="00D058A1" w:rsidRDefault="00D058A1" w:rsidP="00D058A1">
      <w:pPr>
        <w:pStyle w:val="codigo"/>
        <w:spacing w:line="240" w:lineRule="auto"/>
        <w:rPr>
          <w:sz w:val="20"/>
          <w:szCs w:val="20"/>
          <w:lang w:val="de-DE"/>
        </w:rPr>
      </w:pPr>
      <w:r w:rsidRPr="00D058A1">
        <w:rPr>
          <w:sz w:val="20"/>
          <w:szCs w:val="20"/>
          <w:lang w:val="de-DE"/>
        </w:rPr>
        <w:t>                "T_celsius_fibra" : 20,</w:t>
      </w:r>
    </w:p>
    <w:p w14:paraId="0B012E59" w14:textId="77777777" w:rsidR="00D058A1" w:rsidRPr="00D058A1" w:rsidRDefault="00D058A1" w:rsidP="00D058A1">
      <w:pPr>
        <w:pStyle w:val="codigo"/>
        <w:spacing w:line="240" w:lineRule="auto"/>
        <w:rPr>
          <w:sz w:val="20"/>
          <w:szCs w:val="20"/>
        </w:rPr>
      </w:pPr>
      <w:r w:rsidRPr="00D058A1">
        <w:rPr>
          <w:sz w:val="20"/>
          <w:szCs w:val="20"/>
          <w:lang w:val="de-DE"/>
        </w:rPr>
        <w:t xml:space="preserve">                </w:t>
      </w:r>
      <w:r w:rsidRPr="00D058A1">
        <w:rPr>
          <w:sz w:val="20"/>
          <w:szCs w:val="20"/>
        </w:rPr>
        <w:t>"</w:t>
      </w:r>
      <w:proofErr w:type="spellStart"/>
      <w:r w:rsidRPr="00D058A1">
        <w:rPr>
          <w:sz w:val="20"/>
          <w:szCs w:val="20"/>
        </w:rPr>
        <w:t>T_carcasa</w:t>
      </w:r>
      <w:proofErr w:type="spellEnd"/>
      <w:proofErr w:type="gramStart"/>
      <w:r w:rsidRPr="00D058A1">
        <w:rPr>
          <w:sz w:val="20"/>
          <w:szCs w:val="20"/>
        </w:rPr>
        <w:t>" :</w:t>
      </w:r>
      <w:proofErr w:type="gramEnd"/>
      <w:r w:rsidRPr="00D058A1">
        <w:rPr>
          <w:sz w:val="20"/>
          <w:szCs w:val="20"/>
        </w:rPr>
        <w:t xml:space="preserve"> 283.15, #K</w:t>
      </w:r>
    </w:p>
    <w:p w14:paraId="475BC07B"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T_celsius_carcasa</w:t>
      </w:r>
      <w:proofErr w:type="spellEnd"/>
      <w:proofErr w:type="gramStart"/>
      <w:r w:rsidRPr="00D058A1">
        <w:rPr>
          <w:sz w:val="20"/>
          <w:szCs w:val="20"/>
        </w:rPr>
        <w:t>" :</w:t>
      </w:r>
      <w:proofErr w:type="gramEnd"/>
      <w:r w:rsidRPr="00D058A1">
        <w:rPr>
          <w:sz w:val="20"/>
          <w:szCs w:val="20"/>
        </w:rPr>
        <w:t xml:space="preserve"> 10,</w:t>
      </w:r>
    </w:p>
    <w:p w14:paraId="25F418B6"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D_fick_gas</w:t>
      </w:r>
      <w:proofErr w:type="spellEnd"/>
      <w:proofErr w:type="gramStart"/>
      <w:r w:rsidRPr="00D058A1">
        <w:rPr>
          <w:sz w:val="20"/>
          <w:szCs w:val="20"/>
        </w:rPr>
        <w:t>" :</w:t>
      </w:r>
      <w:proofErr w:type="gramEnd"/>
      <w:r w:rsidRPr="00D058A1">
        <w:rPr>
          <w:sz w:val="20"/>
          <w:szCs w:val="20"/>
        </w:rPr>
        <w:t xml:space="preserve"> 2.5E-5, #m2/s</w:t>
      </w:r>
    </w:p>
    <w:p w14:paraId="2064B26B"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d_vapor</w:t>
      </w:r>
      <w:proofErr w:type="spellEnd"/>
      <w:proofErr w:type="gramStart"/>
      <w:r w:rsidRPr="00D058A1">
        <w:rPr>
          <w:sz w:val="20"/>
          <w:szCs w:val="20"/>
        </w:rPr>
        <w:t>" :</w:t>
      </w:r>
      <w:proofErr w:type="gramEnd"/>
      <w:r w:rsidRPr="00D058A1">
        <w:rPr>
          <w:sz w:val="20"/>
          <w:szCs w:val="20"/>
        </w:rPr>
        <w:t xml:space="preserve"> 2.75E-10, # Diámetro efectivo de una molécula de agua [m]</w:t>
      </w:r>
    </w:p>
    <w:p w14:paraId="521D8478"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k_vapor</w:t>
      </w:r>
      <w:proofErr w:type="spellEnd"/>
      <w:proofErr w:type="gramStart"/>
      <w:r w:rsidRPr="00D058A1">
        <w:rPr>
          <w:sz w:val="20"/>
          <w:szCs w:val="20"/>
        </w:rPr>
        <w:t>" :</w:t>
      </w:r>
      <w:proofErr w:type="gramEnd"/>
      <w:r w:rsidRPr="00D058A1">
        <w:rPr>
          <w:sz w:val="20"/>
          <w:szCs w:val="20"/>
        </w:rPr>
        <w:t xml:space="preserve"> 0.0182, # Conductividad </w:t>
      </w:r>
      <w:proofErr w:type="spellStart"/>
      <w:r w:rsidRPr="00D058A1">
        <w:rPr>
          <w:sz w:val="20"/>
          <w:szCs w:val="20"/>
        </w:rPr>
        <w:t>termica</w:t>
      </w:r>
      <w:proofErr w:type="spellEnd"/>
      <w:r w:rsidRPr="00D058A1">
        <w:rPr>
          <w:sz w:val="20"/>
          <w:szCs w:val="20"/>
        </w:rPr>
        <w:t xml:space="preserve"> vapor de agua [W/</w:t>
      </w:r>
      <w:proofErr w:type="spellStart"/>
      <w:r w:rsidRPr="00D058A1">
        <w:rPr>
          <w:sz w:val="20"/>
          <w:szCs w:val="20"/>
        </w:rPr>
        <w:t>m·K</w:t>
      </w:r>
      <w:proofErr w:type="spellEnd"/>
      <w:r w:rsidRPr="00D058A1">
        <w:rPr>
          <w:sz w:val="20"/>
          <w:szCs w:val="20"/>
        </w:rPr>
        <w:t>]</w:t>
      </w:r>
    </w:p>
    <w:p w14:paraId="516FC204" w14:textId="77777777" w:rsidR="00D058A1" w:rsidRPr="00D058A1" w:rsidRDefault="00D058A1" w:rsidP="00D058A1">
      <w:pPr>
        <w:pStyle w:val="codigo"/>
        <w:spacing w:line="240" w:lineRule="auto"/>
        <w:rPr>
          <w:sz w:val="20"/>
          <w:szCs w:val="20"/>
        </w:rPr>
      </w:pPr>
      <w:r w:rsidRPr="00D058A1">
        <w:rPr>
          <w:sz w:val="20"/>
          <w:szCs w:val="20"/>
        </w:rPr>
        <w:t>                "k</w:t>
      </w:r>
      <w:proofErr w:type="gramStart"/>
      <w:r w:rsidRPr="00D058A1">
        <w:rPr>
          <w:sz w:val="20"/>
          <w:szCs w:val="20"/>
        </w:rPr>
        <w:t>" :</w:t>
      </w:r>
      <w:proofErr w:type="gramEnd"/>
      <w:r w:rsidRPr="00D058A1">
        <w:rPr>
          <w:sz w:val="20"/>
          <w:szCs w:val="20"/>
        </w:rPr>
        <w:t xml:space="preserve"> 0.6</w:t>
      </w:r>
      <w:proofErr w:type="gramStart"/>
      <w:r w:rsidRPr="00D058A1">
        <w:rPr>
          <w:sz w:val="20"/>
          <w:szCs w:val="20"/>
        </w:rPr>
        <w:t>,  #</w:t>
      </w:r>
      <w:proofErr w:type="gramEnd"/>
      <w:r w:rsidRPr="00D058A1">
        <w:rPr>
          <w:sz w:val="20"/>
          <w:szCs w:val="20"/>
        </w:rPr>
        <w:t xml:space="preserve"> Conductividad térmica del fluido [W/</w:t>
      </w:r>
      <w:proofErr w:type="spellStart"/>
      <w:r w:rsidRPr="00D058A1">
        <w:rPr>
          <w:sz w:val="20"/>
          <w:szCs w:val="20"/>
        </w:rPr>
        <w:t>m·K</w:t>
      </w:r>
      <w:proofErr w:type="spellEnd"/>
      <w:r w:rsidRPr="00D058A1">
        <w:rPr>
          <w:sz w:val="20"/>
          <w:szCs w:val="20"/>
        </w:rPr>
        <w:t>]</w:t>
      </w:r>
    </w:p>
    <w:p w14:paraId="4772E5CD"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k_gas_coef</w:t>
      </w:r>
      <w:proofErr w:type="spellEnd"/>
      <w:proofErr w:type="gramStart"/>
      <w:r w:rsidRPr="00D058A1">
        <w:rPr>
          <w:sz w:val="20"/>
          <w:szCs w:val="20"/>
        </w:rPr>
        <w:t>" :</w:t>
      </w:r>
      <w:proofErr w:type="gramEnd"/>
      <w:r w:rsidRPr="00D058A1">
        <w:rPr>
          <w:sz w:val="20"/>
          <w:szCs w:val="20"/>
        </w:rPr>
        <w:t xml:space="preserve"> 1.5, # Factor empírico para gases en poros</w:t>
      </w:r>
    </w:p>
    <w:p w14:paraId="1DE6B4DA"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Cp</w:t>
      </w:r>
      <w:proofErr w:type="spellEnd"/>
      <w:proofErr w:type="gramStart"/>
      <w:r w:rsidRPr="00D058A1">
        <w:rPr>
          <w:sz w:val="20"/>
          <w:szCs w:val="20"/>
        </w:rPr>
        <w:t>" :</w:t>
      </w:r>
      <w:proofErr w:type="gramEnd"/>
      <w:r w:rsidRPr="00D058A1">
        <w:rPr>
          <w:sz w:val="20"/>
          <w:szCs w:val="20"/>
        </w:rPr>
        <w:t xml:space="preserve"> </w:t>
      </w:r>
      <w:proofErr w:type="gramStart"/>
      <w:r w:rsidRPr="00D058A1">
        <w:rPr>
          <w:sz w:val="20"/>
          <w:szCs w:val="20"/>
        </w:rPr>
        <w:t>4184,  #</w:t>
      </w:r>
      <w:proofErr w:type="gramEnd"/>
      <w:r w:rsidRPr="00D058A1">
        <w:rPr>
          <w:sz w:val="20"/>
          <w:szCs w:val="20"/>
        </w:rPr>
        <w:t xml:space="preserve"> Calor específico del vino[J/</w:t>
      </w:r>
      <w:proofErr w:type="spellStart"/>
      <w:r w:rsidRPr="00D058A1">
        <w:rPr>
          <w:sz w:val="20"/>
          <w:szCs w:val="20"/>
        </w:rPr>
        <w:t>kg·K</w:t>
      </w:r>
      <w:proofErr w:type="spellEnd"/>
      <w:r w:rsidRPr="00D058A1">
        <w:rPr>
          <w:sz w:val="20"/>
          <w:szCs w:val="20"/>
        </w:rPr>
        <w:t>]</w:t>
      </w:r>
    </w:p>
    <w:p w14:paraId="36B4DEB2" w14:textId="77777777" w:rsidR="00D058A1" w:rsidRPr="00D058A1" w:rsidRDefault="00D058A1" w:rsidP="00D058A1">
      <w:pPr>
        <w:pStyle w:val="codigo"/>
        <w:spacing w:line="240" w:lineRule="auto"/>
        <w:rPr>
          <w:sz w:val="20"/>
          <w:szCs w:val="20"/>
        </w:rPr>
      </w:pPr>
      <w:r w:rsidRPr="00D058A1">
        <w:rPr>
          <w:sz w:val="20"/>
          <w:szCs w:val="20"/>
        </w:rPr>
        <w:lastRenderedPageBreak/>
        <w:t>                "rho</w:t>
      </w:r>
      <w:proofErr w:type="gramStart"/>
      <w:r w:rsidRPr="00D058A1">
        <w:rPr>
          <w:sz w:val="20"/>
          <w:szCs w:val="20"/>
        </w:rPr>
        <w:t>" :</w:t>
      </w:r>
      <w:proofErr w:type="gramEnd"/>
      <w:r w:rsidRPr="00D058A1">
        <w:rPr>
          <w:sz w:val="20"/>
          <w:szCs w:val="20"/>
        </w:rPr>
        <w:t xml:space="preserve"> </w:t>
      </w:r>
      <w:proofErr w:type="gramStart"/>
      <w:r w:rsidRPr="00D058A1">
        <w:rPr>
          <w:sz w:val="20"/>
          <w:szCs w:val="20"/>
        </w:rPr>
        <w:t>1000,  #</w:t>
      </w:r>
      <w:proofErr w:type="gramEnd"/>
      <w:r w:rsidRPr="00D058A1">
        <w:rPr>
          <w:sz w:val="20"/>
          <w:szCs w:val="20"/>
        </w:rPr>
        <w:t xml:space="preserve"> Densidad del vino [kg/m³]</w:t>
      </w:r>
    </w:p>
    <w:p w14:paraId="53D021CA" w14:textId="77777777" w:rsidR="00D058A1" w:rsidRPr="00D058A1" w:rsidRDefault="00D058A1" w:rsidP="00D058A1">
      <w:pPr>
        <w:pStyle w:val="codigo"/>
        <w:spacing w:line="240" w:lineRule="auto"/>
        <w:rPr>
          <w:sz w:val="20"/>
          <w:szCs w:val="20"/>
        </w:rPr>
      </w:pPr>
      <w:r w:rsidRPr="00D058A1">
        <w:rPr>
          <w:sz w:val="20"/>
          <w:szCs w:val="20"/>
        </w:rPr>
        <w:t>                "porosidad</w:t>
      </w:r>
      <w:proofErr w:type="gramStart"/>
      <w:r w:rsidRPr="00D058A1">
        <w:rPr>
          <w:sz w:val="20"/>
          <w:szCs w:val="20"/>
        </w:rPr>
        <w:t>" :</w:t>
      </w:r>
      <w:proofErr w:type="gramEnd"/>
      <w:r w:rsidRPr="00D058A1">
        <w:rPr>
          <w:sz w:val="20"/>
          <w:szCs w:val="20"/>
        </w:rPr>
        <w:t xml:space="preserve"> 0.5</w:t>
      </w:r>
      <w:proofErr w:type="gramStart"/>
      <w:r w:rsidRPr="00D058A1">
        <w:rPr>
          <w:sz w:val="20"/>
          <w:szCs w:val="20"/>
        </w:rPr>
        <w:t>,  #</w:t>
      </w:r>
      <w:proofErr w:type="gramEnd"/>
      <w:r w:rsidRPr="00D058A1">
        <w:rPr>
          <w:sz w:val="20"/>
          <w:szCs w:val="20"/>
        </w:rPr>
        <w:t xml:space="preserve"> Fracción de volumen vacío en la membrana</w:t>
      </w:r>
    </w:p>
    <w:p w14:paraId="72AD1507" w14:textId="77777777" w:rsidR="00D058A1" w:rsidRPr="00D058A1" w:rsidRDefault="00D058A1" w:rsidP="00D058A1">
      <w:pPr>
        <w:pStyle w:val="codigo"/>
        <w:spacing w:line="240" w:lineRule="auto"/>
        <w:rPr>
          <w:sz w:val="20"/>
          <w:szCs w:val="20"/>
        </w:rPr>
      </w:pPr>
      <w:r w:rsidRPr="00D058A1">
        <w:rPr>
          <w:sz w:val="20"/>
          <w:szCs w:val="20"/>
        </w:rPr>
        <w:t>                "tortuosidad</w:t>
      </w:r>
      <w:proofErr w:type="gramStart"/>
      <w:r w:rsidRPr="00D058A1">
        <w:rPr>
          <w:sz w:val="20"/>
          <w:szCs w:val="20"/>
        </w:rPr>
        <w:t>" :</w:t>
      </w:r>
      <w:proofErr w:type="gramEnd"/>
      <w:r w:rsidRPr="00D058A1">
        <w:rPr>
          <w:sz w:val="20"/>
          <w:szCs w:val="20"/>
        </w:rPr>
        <w:t xml:space="preserve"> 2.0</w:t>
      </w:r>
      <w:proofErr w:type="gramStart"/>
      <w:r w:rsidRPr="00D058A1">
        <w:rPr>
          <w:sz w:val="20"/>
          <w:szCs w:val="20"/>
        </w:rPr>
        <w:t>,  #</w:t>
      </w:r>
      <w:proofErr w:type="gramEnd"/>
      <w:r w:rsidRPr="00D058A1">
        <w:rPr>
          <w:sz w:val="20"/>
          <w:szCs w:val="20"/>
        </w:rPr>
        <w:t xml:space="preserve"> Factor de tortuosidad</w:t>
      </w:r>
    </w:p>
    <w:p w14:paraId="750C94CB"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diametro_poro</w:t>
      </w:r>
      <w:proofErr w:type="spellEnd"/>
      <w:proofErr w:type="gramStart"/>
      <w:r w:rsidRPr="00D058A1">
        <w:rPr>
          <w:sz w:val="20"/>
          <w:szCs w:val="20"/>
        </w:rPr>
        <w:t>" :</w:t>
      </w:r>
      <w:proofErr w:type="gramEnd"/>
      <w:r w:rsidRPr="00D058A1">
        <w:rPr>
          <w:sz w:val="20"/>
          <w:szCs w:val="20"/>
        </w:rPr>
        <w:t xml:space="preserve"> 1e-</w:t>
      </w:r>
      <w:proofErr w:type="gramStart"/>
      <w:r w:rsidRPr="00D058A1">
        <w:rPr>
          <w:sz w:val="20"/>
          <w:szCs w:val="20"/>
        </w:rPr>
        <w:t>7,  #</w:t>
      </w:r>
      <w:proofErr w:type="gramEnd"/>
      <w:r w:rsidRPr="00D058A1">
        <w:rPr>
          <w:sz w:val="20"/>
          <w:szCs w:val="20"/>
        </w:rPr>
        <w:t xml:space="preserve"> Diámetro del poro [m]</w:t>
      </w:r>
    </w:p>
    <w:p w14:paraId="7EB51545" w14:textId="77777777" w:rsidR="00D058A1" w:rsidRPr="00D058A1" w:rsidRDefault="00D058A1" w:rsidP="00D058A1">
      <w:pPr>
        <w:pStyle w:val="codigo"/>
        <w:spacing w:line="240" w:lineRule="auto"/>
        <w:rPr>
          <w:sz w:val="20"/>
          <w:szCs w:val="20"/>
        </w:rPr>
      </w:pPr>
      <w:r w:rsidRPr="00D058A1">
        <w:rPr>
          <w:sz w:val="20"/>
          <w:szCs w:val="20"/>
        </w:rPr>
        <w:t>                "L</w:t>
      </w:r>
      <w:proofErr w:type="gramStart"/>
      <w:r w:rsidRPr="00D058A1">
        <w:rPr>
          <w:sz w:val="20"/>
          <w:szCs w:val="20"/>
        </w:rPr>
        <w:t>" :</w:t>
      </w:r>
      <w:proofErr w:type="gramEnd"/>
      <w:r w:rsidRPr="00D058A1">
        <w:rPr>
          <w:sz w:val="20"/>
          <w:szCs w:val="20"/>
        </w:rPr>
        <w:t xml:space="preserve"> 0.14, #Longitud característica del sistema [m]</w:t>
      </w:r>
    </w:p>
    <w:p w14:paraId="03FDFD11"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n_fibras</w:t>
      </w:r>
      <w:proofErr w:type="spellEnd"/>
      <w:proofErr w:type="gramStart"/>
      <w:r w:rsidRPr="00D058A1">
        <w:rPr>
          <w:sz w:val="20"/>
          <w:szCs w:val="20"/>
        </w:rPr>
        <w:t>" :</w:t>
      </w:r>
      <w:proofErr w:type="gramEnd"/>
      <w:r w:rsidRPr="00D058A1">
        <w:rPr>
          <w:sz w:val="20"/>
          <w:szCs w:val="20"/>
        </w:rPr>
        <w:t xml:space="preserve"> 9690,</w:t>
      </w:r>
    </w:p>
    <w:p w14:paraId="41E23889"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D_out_fibra</w:t>
      </w:r>
      <w:proofErr w:type="spellEnd"/>
      <w:proofErr w:type="gramStart"/>
      <w:r w:rsidRPr="00D058A1">
        <w:rPr>
          <w:sz w:val="20"/>
          <w:szCs w:val="20"/>
        </w:rPr>
        <w:t>" :</w:t>
      </w:r>
      <w:proofErr w:type="gramEnd"/>
      <w:r w:rsidRPr="00D058A1">
        <w:rPr>
          <w:sz w:val="20"/>
          <w:szCs w:val="20"/>
        </w:rPr>
        <w:t xml:space="preserve"> 310E-</w:t>
      </w:r>
      <w:proofErr w:type="gramStart"/>
      <w:r w:rsidRPr="00D058A1">
        <w:rPr>
          <w:sz w:val="20"/>
          <w:szCs w:val="20"/>
        </w:rPr>
        <w:t>6,  #</w:t>
      </w:r>
      <w:proofErr w:type="gramEnd"/>
      <w:r w:rsidRPr="00D058A1">
        <w:rPr>
          <w:sz w:val="20"/>
          <w:szCs w:val="20"/>
        </w:rPr>
        <w:t xml:space="preserve"> Diámetro externo de la fibra (m)</w:t>
      </w:r>
    </w:p>
    <w:p w14:paraId="1E9FC4ED"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D_int_fibra</w:t>
      </w:r>
      <w:proofErr w:type="spellEnd"/>
      <w:proofErr w:type="gramStart"/>
      <w:r w:rsidRPr="00D058A1">
        <w:rPr>
          <w:sz w:val="20"/>
          <w:szCs w:val="20"/>
        </w:rPr>
        <w:t>" :</w:t>
      </w:r>
      <w:proofErr w:type="gramEnd"/>
      <w:r w:rsidRPr="00D058A1">
        <w:rPr>
          <w:sz w:val="20"/>
          <w:szCs w:val="20"/>
        </w:rPr>
        <w:t xml:space="preserve"> 240E-</w:t>
      </w:r>
      <w:proofErr w:type="gramStart"/>
      <w:r w:rsidRPr="00D058A1">
        <w:rPr>
          <w:sz w:val="20"/>
          <w:szCs w:val="20"/>
        </w:rPr>
        <w:t>6,  #</w:t>
      </w:r>
      <w:proofErr w:type="gramEnd"/>
      <w:r w:rsidRPr="00D058A1">
        <w:rPr>
          <w:sz w:val="20"/>
          <w:szCs w:val="20"/>
        </w:rPr>
        <w:t xml:space="preserve"> Diámetro interno de la fibra (m)</w:t>
      </w:r>
    </w:p>
    <w:p w14:paraId="725273D0"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r_int_fibra</w:t>
      </w:r>
      <w:proofErr w:type="spellEnd"/>
      <w:proofErr w:type="gramStart"/>
      <w:r w:rsidRPr="00D058A1">
        <w:rPr>
          <w:sz w:val="20"/>
          <w:szCs w:val="20"/>
        </w:rPr>
        <w:t>" :</w:t>
      </w:r>
      <w:proofErr w:type="gramEnd"/>
      <w:r w:rsidRPr="00D058A1">
        <w:rPr>
          <w:sz w:val="20"/>
          <w:szCs w:val="20"/>
        </w:rPr>
        <w:t xml:space="preserve"> 310E-6 / 2,</w:t>
      </w:r>
    </w:p>
    <w:p w14:paraId="6031E9D9"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r_out_fibra</w:t>
      </w:r>
      <w:proofErr w:type="spellEnd"/>
      <w:proofErr w:type="gramStart"/>
      <w:r w:rsidRPr="00D058A1">
        <w:rPr>
          <w:sz w:val="20"/>
          <w:szCs w:val="20"/>
        </w:rPr>
        <w:t>" :</w:t>
      </w:r>
      <w:proofErr w:type="gramEnd"/>
      <w:r w:rsidRPr="00D058A1">
        <w:rPr>
          <w:sz w:val="20"/>
          <w:szCs w:val="20"/>
        </w:rPr>
        <w:t xml:space="preserve"> 240E-6 / 2,</w:t>
      </w:r>
    </w:p>
    <w:p w14:paraId="75E50A43"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diametro_carcasa</w:t>
      </w:r>
      <w:proofErr w:type="spellEnd"/>
      <w:proofErr w:type="gramStart"/>
      <w:r w:rsidRPr="00D058A1">
        <w:rPr>
          <w:sz w:val="20"/>
          <w:szCs w:val="20"/>
        </w:rPr>
        <w:t>" :</w:t>
      </w:r>
      <w:proofErr w:type="gramEnd"/>
      <w:r w:rsidRPr="00D058A1">
        <w:rPr>
          <w:sz w:val="20"/>
          <w:szCs w:val="20"/>
        </w:rPr>
        <w:t xml:space="preserve"> 4/100,</w:t>
      </w:r>
    </w:p>
    <w:p w14:paraId="6EC7A3C6" w14:textId="77777777" w:rsidR="00D058A1" w:rsidRPr="00D058A1" w:rsidRDefault="00D058A1" w:rsidP="00D058A1">
      <w:pPr>
        <w:pStyle w:val="codigo"/>
        <w:spacing w:line="240" w:lineRule="auto"/>
        <w:rPr>
          <w:sz w:val="20"/>
          <w:szCs w:val="20"/>
        </w:rPr>
      </w:pPr>
      <w:r w:rsidRPr="00D058A1">
        <w:rPr>
          <w:sz w:val="20"/>
          <w:szCs w:val="20"/>
        </w:rPr>
        <w:t>                "densidad_CaCl2</w:t>
      </w:r>
      <w:proofErr w:type="gramStart"/>
      <w:r w:rsidRPr="00D058A1">
        <w:rPr>
          <w:sz w:val="20"/>
          <w:szCs w:val="20"/>
        </w:rPr>
        <w:t>" :</w:t>
      </w:r>
      <w:proofErr w:type="gramEnd"/>
      <w:r w:rsidRPr="00D058A1">
        <w:rPr>
          <w:sz w:val="20"/>
          <w:szCs w:val="20"/>
        </w:rPr>
        <w:t xml:space="preserve"> </w:t>
      </w:r>
      <w:proofErr w:type="gramStart"/>
      <w:r w:rsidRPr="00D058A1">
        <w:rPr>
          <w:sz w:val="20"/>
          <w:szCs w:val="20"/>
        </w:rPr>
        <w:t>1150,  #</w:t>
      </w:r>
      <w:proofErr w:type="gramEnd"/>
      <w:r w:rsidRPr="00D058A1">
        <w:rPr>
          <w:sz w:val="20"/>
          <w:szCs w:val="20"/>
        </w:rPr>
        <w:t xml:space="preserve"> kg/m³</w:t>
      </w:r>
    </w:p>
    <w:p w14:paraId="7BE2D172" w14:textId="77777777" w:rsidR="00D058A1" w:rsidRPr="00D058A1" w:rsidRDefault="00D058A1" w:rsidP="00D058A1">
      <w:pPr>
        <w:pStyle w:val="codigo"/>
        <w:spacing w:line="240" w:lineRule="auto"/>
        <w:rPr>
          <w:sz w:val="20"/>
          <w:szCs w:val="20"/>
        </w:rPr>
      </w:pPr>
      <w:r w:rsidRPr="00D058A1">
        <w:rPr>
          <w:sz w:val="20"/>
          <w:szCs w:val="20"/>
        </w:rPr>
        <w:t>                "calor_especifico_CaCl2</w:t>
      </w:r>
      <w:proofErr w:type="gramStart"/>
      <w:r w:rsidRPr="00D058A1">
        <w:rPr>
          <w:sz w:val="20"/>
          <w:szCs w:val="20"/>
        </w:rPr>
        <w:t>" :</w:t>
      </w:r>
      <w:proofErr w:type="gramEnd"/>
      <w:r w:rsidRPr="00D058A1">
        <w:rPr>
          <w:sz w:val="20"/>
          <w:szCs w:val="20"/>
        </w:rPr>
        <w:t xml:space="preserve"> </w:t>
      </w:r>
      <w:proofErr w:type="gramStart"/>
      <w:r w:rsidRPr="00D058A1">
        <w:rPr>
          <w:sz w:val="20"/>
          <w:szCs w:val="20"/>
        </w:rPr>
        <w:t>3400,  #</w:t>
      </w:r>
      <w:proofErr w:type="gramEnd"/>
      <w:r w:rsidRPr="00D058A1">
        <w:rPr>
          <w:sz w:val="20"/>
          <w:szCs w:val="20"/>
        </w:rPr>
        <w:t xml:space="preserve"> J/(</w:t>
      </w:r>
      <w:proofErr w:type="spellStart"/>
      <w:r w:rsidRPr="00D058A1">
        <w:rPr>
          <w:sz w:val="20"/>
          <w:szCs w:val="20"/>
        </w:rPr>
        <w:t>kg·K</w:t>
      </w:r>
      <w:proofErr w:type="spellEnd"/>
      <w:r w:rsidRPr="00D058A1">
        <w:rPr>
          <w:sz w:val="20"/>
          <w:szCs w:val="20"/>
        </w:rPr>
        <w:t>)</w:t>
      </w:r>
    </w:p>
    <w:p w14:paraId="4789FF9E"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k_carcasa</w:t>
      </w:r>
      <w:proofErr w:type="spellEnd"/>
      <w:proofErr w:type="gramStart"/>
      <w:r w:rsidRPr="00D058A1">
        <w:rPr>
          <w:sz w:val="20"/>
          <w:szCs w:val="20"/>
        </w:rPr>
        <w:t>" :</w:t>
      </w:r>
      <w:proofErr w:type="gramEnd"/>
      <w:r w:rsidRPr="00D058A1">
        <w:rPr>
          <w:sz w:val="20"/>
          <w:szCs w:val="20"/>
        </w:rPr>
        <w:t xml:space="preserve"> 0.6</w:t>
      </w:r>
      <w:proofErr w:type="gramStart"/>
      <w:r w:rsidRPr="00D058A1">
        <w:rPr>
          <w:sz w:val="20"/>
          <w:szCs w:val="20"/>
        </w:rPr>
        <w:t>,  #</w:t>
      </w:r>
      <w:proofErr w:type="gramEnd"/>
      <w:r w:rsidRPr="00D058A1">
        <w:rPr>
          <w:sz w:val="20"/>
          <w:szCs w:val="20"/>
        </w:rPr>
        <w:t xml:space="preserve"> W/(</w:t>
      </w:r>
      <w:proofErr w:type="spellStart"/>
      <w:r w:rsidRPr="00D058A1">
        <w:rPr>
          <w:sz w:val="20"/>
          <w:szCs w:val="20"/>
        </w:rPr>
        <w:t>m·K</w:t>
      </w:r>
      <w:proofErr w:type="spellEnd"/>
      <w:r w:rsidRPr="00D058A1">
        <w:rPr>
          <w:sz w:val="20"/>
          <w:szCs w:val="20"/>
        </w:rPr>
        <w:t>)</w:t>
      </w:r>
    </w:p>
    <w:p w14:paraId="14203E52"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C_inicial</w:t>
      </w:r>
      <w:proofErr w:type="spellEnd"/>
      <w:proofErr w:type="gramStart"/>
      <w:r w:rsidRPr="00D058A1">
        <w:rPr>
          <w:sz w:val="20"/>
          <w:szCs w:val="20"/>
        </w:rPr>
        <w:t>" :</w:t>
      </w:r>
      <w:proofErr w:type="gramEnd"/>
      <w:r w:rsidRPr="00D058A1">
        <w:rPr>
          <w:sz w:val="20"/>
          <w:szCs w:val="20"/>
        </w:rPr>
        <w:t xml:space="preserve"> 12.8,</w:t>
      </w:r>
    </w:p>
    <w:p w14:paraId="3403952C" w14:textId="77777777" w:rsidR="00D058A1" w:rsidRPr="00D058A1" w:rsidRDefault="00D058A1" w:rsidP="00D058A1">
      <w:pPr>
        <w:pStyle w:val="codigo"/>
        <w:spacing w:line="240" w:lineRule="auto"/>
        <w:rPr>
          <w:sz w:val="20"/>
          <w:szCs w:val="20"/>
          <w:lang w:val="en-US"/>
        </w:rPr>
      </w:pPr>
      <w:r w:rsidRPr="00D058A1">
        <w:rPr>
          <w:sz w:val="20"/>
          <w:szCs w:val="20"/>
        </w:rPr>
        <w:t xml:space="preserve">                </w:t>
      </w:r>
      <w:r w:rsidRPr="00D058A1">
        <w:rPr>
          <w:sz w:val="20"/>
          <w:szCs w:val="20"/>
          <w:lang w:val="en-US"/>
        </w:rPr>
        <w:t>"</w:t>
      </w:r>
      <w:proofErr w:type="spellStart"/>
      <w:proofErr w:type="gramStart"/>
      <w:r w:rsidRPr="00D058A1">
        <w:rPr>
          <w:sz w:val="20"/>
          <w:szCs w:val="20"/>
          <w:lang w:val="en-US"/>
        </w:rPr>
        <w:t>epsilon</w:t>
      </w:r>
      <w:proofErr w:type="gramEnd"/>
      <w:r w:rsidRPr="00D058A1">
        <w:rPr>
          <w:sz w:val="20"/>
          <w:szCs w:val="20"/>
          <w:lang w:val="en-US"/>
        </w:rPr>
        <w:t>_over_k_A</w:t>
      </w:r>
      <w:proofErr w:type="spellEnd"/>
      <w:proofErr w:type="gramStart"/>
      <w:r w:rsidRPr="00D058A1">
        <w:rPr>
          <w:sz w:val="20"/>
          <w:szCs w:val="20"/>
          <w:lang w:val="en-US"/>
        </w:rPr>
        <w:t>" :</w:t>
      </w:r>
      <w:proofErr w:type="gramEnd"/>
      <w:r w:rsidRPr="00D058A1">
        <w:rPr>
          <w:sz w:val="20"/>
          <w:szCs w:val="20"/>
          <w:lang w:val="en-US"/>
        </w:rPr>
        <w:t xml:space="preserve"> </w:t>
      </w:r>
      <w:proofErr w:type="gramStart"/>
      <w:r w:rsidRPr="00D058A1">
        <w:rPr>
          <w:sz w:val="20"/>
          <w:szCs w:val="20"/>
          <w:lang w:val="en-US"/>
        </w:rPr>
        <w:t xml:space="preserve">78,   </w:t>
      </w:r>
      <w:proofErr w:type="gramEnd"/>
      <w:r w:rsidRPr="00D058A1">
        <w:rPr>
          <w:sz w:val="20"/>
          <w:szCs w:val="20"/>
          <w:lang w:val="en-US"/>
        </w:rPr>
        <w:t># K (agua)</w:t>
      </w:r>
    </w:p>
    <w:p w14:paraId="087E9A78" w14:textId="77777777" w:rsidR="00D058A1" w:rsidRPr="00D058A1" w:rsidRDefault="00D058A1" w:rsidP="00D058A1">
      <w:pPr>
        <w:pStyle w:val="codigo"/>
        <w:spacing w:line="240" w:lineRule="auto"/>
        <w:rPr>
          <w:sz w:val="20"/>
          <w:szCs w:val="20"/>
          <w:lang w:val="en-US"/>
        </w:rPr>
      </w:pPr>
      <w:r w:rsidRPr="00D058A1">
        <w:rPr>
          <w:sz w:val="20"/>
          <w:szCs w:val="20"/>
          <w:lang w:val="en-US"/>
        </w:rPr>
        <w:t>                "</w:t>
      </w:r>
      <w:proofErr w:type="spellStart"/>
      <w:proofErr w:type="gramStart"/>
      <w:r w:rsidRPr="00D058A1">
        <w:rPr>
          <w:sz w:val="20"/>
          <w:szCs w:val="20"/>
          <w:lang w:val="en-US"/>
        </w:rPr>
        <w:t>epsilon</w:t>
      </w:r>
      <w:proofErr w:type="gramEnd"/>
      <w:r w:rsidRPr="00D058A1">
        <w:rPr>
          <w:sz w:val="20"/>
          <w:szCs w:val="20"/>
          <w:lang w:val="en-US"/>
        </w:rPr>
        <w:t>_over_k_B</w:t>
      </w:r>
      <w:proofErr w:type="spellEnd"/>
      <w:proofErr w:type="gramStart"/>
      <w:r w:rsidRPr="00D058A1">
        <w:rPr>
          <w:sz w:val="20"/>
          <w:szCs w:val="20"/>
          <w:lang w:val="en-US"/>
        </w:rPr>
        <w:t>" :</w:t>
      </w:r>
      <w:proofErr w:type="gramEnd"/>
      <w:r w:rsidRPr="00D058A1">
        <w:rPr>
          <w:sz w:val="20"/>
          <w:szCs w:val="20"/>
          <w:lang w:val="en-US"/>
        </w:rPr>
        <w:t xml:space="preserve"> </w:t>
      </w:r>
      <w:proofErr w:type="gramStart"/>
      <w:r w:rsidRPr="00D058A1">
        <w:rPr>
          <w:sz w:val="20"/>
          <w:szCs w:val="20"/>
          <w:lang w:val="en-US"/>
        </w:rPr>
        <w:t xml:space="preserve">97,   </w:t>
      </w:r>
      <w:proofErr w:type="gramEnd"/>
      <w:r w:rsidRPr="00D058A1">
        <w:rPr>
          <w:sz w:val="20"/>
          <w:szCs w:val="20"/>
          <w:lang w:val="en-US"/>
        </w:rPr>
        <w:t># K (</w:t>
      </w:r>
      <w:proofErr w:type="spellStart"/>
      <w:r w:rsidRPr="00D058A1">
        <w:rPr>
          <w:sz w:val="20"/>
          <w:szCs w:val="20"/>
          <w:lang w:val="en-US"/>
        </w:rPr>
        <w:t>aire</w:t>
      </w:r>
      <w:proofErr w:type="spellEnd"/>
      <w:r w:rsidRPr="00D058A1">
        <w:rPr>
          <w:sz w:val="20"/>
          <w:szCs w:val="20"/>
          <w:lang w:val="en-US"/>
        </w:rPr>
        <w:t>)</w:t>
      </w:r>
    </w:p>
    <w:p w14:paraId="7BF8AD21" w14:textId="77777777" w:rsidR="00D058A1" w:rsidRPr="00D058A1" w:rsidRDefault="00D058A1" w:rsidP="00D058A1">
      <w:pPr>
        <w:pStyle w:val="codigo"/>
        <w:spacing w:line="240" w:lineRule="auto"/>
        <w:rPr>
          <w:sz w:val="20"/>
          <w:szCs w:val="20"/>
        </w:rPr>
      </w:pPr>
      <w:r w:rsidRPr="00D058A1">
        <w:rPr>
          <w:sz w:val="20"/>
          <w:szCs w:val="20"/>
          <w:lang w:val="en-US"/>
        </w:rPr>
        <w:t xml:space="preserve">                </w:t>
      </w:r>
      <w:r w:rsidRPr="00D058A1">
        <w:rPr>
          <w:sz w:val="20"/>
          <w:szCs w:val="20"/>
        </w:rPr>
        <w:t>"</w:t>
      </w:r>
      <w:proofErr w:type="spellStart"/>
      <w:r w:rsidRPr="00D058A1">
        <w:rPr>
          <w:sz w:val="20"/>
          <w:szCs w:val="20"/>
        </w:rPr>
        <w:t>sigma_A</w:t>
      </w:r>
      <w:proofErr w:type="spellEnd"/>
      <w:proofErr w:type="gramStart"/>
      <w:r w:rsidRPr="00D058A1">
        <w:rPr>
          <w:sz w:val="20"/>
          <w:szCs w:val="20"/>
        </w:rPr>
        <w:t>" :</w:t>
      </w:r>
      <w:proofErr w:type="gramEnd"/>
      <w:r w:rsidRPr="00D058A1">
        <w:rPr>
          <w:sz w:val="20"/>
          <w:szCs w:val="20"/>
        </w:rPr>
        <w:t xml:space="preserve"> 3.167</w:t>
      </w:r>
      <w:proofErr w:type="gramStart"/>
      <w:r w:rsidRPr="00D058A1">
        <w:rPr>
          <w:sz w:val="20"/>
          <w:szCs w:val="20"/>
        </w:rPr>
        <w:t>,  #</w:t>
      </w:r>
      <w:proofErr w:type="gramEnd"/>
      <w:r w:rsidRPr="00D058A1">
        <w:rPr>
          <w:sz w:val="20"/>
          <w:szCs w:val="20"/>
        </w:rPr>
        <w:t xml:space="preserve"> Å</w:t>
      </w:r>
    </w:p>
    <w:p w14:paraId="0E16CC65"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sigma_B</w:t>
      </w:r>
      <w:proofErr w:type="spellEnd"/>
      <w:proofErr w:type="gramStart"/>
      <w:r w:rsidRPr="00D058A1">
        <w:rPr>
          <w:sz w:val="20"/>
          <w:szCs w:val="20"/>
        </w:rPr>
        <w:t>" :</w:t>
      </w:r>
      <w:proofErr w:type="gramEnd"/>
      <w:r w:rsidRPr="00D058A1">
        <w:rPr>
          <w:sz w:val="20"/>
          <w:szCs w:val="20"/>
        </w:rPr>
        <w:t xml:space="preserve"> 3.617</w:t>
      </w:r>
      <w:proofErr w:type="gramStart"/>
      <w:r w:rsidRPr="00D058A1">
        <w:rPr>
          <w:sz w:val="20"/>
          <w:szCs w:val="20"/>
        </w:rPr>
        <w:t>,  #</w:t>
      </w:r>
      <w:proofErr w:type="gramEnd"/>
      <w:r w:rsidRPr="00D058A1">
        <w:rPr>
          <w:sz w:val="20"/>
          <w:szCs w:val="20"/>
        </w:rPr>
        <w:t xml:space="preserve"> Å</w:t>
      </w:r>
    </w:p>
    <w:p w14:paraId="1BABE67B" w14:textId="77777777" w:rsidR="00D058A1" w:rsidRPr="00D058A1" w:rsidRDefault="00D058A1" w:rsidP="00D058A1">
      <w:pPr>
        <w:pStyle w:val="codigo"/>
        <w:spacing w:line="240" w:lineRule="auto"/>
        <w:rPr>
          <w:sz w:val="20"/>
          <w:szCs w:val="20"/>
        </w:rPr>
      </w:pPr>
      <w:r w:rsidRPr="00D058A1">
        <w:rPr>
          <w:sz w:val="20"/>
          <w:szCs w:val="20"/>
        </w:rPr>
        <w:t>                # Masa molar (g/mol)</w:t>
      </w:r>
    </w:p>
    <w:p w14:paraId="2CB5C178" w14:textId="77777777" w:rsidR="00D058A1" w:rsidRPr="00D058A1" w:rsidRDefault="00D058A1" w:rsidP="00D058A1">
      <w:pPr>
        <w:pStyle w:val="codigo"/>
        <w:spacing w:line="240" w:lineRule="auto"/>
        <w:rPr>
          <w:sz w:val="20"/>
          <w:szCs w:val="20"/>
        </w:rPr>
      </w:pPr>
      <w:r w:rsidRPr="00D058A1">
        <w:rPr>
          <w:sz w:val="20"/>
          <w:szCs w:val="20"/>
        </w:rPr>
        <w:t>                "M_A</w:t>
      </w:r>
      <w:proofErr w:type="gramStart"/>
      <w:r w:rsidRPr="00D058A1">
        <w:rPr>
          <w:sz w:val="20"/>
          <w:szCs w:val="20"/>
        </w:rPr>
        <w:t>" :</w:t>
      </w:r>
      <w:proofErr w:type="gramEnd"/>
      <w:r w:rsidRPr="00D058A1">
        <w:rPr>
          <w:sz w:val="20"/>
          <w:szCs w:val="20"/>
        </w:rPr>
        <w:t xml:space="preserve"> 18.015</w:t>
      </w:r>
      <w:proofErr w:type="gramStart"/>
      <w:r w:rsidRPr="00D058A1">
        <w:rPr>
          <w:sz w:val="20"/>
          <w:szCs w:val="20"/>
        </w:rPr>
        <w:t>,  #</w:t>
      </w:r>
      <w:proofErr w:type="gramEnd"/>
      <w:r w:rsidRPr="00D058A1">
        <w:rPr>
          <w:sz w:val="20"/>
          <w:szCs w:val="20"/>
        </w:rPr>
        <w:t xml:space="preserve"> agua</w:t>
      </w:r>
    </w:p>
    <w:p w14:paraId="53CBE8B1" w14:textId="77777777" w:rsidR="00D058A1" w:rsidRPr="00D058A1" w:rsidRDefault="00D058A1" w:rsidP="00D058A1">
      <w:pPr>
        <w:pStyle w:val="codigo"/>
        <w:spacing w:line="240" w:lineRule="auto"/>
        <w:rPr>
          <w:sz w:val="20"/>
          <w:szCs w:val="20"/>
        </w:rPr>
      </w:pPr>
      <w:r w:rsidRPr="00D058A1">
        <w:rPr>
          <w:sz w:val="20"/>
          <w:szCs w:val="20"/>
        </w:rPr>
        <w:t>                "M_B</w:t>
      </w:r>
      <w:proofErr w:type="gramStart"/>
      <w:r w:rsidRPr="00D058A1">
        <w:rPr>
          <w:sz w:val="20"/>
          <w:szCs w:val="20"/>
        </w:rPr>
        <w:t>" :</w:t>
      </w:r>
      <w:proofErr w:type="gramEnd"/>
      <w:r w:rsidRPr="00D058A1">
        <w:rPr>
          <w:sz w:val="20"/>
          <w:szCs w:val="20"/>
        </w:rPr>
        <w:t xml:space="preserve"> </w:t>
      </w:r>
      <w:proofErr w:type="gramStart"/>
      <w:r w:rsidRPr="00D058A1">
        <w:rPr>
          <w:sz w:val="20"/>
          <w:szCs w:val="20"/>
        </w:rPr>
        <w:t xml:space="preserve">29,   </w:t>
      </w:r>
      <w:proofErr w:type="gramEnd"/>
      <w:r w:rsidRPr="00D058A1">
        <w:rPr>
          <w:sz w:val="20"/>
          <w:szCs w:val="20"/>
        </w:rPr>
        <w:t># aire</w:t>
      </w:r>
    </w:p>
    <w:p w14:paraId="50AAAECF" w14:textId="77777777" w:rsidR="00D058A1" w:rsidRPr="00D058A1" w:rsidRDefault="00D058A1" w:rsidP="00D058A1">
      <w:pPr>
        <w:pStyle w:val="codigo"/>
        <w:spacing w:line="240" w:lineRule="auto"/>
        <w:rPr>
          <w:sz w:val="20"/>
          <w:szCs w:val="20"/>
        </w:rPr>
      </w:pPr>
      <w:r w:rsidRPr="00D058A1">
        <w:rPr>
          <w:sz w:val="20"/>
          <w:szCs w:val="20"/>
        </w:rPr>
        <w:t>                # Integral de colisión</w:t>
      </w:r>
    </w:p>
    <w:p w14:paraId="3F01133E"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Omega_AB</w:t>
      </w:r>
      <w:proofErr w:type="spellEnd"/>
      <w:proofErr w:type="gramStart"/>
      <w:r w:rsidRPr="00D058A1">
        <w:rPr>
          <w:sz w:val="20"/>
          <w:szCs w:val="20"/>
        </w:rPr>
        <w:t>" :</w:t>
      </w:r>
      <w:proofErr w:type="gramEnd"/>
      <w:r w:rsidRPr="00D058A1">
        <w:rPr>
          <w:sz w:val="20"/>
          <w:szCs w:val="20"/>
        </w:rPr>
        <w:t xml:space="preserve"> 0.91,</w:t>
      </w:r>
    </w:p>
    <w:p w14:paraId="274BF569"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V_vino</w:t>
      </w:r>
      <w:proofErr w:type="spellEnd"/>
      <w:r w:rsidRPr="00D058A1">
        <w:rPr>
          <w:sz w:val="20"/>
          <w:szCs w:val="20"/>
        </w:rPr>
        <w:t>": 3.0,               # Litros</w:t>
      </w:r>
    </w:p>
    <w:p w14:paraId="2812865A" w14:textId="77777777" w:rsidR="00D058A1" w:rsidRPr="00D058A1" w:rsidRDefault="00D058A1" w:rsidP="00D058A1">
      <w:pPr>
        <w:pStyle w:val="codigo"/>
        <w:spacing w:line="240" w:lineRule="auto"/>
        <w:rPr>
          <w:sz w:val="20"/>
          <w:szCs w:val="20"/>
        </w:rPr>
      </w:pPr>
      <w:r w:rsidRPr="00D058A1">
        <w:rPr>
          <w:sz w:val="20"/>
          <w:szCs w:val="20"/>
        </w:rPr>
        <w:t>                "V_CaCl2</w:t>
      </w:r>
      <w:proofErr w:type="gramStart"/>
      <w:r w:rsidRPr="00D058A1">
        <w:rPr>
          <w:sz w:val="20"/>
          <w:szCs w:val="20"/>
        </w:rPr>
        <w:t>" :</w:t>
      </w:r>
      <w:proofErr w:type="gramEnd"/>
      <w:r w:rsidRPr="00D058A1">
        <w:rPr>
          <w:sz w:val="20"/>
          <w:szCs w:val="20"/>
        </w:rPr>
        <w:t xml:space="preserve"> 3.0,                # Litros</w:t>
      </w:r>
    </w:p>
    <w:p w14:paraId="69B8EFED" w14:textId="77777777" w:rsidR="00D058A1" w:rsidRPr="00D058A1" w:rsidRDefault="00D058A1" w:rsidP="00D058A1">
      <w:pPr>
        <w:pStyle w:val="codigo"/>
        <w:spacing w:line="240" w:lineRule="auto"/>
        <w:rPr>
          <w:sz w:val="20"/>
          <w:szCs w:val="20"/>
        </w:rPr>
      </w:pPr>
      <w:r w:rsidRPr="00D058A1">
        <w:rPr>
          <w:sz w:val="20"/>
          <w:szCs w:val="20"/>
        </w:rPr>
        <w:t>                "C0_agua_vino</w:t>
      </w:r>
      <w:proofErr w:type="gramStart"/>
      <w:r w:rsidRPr="00D058A1">
        <w:rPr>
          <w:sz w:val="20"/>
          <w:szCs w:val="20"/>
        </w:rPr>
        <w:t>" :</w:t>
      </w:r>
      <w:proofErr w:type="gramEnd"/>
      <w:r w:rsidRPr="00D058A1">
        <w:rPr>
          <w:sz w:val="20"/>
          <w:szCs w:val="20"/>
        </w:rPr>
        <w:t xml:space="preserve"> 0.88,          # fracción inicial de agua en el vino</w:t>
      </w:r>
    </w:p>
    <w:p w14:paraId="76D95101" w14:textId="77777777" w:rsidR="00D058A1" w:rsidRPr="00D058A1" w:rsidRDefault="00D058A1" w:rsidP="00D058A1">
      <w:pPr>
        <w:pStyle w:val="codigo"/>
        <w:spacing w:line="240" w:lineRule="auto"/>
        <w:rPr>
          <w:sz w:val="20"/>
          <w:szCs w:val="20"/>
        </w:rPr>
      </w:pPr>
      <w:r w:rsidRPr="00D058A1">
        <w:rPr>
          <w:sz w:val="20"/>
          <w:szCs w:val="20"/>
        </w:rPr>
        <w:t>                "C_CaCl2</w:t>
      </w:r>
      <w:proofErr w:type="gramStart"/>
      <w:r w:rsidRPr="00D058A1">
        <w:rPr>
          <w:sz w:val="20"/>
          <w:szCs w:val="20"/>
        </w:rPr>
        <w:t>" :</w:t>
      </w:r>
      <w:proofErr w:type="gramEnd"/>
      <w:r w:rsidRPr="00D058A1">
        <w:rPr>
          <w:sz w:val="20"/>
          <w:szCs w:val="20"/>
        </w:rPr>
        <w:t xml:space="preserve"> 0.80,               # fracción inicial de agua en solución extractora</w:t>
      </w:r>
    </w:p>
    <w:p w14:paraId="0A058183" w14:textId="77777777" w:rsidR="00D058A1" w:rsidRPr="00D058A1" w:rsidRDefault="00D058A1" w:rsidP="00D058A1">
      <w:pPr>
        <w:pStyle w:val="codigo"/>
        <w:spacing w:line="240" w:lineRule="auto"/>
        <w:rPr>
          <w:sz w:val="20"/>
          <w:szCs w:val="20"/>
        </w:rPr>
      </w:pPr>
      <w:r w:rsidRPr="00D058A1">
        <w:rPr>
          <w:sz w:val="20"/>
          <w:szCs w:val="20"/>
        </w:rPr>
        <w:t>                "</w:t>
      </w:r>
      <w:proofErr w:type="spellStart"/>
      <w:r w:rsidRPr="00D058A1">
        <w:rPr>
          <w:sz w:val="20"/>
          <w:szCs w:val="20"/>
        </w:rPr>
        <w:t>N_puntos</w:t>
      </w:r>
      <w:proofErr w:type="spellEnd"/>
      <w:proofErr w:type="gramStart"/>
      <w:r w:rsidRPr="00D058A1">
        <w:rPr>
          <w:sz w:val="20"/>
          <w:szCs w:val="20"/>
        </w:rPr>
        <w:t>" :</w:t>
      </w:r>
      <w:proofErr w:type="gramEnd"/>
      <w:r w:rsidRPr="00D058A1">
        <w:rPr>
          <w:sz w:val="20"/>
          <w:szCs w:val="20"/>
        </w:rPr>
        <w:t xml:space="preserve"> 100,</w:t>
      </w:r>
    </w:p>
    <w:p w14:paraId="104632AB" w14:textId="77777777" w:rsidR="00D058A1" w:rsidRPr="00D058A1" w:rsidRDefault="00D058A1" w:rsidP="00D058A1">
      <w:pPr>
        <w:pStyle w:val="codigo"/>
        <w:spacing w:line="240" w:lineRule="auto"/>
        <w:rPr>
          <w:sz w:val="20"/>
          <w:szCs w:val="20"/>
        </w:rPr>
      </w:pPr>
      <w:r w:rsidRPr="00D058A1">
        <w:rPr>
          <w:sz w:val="20"/>
          <w:szCs w:val="20"/>
        </w:rPr>
        <w:t>                "t</w:t>
      </w:r>
      <w:proofErr w:type="gramStart"/>
      <w:r w:rsidRPr="00D058A1">
        <w:rPr>
          <w:sz w:val="20"/>
          <w:szCs w:val="20"/>
        </w:rPr>
        <w:t>" :</w:t>
      </w:r>
      <w:proofErr w:type="gramEnd"/>
      <w:r w:rsidRPr="00D058A1">
        <w:rPr>
          <w:sz w:val="20"/>
          <w:szCs w:val="20"/>
        </w:rPr>
        <w:t xml:space="preserve"> </w:t>
      </w:r>
      <w:proofErr w:type="spellStart"/>
      <w:proofErr w:type="gramStart"/>
      <w:r w:rsidRPr="00D058A1">
        <w:rPr>
          <w:sz w:val="20"/>
          <w:szCs w:val="20"/>
        </w:rPr>
        <w:t>np.linspace</w:t>
      </w:r>
      <w:proofErr w:type="spellEnd"/>
      <w:proofErr w:type="gramEnd"/>
      <w:r w:rsidRPr="00D058A1">
        <w:rPr>
          <w:sz w:val="20"/>
          <w:szCs w:val="20"/>
        </w:rPr>
        <w:t>(0, 500, 50)</w:t>
      </w:r>
    </w:p>
    <w:p w14:paraId="701286CF" w14:textId="77777777" w:rsidR="00D058A1" w:rsidRPr="00D058A1" w:rsidRDefault="00D058A1" w:rsidP="00D058A1">
      <w:pPr>
        <w:pStyle w:val="codigo"/>
        <w:spacing w:line="240" w:lineRule="auto"/>
        <w:rPr>
          <w:sz w:val="20"/>
          <w:szCs w:val="20"/>
        </w:rPr>
      </w:pPr>
      <w:r w:rsidRPr="00D058A1">
        <w:rPr>
          <w:sz w:val="20"/>
          <w:szCs w:val="20"/>
        </w:rPr>
        <w:t>                }</w:t>
      </w:r>
    </w:p>
    <w:p w14:paraId="11CAB85A" w14:textId="77777777" w:rsidR="00D058A1" w:rsidRPr="00D058A1" w:rsidRDefault="00D058A1" w:rsidP="00D058A1">
      <w:pPr>
        <w:pStyle w:val="codigo"/>
        <w:spacing w:line="240" w:lineRule="auto"/>
        <w:rPr>
          <w:sz w:val="20"/>
          <w:szCs w:val="20"/>
        </w:rPr>
      </w:pPr>
    </w:p>
    <w:p w14:paraId="290EFFA2" w14:textId="77777777" w:rsidR="00D058A1" w:rsidRPr="00D058A1" w:rsidRDefault="00D058A1" w:rsidP="00D058A1">
      <w:pPr>
        <w:pStyle w:val="codigo"/>
        <w:spacing w:line="240" w:lineRule="auto"/>
        <w:rPr>
          <w:sz w:val="20"/>
          <w:szCs w:val="20"/>
          <w:lang w:val="en-US"/>
        </w:rPr>
      </w:pPr>
      <w:r w:rsidRPr="00D058A1">
        <w:rPr>
          <w:sz w:val="20"/>
          <w:szCs w:val="20"/>
          <w:lang w:val="en-US"/>
        </w:rPr>
        <w:lastRenderedPageBreak/>
        <w:t>res=</w:t>
      </w:r>
      <w:proofErr w:type="spellStart"/>
      <w:r w:rsidRPr="00D058A1">
        <w:rPr>
          <w:sz w:val="20"/>
          <w:szCs w:val="20"/>
          <w:lang w:val="en-US"/>
        </w:rPr>
        <w:t>Run_</w:t>
      </w:r>
      <w:proofErr w:type="gramStart"/>
      <w:r w:rsidRPr="00D058A1">
        <w:rPr>
          <w:sz w:val="20"/>
          <w:szCs w:val="20"/>
          <w:lang w:val="en-US"/>
        </w:rPr>
        <w:t>model</w:t>
      </w:r>
      <w:proofErr w:type="spellEnd"/>
      <w:r w:rsidRPr="00D058A1">
        <w:rPr>
          <w:sz w:val="20"/>
          <w:szCs w:val="20"/>
          <w:lang w:val="en-US"/>
        </w:rPr>
        <w:t>(</w:t>
      </w:r>
      <w:proofErr w:type="gramEnd"/>
      <w:r w:rsidRPr="00D058A1">
        <w:rPr>
          <w:sz w:val="20"/>
          <w:szCs w:val="20"/>
          <w:lang w:val="en-US"/>
        </w:rPr>
        <w:t>)</w:t>
      </w:r>
    </w:p>
    <w:p w14:paraId="3F71A066" w14:textId="77777777" w:rsidR="00D058A1" w:rsidRPr="00D058A1" w:rsidRDefault="00D058A1" w:rsidP="00D058A1">
      <w:pPr>
        <w:pStyle w:val="codigo"/>
        <w:spacing w:line="240" w:lineRule="auto"/>
        <w:rPr>
          <w:sz w:val="20"/>
          <w:szCs w:val="20"/>
          <w:lang w:val="en-US"/>
        </w:rPr>
      </w:pPr>
      <w:r w:rsidRPr="00D058A1">
        <w:rPr>
          <w:sz w:val="20"/>
          <w:szCs w:val="20"/>
          <w:lang w:val="en-US"/>
        </w:rPr>
        <w:t>plots(res)</w:t>
      </w:r>
    </w:p>
    <w:p w14:paraId="05234BE4" w14:textId="77777777" w:rsidR="00D058A1" w:rsidRPr="00D058A1" w:rsidRDefault="00D058A1" w:rsidP="00D058A1">
      <w:pPr>
        <w:pStyle w:val="codigo"/>
        <w:spacing w:line="240" w:lineRule="auto"/>
        <w:rPr>
          <w:sz w:val="20"/>
          <w:szCs w:val="20"/>
          <w:lang w:val="en-US"/>
        </w:rPr>
      </w:pPr>
      <w:proofErr w:type="spellStart"/>
      <w:r w:rsidRPr="00D058A1">
        <w:rPr>
          <w:sz w:val="20"/>
          <w:szCs w:val="20"/>
          <w:lang w:val="en-US"/>
        </w:rPr>
        <w:t>plot_T_Cpoly_</w:t>
      </w:r>
      <w:proofErr w:type="gramStart"/>
      <w:r w:rsidRPr="00D058A1">
        <w:rPr>
          <w:sz w:val="20"/>
          <w:szCs w:val="20"/>
          <w:lang w:val="en-US"/>
        </w:rPr>
        <w:t>pct</w:t>
      </w:r>
      <w:proofErr w:type="spellEnd"/>
      <w:r w:rsidRPr="00D058A1">
        <w:rPr>
          <w:sz w:val="20"/>
          <w:szCs w:val="20"/>
          <w:lang w:val="en-US"/>
        </w:rPr>
        <w:t>(</w:t>
      </w:r>
      <w:proofErr w:type="gramEnd"/>
      <w:r w:rsidRPr="00D058A1">
        <w:rPr>
          <w:sz w:val="20"/>
          <w:szCs w:val="20"/>
          <w:lang w:val="en-US"/>
        </w:rPr>
        <w:t xml:space="preserve">[288.15, 293.15, 298.15, 303.15], </w:t>
      </w:r>
      <w:proofErr w:type="spellStart"/>
      <w:r w:rsidRPr="00D058A1">
        <w:rPr>
          <w:sz w:val="20"/>
          <w:szCs w:val="20"/>
          <w:lang w:val="en-US"/>
        </w:rPr>
        <w:t>baseK</w:t>
      </w:r>
      <w:proofErr w:type="spellEnd"/>
      <w:r w:rsidRPr="00D058A1">
        <w:rPr>
          <w:sz w:val="20"/>
          <w:szCs w:val="20"/>
          <w:lang w:val="en-US"/>
        </w:rPr>
        <w:t>=293.15)</w:t>
      </w:r>
    </w:p>
    <w:p w14:paraId="135FC8EF" w14:textId="77777777" w:rsidR="00D058A1" w:rsidRPr="00D058A1" w:rsidRDefault="00D058A1" w:rsidP="00073C29">
      <w:pPr>
        <w:rPr>
          <w:lang w:val="en-US"/>
        </w:rPr>
        <w:sectPr w:rsidR="00D058A1" w:rsidRPr="00D058A1" w:rsidSect="00D058A1">
          <w:type w:val="continuous"/>
          <w:pgSz w:w="12240" w:h="15840"/>
          <w:pgMar w:top="1417" w:right="1701" w:bottom="1417" w:left="1701" w:header="708" w:footer="708" w:gutter="0"/>
          <w:cols w:space="708"/>
          <w:docGrid w:linePitch="360"/>
        </w:sectPr>
      </w:pPr>
    </w:p>
    <w:p w14:paraId="3D3BFBD7" w14:textId="77777777" w:rsidR="00D058A1" w:rsidRPr="00D058A1" w:rsidRDefault="00D058A1" w:rsidP="00073C29">
      <w:pPr>
        <w:rPr>
          <w:lang w:val="en-US"/>
        </w:rPr>
      </w:pPr>
    </w:p>
    <w:sectPr w:rsidR="00D058A1" w:rsidRPr="00D058A1" w:rsidSect="001B1BC9">
      <w:type w:val="continuous"/>
      <w:pgSz w:w="12240" w:h="15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B19E" w14:textId="77777777" w:rsidR="001536BD" w:rsidRDefault="001536BD" w:rsidP="00C04930">
      <w:pPr>
        <w:spacing w:after="0" w:line="240" w:lineRule="auto"/>
      </w:pPr>
      <w:r>
        <w:separator/>
      </w:r>
    </w:p>
  </w:endnote>
  <w:endnote w:type="continuationSeparator" w:id="0">
    <w:p w14:paraId="67E3B764" w14:textId="77777777" w:rsidR="001536BD" w:rsidRDefault="001536BD" w:rsidP="00C04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B84A0" w14:textId="77777777" w:rsidR="00FE41A9" w:rsidRDefault="00FE41A9">
    <w:pPr>
      <w:pStyle w:val="Textoindependiente"/>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4B9A2FEC" wp14:editId="752D45ED">
              <wp:simplePos x="0" y="0"/>
              <wp:positionH relativeFrom="page">
                <wp:posOffset>6436614</wp:posOffset>
              </wp:positionH>
              <wp:positionV relativeFrom="page">
                <wp:posOffset>9225945</wp:posOffset>
              </wp:positionV>
              <wp:extent cx="30607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211454"/>
                      </a:xfrm>
                      <a:prstGeom prst="rect">
                        <a:avLst/>
                      </a:prstGeom>
                    </wps:spPr>
                    <wps:txbx>
                      <w:txbxContent>
                        <w:p w14:paraId="6F549D18" w14:textId="77777777" w:rsidR="00FE41A9" w:rsidRDefault="00FE41A9">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4B9A2FEC" id="_x0000_t202" coordsize="21600,21600" o:spt="202" path="m,l,21600r21600,l21600,xe">
              <v:stroke joinstyle="miter"/>
              <v:path gradientshapeok="t" o:connecttype="rect"/>
            </v:shapetype>
            <v:shape id="Textbox 2" o:spid="_x0000_s1026" type="#_x0000_t202" style="position:absolute;margin-left:506.8pt;margin-top:726.45pt;width:24.1pt;height:16.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" filled="f" stroked="f">
              <v:textbox inset="0,0,0,0">
                <w:txbxContent>
                  <w:p w14:paraId="6F549D18" w14:textId="77777777" w:rsidR="00FE41A9" w:rsidRDefault="00FE41A9">
                    <w:pPr>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FE756" w14:textId="77777777" w:rsidR="001536BD" w:rsidRDefault="001536BD" w:rsidP="00C04930">
      <w:pPr>
        <w:spacing w:after="0" w:line="240" w:lineRule="auto"/>
      </w:pPr>
      <w:r>
        <w:separator/>
      </w:r>
    </w:p>
  </w:footnote>
  <w:footnote w:type="continuationSeparator" w:id="0">
    <w:p w14:paraId="2DA3248C" w14:textId="77777777" w:rsidR="001536BD" w:rsidRDefault="001536BD" w:rsidP="00C04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D51"/>
    <w:multiLevelType w:val="hybridMultilevel"/>
    <w:tmpl w:val="2B20BC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3745A6"/>
    <w:multiLevelType w:val="multilevel"/>
    <w:tmpl w:val="EF52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0441"/>
    <w:multiLevelType w:val="multilevel"/>
    <w:tmpl w:val="DCAEB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7132"/>
    <w:multiLevelType w:val="multilevel"/>
    <w:tmpl w:val="D5D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C7E43"/>
    <w:multiLevelType w:val="multilevel"/>
    <w:tmpl w:val="6768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A401E"/>
    <w:multiLevelType w:val="hybridMultilevel"/>
    <w:tmpl w:val="F0AEF0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70B56FA"/>
    <w:multiLevelType w:val="multilevel"/>
    <w:tmpl w:val="0BAA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F1D0D"/>
    <w:multiLevelType w:val="hybridMultilevel"/>
    <w:tmpl w:val="6596B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9D85134"/>
    <w:multiLevelType w:val="multilevel"/>
    <w:tmpl w:val="F4CA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05B44"/>
    <w:multiLevelType w:val="multilevel"/>
    <w:tmpl w:val="F44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A15D5"/>
    <w:multiLevelType w:val="multilevel"/>
    <w:tmpl w:val="62AE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23C72"/>
    <w:multiLevelType w:val="multilevel"/>
    <w:tmpl w:val="2CE8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F4749E"/>
    <w:multiLevelType w:val="multilevel"/>
    <w:tmpl w:val="4396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36305C"/>
    <w:multiLevelType w:val="multilevel"/>
    <w:tmpl w:val="C862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44E1F"/>
    <w:multiLevelType w:val="hybridMultilevel"/>
    <w:tmpl w:val="C2884FF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2A441F3"/>
    <w:multiLevelType w:val="multilevel"/>
    <w:tmpl w:val="9F52AF20"/>
    <w:lvl w:ilvl="0">
      <w:start w:val="4"/>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2C53CAD"/>
    <w:multiLevelType w:val="hybridMultilevel"/>
    <w:tmpl w:val="007CD5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31C3BF3"/>
    <w:multiLevelType w:val="multilevel"/>
    <w:tmpl w:val="14BE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F5284"/>
    <w:multiLevelType w:val="hybridMultilevel"/>
    <w:tmpl w:val="240437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1C703A09"/>
    <w:multiLevelType w:val="multilevel"/>
    <w:tmpl w:val="7A0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D3B81"/>
    <w:multiLevelType w:val="multilevel"/>
    <w:tmpl w:val="230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02759"/>
    <w:multiLevelType w:val="multilevel"/>
    <w:tmpl w:val="6C76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CE02C6"/>
    <w:multiLevelType w:val="multilevel"/>
    <w:tmpl w:val="1E90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6C49FC"/>
    <w:multiLevelType w:val="multilevel"/>
    <w:tmpl w:val="0A54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6178E"/>
    <w:multiLevelType w:val="multilevel"/>
    <w:tmpl w:val="9A2E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02CC0"/>
    <w:multiLevelType w:val="hybridMultilevel"/>
    <w:tmpl w:val="F9A843BA"/>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068" w:hanging="360"/>
      </w:pPr>
      <w:rPr>
        <w:rFonts w:ascii="Courier New" w:hAnsi="Courier New" w:cs="Courier New" w:hint="default"/>
      </w:rPr>
    </w:lvl>
    <w:lvl w:ilvl="2" w:tplc="340A0005" w:tentative="1">
      <w:start w:val="1"/>
      <w:numFmt w:val="bullet"/>
      <w:lvlText w:val=""/>
      <w:lvlJc w:val="left"/>
      <w:pPr>
        <w:ind w:left="1788" w:hanging="360"/>
      </w:pPr>
      <w:rPr>
        <w:rFonts w:ascii="Wingdings" w:hAnsi="Wingdings" w:hint="default"/>
      </w:rPr>
    </w:lvl>
    <w:lvl w:ilvl="3" w:tplc="340A0001" w:tentative="1">
      <w:start w:val="1"/>
      <w:numFmt w:val="bullet"/>
      <w:lvlText w:val=""/>
      <w:lvlJc w:val="left"/>
      <w:pPr>
        <w:ind w:left="2508" w:hanging="360"/>
      </w:pPr>
      <w:rPr>
        <w:rFonts w:ascii="Symbol" w:hAnsi="Symbol" w:hint="default"/>
      </w:rPr>
    </w:lvl>
    <w:lvl w:ilvl="4" w:tplc="340A0003" w:tentative="1">
      <w:start w:val="1"/>
      <w:numFmt w:val="bullet"/>
      <w:lvlText w:val="o"/>
      <w:lvlJc w:val="left"/>
      <w:pPr>
        <w:ind w:left="3228" w:hanging="360"/>
      </w:pPr>
      <w:rPr>
        <w:rFonts w:ascii="Courier New" w:hAnsi="Courier New" w:cs="Courier New" w:hint="default"/>
      </w:rPr>
    </w:lvl>
    <w:lvl w:ilvl="5" w:tplc="340A0005" w:tentative="1">
      <w:start w:val="1"/>
      <w:numFmt w:val="bullet"/>
      <w:lvlText w:val=""/>
      <w:lvlJc w:val="left"/>
      <w:pPr>
        <w:ind w:left="3948" w:hanging="360"/>
      </w:pPr>
      <w:rPr>
        <w:rFonts w:ascii="Wingdings" w:hAnsi="Wingdings" w:hint="default"/>
      </w:rPr>
    </w:lvl>
    <w:lvl w:ilvl="6" w:tplc="340A0001" w:tentative="1">
      <w:start w:val="1"/>
      <w:numFmt w:val="bullet"/>
      <w:lvlText w:val=""/>
      <w:lvlJc w:val="left"/>
      <w:pPr>
        <w:ind w:left="4668" w:hanging="360"/>
      </w:pPr>
      <w:rPr>
        <w:rFonts w:ascii="Symbol" w:hAnsi="Symbol" w:hint="default"/>
      </w:rPr>
    </w:lvl>
    <w:lvl w:ilvl="7" w:tplc="340A0003" w:tentative="1">
      <w:start w:val="1"/>
      <w:numFmt w:val="bullet"/>
      <w:lvlText w:val="o"/>
      <w:lvlJc w:val="left"/>
      <w:pPr>
        <w:ind w:left="5388" w:hanging="360"/>
      </w:pPr>
      <w:rPr>
        <w:rFonts w:ascii="Courier New" w:hAnsi="Courier New" w:cs="Courier New" w:hint="default"/>
      </w:rPr>
    </w:lvl>
    <w:lvl w:ilvl="8" w:tplc="340A0005" w:tentative="1">
      <w:start w:val="1"/>
      <w:numFmt w:val="bullet"/>
      <w:lvlText w:val=""/>
      <w:lvlJc w:val="left"/>
      <w:pPr>
        <w:ind w:left="6108" w:hanging="360"/>
      </w:pPr>
      <w:rPr>
        <w:rFonts w:ascii="Wingdings" w:hAnsi="Wingdings" w:hint="default"/>
      </w:rPr>
    </w:lvl>
  </w:abstractNum>
  <w:abstractNum w:abstractNumId="26" w15:restartNumberingAfterBreak="0">
    <w:nsid w:val="29D21CF0"/>
    <w:multiLevelType w:val="multilevel"/>
    <w:tmpl w:val="B9D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34B27"/>
    <w:multiLevelType w:val="multilevel"/>
    <w:tmpl w:val="97341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E53F68"/>
    <w:multiLevelType w:val="hybridMultilevel"/>
    <w:tmpl w:val="813C3C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2B506310"/>
    <w:multiLevelType w:val="multilevel"/>
    <w:tmpl w:val="68D0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432E1E"/>
    <w:multiLevelType w:val="multilevel"/>
    <w:tmpl w:val="E2C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22168"/>
    <w:multiLevelType w:val="multilevel"/>
    <w:tmpl w:val="ABE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340829"/>
    <w:multiLevelType w:val="hybridMultilevel"/>
    <w:tmpl w:val="2F9A96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33D65091"/>
    <w:multiLevelType w:val="multilevel"/>
    <w:tmpl w:val="10282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984E4F"/>
    <w:multiLevelType w:val="multilevel"/>
    <w:tmpl w:val="DEB0C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DC76EC"/>
    <w:multiLevelType w:val="multilevel"/>
    <w:tmpl w:val="1B226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E37E6C"/>
    <w:multiLevelType w:val="multilevel"/>
    <w:tmpl w:val="6EC26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885547"/>
    <w:multiLevelType w:val="multilevel"/>
    <w:tmpl w:val="917E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54798D"/>
    <w:multiLevelType w:val="multilevel"/>
    <w:tmpl w:val="C076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7E00FE"/>
    <w:multiLevelType w:val="multilevel"/>
    <w:tmpl w:val="634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542634"/>
    <w:multiLevelType w:val="multilevel"/>
    <w:tmpl w:val="9C6A1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64192C"/>
    <w:multiLevelType w:val="hybridMultilevel"/>
    <w:tmpl w:val="CB96C4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7C5177F"/>
    <w:multiLevelType w:val="multilevel"/>
    <w:tmpl w:val="0BD2D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2E3B49"/>
    <w:multiLevelType w:val="hybridMultilevel"/>
    <w:tmpl w:val="EA94B084"/>
    <w:lvl w:ilvl="0" w:tplc="6DF008D2">
      <w:start w:val="1"/>
      <w:numFmt w:val="decimal"/>
      <w:lvlText w:val="%1."/>
      <w:lvlJc w:val="left"/>
      <w:pPr>
        <w:ind w:left="622" w:hanging="360"/>
      </w:pPr>
      <w:rPr>
        <w:rFonts w:ascii="Arial MT" w:eastAsia="Arial MT" w:hAnsi="Arial MT" w:cs="Arial MT" w:hint="default"/>
        <w:b w:val="0"/>
        <w:bCs w:val="0"/>
        <w:i w:val="0"/>
        <w:iCs w:val="0"/>
        <w:spacing w:val="0"/>
        <w:w w:val="100"/>
        <w:sz w:val="24"/>
        <w:szCs w:val="24"/>
        <w:lang w:val="es-ES" w:eastAsia="en-US" w:bidi="ar-SA"/>
      </w:rPr>
    </w:lvl>
    <w:lvl w:ilvl="1" w:tplc="9B861066">
      <w:start w:val="1"/>
      <w:numFmt w:val="lowerLetter"/>
      <w:lvlText w:val="%2)"/>
      <w:lvlJc w:val="left"/>
      <w:pPr>
        <w:ind w:left="982" w:hanging="360"/>
      </w:pPr>
      <w:rPr>
        <w:rFonts w:ascii="Arial MT" w:eastAsia="Arial MT" w:hAnsi="Arial MT" w:cs="Arial MT" w:hint="default"/>
        <w:b w:val="0"/>
        <w:bCs w:val="0"/>
        <w:i w:val="0"/>
        <w:iCs w:val="0"/>
        <w:spacing w:val="0"/>
        <w:w w:val="100"/>
        <w:sz w:val="17"/>
        <w:szCs w:val="17"/>
        <w:lang w:val="es-ES" w:eastAsia="en-US" w:bidi="ar-SA"/>
      </w:rPr>
    </w:lvl>
    <w:lvl w:ilvl="2" w:tplc="860CFA92">
      <w:numFmt w:val="bullet"/>
      <w:lvlText w:val="•"/>
      <w:lvlJc w:val="left"/>
      <w:pPr>
        <w:ind w:left="1951" w:hanging="360"/>
      </w:pPr>
      <w:rPr>
        <w:rFonts w:hint="default"/>
        <w:lang w:val="es-ES" w:eastAsia="en-US" w:bidi="ar-SA"/>
      </w:rPr>
    </w:lvl>
    <w:lvl w:ilvl="3" w:tplc="6414E3F0">
      <w:numFmt w:val="bullet"/>
      <w:lvlText w:val="•"/>
      <w:lvlJc w:val="left"/>
      <w:pPr>
        <w:ind w:left="2922" w:hanging="360"/>
      </w:pPr>
      <w:rPr>
        <w:rFonts w:hint="default"/>
        <w:lang w:val="es-ES" w:eastAsia="en-US" w:bidi="ar-SA"/>
      </w:rPr>
    </w:lvl>
    <w:lvl w:ilvl="4" w:tplc="1C3A229A">
      <w:numFmt w:val="bullet"/>
      <w:lvlText w:val="•"/>
      <w:lvlJc w:val="left"/>
      <w:pPr>
        <w:ind w:left="3893" w:hanging="360"/>
      </w:pPr>
      <w:rPr>
        <w:rFonts w:hint="default"/>
        <w:lang w:val="es-ES" w:eastAsia="en-US" w:bidi="ar-SA"/>
      </w:rPr>
    </w:lvl>
    <w:lvl w:ilvl="5" w:tplc="B05E8892">
      <w:numFmt w:val="bullet"/>
      <w:lvlText w:val="•"/>
      <w:lvlJc w:val="left"/>
      <w:pPr>
        <w:ind w:left="4864" w:hanging="360"/>
      </w:pPr>
      <w:rPr>
        <w:rFonts w:hint="default"/>
        <w:lang w:val="es-ES" w:eastAsia="en-US" w:bidi="ar-SA"/>
      </w:rPr>
    </w:lvl>
    <w:lvl w:ilvl="6" w:tplc="D58AC56C">
      <w:numFmt w:val="bullet"/>
      <w:lvlText w:val="•"/>
      <w:lvlJc w:val="left"/>
      <w:pPr>
        <w:ind w:left="5835" w:hanging="360"/>
      </w:pPr>
      <w:rPr>
        <w:rFonts w:hint="default"/>
        <w:lang w:val="es-ES" w:eastAsia="en-US" w:bidi="ar-SA"/>
      </w:rPr>
    </w:lvl>
    <w:lvl w:ilvl="7" w:tplc="3564C502">
      <w:numFmt w:val="bullet"/>
      <w:lvlText w:val="•"/>
      <w:lvlJc w:val="left"/>
      <w:pPr>
        <w:ind w:left="6806" w:hanging="360"/>
      </w:pPr>
      <w:rPr>
        <w:rFonts w:hint="default"/>
        <w:lang w:val="es-ES" w:eastAsia="en-US" w:bidi="ar-SA"/>
      </w:rPr>
    </w:lvl>
    <w:lvl w:ilvl="8" w:tplc="9B92A6AA">
      <w:numFmt w:val="bullet"/>
      <w:lvlText w:val="•"/>
      <w:lvlJc w:val="left"/>
      <w:pPr>
        <w:ind w:left="7777" w:hanging="360"/>
      </w:pPr>
      <w:rPr>
        <w:rFonts w:hint="default"/>
        <w:lang w:val="es-ES" w:eastAsia="en-US" w:bidi="ar-SA"/>
      </w:rPr>
    </w:lvl>
  </w:abstractNum>
  <w:abstractNum w:abstractNumId="44" w15:restartNumberingAfterBreak="0">
    <w:nsid w:val="4A211CFC"/>
    <w:multiLevelType w:val="multilevel"/>
    <w:tmpl w:val="420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D4E09"/>
    <w:multiLevelType w:val="multilevel"/>
    <w:tmpl w:val="EF52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250BC"/>
    <w:multiLevelType w:val="multilevel"/>
    <w:tmpl w:val="2634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4D1D98"/>
    <w:multiLevelType w:val="hybridMultilevel"/>
    <w:tmpl w:val="577A5FE0"/>
    <w:lvl w:ilvl="0" w:tplc="B2C25168">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4FE300E2"/>
    <w:multiLevelType w:val="multilevel"/>
    <w:tmpl w:val="FF9A4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722E57"/>
    <w:multiLevelType w:val="multilevel"/>
    <w:tmpl w:val="09DCA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0413D8"/>
    <w:multiLevelType w:val="multilevel"/>
    <w:tmpl w:val="18DC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0C5E41"/>
    <w:multiLevelType w:val="multilevel"/>
    <w:tmpl w:val="53E8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4B6D13"/>
    <w:multiLevelType w:val="multilevel"/>
    <w:tmpl w:val="793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6574D3"/>
    <w:multiLevelType w:val="multilevel"/>
    <w:tmpl w:val="35009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D36E7E"/>
    <w:multiLevelType w:val="multilevel"/>
    <w:tmpl w:val="61E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E93C4E"/>
    <w:multiLevelType w:val="multilevel"/>
    <w:tmpl w:val="70E8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8339B0"/>
    <w:multiLevelType w:val="hybridMultilevel"/>
    <w:tmpl w:val="CD54B89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57" w15:restartNumberingAfterBreak="0">
    <w:nsid w:val="59B83ECA"/>
    <w:multiLevelType w:val="hybridMultilevel"/>
    <w:tmpl w:val="5A2262B2"/>
    <w:lvl w:ilvl="0" w:tplc="DE1464AA">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5A6D54ED"/>
    <w:multiLevelType w:val="multilevel"/>
    <w:tmpl w:val="A442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884EFD"/>
    <w:multiLevelType w:val="multilevel"/>
    <w:tmpl w:val="E942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C45068"/>
    <w:multiLevelType w:val="multilevel"/>
    <w:tmpl w:val="D82A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D2799F"/>
    <w:multiLevelType w:val="multilevel"/>
    <w:tmpl w:val="E17A93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5FDD73D2"/>
    <w:multiLevelType w:val="multilevel"/>
    <w:tmpl w:val="420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043BD9"/>
    <w:multiLevelType w:val="hybridMultilevel"/>
    <w:tmpl w:val="1B10BCA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60590CD9"/>
    <w:multiLevelType w:val="hybridMultilevel"/>
    <w:tmpl w:val="EEDAC3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 w15:restartNumberingAfterBreak="0">
    <w:nsid w:val="62760D87"/>
    <w:multiLevelType w:val="multilevel"/>
    <w:tmpl w:val="5FD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1D16B5"/>
    <w:multiLevelType w:val="hybridMultilevel"/>
    <w:tmpl w:val="B0705D5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6413087D"/>
    <w:multiLevelType w:val="multilevel"/>
    <w:tmpl w:val="C56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154AB1"/>
    <w:multiLevelType w:val="multilevel"/>
    <w:tmpl w:val="714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753A12"/>
    <w:multiLevelType w:val="hybridMultilevel"/>
    <w:tmpl w:val="A3CEAF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0" w15:restartNumberingAfterBreak="0">
    <w:nsid w:val="6644105F"/>
    <w:multiLevelType w:val="hybridMultilevel"/>
    <w:tmpl w:val="2FEE371E"/>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1" w15:restartNumberingAfterBreak="0">
    <w:nsid w:val="66EC2846"/>
    <w:multiLevelType w:val="hybridMultilevel"/>
    <w:tmpl w:val="7062C2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2" w15:restartNumberingAfterBreak="0">
    <w:nsid w:val="6E377E11"/>
    <w:multiLevelType w:val="multilevel"/>
    <w:tmpl w:val="3A2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C52492"/>
    <w:multiLevelType w:val="multilevel"/>
    <w:tmpl w:val="7FD2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05505E"/>
    <w:multiLevelType w:val="hybridMultilevel"/>
    <w:tmpl w:val="7CDC8F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5" w15:restartNumberingAfterBreak="0">
    <w:nsid w:val="70606B27"/>
    <w:multiLevelType w:val="hybridMultilevel"/>
    <w:tmpl w:val="6248CF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6" w15:restartNumberingAfterBreak="0">
    <w:nsid w:val="720D1FEA"/>
    <w:multiLevelType w:val="multilevel"/>
    <w:tmpl w:val="30FE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9D5410"/>
    <w:multiLevelType w:val="multilevel"/>
    <w:tmpl w:val="EF52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084480"/>
    <w:multiLevelType w:val="multilevel"/>
    <w:tmpl w:val="29B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E822D0"/>
    <w:multiLevelType w:val="multilevel"/>
    <w:tmpl w:val="62E4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D76763"/>
    <w:multiLevelType w:val="hybridMultilevel"/>
    <w:tmpl w:val="76EE155A"/>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1" w15:restartNumberingAfterBreak="0">
    <w:nsid w:val="789C41E3"/>
    <w:multiLevelType w:val="multilevel"/>
    <w:tmpl w:val="D898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B7A429D"/>
    <w:multiLevelType w:val="multilevel"/>
    <w:tmpl w:val="A4D86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A07EA3"/>
    <w:multiLevelType w:val="hybridMultilevel"/>
    <w:tmpl w:val="EA94B084"/>
    <w:lvl w:ilvl="0" w:tplc="FFFFFFFF">
      <w:start w:val="1"/>
      <w:numFmt w:val="decimal"/>
      <w:lvlText w:val="%1."/>
      <w:lvlJc w:val="left"/>
      <w:pPr>
        <w:ind w:left="622" w:hanging="360"/>
      </w:pPr>
      <w:rPr>
        <w:rFonts w:ascii="Arial MT" w:eastAsia="Arial MT" w:hAnsi="Arial MT" w:cs="Arial MT" w:hint="default"/>
        <w:b w:val="0"/>
        <w:bCs w:val="0"/>
        <w:i w:val="0"/>
        <w:iCs w:val="0"/>
        <w:spacing w:val="0"/>
        <w:w w:val="100"/>
        <w:sz w:val="24"/>
        <w:szCs w:val="24"/>
        <w:lang w:val="es-ES" w:eastAsia="en-US" w:bidi="ar-SA"/>
      </w:rPr>
    </w:lvl>
    <w:lvl w:ilvl="1" w:tplc="FFFFFFFF">
      <w:start w:val="1"/>
      <w:numFmt w:val="lowerLetter"/>
      <w:lvlText w:val="%2)"/>
      <w:lvlJc w:val="left"/>
      <w:pPr>
        <w:ind w:left="982" w:hanging="360"/>
      </w:pPr>
      <w:rPr>
        <w:rFonts w:ascii="Arial MT" w:eastAsia="Arial MT" w:hAnsi="Arial MT" w:cs="Arial MT" w:hint="default"/>
        <w:b w:val="0"/>
        <w:bCs w:val="0"/>
        <w:i w:val="0"/>
        <w:iCs w:val="0"/>
        <w:spacing w:val="0"/>
        <w:w w:val="100"/>
        <w:sz w:val="17"/>
        <w:szCs w:val="17"/>
        <w:lang w:val="es-ES" w:eastAsia="en-US" w:bidi="ar-SA"/>
      </w:rPr>
    </w:lvl>
    <w:lvl w:ilvl="2" w:tplc="FFFFFFFF">
      <w:numFmt w:val="bullet"/>
      <w:lvlText w:val="•"/>
      <w:lvlJc w:val="left"/>
      <w:pPr>
        <w:ind w:left="1951" w:hanging="360"/>
      </w:pPr>
      <w:rPr>
        <w:rFonts w:hint="default"/>
        <w:lang w:val="es-ES" w:eastAsia="en-US" w:bidi="ar-SA"/>
      </w:rPr>
    </w:lvl>
    <w:lvl w:ilvl="3" w:tplc="FFFFFFFF">
      <w:numFmt w:val="bullet"/>
      <w:lvlText w:val="•"/>
      <w:lvlJc w:val="left"/>
      <w:pPr>
        <w:ind w:left="2922" w:hanging="360"/>
      </w:pPr>
      <w:rPr>
        <w:rFonts w:hint="default"/>
        <w:lang w:val="es-ES" w:eastAsia="en-US" w:bidi="ar-SA"/>
      </w:rPr>
    </w:lvl>
    <w:lvl w:ilvl="4" w:tplc="FFFFFFFF">
      <w:numFmt w:val="bullet"/>
      <w:lvlText w:val="•"/>
      <w:lvlJc w:val="left"/>
      <w:pPr>
        <w:ind w:left="3893" w:hanging="360"/>
      </w:pPr>
      <w:rPr>
        <w:rFonts w:hint="default"/>
        <w:lang w:val="es-ES" w:eastAsia="en-US" w:bidi="ar-SA"/>
      </w:rPr>
    </w:lvl>
    <w:lvl w:ilvl="5" w:tplc="FFFFFFFF">
      <w:numFmt w:val="bullet"/>
      <w:lvlText w:val="•"/>
      <w:lvlJc w:val="left"/>
      <w:pPr>
        <w:ind w:left="4864" w:hanging="360"/>
      </w:pPr>
      <w:rPr>
        <w:rFonts w:hint="default"/>
        <w:lang w:val="es-ES" w:eastAsia="en-US" w:bidi="ar-SA"/>
      </w:rPr>
    </w:lvl>
    <w:lvl w:ilvl="6" w:tplc="FFFFFFFF">
      <w:numFmt w:val="bullet"/>
      <w:lvlText w:val="•"/>
      <w:lvlJc w:val="left"/>
      <w:pPr>
        <w:ind w:left="5835" w:hanging="360"/>
      </w:pPr>
      <w:rPr>
        <w:rFonts w:hint="default"/>
        <w:lang w:val="es-ES" w:eastAsia="en-US" w:bidi="ar-SA"/>
      </w:rPr>
    </w:lvl>
    <w:lvl w:ilvl="7" w:tplc="FFFFFFFF">
      <w:numFmt w:val="bullet"/>
      <w:lvlText w:val="•"/>
      <w:lvlJc w:val="left"/>
      <w:pPr>
        <w:ind w:left="6806" w:hanging="360"/>
      </w:pPr>
      <w:rPr>
        <w:rFonts w:hint="default"/>
        <w:lang w:val="es-ES" w:eastAsia="en-US" w:bidi="ar-SA"/>
      </w:rPr>
    </w:lvl>
    <w:lvl w:ilvl="8" w:tplc="FFFFFFFF">
      <w:numFmt w:val="bullet"/>
      <w:lvlText w:val="•"/>
      <w:lvlJc w:val="left"/>
      <w:pPr>
        <w:ind w:left="7777" w:hanging="360"/>
      </w:pPr>
      <w:rPr>
        <w:rFonts w:hint="default"/>
        <w:lang w:val="es-ES" w:eastAsia="en-US" w:bidi="ar-SA"/>
      </w:rPr>
    </w:lvl>
  </w:abstractNum>
  <w:abstractNum w:abstractNumId="84" w15:restartNumberingAfterBreak="0">
    <w:nsid w:val="7DDE73E9"/>
    <w:multiLevelType w:val="multilevel"/>
    <w:tmpl w:val="219E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52756B"/>
    <w:multiLevelType w:val="multilevel"/>
    <w:tmpl w:val="D07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356206">
    <w:abstractNumId w:val="21"/>
  </w:num>
  <w:num w:numId="2" w16cid:durableId="1961493725">
    <w:abstractNumId w:val="26"/>
  </w:num>
  <w:num w:numId="3" w16cid:durableId="1898128318">
    <w:abstractNumId w:val="79"/>
  </w:num>
  <w:num w:numId="4" w16cid:durableId="240412413">
    <w:abstractNumId w:val="72"/>
  </w:num>
  <w:num w:numId="5" w16cid:durableId="1727560322">
    <w:abstractNumId w:val="3"/>
  </w:num>
  <w:num w:numId="6" w16cid:durableId="1583374365">
    <w:abstractNumId w:val="58"/>
  </w:num>
  <w:num w:numId="7" w16cid:durableId="2065987131">
    <w:abstractNumId w:val="62"/>
  </w:num>
  <w:num w:numId="8" w16cid:durableId="1280799244">
    <w:abstractNumId w:val="11"/>
  </w:num>
  <w:num w:numId="9" w16cid:durableId="73817886">
    <w:abstractNumId w:val="68"/>
  </w:num>
  <w:num w:numId="10" w16cid:durableId="594093138">
    <w:abstractNumId w:val="24"/>
  </w:num>
  <w:num w:numId="11" w16cid:durableId="1239025046">
    <w:abstractNumId w:val="51"/>
  </w:num>
  <w:num w:numId="12" w16cid:durableId="1363748144">
    <w:abstractNumId w:val="65"/>
  </w:num>
  <w:num w:numId="13" w16cid:durableId="877205905">
    <w:abstractNumId w:val="8"/>
  </w:num>
  <w:num w:numId="14" w16cid:durableId="1014455204">
    <w:abstractNumId w:val="60"/>
  </w:num>
  <w:num w:numId="15" w16cid:durableId="398602418">
    <w:abstractNumId w:val="6"/>
  </w:num>
  <w:num w:numId="16" w16cid:durableId="1317762819">
    <w:abstractNumId w:val="34"/>
  </w:num>
  <w:num w:numId="17" w16cid:durableId="1912427303">
    <w:abstractNumId w:val="20"/>
  </w:num>
  <w:num w:numId="18" w16cid:durableId="1108350004">
    <w:abstractNumId w:val="46"/>
  </w:num>
  <w:num w:numId="19" w16cid:durableId="1423212200">
    <w:abstractNumId w:val="35"/>
  </w:num>
  <w:num w:numId="20" w16cid:durableId="1164854856">
    <w:abstractNumId w:val="22"/>
  </w:num>
  <w:num w:numId="21" w16cid:durableId="26567917">
    <w:abstractNumId w:val="23"/>
  </w:num>
  <w:num w:numId="22" w16cid:durableId="257713163">
    <w:abstractNumId w:val="82"/>
  </w:num>
  <w:num w:numId="23" w16cid:durableId="1204060091">
    <w:abstractNumId w:val="36"/>
  </w:num>
  <w:num w:numId="24" w16cid:durableId="394552327">
    <w:abstractNumId w:val="12"/>
  </w:num>
  <w:num w:numId="25" w16cid:durableId="62677970">
    <w:abstractNumId w:val="48"/>
  </w:num>
  <w:num w:numId="26" w16cid:durableId="50230706">
    <w:abstractNumId w:val="33"/>
  </w:num>
  <w:num w:numId="27" w16cid:durableId="925849238">
    <w:abstractNumId w:val="27"/>
  </w:num>
  <w:num w:numId="28" w16cid:durableId="1482967975">
    <w:abstractNumId w:val="73"/>
  </w:num>
  <w:num w:numId="29" w16cid:durableId="1668901319">
    <w:abstractNumId w:val="44"/>
  </w:num>
  <w:num w:numId="30" w16cid:durableId="439031621">
    <w:abstractNumId w:val="84"/>
  </w:num>
  <w:num w:numId="31" w16cid:durableId="1152676166">
    <w:abstractNumId w:val="78"/>
  </w:num>
  <w:num w:numId="32" w16cid:durableId="2122603341">
    <w:abstractNumId w:val="49"/>
  </w:num>
  <w:num w:numId="33" w16cid:durableId="1535536990">
    <w:abstractNumId w:val="42"/>
  </w:num>
  <w:num w:numId="34" w16cid:durableId="1381172338">
    <w:abstractNumId w:val="17"/>
  </w:num>
  <w:num w:numId="35" w16cid:durableId="1799759060">
    <w:abstractNumId w:val="38"/>
  </w:num>
  <w:num w:numId="36" w16cid:durableId="444813356">
    <w:abstractNumId w:val="53"/>
  </w:num>
  <w:num w:numId="37" w16cid:durableId="975598956">
    <w:abstractNumId w:val="37"/>
  </w:num>
  <w:num w:numId="38" w16cid:durableId="210727024">
    <w:abstractNumId w:val="2"/>
  </w:num>
  <w:num w:numId="39" w16cid:durableId="109782409">
    <w:abstractNumId w:val="52"/>
  </w:num>
  <w:num w:numId="40" w16cid:durableId="998265471">
    <w:abstractNumId w:val="80"/>
  </w:num>
  <w:num w:numId="41" w16cid:durableId="783306329">
    <w:abstractNumId w:val="55"/>
  </w:num>
  <w:num w:numId="42" w16cid:durableId="422455147">
    <w:abstractNumId w:val="13"/>
  </w:num>
  <w:num w:numId="43" w16cid:durableId="350448831">
    <w:abstractNumId w:val="67"/>
  </w:num>
  <w:num w:numId="44" w16cid:durableId="1694964281">
    <w:abstractNumId w:val="30"/>
  </w:num>
  <w:num w:numId="45" w16cid:durableId="2060981775">
    <w:abstractNumId w:val="75"/>
  </w:num>
  <w:num w:numId="46" w16cid:durableId="1507983676">
    <w:abstractNumId w:val="16"/>
  </w:num>
  <w:num w:numId="47" w16cid:durableId="1300652793">
    <w:abstractNumId w:val="32"/>
  </w:num>
  <w:num w:numId="48" w16cid:durableId="1730614332">
    <w:abstractNumId w:val="74"/>
  </w:num>
  <w:num w:numId="49" w16cid:durableId="395400758">
    <w:abstractNumId w:val="18"/>
  </w:num>
  <w:num w:numId="50" w16cid:durableId="2100518142">
    <w:abstractNumId w:val="47"/>
  </w:num>
  <w:num w:numId="51" w16cid:durableId="1797984928">
    <w:abstractNumId w:val="41"/>
  </w:num>
  <w:num w:numId="52" w16cid:durableId="1386102811">
    <w:abstractNumId w:val="31"/>
  </w:num>
  <w:num w:numId="53" w16cid:durableId="275020313">
    <w:abstractNumId w:val="69"/>
  </w:num>
  <w:num w:numId="54" w16cid:durableId="1945263123">
    <w:abstractNumId w:val="29"/>
  </w:num>
  <w:num w:numId="55" w16cid:durableId="1308825097">
    <w:abstractNumId w:val="50"/>
  </w:num>
  <w:num w:numId="56" w16cid:durableId="381949227">
    <w:abstractNumId w:val="4"/>
  </w:num>
  <w:num w:numId="57" w16cid:durableId="401218791">
    <w:abstractNumId w:val="5"/>
  </w:num>
  <w:num w:numId="58" w16cid:durableId="1769617900">
    <w:abstractNumId w:val="66"/>
  </w:num>
  <w:num w:numId="59" w16cid:durableId="618075907">
    <w:abstractNumId w:val="14"/>
  </w:num>
  <w:num w:numId="60" w16cid:durableId="1811438371">
    <w:abstractNumId w:val="25"/>
  </w:num>
  <w:num w:numId="61" w16cid:durableId="1392197922">
    <w:abstractNumId w:val="71"/>
  </w:num>
  <w:num w:numId="62" w16cid:durableId="1674725434">
    <w:abstractNumId w:val="19"/>
  </w:num>
  <w:num w:numId="63" w16cid:durableId="1512136173">
    <w:abstractNumId w:val="9"/>
  </w:num>
  <w:num w:numId="64" w16cid:durableId="839200030">
    <w:abstractNumId w:val="7"/>
  </w:num>
  <w:num w:numId="65" w16cid:durableId="589239256">
    <w:abstractNumId w:val="57"/>
  </w:num>
  <w:num w:numId="66" w16cid:durableId="1815902002">
    <w:abstractNumId w:val="0"/>
  </w:num>
  <w:num w:numId="67" w16cid:durableId="846289113">
    <w:abstractNumId w:val="40"/>
  </w:num>
  <w:num w:numId="68" w16cid:durableId="322704807">
    <w:abstractNumId w:val="39"/>
  </w:num>
  <w:num w:numId="69" w16cid:durableId="242377086">
    <w:abstractNumId w:val="59"/>
  </w:num>
  <w:num w:numId="70" w16cid:durableId="10839016">
    <w:abstractNumId w:val="76"/>
  </w:num>
  <w:num w:numId="71" w16cid:durableId="1181703500">
    <w:abstractNumId w:val="10"/>
  </w:num>
  <w:num w:numId="72" w16cid:durableId="501554606">
    <w:abstractNumId w:val="63"/>
  </w:num>
  <w:num w:numId="73" w16cid:durableId="1445231099">
    <w:abstractNumId w:val="64"/>
  </w:num>
  <w:num w:numId="74" w16cid:durableId="1823621606">
    <w:abstractNumId w:val="85"/>
  </w:num>
  <w:num w:numId="75" w16cid:durableId="1281643794">
    <w:abstractNumId w:val="54"/>
  </w:num>
  <w:num w:numId="76" w16cid:durableId="1580366196">
    <w:abstractNumId w:val="28"/>
  </w:num>
  <w:num w:numId="77" w16cid:durableId="1966814905">
    <w:abstractNumId w:val="45"/>
  </w:num>
  <w:num w:numId="78" w16cid:durableId="26680157">
    <w:abstractNumId w:val="15"/>
  </w:num>
  <w:num w:numId="79" w16cid:durableId="598830289">
    <w:abstractNumId w:val="1"/>
  </w:num>
  <w:num w:numId="80" w16cid:durableId="731008315">
    <w:abstractNumId w:val="77"/>
  </w:num>
  <w:num w:numId="81" w16cid:durableId="289091215">
    <w:abstractNumId w:val="43"/>
  </w:num>
  <w:num w:numId="82" w16cid:durableId="2054426331">
    <w:abstractNumId w:val="70"/>
  </w:num>
  <w:num w:numId="83" w16cid:durableId="2050445297">
    <w:abstractNumId w:val="61"/>
  </w:num>
  <w:num w:numId="84" w16cid:durableId="1962765945">
    <w:abstractNumId w:val="56"/>
  </w:num>
  <w:num w:numId="85" w16cid:durableId="1798447290">
    <w:abstractNumId w:val="81"/>
  </w:num>
  <w:num w:numId="86" w16cid:durableId="328603968">
    <w:abstractNumId w:val="83"/>
  </w:num>
  <w:numIdMacAtCleanup w:val="8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A PAZ LEFORT IBANEZ">
    <w15:presenceInfo w15:providerId="AD" w15:userId="S::jlefort@utem.cl::76de3c77-45e3-44cb-9767-1513ccb2c8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B59"/>
    <w:rsid w:val="000063C2"/>
    <w:rsid w:val="00006A55"/>
    <w:rsid w:val="000071A2"/>
    <w:rsid w:val="000111C9"/>
    <w:rsid w:val="00013B5C"/>
    <w:rsid w:val="00016DC1"/>
    <w:rsid w:val="00020A2A"/>
    <w:rsid w:val="00025BB2"/>
    <w:rsid w:val="00026237"/>
    <w:rsid w:val="00027A52"/>
    <w:rsid w:val="00027D3A"/>
    <w:rsid w:val="000309D1"/>
    <w:rsid w:val="000322D0"/>
    <w:rsid w:val="00032BA2"/>
    <w:rsid w:val="000338B1"/>
    <w:rsid w:val="000416E2"/>
    <w:rsid w:val="00045162"/>
    <w:rsid w:val="0004690D"/>
    <w:rsid w:val="000620B5"/>
    <w:rsid w:val="0006603E"/>
    <w:rsid w:val="00071C56"/>
    <w:rsid w:val="00072227"/>
    <w:rsid w:val="0007272C"/>
    <w:rsid w:val="00072E89"/>
    <w:rsid w:val="00073C29"/>
    <w:rsid w:val="00074AFF"/>
    <w:rsid w:val="00080D9C"/>
    <w:rsid w:val="000835A7"/>
    <w:rsid w:val="00083C2F"/>
    <w:rsid w:val="0008590B"/>
    <w:rsid w:val="000918D3"/>
    <w:rsid w:val="00094F72"/>
    <w:rsid w:val="00095871"/>
    <w:rsid w:val="00097141"/>
    <w:rsid w:val="000A59B9"/>
    <w:rsid w:val="000A5DCB"/>
    <w:rsid w:val="000A7BB3"/>
    <w:rsid w:val="000B00BF"/>
    <w:rsid w:val="000B15F2"/>
    <w:rsid w:val="000B1816"/>
    <w:rsid w:val="000B1891"/>
    <w:rsid w:val="000B4E18"/>
    <w:rsid w:val="000B4E73"/>
    <w:rsid w:val="000B5DF0"/>
    <w:rsid w:val="000B66B5"/>
    <w:rsid w:val="000B6B21"/>
    <w:rsid w:val="000B7FEE"/>
    <w:rsid w:val="000C01CC"/>
    <w:rsid w:val="000C13E4"/>
    <w:rsid w:val="000C159F"/>
    <w:rsid w:val="000C4CD4"/>
    <w:rsid w:val="000C5E5D"/>
    <w:rsid w:val="000C71BC"/>
    <w:rsid w:val="000D1B69"/>
    <w:rsid w:val="000D560F"/>
    <w:rsid w:val="000D5FB8"/>
    <w:rsid w:val="000D67B1"/>
    <w:rsid w:val="000E0712"/>
    <w:rsid w:val="000E08F0"/>
    <w:rsid w:val="000E0CE1"/>
    <w:rsid w:val="000E292A"/>
    <w:rsid w:val="000E42B9"/>
    <w:rsid w:val="000E6A9F"/>
    <w:rsid w:val="000E6F46"/>
    <w:rsid w:val="000F0536"/>
    <w:rsid w:val="00100285"/>
    <w:rsid w:val="0010329A"/>
    <w:rsid w:val="00103C14"/>
    <w:rsid w:val="00107D8E"/>
    <w:rsid w:val="00110436"/>
    <w:rsid w:val="001107F5"/>
    <w:rsid w:val="0011092C"/>
    <w:rsid w:val="00111670"/>
    <w:rsid w:val="00113549"/>
    <w:rsid w:val="00114B9C"/>
    <w:rsid w:val="00115742"/>
    <w:rsid w:val="00116910"/>
    <w:rsid w:val="0012166A"/>
    <w:rsid w:val="00122DEA"/>
    <w:rsid w:val="00123CDD"/>
    <w:rsid w:val="0013088B"/>
    <w:rsid w:val="001313DF"/>
    <w:rsid w:val="00132675"/>
    <w:rsid w:val="00132B73"/>
    <w:rsid w:val="00132BEC"/>
    <w:rsid w:val="00135B18"/>
    <w:rsid w:val="001405C9"/>
    <w:rsid w:val="00140CD1"/>
    <w:rsid w:val="00141CC4"/>
    <w:rsid w:val="00142221"/>
    <w:rsid w:val="00142512"/>
    <w:rsid w:val="00144FEB"/>
    <w:rsid w:val="001479A2"/>
    <w:rsid w:val="00147CAB"/>
    <w:rsid w:val="00151F84"/>
    <w:rsid w:val="001536BD"/>
    <w:rsid w:val="00155564"/>
    <w:rsid w:val="0016232B"/>
    <w:rsid w:val="001644A8"/>
    <w:rsid w:val="00166925"/>
    <w:rsid w:val="00171A54"/>
    <w:rsid w:val="00175A4B"/>
    <w:rsid w:val="00183A43"/>
    <w:rsid w:val="00186EFD"/>
    <w:rsid w:val="001904F5"/>
    <w:rsid w:val="00191936"/>
    <w:rsid w:val="00192C96"/>
    <w:rsid w:val="00194A8A"/>
    <w:rsid w:val="001972CA"/>
    <w:rsid w:val="001A1644"/>
    <w:rsid w:val="001A5E59"/>
    <w:rsid w:val="001A65D5"/>
    <w:rsid w:val="001B0C10"/>
    <w:rsid w:val="001B1BC9"/>
    <w:rsid w:val="001B3A42"/>
    <w:rsid w:val="001B4021"/>
    <w:rsid w:val="001B53E5"/>
    <w:rsid w:val="001B55D2"/>
    <w:rsid w:val="001B629E"/>
    <w:rsid w:val="001B7855"/>
    <w:rsid w:val="001C2488"/>
    <w:rsid w:val="001C494D"/>
    <w:rsid w:val="001C4BC1"/>
    <w:rsid w:val="001C671B"/>
    <w:rsid w:val="001C7826"/>
    <w:rsid w:val="001D2C73"/>
    <w:rsid w:val="001D2F21"/>
    <w:rsid w:val="001D5706"/>
    <w:rsid w:val="001D5784"/>
    <w:rsid w:val="001D70C7"/>
    <w:rsid w:val="001E26C8"/>
    <w:rsid w:val="001E62BA"/>
    <w:rsid w:val="001F122D"/>
    <w:rsid w:val="001F66C7"/>
    <w:rsid w:val="00202F41"/>
    <w:rsid w:val="00203B19"/>
    <w:rsid w:val="00203F42"/>
    <w:rsid w:val="002041B3"/>
    <w:rsid w:val="0020637F"/>
    <w:rsid w:val="0020690D"/>
    <w:rsid w:val="00210D34"/>
    <w:rsid w:val="002140B1"/>
    <w:rsid w:val="00215482"/>
    <w:rsid w:val="0022192C"/>
    <w:rsid w:val="002231A7"/>
    <w:rsid w:val="002231AB"/>
    <w:rsid w:val="0022460F"/>
    <w:rsid w:val="002253AC"/>
    <w:rsid w:val="0022559B"/>
    <w:rsid w:val="00226BD1"/>
    <w:rsid w:val="00226BEB"/>
    <w:rsid w:val="00231B08"/>
    <w:rsid w:val="00233F65"/>
    <w:rsid w:val="002342D4"/>
    <w:rsid w:val="0023470C"/>
    <w:rsid w:val="002400FF"/>
    <w:rsid w:val="002434EE"/>
    <w:rsid w:val="0024384F"/>
    <w:rsid w:val="00245833"/>
    <w:rsid w:val="0024740D"/>
    <w:rsid w:val="00251141"/>
    <w:rsid w:val="002513C4"/>
    <w:rsid w:val="00251BD3"/>
    <w:rsid w:val="00251CDF"/>
    <w:rsid w:val="0025263E"/>
    <w:rsid w:val="002643BC"/>
    <w:rsid w:val="00264D8D"/>
    <w:rsid w:val="00267DCD"/>
    <w:rsid w:val="002708F4"/>
    <w:rsid w:val="002743C9"/>
    <w:rsid w:val="002749C7"/>
    <w:rsid w:val="002754C3"/>
    <w:rsid w:val="00275F54"/>
    <w:rsid w:val="00276CFA"/>
    <w:rsid w:val="00276F48"/>
    <w:rsid w:val="00280435"/>
    <w:rsid w:val="00281A05"/>
    <w:rsid w:val="00282A4F"/>
    <w:rsid w:val="00283F27"/>
    <w:rsid w:val="0029261F"/>
    <w:rsid w:val="002939D0"/>
    <w:rsid w:val="002947C7"/>
    <w:rsid w:val="00296428"/>
    <w:rsid w:val="002A3AE0"/>
    <w:rsid w:val="002A5F33"/>
    <w:rsid w:val="002B1194"/>
    <w:rsid w:val="002B3685"/>
    <w:rsid w:val="002B4796"/>
    <w:rsid w:val="002B51AD"/>
    <w:rsid w:val="002B5C78"/>
    <w:rsid w:val="002B6D7C"/>
    <w:rsid w:val="002B7B3B"/>
    <w:rsid w:val="002C0BBC"/>
    <w:rsid w:val="002C2A3E"/>
    <w:rsid w:val="002C38B0"/>
    <w:rsid w:val="002C45F5"/>
    <w:rsid w:val="002C52A9"/>
    <w:rsid w:val="002D06F3"/>
    <w:rsid w:val="002D078E"/>
    <w:rsid w:val="002D08EE"/>
    <w:rsid w:val="002D337E"/>
    <w:rsid w:val="002E0F3C"/>
    <w:rsid w:val="002E2AB4"/>
    <w:rsid w:val="002E2CAA"/>
    <w:rsid w:val="002F0C81"/>
    <w:rsid w:val="002F1DA9"/>
    <w:rsid w:val="002F23E1"/>
    <w:rsid w:val="002F44DD"/>
    <w:rsid w:val="002F4895"/>
    <w:rsid w:val="002F57CA"/>
    <w:rsid w:val="002F599C"/>
    <w:rsid w:val="002F7071"/>
    <w:rsid w:val="00300B30"/>
    <w:rsid w:val="00304DAB"/>
    <w:rsid w:val="00305097"/>
    <w:rsid w:val="0030667B"/>
    <w:rsid w:val="00312740"/>
    <w:rsid w:val="00316FFA"/>
    <w:rsid w:val="003214A1"/>
    <w:rsid w:val="00325D65"/>
    <w:rsid w:val="0032726D"/>
    <w:rsid w:val="003349A7"/>
    <w:rsid w:val="00340BF2"/>
    <w:rsid w:val="00341D98"/>
    <w:rsid w:val="00344BC2"/>
    <w:rsid w:val="003533A0"/>
    <w:rsid w:val="0035388C"/>
    <w:rsid w:val="00363CBD"/>
    <w:rsid w:val="00364382"/>
    <w:rsid w:val="0036588C"/>
    <w:rsid w:val="0036758C"/>
    <w:rsid w:val="00373C4A"/>
    <w:rsid w:val="00377DE8"/>
    <w:rsid w:val="00381C2D"/>
    <w:rsid w:val="00382AC1"/>
    <w:rsid w:val="003832AA"/>
    <w:rsid w:val="00384783"/>
    <w:rsid w:val="003904C2"/>
    <w:rsid w:val="00391EFD"/>
    <w:rsid w:val="00394FAC"/>
    <w:rsid w:val="003A015C"/>
    <w:rsid w:val="003A2337"/>
    <w:rsid w:val="003A3F00"/>
    <w:rsid w:val="003A4D66"/>
    <w:rsid w:val="003A61C9"/>
    <w:rsid w:val="003B00D9"/>
    <w:rsid w:val="003B179C"/>
    <w:rsid w:val="003B37A0"/>
    <w:rsid w:val="003B7221"/>
    <w:rsid w:val="003B78B8"/>
    <w:rsid w:val="003B79F0"/>
    <w:rsid w:val="003C1541"/>
    <w:rsid w:val="003C3A5C"/>
    <w:rsid w:val="003C43E9"/>
    <w:rsid w:val="003C53B2"/>
    <w:rsid w:val="003C6CA3"/>
    <w:rsid w:val="003C7179"/>
    <w:rsid w:val="003C7223"/>
    <w:rsid w:val="003C75FB"/>
    <w:rsid w:val="003D39F2"/>
    <w:rsid w:val="003D473A"/>
    <w:rsid w:val="003E53F9"/>
    <w:rsid w:val="003F1107"/>
    <w:rsid w:val="003F22F7"/>
    <w:rsid w:val="003F333F"/>
    <w:rsid w:val="003F5773"/>
    <w:rsid w:val="004003A3"/>
    <w:rsid w:val="0040321F"/>
    <w:rsid w:val="00405CDB"/>
    <w:rsid w:val="00406787"/>
    <w:rsid w:val="004071DC"/>
    <w:rsid w:val="00410874"/>
    <w:rsid w:val="004127F0"/>
    <w:rsid w:val="00414882"/>
    <w:rsid w:val="00417ED9"/>
    <w:rsid w:val="00425BBF"/>
    <w:rsid w:val="004264B0"/>
    <w:rsid w:val="00431763"/>
    <w:rsid w:val="00433B53"/>
    <w:rsid w:val="00435736"/>
    <w:rsid w:val="00435E05"/>
    <w:rsid w:val="004455FE"/>
    <w:rsid w:val="0044688A"/>
    <w:rsid w:val="004469E2"/>
    <w:rsid w:val="00447CFC"/>
    <w:rsid w:val="00450844"/>
    <w:rsid w:val="00453AC8"/>
    <w:rsid w:val="00461C21"/>
    <w:rsid w:val="00463704"/>
    <w:rsid w:val="00472811"/>
    <w:rsid w:val="0047371D"/>
    <w:rsid w:val="00476640"/>
    <w:rsid w:val="00476ADE"/>
    <w:rsid w:val="00484123"/>
    <w:rsid w:val="00490E2B"/>
    <w:rsid w:val="004966D2"/>
    <w:rsid w:val="00496F9B"/>
    <w:rsid w:val="004A0C10"/>
    <w:rsid w:val="004A1C28"/>
    <w:rsid w:val="004A332C"/>
    <w:rsid w:val="004A35C4"/>
    <w:rsid w:val="004A59EA"/>
    <w:rsid w:val="004B036D"/>
    <w:rsid w:val="004B252F"/>
    <w:rsid w:val="004B450E"/>
    <w:rsid w:val="004B584C"/>
    <w:rsid w:val="004B68EE"/>
    <w:rsid w:val="004C13C5"/>
    <w:rsid w:val="004C50E2"/>
    <w:rsid w:val="004D447B"/>
    <w:rsid w:val="004E19B8"/>
    <w:rsid w:val="004E3B2E"/>
    <w:rsid w:val="004E4616"/>
    <w:rsid w:val="004E7C15"/>
    <w:rsid w:val="004F01B7"/>
    <w:rsid w:val="004F0778"/>
    <w:rsid w:val="004F2CEB"/>
    <w:rsid w:val="004F59D2"/>
    <w:rsid w:val="004F7FB2"/>
    <w:rsid w:val="0050343D"/>
    <w:rsid w:val="00506E29"/>
    <w:rsid w:val="005077D7"/>
    <w:rsid w:val="00507F74"/>
    <w:rsid w:val="00510881"/>
    <w:rsid w:val="0052155A"/>
    <w:rsid w:val="005236FC"/>
    <w:rsid w:val="005249C4"/>
    <w:rsid w:val="00525E10"/>
    <w:rsid w:val="00527DFE"/>
    <w:rsid w:val="0053101A"/>
    <w:rsid w:val="00533C7D"/>
    <w:rsid w:val="00533E2E"/>
    <w:rsid w:val="00540EC3"/>
    <w:rsid w:val="00545EA8"/>
    <w:rsid w:val="00545F62"/>
    <w:rsid w:val="0055026A"/>
    <w:rsid w:val="005506A8"/>
    <w:rsid w:val="0055149C"/>
    <w:rsid w:val="00555AFE"/>
    <w:rsid w:val="005575FB"/>
    <w:rsid w:val="00561C33"/>
    <w:rsid w:val="00562347"/>
    <w:rsid w:val="005632E6"/>
    <w:rsid w:val="00563A0E"/>
    <w:rsid w:val="00563D14"/>
    <w:rsid w:val="005663BE"/>
    <w:rsid w:val="00570944"/>
    <w:rsid w:val="00571DCE"/>
    <w:rsid w:val="00574BFA"/>
    <w:rsid w:val="00575931"/>
    <w:rsid w:val="00576670"/>
    <w:rsid w:val="00582DEB"/>
    <w:rsid w:val="005835C5"/>
    <w:rsid w:val="00584F2D"/>
    <w:rsid w:val="00584FCD"/>
    <w:rsid w:val="0058522C"/>
    <w:rsid w:val="00585E3F"/>
    <w:rsid w:val="00587038"/>
    <w:rsid w:val="005903AC"/>
    <w:rsid w:val="00591832"/>
    <w:rsid w:val="00591C2F"/>
    <w:rsid w:val="00592C15"/>
    <w:rsid w:val="005937BB"/>
    <w:rsid w:val="005947B4"/>
    <w:rsid w:val="0059526F"/>
    <w:rsid w:val="0059664E"/>
    <w:rsid w:val="005A0967"/>
    <w:rsid w:val="005A5717"/>
    <w:rsid w:val="005B01B2"/>
    <w:rsid w:val="005B0DB5"/>
    <w:rsid w:val="005B0DD6"/>
    <w:rsid w:val="005B162E"/>
    <w:rsid w:val="005B347A"/>
    <w:rsid w:val="005B4521"/>
    <w:rsid w:val="005B5ADA"/>
    <w:rsid w:val="005B6459"/>
    <w:rsid w:val="005B6B0F"/>
    <w:rsid w:val="005C0013"/>
    <w:rsid w:val="005C400E"/>
    <w:rsid w:val="005C45A1"/>
    <w:rsid w:val="005C5DEE"/>
    <w:rsid w:val="005C6F98"/>
    <w:rsid w:val="005D1492"/>
    <w:rsid w:val="005D1E3C"/>
    <w:rsid w:val="005D3F35"/>
    <w:rsid w:val="005D4C84"/>
    <w:rsid w:val="005D59EA"/>
    <w:rsid w:val="005D5F6F"/>
    <w:rsid w:val="005D7790"/>
    <w:rsid w:val="005E7203"/>
    <w:rsid w:val="006052AA"/>
    <w:rsid w:val="00610D01"/>
    <w:rsid w:val="00611D7D"/>
    <w:rsid w:val="0061334A"/>
    <w:rsid w:val="006200CD"/>
    <w:rsid w:val="006225A7"/>
    <w:rsid w:val="00622D4E"/>
    <w:rsid w:val="00623724"/>
    <w:rsid w:val="006405CE"/>
    <w:rsid w:val="006438AF"/>
    <w:rsid w:val="006450DE"/>
    <w:rsid w:val="00645352"/>
    <w:rsid w:val="00647DF5"/>
    <w:rsid w:val="006536A8"/>
    <w:rsid w:val="0066108D"/>
    <w:rsid w:val="006613A0"/>
    <w:rsid w:val="006630EF"/>
    <w:rsid w:val="006642BA"/>
    <w:rsid w:val="006651F6"/>
    <w:rsid w:val="006653CE"/>
    <w:rsid w:val="006660E2"/>
    <w:rsid w:val="00672065"/>
    <w:rsid w:val="00674468"/>
    <w:rsid w:val="00676093"/>
    <w:rsid w:val="006800F1"/>
    <w:rsid w:val="0068680C"/>
    <w:rsid w:val="00690457"/>
    <w:rsid w:val="006907E4"/>
    <w:rsid w:val="00694B3A"/>
    <w:rsid w:val="006A098B"/>
    <w:rsid w:val="006A5A6D"/>
    <w:rsid w:val="006A63A1"/>
    <w:rsid w:val="006A79CF"/>
    <w:rsid w:val="006B06FC"/>
    <w:rsid w:val="006B2205"/>
    <w:rsid w:val="006B351E"/>
    <w:rsid w:val="006B3A10"/>
    <w:rsid w:val="006B48B9"/>
    <w:rsid w:val="006B4CDA"/>
    <w:rsid w:val="006B65B1"/>
    <w:rsid w:val="006C05CD"/>
    <w:rsid w:val="006C2810"/>
    <w:rsid w:val="006C3456"/>
    <w:rsid w:val="006C3624"/>
    <w:rsid w:val="006C42C9"/>
    <w:rsid w:val="006C4850"/>
    <w:rsid w:val="006C5D7D"/>
    <w:rsid w:val="006C6B8D"/>
    <w:rsid w:val="006C6FCC"/>
    <w:rsid w:val="006D0CF8"/>
    <w:rsid w:val="006D2E63"/>
    <w:rsid w:val="006D5D64"/>
    <w:rsid w:val="006D7C65"/>
    <w:rsid w:val="006E74FA"/>
    <w:rsid w:val="006F36BF"/>
    <w:rsid w:val="006F5B5E"/>
    <w:rsid w:val="006F5CD5"/>
    <w:rsid w:val="006F7037"/>
    <w:rsid w:val="00702D04"/>
    <w:rsid w:val="007040EE"/>
    <w:rsid w:val="00705BE4"/>
    <w:rsid w:val="00706874"/>
    <w:rsid w:val="007117E0"/>
    <w:rsid w:val="00712247"/>
    <w:rsid w:val="0071259D"/>
    <w:rsid w:val="00714F15"/>
    <w:rsid w:val="00715078"/>
    <w:rsid w:val="00716464"/>
    <w:rsid w:val="0072076E"/>
    <w:rsid w:val="00722B7C"/>
    <w:rsid w:val="00724BD8"/>
    <w:rsid w:val="00726870"/>
    <w:rsid w:val="0073226C"/>
    <w:rsid w:val="00733326"/>
    <w:rsid w:val="00734FC0"/>
    <w:rsid w:val="007369EF"/>
    <w:rsid w:val="00737765"/>
    <w:rsid w:val="00741240"/>
    <w:rsid w:val="0074149C"/>
    <w:rsid w:val="00741B77"/>
    <w:rsid w:val="007420B6"/>
    <w:rsid w:val="0074296D"/>
    <w:rsid w:val="0074484A"/>
    <w:rsid w:val="00747A59"/>
    <w:rsid w:val="00751CB8"/>
    <w:rsid w:val="007527CB"/>
    <w:rsid w:val="00754804"/>
    <w:rsid w:val="00754A55"/>
    <w:rsid w:val="00754F60"/>
    <w:rsid w:val="00757F5D"/>
    <w:rsid w:val="00760A38"/>
    <w:rsid w:val="007619C1"/>
    <w:rsid w:val="007626CA"/>
    <w:rsid w:val="00762972"/>
    <w:rsid w:val="007632DB"/>
    <w:rsid w:val="00763817"/>
    <w:rsid w:val="00763CD2"/>
    <w:rsid w:val="007644FF"/>
    <w:rsid w:val="00764DB4"/>
    <w:rsid w:val="00765C72"/>
    <w:rsid w:val="00772248"/>
    <w:rsid w:val="00773056"/>
    <w:rsid w:val="00776A99"/>
    <w:rsid w:val="00783902"/>
    <w:rsid w:val="00785A63"/>
    <w:rsid w:val="00786465"/>
    <w:rsid w:val="00787D4B"/>
    <w:rsid w:val="00791729"/>
    <w:rsid w:val="00792674"/>
    <w:rsid w:val="0079482A"/>
    <w:rsid w:val="007950F0"/>
    <w:rsid w:val="0079673C"/>
    <w:rsid w:val="007A142E"/>
    <w:rsid w:val="007A1E70"/>
    <w:rsid w:val="007A5773"/>
    <w:rsid w:val="007A72EC"/>
    <w:rsid w:val="007B00C1"/>
    <w:rsid w:val="007B2516"/>
    <w:rsid w:val="007B46FB"/>
    <w:rsid w:val="007B477C"/>
    <w:rsid w:val="007B561F"/>
    <w:rsid w:val="007B600E"/>
    <w:rsid w:val="007B7280"/>
    <w:rsid w:val="007C17EB"/>
    <w:rsid w:val="007C283E"/>
    <w:rsid w:val="007C289F"/>
    <w:rsid w:val="007C2F3F"/>
    <w:rsid w:val="007C4105"/>
    <w:rsid w:val="007C75B2"/>
    <w:rsid w:val="007D168C"/>
    <w:rsid w:val="007D1CE8"/>
    <w:rsid w:val="007E0C6F"/>
    <w:rsid w:val="007E1C49"/>
    <w:rsid w:val="007E213F"/>
    <w:rsid w:val="007E2CE2"/>
    <w:rsid w:val="007E34EF"/>
    <w:rsid w:val="007E692C"/>
    <w:rsid w:val="007F47DC"/>
    <w:rsid w:val="007F4A7D"/>
    <w:rsid w:val="007F7EBA"/>
    <w:rsid w:val="00800797"/>
    <w:rsid w:val="00805B2E"/>
    <w:rsid w:val="00815B2C"/>
    <w:rsid w:val="0082282B"/>
    <w:rsid w:val="00822894"/>
    <w:rsid w:val="008234D7"/>
    <w:rsid w:val="008248E1"/>
    <w:rsid w:val="008278E6"/>
    <w:rsid w:val="008308BF"/>
    <w:rsid w:val="00831875"/>
    <w:rsid w:val="00834AA2"/>
    <w:rsid w:val="0083564C"/>
    <w:rsid w:val="00835A19"/>
    <w:rsid w:val="008369C3"/>
    <w:rsid w:val="00836FE4"/>
    <w:rsid w:val="00843D5A"/>
    <w:rsid w:val="00844B59"/>
    <w:rsid w:val="00845959"/>
    <w:rsid w:val="00846A44"/>
    <w:rsid w:val="0085053C"/>
    <w:rsid w:val="008508B9"/>
    <w:rsid w:val="008513A7"/>
    <w:rsid w:val="00851C3C"/>
    <w:rsid w:val="0085382A"/>
    <w:rsid w:val="0085607D"/>
    <w:rsid w:val="008602B1"/>
    <w:rsid w:val="00860A7E"/>
    <w:rsid w:val="00861B70"/>
    <w:rsid w:val="008648B1"/>
    <w:rsid w:val="00864D57"/>
    <w:rsid w:val="008650EA"/>
    <w:rsid w:val="00867ABE"/>
    <w:rsid w:val="00870C86"/>
    <w:rsid w:val="00872354"/>
    <w:rsid w:val="00874B1E"/>
    <w:rsid w:val="00874E1A"/>
    <w:rsid w:val="008762D8"/>
    <w:rsid w:val="00876F44"/>
    <w:rsid w:val="00877CE9"/>
    <w:rsid w:val="008807C0"/>
    <w:rsid w:val="008839C9"/>
    <w:rsid w:val="008846AE"/>
    <w:rsid w:val="00884947"/>
    <w:rsid w:val="008857C5"/>
    <w:rsid w:val="008857FC"/>
    <w:rsid w:val="00886A4E"/>
    <w:rsid w:val="008904A6"/>
    <w:rsid w:val="00891E25"/>
    <w:rsid w:val="0089429D"/>
    <w:rsid w:val="00895CFF"/>
    <w:rsid w:val="008A1EA8"/>
    <w:rsid w:val="008A48FF"/>
    <w:rsid w:val="008A5FC4"/>
    <w:rsid w:val="008A7AE7"/>
    <w:rsid w:val="008B0D6F"/>
    <w:rsid w:val="008B1E5F"/>
    <w:rsid w:val="008B3014"/>
    <w:rsid w:val="008B3A98"/>
    <w:rsid w:val="008B3E7F"/>
    <w:rsid w:val="008B4B3F"/>
    <w:rsid w:val="008B721C"/>
    <w:rsid w:val="008C1304"/>
    <w:rsid w:val="008D1B29"/>
    <w:rsid w:val="008D3680"/>
    <w:rsid w:val="008D383C"/>
    <w:rsid w:val="008D5A08"/>
    <w:rsid w:val="008D7C67"/>
    <w:rsid w:val="008E1C78"/>
    <w:rsid w:val="008E257D"/>
    <w:rsid w:val="008E295E"/>
    <w:rsid w:val="008E7BA3"/>
    <w:rsid w:val="008F524C"/>
    <w:rsid w:val="008F7610"/>
    <w:rsid w:val="008F7AF0"/>
    <w:rsid w:val="009006DB"/>
    <w:rsid w:val="00902C03"/>
    <w:rsid w:val="00903652"/>
    <w:rsid w:val="009045B6"/>
    <w:rsid w:val="00906999"/>
    <w:rsid w:val="00906F2F"/>
    <w:rsid w:val="00907517"/>
    <w:rsid w:val="00907C43"/>
    <w:rsid w:val="0091338D"/>
    <w:rsid w:val="00915829"/>
    <w:rsid w:val="00921B99"/>
    <w:rsid w:val="009235CE"/>
    <w:rsid w:val="00931824"/>
    <w:rsid w:val="009332E0"/>
    <w:rsid w:val="00935AB2"/>
    <w:rsid w:val="009401B6"/>
    <w:rsid w:val="00943C1A"/>
    <w:rsid w:val="0094497F"/>
    <w:rsid w:val="00946C09"/>
    <w:rsid w:val="00953BA5"/>
    <w:rsid w:val="00955423"/>
    <w:rsid w:val="009560A2"/>
    <w:rsid w:val="0095676D"/>
    <w:rsid w:val="009571F7"/>
    <w:rsid w:val="009629F4"/>
    <w:rsid w:val="00962D31"/>
    <w:rsid w:val="00962F8B"/>
    <w:rsid w:val="00963E76"/>
    <w:rsid w:val="00966C57"/>
    <w:rsid w:val="00971043"/>
    <w:rsid w:val="009755DE"/>
    <w:rsid w:val="00980029"/>
    <w:rsid w:val="00980B8C"/>
    <w:rsid w:val="00981DDE"/>
    <w:rsid w:val="009829B2"/>
    <w:rsid w:val="00982C5C"/>
    <w:rsid w:val="009843C7"/>
    <w:rsid w:val="00987A80"/>
    <w:rsid w:val="009910F2"/>
    <w:rsid w:val="00991BFC"/>
    <w:rsid w:val="00994494"/>
    <w:rsid w:val="009A064E"/>
    <w:rsid w:val="009A115E"/>
    <w:rsid w:val="009A2832"/>
    <w:rsid w:val="009A607B"/>
    <w:rsid w:val="009A6573"/>
    <w:rsid w:val="009A73B6"/>
    <w:rsid w:val="009C31AA"/>
    <w:rsid w:val="009C45DB"/>
    <w:rsid w:val="009C4840"/>
    <w:rsid w:val="009C4B5E"/>
    <w:rsid w:val="009C4D65"/>
    <w:rsid w:val="009D0BE6"/>
    <w:rsid w:val="009D1255"/>
    <w:rsid w:val="009E1FDD"/>
    <w:rsid w:val="009E5A55"/>
    <w:rsid w:val="009E7420"/>
    <w:rsid w:val="009E7C3B"/>
    <w:rsid w:val="009F1A33"/>
    <w:rsid w:val="009F603E"/>
    <w:rsid w:val="00A01B66"/>
    <w:rsid w:val="00A024BE"/>
    <w:rsid w:val="00A040B2"/>
    <w:rsid w:val="00A0722A"/>
    <w:rsid w:val="00A12F0E"/>
    <w:rsid w:val="00A15C80"/>
    <w:rsid w:val="00A1602B"/>
    <w:rsid w:val="00A1659C"/>
    <w:rsid w:val="00A17399"/>
    <w:rsid w:val="00A2447B"/>
    <w:rsid w:val="00A26FFB"/>
    <w:rsid w:val="00A30621"/>
    <w:rsid w:val="00A30952"/>
    <w:rsid w:val="00A35DAC"/>
    <w:rsid w:val="00A3657A"/>
    <w:rsid w:val="00A4018A"/>
    <w:rsid w:val="00A45710"/>
    <w:rsid w:val="00A52554"/>
    <w:rsid w:val="00A535EA"/>
    <w:rsid w:val="00A54AA2"/>
    <w:rsid w:val="00A55ED5"/>
    <w:rsid w:val="00A577C2"/>
    <w:rsid w:val="00A57B30"/>
    <w:rsid w:val="00A6153B"/>
    <w:rsid w:val="00A6351B"/>
    <w:rsid w:val="00A66740"/>
    <w:rsid w:val="00A7036C"/>
    <w:rsid w:val="00A71C83"/>
    <w:rsid w:val="00A7247A"/>
    <w:rsid w:val="00A741DC"/>
    <w:rsid w:val="00A82BC3"/>
    <w:rsid w:val="00A83D0B"/>
    <w:rsid w:val="00A843FF"/>
    <w:rsid w:val="00A85205"/>
    <w:rsid w:val="00A86A1D"/>
    <w:rsid w:val="00A86B2E"/>
    <w:rsid w:val="00A93707"/>
    <w:rsid w:val="00A93E2F"/>
    <w:rsid w:val="00A94B21"/>
    <w:rsid w:val="00A957E8"/>
    <w:rsid w:val="00AA199A"/>
    <w:rsid w:val="00AB4139"/>
    <w:rsid w:val="00AB5EDA"/>
    <w:rsid w:val="00AC0D28"/>
    <w:rsid w:val="00AC36E5"/>
    <w:rsid w:val="00AC67AA"/>
    <w:rsid w:val="00AD0EA2"/>
    <w:rsid w:val="00AD326F"/>
    <w:rsid w:val="00AD6F0B"/>
    <w:rsid w:val="00AE08D6"/>
    <w:rsid w:val="00AE23DA"/>
    <w:rsid w:val="00AE3683"/>
    <w:rsid w:val="00AE3D46"/>
    <w:rsid w:val="00AE516C"/>
    <w:rsid w:val="00AF18F5"/>
    <w:rsid w:val="00AF2127"/>
    <w:rsid w:val="00AF21E0"/>
    <w:rsid w:val="00AF5379"/>
    <w:rsid w:val="00B00B59"/>
    <w:rsid w:val="00B05EDE"/>
    <w:rsid w:val="00B07AA8"/>
    <w:rsid w:val="00B10BA8"/>
    <w:rsid w:val="00B10BC0"/>
    <w:rsid w:val="00B10BE5"/>
    <w:rsid w:val="00B123C1"/>
    <w:rsid w:val="00B12A43"/>
    <w:rsid w:val="00B148B4"/>
    <w:rsid w:val="00B167F6"/>
    <w:rsid w:val="00B2669E"/>
    <w:rsid w:val="00B355AB"/>
    <w:rsid w:val="00B358F7"/>
    <w:rsid w:val="00B37712"/>
    <w:rsid w:val="00B402F5"/>
    <w:rsid w:val="00B4216D"/>
    <w:rsid w:val="00B42326"/>
    <w:rsid w:val="00B4391C"/>
    <w:rsid w:val="00B53886"/>
    <w:rsid w:val="00B56BE6"/>
    <w:rsid w:val="00B6112E"/>
    <w:rsid w:val="00B71045"/>
    <w:rsid w:val="00B737B2"/>
    <w:rsid w:val="00B80426"/>
    <w:rsid w:val="00B81BB0"/>
    <w:rsid w:val="00B828CB"/>
    <w:rsid w:val="00B82B04"/>
    <w:rsid w:val="00B84B6C"/>
    <w:rsid w:val="00B93603"/>
    <w:rsid w:val="00B93DF6"/>
    <w:rsid w:val="00B941DF"/>
    <w:rsid w:val="00B96359"/>
    <w:rsid w:val="00B9798E"/>
    <w:rsid w:val="00B97B7D"/>
    <w:rsid w:val="00BA2B4A"/>
    <w:rsid w:val="00BA3951"/>
    <w:rsid w:val="00BA4C69"/>
    <w:rsid w:val="00BA57AB"/>
    <w:rsid w:val="00BB13DF"/>
    <w:rsid w:val="00BB409A"/>
    <w:rsid w:val="00BB4E0F"/>
    <w:rsid w:val="00BC1A25"/>
    <w:rsid w:val="00BC3F43"/>
    <w:rsid w:val="00BD42E2"/>
    <w:rsid w:val="00BE0165"/>
    <w:rsid w:val="00BE0A57"/>
    <w:rsid w:val="00BE0A83"/>
    <w:rsid w:val="00BE26E5"/>
    <w:rsid w:val="00BE44F6"/>
    <w:rsid w:val="00BE52D7"/>
    <w:rsid w:val="00BE576C"/>
    <w:rsid w:val="00BE66B1"/>
    <w:rsid w:val="00BF1E6E"/>
    <w:rsid w:val="00BF2604"/>
    <w:rsid w:val="00BF2820"/>
    <w:rsid w:val="00BF63BF"/>
    <w:rsid w:val="00BF728D"/>
    <w:rsid w:val="00C0030F"/>
    <w:rsid w:val="00C01F63"/>
    <w:rsid w:val="00C0352D"/>
    <w:rsid w:val="00C03644"/>
    <w:rsid w:val="00C04930"/>
    <w:rsid w:val="00C05D36"/>
    <w:rsid w:val="00C07093"/>
    <w:rsid w:val="00C11033"/>
    <w:rsid w:val="00C22B2E"/>
    <w:rsid w:val="00C22DAB"/>
    <w:rsid w:val="00C23BA9"/>
    <w:rsid w:val="00C245FE"/>
    <w:rsid w:val="00C26E49"/>
    <w:rsid w:val="00C27408"/>
    <w:rsid w:val="00C27686"/>
    <w:rsid w:val="00C34B9E"/>
    <w:rsid w:val="00C379DC"/>
    <w:rsid w:val="00C42478"/>
    <w:rsid w:val="00C443CF"/>
    <w:rsid w:val="00C4571C"/>
    <w:rsid w:val="00C5070B"/>
    <w:rsid w:val="00C50EED"/>
    <w:rsid w:val="00C51D8A"/>
    <w:rsid w:val="00C55581"/>
    <w:rsid w:val="00C6069B"/>
    <w:rsid w:val="00C6332F"/>
    <w:rsid w:val="00C65107"/>
    <w:rsid w:val="00C67B40"/>
    <w:rsid w:val="00C70A24"/>
    <w:rsid w:val="00C7189A"/>
    <w:rsid w:val="00C72FB7"/>
    <w:rsid w:val="00C74BB3"/>
    <w:rsid w:val="00C8620A"/>
    <w:rsid w:val="00C909B3"/>
    <w:rsid w:val="00C96940"/>
    <w:rsid w:val="00C96C14"/>
    <w:rsid w:val="00CA0C96"/>
    <w:rsid w:val="00CA27EC"/>
    <w:rsid w:val="00CA3827"/>
    <w:rsid w:val="00CA39BA"/>
    <w:rsid w:val="00CB15D7"/>
    <w:rsid w:val="00CB32B6"/>
    <w:rsid w:val="00CC0C4B"/>
    <w:rsid w:val="00CC3A7E"/>
    <w:rsid w:val="00CC4E46"/>
    <w:rsid w:val="00CC6494"/>
    <w:rsid w:val="00CC6F18"/>
    <w:rsid w:val="00CC7E88"/>
    <w:rsid w:val="00CD0E00"/>
    <w:rsid w:val="00CD249C"/>
    <w:rsid w:val="00CD570F"/>
    <w:rsid w:val="00CD76BB"/>
    <w:rsid w:val="00CE07DA"/>
    <w:rsid w:val="00CE2B06"/>
    <w:rsid w:val="00CE7E75"/>
    <w:rsid w:val="00CF4557"/>
    <w:rsid w:val="00CF4812"/>
    <w:rsid w:val="00CF5E96"/>
    <w:rsid w:val="00CF687F"/>
    <w:rsid w:val="00D03D5C"/>
    <w:rsid w:val="00D058A1"/>
    <w:rsid w:val="00D075F3"/>
    <w:rsid w:val="00D118ED"/>
    <w:rsid w:val="00D11BC9"/>
    <w:rsid w:val="00D124D6"/>
    <w:rsid w:val="00D16665"/>
    <w:rsid w:val="00D168E0"/>
    <w:rsid w:val="00D20B65"/>
    <w:rsid w:val="00D20CA5"/>
    <w:rsid w:val="00D25B72"/>
    <w:rsid w:val="00D26ADE"/>
    <w:rsid w:val="00D27508"/>
    <w:rsid w:val="00D3028D"/>
    <w:rsid w:val="00D32DC0"/>
    <w:rsid w:val="00D33D3E"/>
    <w:rsid w:val="00D42CB9"/>
    <w:rsid w:val="00D42E7F"/>
    <w:rsid w:val="00D433CC"/>
    <w:rsid w:val="00D43DDD"/>
    <w:rsid w:val="00D50942"/>
    <w:rsid w:val="00D51922"/>
    <w:rsid w:val="00D52923"/>
    <w:rsid w:val="00D52BF1"/>
    <w:rsid w:val="00D549EA"/>
    <w:rsid w:val="00D555A3"/>
    <w:rsid w:val="00D558C2"/>
    <w:rsid w:val="00D6308A"/>
    <w:rsid w:val="00D633DD"/>
    <w:rsid w:val="00D64DCC"/>
    <w:rsid w:val="00D71A88"/>
    <w:rsid w:val="00D74C33"/>
    <w:rsid w:val="00D80700"/>
    <w:rsid w:val="00D80974"/>
    <w:rsid w:val="00D850D0"/>
    <w:rsid w:val="00D85C21"/>
    <w:rsid w:val="00D92BDB"/>
    <w:rsid w:val="00D934CC"/>
    <w:rsid w:val="00D94378"/>
    <w:rsid w:val="00D945F0"/>
    <w:rsid w:val="00D956F4"/>
    <w:rsid w:val="00D97DC2"/>
    <w:rsid w:val="00DA6140"/>
    <w:rsid w:val="00DA7FFB"/>
    <w:rsid w:val="00DB1CC2"/>
    <w:rsid w:val="00DB4640"/>
    <w:rsid w:val="00DB5E81"/>
    <w:rsid w:val="00DB78A3"/>
    <w:rsid w:val="00DC03D2"/>
    <w:rsid w:val="00DC0DF5"/>
    <w:rsid w:val="00DC1DC3"/>
    <w:rsid w:val="00DC437C"/>
    <w:rsid w:val="00DC600D"/>
    <w:rsid w:val="00DC64FC"/>
    <w:rsid w:val="00DD192C"/>
    <w:rsid w:val="00DD21C1"/>
    <w:rsid w:val="00DD7001"/>
    <w:rsid w:val="00DD7516"/>
    <w:rsid w:val="00DE321B"/>
    <w:rsid w:val="00DE44A7"/>
    <w:rsid w:val="00DF01DA"/>
    <w:rsid w:val="00DF3CB3"/>
    <w:rsid w:val="00DF4AA1"/>
    <w:rsid w:val="00DF520F"/>
    <w:rsid w:val="00DF7B90"/>
    <w:rsid w:val="00E00175"/>
    <w:rsid w:val="00E021BA"/>
    <w:rsid w:val="00E0457E"/>
    <w:rsid w:val="00E0567B"/>
    <w:rsid w:val="00E061BD"/>
    <w:rsid w:val="00E0728F"/>
    <w:rsid w:val="00E11CA7"/>
    <w:rsid w:val="00E16BEA"/>
    <w:rsid w:val="00E20411"/>
    <w:rsid w:val="00E233C7"/>
    <w:rsid w:val="00E234A7"/>
    <w:rsid w:val="00E238EB"/>
    <w:rsid w:val="00E304A9"/>
    <w:rsid w:val="00E3102E"/>
    <w:rsid w:val="00E32863"/>
    <w:rsid w:val="00E34350"/>
    <w:rsid w:val="00E40986"/>
    <w:rsid w:val="00E42935"/>
    <w:rsid w:val="00E435A6"/>
    <w:rsid w:val="00E4646C"/>
    <w:rsid w:val="00E5011C"/>
    <w:rsid w:val="00E50A76"/>
    <w:rsid w:val="00E516C1"/>
    <w:rsid w:val="00E5775D"/>
    <w:rsid w:val="00E57767"/>
    <w:rsid w:val="00E61EDD"/>
    <w:rsid w:val="00E628EE"/>
    <w:rsid w:val="00E65C02"/>
    <w:rsid w:val="00E65E01"/>
    <w:rsid w:val="00E676C3"/>
    <w:rsid w:val="00E705BF"/>
    <w:rsid w:val="00E75212"/>
    <w:rsid w:val="00E7596B"/>
    <w:rsid w:val="00E7748B"/>
    <w:rsid w:val="00E80127"/>
    <w:rsid w:val="00E81999"/>
    <w:rsid w:val="00E822E1"/>
    <w:rsid w:val="00E830BA"/>
    <w:rsid w:val="00E83D04"/>
    <w:rsid w:val="00E84B16"/>
    <w:rsid w:val="00E928EA"/>
    <w:rsid w:val="00E93D12"/>
    <w:rsid w:val="00E93ED2"/>
    <w:rsid w:val="00E95312"/>
    <w:rsid w:val="00E95E55"/>
    <w:rsid w:val="00E96722"/>
    <w:rsid w:val="00E96F41"/>
    <w:rsid w:val="00E97682"/>
    <w:rsid w:val="00EA051C"/>
    <w:rsid w:val="00EA1053"/>
    <w:rsid w:val="00EA1777"/>
    <w:rsid w:val="00EA209F"/>
    <w:rsid w:val="00EA2A1D"/>
    <w:rsid w:val="00EA3963"/>
    <w:rsid w:val="00EA3D8B"/>
    <w:rsid w:val="00EA4AFD"/>
    <w:rsid w:val="00EB4C50"/>
    <w:rsid w:val="00EB69BB"/>
    <w:rsid w:val="00EB6FE4"/>
    <w:rsid w:val="00EC01D1"/>
    <w:rsid w:val="00EC0F80"/>
    <w:rsid w:val="00EC32CB"/>
    <w:rsid w:val="00EC3BF7"/>
    <w:rsid w:val="00ED61E4"/>
    <w:rsid w:val="00ED70A8"/>
    <w:rsid w:val="00EE247E"/>
    <w:rsid w:val="00EE3F7C"/>
    <w:rsid w:val="00EE70A4"/>
    <w:rsid w:val="00EF019F"/>
    <w:rsid w:val="00EF1CF8"/>
    <w:rsid w:val="00EF1FCC"/>
    <w:rsid w:val="00EF2431"/>
    <w:rsid w:val="00EF3415"/>
    <w:rsid w:val="00EF43D7"/>
    <w:rsid w:val="00EF5A1F"/>
    <w:rsid w:val="00F00411"/>
    <w:rsid w:val="00F0172A"/>
    <w:rsid w:val="00F058D6"/>
    <w:rsid w:val="00F0745B"/>
    <w:rsid w:val="00F0774E"/>
    <w:rsid w:val="00F10585"/>
    <w:rsid w:val="00F14E56"/>
    <w:rsid w:val="00F21701"/>
    <w:rsid w:val="00F23CBB"/>
    <w:rsid w:val="00F2439E"/>
    <w:rsid w:val="00F3065D"/>
    <w:rsid w:val="00F30C3F"/>
    <w:rsid w:val="00F33993"/>
    <w:rsid w:val="00F343F7"/>
    <w:rsid w:val="00F3587D"/>
    <w:rsid w:val="00F43265"/>
    <w:rsid w:val="00F4408F"/>
    <w:rsid w:val="00F471DA"/>
    <w:rsid w:val="00F50C78"/>
    <w:rsid w:val="00F539EE"/>
    <w:rsid w:val="00F55EE5"/>
    <w:rsid w:val="00F5606C"/>
    <w:rsid w:val="00F607B0"/>
    <w:rsid w:val="00F62F29"/>
    <w:rsid w:val="00F63846"/>
    <w:rsid w:val="00F642D7"/>
    <w:rsid w:val="00F647A4"/>
    <w:rsid w:val="00F7005E"/>
    <w:rsid w:val="00F72AB9"/>
    <w:rsid w:val="00F73FB6"/>
    <w:rsid w:val="00F87133"/>
    <w:rsid w:val="00F954FD"/>
    <w:rsid w:val="00FA3C0B"/>
    <w:rsid w:val="00FA43DC"/>
    <w:rsid w:val="00FA75DB"/>
    <w:rsid w:val="00FB35E1"/>
    <w:rsid w:val="00FB3A1B"/>
    <w:rsid w:val="00FB48E4"/>
    <w:rsid w:val="00FB6192"/>
    <w:rsid w:val="00FC2918"/>
    <w:rsid w:val="00FC33D7"/>
    <w:rsid w:val="00FC34B0"/>
    <w:rsid w:val="00FC4403"/>
    <w:rsid w:val="00FC6745"/>
    <w:rsid w:val="00FC6991"/>
    <w:rsid w:val="00FD075F"/>
    <w:rsid w:val="00FD1BCB"/>
    <w:rsid w:val="00FD3601"/>
    <w:rsid w:val="00FD3E4A"/>
    <w:rsid w:val="00FD4304"/>
    <w:rsid w:val="00FE41A9"/>
    <w:rsid w:val="00FF218C"/>
    <w:rsid w:val="00FF2BDF"/>
    <w:rsid w:val="00FF3182"/>
    <w:rsid w:val="00FF4109"/>
    <w:rsid w:val="00FF4476"/>
    <w:rsid w:val="00FF73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CBAEF"/>
  <w15:chartTrackingRefBased/>
  <w15:docId w15:val="{36132DB5-CA15-4D28-A962-73BED2084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0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00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00B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00B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0B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0B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0B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0B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0B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0B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0B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00B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00B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0B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0B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0B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0B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0B59"/>
    <w:rPr>
      <w:rFonts w:eastAsiaTheme="majorEastAsia" w:cstheme="majorBidi"/>
      <w:color w:val="272727" w:themeColor="text1" w:themeTint="D8"/>
    </w:rPr>
  </w:style>
  <w:style w:type="paragraph" w:styleId="Ttulo">
    <w:name w:val="Title"/>
    <w:basedOn w:val="Normal"/>
    <w:next w:val="Normal"/>
    <w:link w:val="TtuloCar"/>
    <w:uiPriority w:val="10"/>
    <w:qFormat/>
    <w:rsid w:val="00B00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0B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0B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0B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0B59"/>
    <w:pPr>
      <w:spacing w:before="160"/>
      <w:jc w:val="center"/>
    </w:pPr>
    <w:rPr>
      <w:i/>
      <w:iCs/>
      <w:color w:val="404040" w:themeColor="text1" w:themeTint="BF"/>
    </w:rPr>
  </w:style>
  <w:style w:type="character" w:customStyle="1" w:styleId="CitaCar">
    <w:name w:val="Cita Car"/>
    <w:basedOn w:val="Fuentedeprrafopredeter"/>
    <w:link w:val="Cita"/>
    <w:uiPriority w:val="29"/>
    <w:rsid w:val="00B00B59"/>
    <w:rPr>
      <w:i/>
      <w:iCs/>
      <w:color w:val="404040" w:themeColor="text1" w:themeTint="BF"/>
    </w:rPr>
  </w:style>
  <w:style w:type="paragraph" w:styleId="Prrafodelista">
    <w:name w:val="List Paragraph"/>
    <w:basedOn w:val="Normal"/>
    <w:uiPriority w:val="34"/>
    <w:qFormat/>
    <w:rsid w:val="00B00B59"/>
    <w:pPr>
      <w:ind w:left="720"/>
      <w:contextualSpacing/>
    </w:pPr>
  </w:style>
  <w:style w:type="character" w:styleId="nfasisintenso">
    <w:name w:val="Intense Emphasis"/>
    <w:basedOn w:val="Fuentedeprrafopredeter"/>
    <w:uiPriority w:val="21"/>
    <w:qFormat/>
    <w:rsid w:val="00B00B59"/>
    <w:rPr>
      <w:i/>
      <w:iCs/>
      <w:color w:val="0F4761" w:themeColor="accent1" w:themeShade="BF"/>
    </w:rPr>
  </w:style>
  <w:style w:type="paragraph" w:styleId="Citadestacada">
    <w:name w:val="Intense Quote"/>
    <w:basedOn w:val="Normal"/>
    <w:next w:val="Normal"/>
    <w:link w:val="CitadestacadaCar"/>
    <w:uiPriority w:val="30"/>
    <w:qFormat/>
    <w:rsid w:val="00B00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0B59"/>
    <w:rPr>
      <w:i/>
      <w:iCs/>
      <w:color w:val="0F4761" w:themeColor="accent1" w:themeShade="BF"/>
    </w:rPr>
  </w:style>
  <w:style w:type="character" w:styleId="Referenciaintensa">
    <w:name w:val="Intense Reference"/>
    <w:basedOn w:val="Fuentedeprrafopredeter"/>
    <w:uiPriority w:val="32"/>
    <w:qFormat/>
    <w:rsid w:val="00B00B59"/>
    <w:rPr>
      <w:b/>
      <w:bCs/>
      <w:smallCaps/>
      <w:color w:val="0F4761" w:themeColor="accent1" w:themeShade="BF"/>
      <w:spacing w:val="5"/>
    </w:rPr>
  </w:style>
  <w:style w:type="character" w:styleId="Hipervnculo">
    <w:name w:val="Hyperlink"/>
    <w:basedOn w:val="Fuentedeprrafopredeter"/>
    <w:uiPriority w:val="99"/>
    <w:unhideWhenUsed/>
    <w:rsid w:val="008D3680"/>
    <w:rPr>
      <w:color w:val="467886" w:themeColor="hyperlink"/>
      <w:u w:val="single"/>
    </w:rPr>
  </w:style>
  <w:style w:type="character" w:styleId="Mencinsinresolver">
    <w:name w:val="Unresolved Mention"/>
    <w:basedOn w:val="Fuentedeprrafopredeter"/>
    <w:uiPriority w:val="99"/>
    <w:semiHidden/>
    <w:unhideWhenUsed/>
    <w:rsid w:val="008D3680"/>
    <w:rPr>
      <w:color w:val="605E5C"/>
      <w:shd w:val="clear" w:color="auto" w:fill="E1DFDD"/>
    </w:rPr>
  </w:style>
  <w:style w:type="table" w:styleId="Tablaconcuadrculaclara">
    <w:name w:val="Grid Table Light"/>
    <w:basedOn w:val="Tablanormal"/>
    <w:uiPriority w:val="40"/>
    <w:rsid w:val="000835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0835A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0835A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o-nfasis2">
    <w:name w:val="Grid Table 1 Light Accent 2"/>
    <w:basedOn w:val="Tablanormal"/>
    <w:uiPriority w:val="46"/>
    <w:rsid w:val="000835A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0835A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0835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0835A7"/>
    <w:rPr>
      <w:color w:val="808080"/>
    </w:rPr>
  </w:style>
  <w:style w:type="paragraph" w:styleId="Revisin">
    <w:name w:val="Revision"/>
    <w:hidden/>
    <w:uiPriority w:val="99"/>
    <w:semiHidden/>
    <w:rsid w:val="004A332C"/>
    <w:pPr>
      <w:spacing w:after="0" w:line="240" w:lineRule="auto"/>
    </w:pPr>
  </w:style>
  <w:style w:type="character" w:styleId="Refdecomentario">
    <w:name w:val="annotation reference"/>
    <w:basedOn w:val="Fuentedeprrafopredeter"/>
    <w:uiPriority w:val="99"/>
    <w:semiHidden/>
    <w:unhideWhenUsed/>
    <w:rsid w:val="007E1C49"/>
    <w:rPr>
      <w:sz w:val="16"/>
      <w:szCs w:val="16"/>
    </w:rPr>
  </w:style>
  <w:style w:type="paragraph" w:styleId="Textocomentario">
    <w:name w:val="annotation text"/>
    <w:basedOn w:val="Normal"/>
    <w:link w:val="TextocomentarioCar"/>
    <w:uiPriority w:val="99"/>
    <w:unhideWhenUsed/>
    <w:rsid w:val="007E1C49"/>
    <w:pPr>
      <w:spacing w:line="240" w:lineRule="auto"/>
    </w:pPr>
    <w:rPr>
      <w:sz w:val="20"/>
      <w:szCs w:val="20"/>
    </w:rPr>
  </w:style>
  <w:style w:type="character" w:customStyle="1" w:styleId="TextocomentarioCar">
    <w:name w:val="Texto comentario Car"/>
    <w:basedOn w:val="Fuentedeprrafopredeter"/>
    <w:link w:val="Textocomentario"/>
    <w:uiPriority w:val="99"/>
    <w:rsid w:val="007E1C49"/>
    <w:rPr>
      <w:sz w:val="20"/>
      <w:szCs w:val="20"/>
    </w:rPr>
  </w:style>
  <w:style w:type="paragraph" w:styleId="Asuntodelcomentario">
    <w:name w:val="annotation subject"/>
    <w:basedOn w:val="Textocomentario"/>
    <w:next w:val="Textocomentario"/>
    <w:link w:val="AsuntodelcomentarioCar"/>
    <w:uiPriority w:val="99"/>
    <w:semiHidden/>
    <w:unhideWhenUsed/>
    <w:rsid w:val="007E1C49"/>
    <w:rPr>
      <w:b/>
      <w:bCs/>
    </w:rPr>
  </w:style>
  <w:style w:type="character" w:customStyle="1" w:styleId="AsuntodelcomentarioCar">
    <w:name w:val="Asunto del comentario Car"/>
    <w:basedOn w:val="TextocomentarioCar"/>
    <w:link w:val="Asuntodelcomentario"/>
    <w:uiPriority w:val="99"/>
    <w:semiHidden/>
    <w:rsid w:val="007E1C49"/>
    <w:rPr>
      <w:b/>
      <w:bCs/>
      <w:sz w:val="20"/>
      <w:szCs w:val="20"/>
    </w:rPr>
  </w:style>
  <w:style w:type="paragraph" w:styleId="Encabezado">
    <w:name w:val="header"/>
    <w:basedOn w:val="Normal"/>
    <w:link w:val="EncabezadoCar"/>
    <w:uiPriority w:val="99"/>
    <w:unhideWhenUsed/>
    <w:rsid w:val="00C049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4930"/>
  </w:style>
  <w:style w:type="paragraph" w:styleId="Piedepgina">
    <w:name w:val="footer"/>
    <w:basedOn w:val="Normal"/>
    <w:link w:val="PiedepginaCar"/>
    <w:uiPriority w:val="99"/>
    <w:unhideWhenUsed/>
    <w:rsid w:val="00C049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4930"/>
  </w:style>
  <w:style w:type="table" w:styleId="Tablanormal4">
    <w:name w:val="Plain Table 4"/>
    <w:basedOn w:val="Tablanormal"/>
    <w:uiPriority w:val="44"/>
    <w:rsid w:val="00C049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
    <w:name w:val="List Table 1 Light"/>
    <w:basedOn w:val="Tablanormal"/>
    <w:uiPriority w:val="46"/>
    <w:rsid w:val="00C049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fasissutil">
    <w:name w:val="Subtle Emphasis"/>
    <w:basedOn w:val="Fuentedeprrafopredeter"/>
    <w:uiPriority w:val="19"/>
    <w:qFormat/>
    <w:rsid w:val="005B6459"/>
    <w:rPr>
      <w:i/>
      <w:iCs/>
      <w:color w:val="404040" w:themeColor="text1" w:themeTint="BF"/>
      <w:sz w:val="24"/>
    </w:rPr>
  </w:style>
  <w:style w:type="paragraph" w:styleId="NormalWeb">
    <w:name w:val="Normal (Web)"/>
    <w:basedOn w:val="Normal"/>
    <w:uiPriority w:val="99"/>
    <w:semiHidden/>
    <w:unhideWhenUsed/>
    <w:rsid w:val="00EA209F"/>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Textoennegrita">
    <w:name w:val="Strong"/>
    <w:basedOn w:val="Fuentedeprrafopredeter"/>
    <w:uiPriority w:val="22"/>
    <w:qFormat/>
    <w:rsid w:val="00EA209F"/>
    <w:rPr>
      <w:b/>
      <w:bCs/>
    </w:rPr>
  </w:style>
  <w:style w:type="character" w:customStyle="1" w:styleId="katex-mathml">
    <w:name w:val="katex-mathml"/>
    <w:basedOn w:val="Fuentedeprrafopredeter"/>
    <w:rsid w:val="00EA209F"/>
  </w:style>
  <w:style w:type="character" w:customStyle="1" w:styleId="mord">
    <w:name w:val="mord"/>
    <w:basedOn w:val="Fuentedeprrafopredeter"/>
    <w:rsid w:val="00EA209F"/>
  </w:style>
  <w:style w:type="character" w:customStyle="1" w:styleId="vlist-s">
    <w:name w:val="vlist-s"/>
    <w:basedOn w:val="Fuentedeprrafopredeter"/>
    <w:rsid w:val="00EA209F"/>
  </w:style>
  <w:style w:type="character" w:customStyle="1" w:styleId="mspace">
    <w:name w:val="mspace"/>
    <w:basedOn w:val="Fuentedeprrafopredeter"/>
    <w:rsid w:val="00EA209F"/>
  </w:style>
  <w:style w:type="character" w:customStyle="1" w:styleId="mrel">
    <w:name w:val="mrel"/>
    <w:basedOn w:val="Fuentedeprrafopredeter"/>
    <w:rsid w:val="00EA209F"/>
  </w:style>
  <w:style w:type="character" w:customStyle="1" w:styleId="mpunct">
    <w:name w:val="mpunct"/>
    <w:basedOn w:val="Fuentedeprrafopredeter"/>
    <w:rsid w:val="00EA209F"/>
  </w:style>
  <w:style w:type="character" w:customStyle="1" w:styleId="mopen">
    <w:name w:val="mopen"/>
    <w:basedOn w:val="Fuentedeprrafopredeter"/>
    <w:rsid w:val="00EA209F"/>
  </w:style>
  <w:style w:type="character" w:customStyle="1" w:styleId="mclose">
    <w:name w:val="mclose"/>
    <w:basedOn w:val="Fuentedeprrafopredeter"/>
    <w:rsid w:val="00EA209F"/>
  </w:style>
  <w:style w:type="character" w:customStyle="1" w:styleId="mbin">
    <w:name w:val="mbin"/>
    <w:basedOn w:val="Fuentedeprrafopredeter"/>
    <w:rsid w:val="00EA209F"/>
  </w:style>
  <w:style w:type="table" w:styleId="Tablaconcuadrcula">
    <w:name w:val="Table Grid"/>
    <w:basedOn w:val="Tablanormal"/>
    <w:uiPriority w:val="39"/>
    <w:rsid w:val="00E95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1107F5"/>
    <w:pPr>
      <w:widowControl w:val="0"/>
      <w:autoSpaceDE w:val="0"/>
      <w:autoSpaceDN w:val="0"/>
      <w:spacing w:after="0" w:line="240" w:lineRule="auto"/>
      <w:ind w:left="262"/>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rsid w:val="001107F5"/>
    <w:rPr>
      <w:rFonts w:ascii="Arial MT" w:eastAsia="Arial MT" w:hAnsi="Arial MT" w:cs="Arial MT"/>
      <w:kern w:val="0"/>
      <w:lang w:val="es-ES"/>
      <w14:ligatures w14:val="none"/>
    </w:rPr>
  </w:style>
  <w:style w:type="table" w:customStyle="1" w:styleId="TableNormal">
    <w:name w:val="Table Normal"/>
    <w:uiPriority w:val="2"/>
    <w:semiHidden/>
    <w:unhideWhenUsed/>
    <w:qFormat/>
    <w:rsid w:val="00FE41A9"/>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FB6192"/>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FB6192"/>
    <w:pPr>
      <w:spacing w:after="100"/>
    </w:pPr>
  </w:style>
  <w:style w:type="paragraph" w:styleId="TDC2">
    <w:name w:val="toc 2"/>
    <w:basedOn w:val="Normal"/>
    <w:next w:val="Normal"/>
    <w:autoRedefine/>
    <w:uiPriority w:val="39"/>
    <w:unhideWhenUsed/>
    <w:rsid w:val="00FB6192"/>
    <w:pPr>
      <w:spacing w:after="100"/>
      <w:ind w:left="240"/>
    </w:pPr>
  </w:style>
  <w:style w:type="paragraph" w:styleId="TDC3">
    <w:name w:val="toc 3"/>
    <w:basedOn w:val="Normal"/>
    <w:next w:val="Normal"/>
    <w:autoRedefine/>
    <w:uiPriority w:val="39"/>
    <w:unhideWhenUsed/>
    <w:rsid w:val="00FB6192"/>
    <w:pPr>
      <w:spacing w:after="100"/>
      <w:ind w:left="480"/>
    </w:pPr>
  </w:style>
  <w:style w:type="paragraph" w:customStyle="1" w:styleId="codigo">
    <w:name w:val="codigo"/>
    <w:basedOn w:val="Normal"/>
    <w:link w:val="codigoCar"/>
    <w:qFormat/>
    <w:rsid w:val="00A3657A"/>
    <w:pPr>
      <w:spacing w:line="360" w:lineRule="auto"/>
      <w:jc w:val="both"/>
    </w:pPr>
    <w:rPr>
      <w:rFonts w:ascii="Consolas" w:hAnsi="Consolas" w:cs="Arial"/>
    </w:rPr>
  </w:style>
  <w:style w:type="character" w:customStyle="1" w:styleId="codigoCar">
    <w:name w:val="codigo Car"/>
    <w:basedOn w:val="Fuentedeprrafopredeter"/>
    <w:link w:val="codigo"/>
    <w:rsid w:val="00A3657A"/>
    <w:rPr>
      <w:rFonts w:ascii="Consolas" w:hAnsi="Consolas" w:cs="Arial"/>
    </w:rPr>
  </w:style>
  <w:style w:type="paragraph" w:customStyle="1" w:styleId="msonormal0">
    <w:name w:val="msonormal"/>
    <w:basedOn w:val="Normal"/>
    <w:rsid w:val="00D058A1"/>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styleId="Tabladeilustraciones">
    <w:name w:val="table of figures"/>
    <w:basedOn w:val="Normal"/>
    <w:next w:val="Normal"/>
    <w:uiPriority w:val="99"/>
    <w:semiHidden/>
    <w:unhideWhenUsed/>
    <w:rsid w:val="006B4C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2973">
      <w:bodyDiv w:val="1"/>
      <w:marLeft w:val="0"/>
      <w:marRight w:val="0"/>
      <w:marTop w:val="0"/>
      <w:marBottom w:val="0"/>
      <w:divBdr>
        <w:top w:val="none" w:sz="0" w:space="0" w:color="auto"/>
        <w:left w:val="none" w:sz="0" w:space="0" w:color="auto"/>
        <w:bottom w:val="none" w:sz="0" w:space="0" w:color="auto"/>
        <w:right w:val="none" w:sz="0" w:space="0" w:color="auto"/>
      </w:divBdr>
    </w:div>
    <w:div w:id="62260197">
      <w:bodyDiv w:val="1"/>
      <w:marLeft w:val="0"/>
      <w:marRight w:val="0"/>
      <w:marTop w:val="0"/>
      <w:marBottom w:val="0"/>
      <w:divBdr>
        <w:top w:val="none" w:sz="0" w:space="0" w:color="auto"/>
        <w:left w:val="none" w:sz="0" w:space="0" w:color="auto"/>
        <w:bottom w:val="none" w:sz="0" w:space="0" w:color="auto"/>
        <w:right w:val="none" w:sz="0" w:space="0" w:color="auto"/>
      </w:divBdr>
      <w:divsChild>
        <w:div w:id="529493633">
          <w:marLeft w:val="0"/>
          <w:marRight w:val="0"/>
          <w:marTop w:val="0"/>
          <w:marBottom w:val="0"/>
          <w:divBdr>
            <w:top w:val="none" w:sz="0" w:space="0" w:color="auto"/>
            <w:left w:val="none" w:sz="0" w:space="0" w:color="auto"/>
            <w:bottom w:val="none" w:sz="0" w:space="0" w:color="auto"/>
            <w:right w:val="none" w:sz="0" w:space="0" w:color="auto"/>
          </w:divBdr>
          <w:divsChild>
            <w:div w:id="791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5447">
      <w:bodyDiv w:val="1"/>
      <w:marLeft w:val="0"/>
      <w:marRight w:val="0"/>
      <w:marTop w:val="0"/>
      <w:marBottom w:val="0"/>
      <w:divBdr>
        <w:top w:val="none" w:sz="0" w:space="0" w:color="auto"/>
        <w:left w:val="none" w:sz="0" w:space="0" w:color="auto"/>
        <w:bottom w:val="none" w:sz="0" w:space="0" w:color="auto"/>
        <w:right w:val="none" w:sz="0" w:space="0" w:color="auto"/>
      </w:divBdr>
    </w:div>
    <w:div w:id="139854339">
      <w:bodyDiv w:val="1"/>
      <w:marLeft w:val="0"/>
      <w:marRight w:val="0"/>
      <w:marTop w:val="0"/>
      <w:marBottom w:val="0"/>
      <w:divBdr>
        <w:top w:val="none" w:sz="0" w:space="0" w:color="auto"/>
        <w:left w:val="none" w:sz="0" w:space="0" w:color="auto"/>
        <w:bottom w:val="none" w:sz="0" w:space="0" w:color="auto"/>
        <w:right w:val="none" w:sz="0" w:space="0" w:color="auto"/>
      </w:divBdr>
    </w:div>
    <w:div w:id="147480167">
      <w:bodyDiv w:val="1"/>
      <w:marLeft w:val="0"/>
      <w:marRight w:val="0"/>
      <w:marTop w:val="0"/>
      <w:marBottom w:val="0"/>
      <w:divBdr>
        <w:top w:val="none" w:sz="0" w:space="0" w:color="auto"/>
        <w:left w:val="none" w:sz="0" w:space="0" w:color="auto"/>
        <w:bottom w:val="none" w:sz="0" w:space="0" w:color="auto"/>
        <w:right w:val="none" w:sz="0" w:space="0" w:color="auto"/>
      </w:divBdr>
      <w:divsChild>
        <w:div w:id="1089810682">
          <w:marLeft w:val="0"/>
          <w:marRight w:val="0"/>
          <w:marTop w:val="0"/>
          <w:marBottom w:val="0"/>
          <w:divBdr>
            <w:top w:val="none" w:sz="0" w:space="0" w:color="auto"/>
            <w:left w:val="none" w:sz="0" w:space="0" w:color="auto"/>
            <w:bottom w:val="none" w:sz="0" w:space="0" w:color="auto"/>
            <w:right w:val="none" w:sz="0" w:space="0" w:color="auto"/>
          </w:divBdr>
          <w:divsChild>
            <w:div w:id="608977312">
              <w:marLeft w:val="0"/>
              <w:marRight w:val="0"/>
              <w:marTop w:val="0"/>
              <w:marBottom w:val="0"/>
              <w:divBdr>
                <w:top w:val="none" w:sz="0" w:space="0" w:color="auto"/>
                <w:left w:val="none" w:sz="0" w:space="0" w:color="auto"/>
                <w:bottom w:val="none" w:sz="0" w:space="0" w:color="auto"/>
                <w:right w:val="none" w:sz="0" w:space="0" w:color="auto"/>
              </w:divBdr>
              <w:divsChild>
                <w:div w:id="975840016">
                  <w:marLeft w:val="0"/>
                  <w:marRight w:val="0"/>
                  <w:marTop w:val="0"/>
                  <w:marBottom w:val="0"/>
                  <w:divBdr>
                    <w:top w:val="none" w:sz="0" w:space="0" w:color="auto"/>
                    <w:left w:val="none" w:sz="0" w:space="0" w:color="auto"/>
                    <w:bottom w:val="none" w:sz="0" w:space="0" w:color="auto"/>
                    <w:right w:val="none" w:sz="0" w:space="0" w:color="auto"/>
                  </w:divBdr>
                  <w:divsChild>
                    <w:div w:id="1384599632">
                      <w:marLeft w:val="0"/>
                      <w:marRight w:val="0"/>
                      <w:marTop w:val="0"/>
                      <w:marBottom w:val="0"/>
                      <w:divBdr>
                        <w:top w:val="none" w:sz="0" w:space="0" w:color="auto"/>
                        <w:left w:val="none" w:sz="0" w:space="0" w:color="auto"/>
                        <w:bottom w:val="none" w:sz="0" w:space="0" w:color="auto"/>
                        <w:right w:val="none" w:sz="0" w:space="0" w:color="auto"/>
                      </w:divBdr>
                      <w:divsChild>
                        <w:div w:id="1842508033">
                          <w:marLeft w:val="0"/>
                          <w:marRight w:val="0"/>
                          <w:marTop w:val="0"/>
                          <w:marBottom w:val="0"/>
                          <w:divBdr>
                            <w:top w:val="none" w:sz="0" w:space="0" w:color="auto"/>
                            <w:left w:val="none" w:sz="0" w:space="0" w:color="auto"/>
                            <w:bottom w:val="none" w:sz="0" w:space="0" w:color="auto"/>
                            <w:right w:val="none" w:sz="0" w:space="0" w:color="auto"/>
                          </w:divBdr>
                          <w:divsChild>
                            <w:div w:id="13874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150592">
      <w:bodyDiv w:val="1"/>
      <w:marLeft w:val="0"/>
      <w:marRight w:val="0"/>
      <w:marTop w:val="0"/>
      <w:marBottom w:val="0"/>
      <w:divBdr>
        <w:top w:val="none" w:sz="0" w:space="0" w:color="auto"/>
        <w:left w:val="none" w:sz="0" w:space="0" w:color="auto"/>
        <w:bottom w:val="none" w:sz="0" w:space="0" w:color="auto"/>
        <w:right w:val="none" w:sz="0" w:space="0" w:color="auto"/>
      </w:divBdr>
    </w:div>
    <w:div w:id="283927234">
      <w:bodyDiv w:val="1"/>
      <w:marLeft w:val="0"/>
      <w:marRight w:val="0"/>
      <w:marTop w:val="0"/>
      <w:marBottom w:val="0"/>
      <w:divBdr>
        <w:top w:val="none" w:sz="0" w:space="0" w:color="auto"/>
        <w:left w:val="none" w:sz="0" w:space="0" w:color="auto"/>
        <w:bottom w:val="none" w:sz="0" w:space="0" w:color="auto"/>
        <w:right w:val="none" w:sz="0" w:space="0" w:color="auto"/>
      </w:divBdr>
    </w:div>
    <w:div w:id="423065810">
      <w:bodyDiv w:val="1"/>
      <w:marLeft w:val="0"/>
      <w:marRight w:val="0"/>
      <w:marTop w:val="0"/>
      <w:marBottom w:val="0"/>
      <w:divBdr>
        <w:top w:val="none" w:sz="0" w:space="0" w:color="auto"/>
        <w:left w:val="none" w:sz="0" w:space="0" w:color="auto"/>
        <w:bottom w:val="none" w:sz="0" w:space="0" w:color="auto"/>
        <w:right w:val="none" w:sz="0" w:space="0" w:color="auto"/>
      </w:divBdr>
    </w:div>
    <w:div w:id="465129877">
      <w:bodyDiv w:val="1"/>
      <w:marLeft w:val="0"/>
      <w:marRight w:val="0"/>
      <w:marTop w:val="0"/>
      <w:marBottom w:val="0"/>
      <w:divBdr>
        <w:top w:val="none" w:sz="0" w:space="0" w:color="auto"/>
        <w:left w:val="none" w:sz="0" w:space="0" w:color="auto"/>
        <w:bottom w:val="none" w:sz="0" w:space="0" w:color="auto"/>
        <w:right w:val="none" w:sz="0" w:space="0" w:color="auto"/>
      </w:divBdr>
    </w:div>
    <w:div w:id="494804807">
      <w:bodyDiv w:val="1"/>
      <w:marLeft w:val="0"/>
      <w:marRight w:val="0"/>
      <w:marTop w:val="0"/>
      <w:marBottom w:val="0"/>
      <w:divBdr>
        <w:top w:val="none" w:sz="0" w:space="0" w:color="auto"/>
        <w:left w:val="none" w:sz="0" w:space="0" w:color="auto"/>
        <w:bottom w:val="none" w:sz="0" w:space="0" w:color="auto"/>
        <w:right w:val="none" w:sz="0" w:space="0" w:color="auto"/>
      </w:divBdr>
    </w:div>
    <w:div w:id="534123629">
      <w:bodyDiv w:val="1"/>
      <w:marLeft w:val="0"/>
      <w:marRight w:val="0"/>
      <w:marTop w:val="0"/>
      <w:marBottom w:val="0"/>
      <w:divBdr>
        <w:top w:val="none" w:sz="0" w:space="0" w:color="auto"/>
        <w:left w:val="none" w:sz="0" w:space="0" w:color="auto"/>
        <w:bottom w:val="none" w:sz="0" w:space="0" w:color="auto"/>
        <w:right w:val="none" w:sz="0" w:space="0" w:color="auto"/>
      </w:divBdr>
    </w:div>
    <w:div w:id="552618872">
      <w:bodyDiv w:val="1"/>
      <w:marLeft w:val="0"/>
      <w:marRight w:val="0"/>
      <w:marTop w:val="0"/>
      <w:marBottom w:val="0"/>
      <w:divBdr>
        <w:top w:val="none" w:sz="0" w:space="0" w:color="auto"/>
        <w:left w:val="none" w:sz="0" w:space="0" w:color="auto"/>
        <w:bottom w:val="none" w:sz="0" w:space="0" w:color="auto"/>
        <w:right w:val="none" w:sz="0" w:space="0" w:color="auto"/>
      </w:divBdr>
    </w:div>
    <w:div w:id="579949318">
      <w:bodyDiv w:val="1"/>
      <w:marLeft w:val="0"/>
      <w:marRight w:val="0"/>
      <w:marTop w:val="0"/>
      <w:marBottom w:val="0"/>
      <w:divBdr>
        <w:top w:val="none" w:sz="0" w:space="0" w:color="auto"/>
        <w:left w:val="none" w:sz="0" w:space="0" w:color="auto"/>
        <w:bottom w:val="none" w:sz="0" w:space="0" w:color="auto"/>
        <w:right w:val="none" w:sz="0" w:space="0" w:color="auto"/>
      </w:divBdr>
    </w:div>
    <w:div w:id="581910234">
      <w:bodyDiv w:val="1"/>
      <w:marLeft w:val="0"/>
      <w:marRight w:val="0"/>
      <w:marTop w:val="0"/>
      <w:marBottom w:val="0"/>
      <w:divBdr>
        <w:top w:val="none" w:sz="0" w:space="0" w:color="auto"/>
        <w:left w:val="none" w:sz="0" w:space="0" w:color="auto"/>
        <w:bottom w:val="none" w:sz="0" w:space="0" w:color="auto"/>
        <w:right w:val="none" w:sz="0" w:space="0" w:color="auto"/>
      </w:divBdr>
    </w:div>
    <w:div w:id="590550102">
      <w:bodyDiv w:val="1"/>
      <w:marLeft w:val="0"/>
      <w:marRight w:val="0"/>
      <w:marTop w:val="0"/>
      <w:marBottom w:val="0"/>
      <w:divBdr>
        <w:top w:val="none" w:sz="0" w:space="0" w:color="auto"/>
        <w:left w:val="none" w:sz="0" w:space="0" w:color="auto"/>
        <w:bottom w:val="none" w:sz="0" w:space="0" w:color="auto"/>
        <w:right w:val="none" w:sz="0" w:space="0" w:color="auto"/>
      </w:divBdr>
    </w:div>
    <w:div w:id="622612098">
      <w:bodyDiv w:val="1"/>
      <w:marLeft w:val="0"/>
      <w:marRight w:val="0"/>
      <w:marTop w:val="0"/>
      <w:marBottom w:val="0"/>
      <w:divBdr>
        <w:top w:val="none" w:sz="0" w:space="0" w:color="auto"/>
        <w:left w:val="none" w:sz="0" w:space="0" w:color="auto"/>
        <w:bottom w:val="none" w:sz="0" w:space="0" w:color="auto"/>
        <w:right w:val="none" w:sz="0" w:space="0" w:color="auto"/>
      </w:divBdr>
    </w:div>
    <w:div w:id="651568401">
      <w:bodyDiv w:val="1"/>
      <w:marLeft w:val="0"/>
      <w:marRight w:val="0"/>
      <w:marTop w:val="0"/>
      <w:marBottom w:val="0"/>
      <w:divBdr>
        <w:top w:val="none" w:sz="0" w:space="0" w:color="auto"/>
        <w:left w:val="none" w:sz="0" w:space="0" w:color="auto"/>
        <w:bottom w:val="none" w:sz="0" w:space="0" w:color="auto"/>
        <w:right w:val="none" w:sz="0" w:space="0" w:color="auto"/>
      </w:divBdr>
    </w:div>
    <w:div w:id="705371631">
      <w:bodyDiv w:val="1"/>
      <w:marLeft w:val="0"/>
      <w:marRight w:val="0"/>
      <w:marTop w:val="0"/>
      <w:marBottom w:val="0"/>
      <w:divBdr>
        <w:top w:val="none" w:sz="0" w:space="0" w:color="auto"/>
        <w:left w:val="none" w:sz="0" w:space="0" w:color="auto"/>
        <w:bottom w:val="none" w:sz="0" w:space="0" w:color="auto"/>
        <w:right w:val="none" w:sz="0" w:space="0" w:color="auto"/>
      </w:divBdr>
    </w:div>
    <w:div w:id="710300229">
      <w:bodyDiv w:val="1"/>
      <w:marLeft w:val="0"/>
      <w:marRight w:val="0"/>
      <w:marTop w:val="0"/>
      <w:marBottom w:val="0"/>
      <w:divBdr>
        <w:top w:val="none" w:sz="0" w:space="0" w:color="auto"/>
        <w:left w:val="none" w:sz="0" w:space="0" w:color="auto"/>
        <w:bottom w:val="none" w:sz="0" w:space="0" w:color="auto"/>
        <w:right w:val="none" w:sz="0" w:space="0" w:color="auto"/>
      </w:divBdr>
    </w:div>
    <w:div w:id="710760857">
      <w:bodyDiv w:val="1"/>
      <w:marLeft w:val="0"/>
      <w:marRight w:val="0"/>
      <w:marTop w:val="0"/>
      <w:marBottom w:val="0"/>
      <w:divBdr>
        <w:top w:val="none" w:sz="0" w:space="0" w:color="auto"/>
        <w:left w:val="none" w:sz="0" w:space="0" w:color="auto"/>
        <w:bottom w:val="none" w:sz="0" w:space="0" w:color="auto"/>
        <w:right w:val="none" w:sz="0" w:space="0" w:color="auto"/>
      </w:divBdr>
    </w:div>
    <w:div w:id="739256457">
      <w:bodyDiv w:val="1"/>
      <w:marLeft w:val="0"/>
      <w:marRight w:val="0"/>
      <w:marTop w:val="0"/>
      <w:marBottom w:val="0"/>
      <w:divBdr>
        <w:top w:val="none" w:sz="0" w:space="0" w:color="auto"/>
        <w:left w:val="none" w:sz="0" w:space="0" w:color="auto"/>
        <w:bottom w:val="none" w:sz="0" w:space="0" w:color="auto"/>
        <w:right w:val="none" w:sz="0" w:space="0" w:color="auto"/>
      </w:divBdr>
      <w:divsChild>
        <w:div w:id="1889368877">
          <w:marLeft w:val="0"/>
          <w:marRight w:val="0"/>
          <w:marTop w:val="0"/>
          <w:marBottom w:val="0"/>
          <w:divBdr>
            <w:top w:val="none" w:sz="0" w:space="0" w:color="auto"/>
            <w:left w:val="none" w:sz="0" w:space="0" w:color="auto"/>
            <w:bottom w:val="none" w:sz="0" w:space="0" w:color="auto"/>
            <w:right w:val="none" w:sz="0" w:space="0" w:color="auto"/>
          </w:divBdr>
          <w:divsChild>
            <w:div w:id="11369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1736">
      <w:bodyDiv w:val="1"/>
      <w:marLeft w:val="0"/>
      <w:marRight w:val="0"/>
      <w:marTop w:val="0"/>
      <w:marBottom w:val="0"/>
      <w:divBdr>
        <w:top w:val="none" w:sz="0" w:space="0" w:color="auto"/>
        <w:left w:val="none" w:sz="0" w:space="0" w:color="auto"/>
        <w:bottom w:val="none" w:sz="0" w:space="0" w:color="auto"/>
        <w:right w:val="none" w:sz="0" w:space="0" w:color="auto"/>
      </w:divBdr>
    </w:div>
    <w:div w:id="778993363">
      <w:bodyDiv w:val="1"/>
      <w:marLeft w:val="0"/>
      <w:marRight w:val="0"/>
      <w:marTop w:val="0"/>
      <w:marBottom w:val="0"/>
      <w:divBdr>
        <w:top w:val="none" w:sz="0" w:space="0" w:color="auto"/>
        <w:left w:val="none" w:sz="0" w:space="0" w:color="auto"/>
        <w:bottom w:val="none" w:sz="0" w:space="0" w:color="auto"/>
        <w:right w:val="none" w:sz="0" w:space="0" w:color="auto"/>
      </w:divBdr>
    </w:div>
    <w:div w:id="803891888">
      <w:bodyDiv w:val="1"/>
      <w:marLeft w:val="0"/>
      <w:marRight w:val="0"/>
      <w:marTop w:val="0"/>
      <w:marBottom w:val="0"/>
      <w:divBdr>
        <w:top w:val="none" w:sz="0" w:space="0" w:color="auto"/>
        <w:left w:val="none" w:sz="0" w:space="0" w:color="auto"/>
        <w:bottom w:val="none" w:sz="0" w:space="0" w:color="auto"/>
        <w:right w:val="none" w:sz="0" w:space="0" w:color="auto"/>
      </w:divBdr>
    </w:div>
    <w:div w:id="861478694">
      <w:bodyDiv w:val="1"/>
      <w:marLeft w:val="0"/>
      <w:marRight w:val="0"/>
      <w:marTop w:val="0"/>
      <w:marBottom w:val="0"/>
      <w:divBdr>
        <w:top w:val="none" w:sz="0" w:space="0" w:color="auto"/>
        <w:left w:val="none" w:sz="0" w:space="0" w:color="auto"/>
        <w:bottom w:val="none" w:sz="0" w:space="0" w:color="auto"/>
        <w:right w:val="none" w:sz="0" w:space="0" w:color="auto"/>
      </w:divBdr>
    </w:div>
    <w:div w:id="997224360">
      <w:bodyDiv w:val="1"/>
      <w:marLeft w:val="0"/>
      <w:marRight w:val="0"/>
      <w:marTop w:val="0"/>
      <w:marBottom w:val="0"/>
      <w:divBdr>
        <w:top w:val="none" w:sz="0" w:space="0" w:color="auto"/>
        <w:left w:val="none" w:sz="0" w:space="0" w:color="auto"/>
        <w:bottom w:val="none" w:sz="0" w:space="0" w:color="auto"/>
        <w:right w:val="none" w:sz="0" w:space="0" w:color="auto"/>
      </w:divBdr>
    </w:div>
    <w:div w:id="1004094805">
      <w:bodyDiv w:val="1"/>
      <w:marLeft w:val="0"/>
      <w:marRight w:val="0"/>
      <w:marTop w:val="0"/>
      <w:marBottom w:val="0"/>
      <w:divBdr>
        <w:top w:val="none" w:sz="0" w:space="0" w:color="auto"/>
        <w:left w:val="none" w:sz="0" w:space="0" w:color="auto"/>
        <w:bottom w:val="none" w:sz="0" w:space="0" w:color="auto"/>
        <w:right w:val="none" w:sz="0" w:space="0" w:color="auto"/>
      </w:divBdr>
    </w:div>
    <w:div w:id="1010765440">
      <w:bodyDiv w:val="1"/>
      <w:marLeft w:val="0"/>
      <w:marRight w:val="0"/>
      <w:marTop w:val="0"/>
      <w:marBottom w:val="0"/>
      <w:divBdr>
        <w:top w:val="none" w:sz="0" w:space="0" w:color="auto"/>
        <w:left w:val="none" w:sz="0" w:space="0" w:color="auto"/>
        <w:bottom w:val="none" w:sz="0" w:space="0" w:color="auto"/>
        <w:right w:val="none" w:sz="0" w:space="0" w:color="auto"/>
      </w:divBdr>
    </w:div>
    <w:div w:id="1066807120">
      <w:bodyDiv w:val="1"/>
      <w:marLeft w:val="0"/>
      <w:marRight w:val="0"/>
      <w:marTop w:val="0"/>
      <w:marBottom w:val="0"/>
      <w:divBdr>
        <w:top w:val="none" w:sz="0" w:space="0" w:color="auto"/>
        <w:left w:val="none" w:sz="0" w:space="0" w:color="auto"/>
        <w:bottom w:val="none" w:sz="0" w:space="0" w:color="auto"/>
        <w:right w:val="none" w:sz="0" w:space="0" w:color="auto"/>
      </w:divBdr>
    </w:div>
    <w:div w:id="1103066292">
      <w:bodyDiv w:val="1"/>
      <w:marLeft w:val="0"/>
      <w:marRight w:val="0"/>
      <w:marTop w:val="0"/>
      <w:marBottom w:val="0"/>
      <w:divBdr>
        <w:top w:val="none" w:sz="0" w:space="0" w:color="auto"/>
        <w:left w:val="none" w:sz="0" w:space="0" w:color="auto"/>
        <w:bottom w:val="none" w:sz="0" w:space="0" w:color="auto"/>
        <w:right w:val="none" w:sz="0" w:space="0" w:color="auto"/>
      </w:divBdr>
    </w:div>
    <w:div w:id="1131359924">
      <w:bodyDiv w:val="1"/>
      <w:marLeft w:val="0"/>
      <w:marRight w:val="0"/>
      <w:marTop w:val="0"/>
      <w:marBottom w:val="0"/>
      <w:divBdr>
        <w:top w:val="none" w:sz="0" w:space="0" w:color="auto"/>
        <w:left w:val="none" w:sz="0" w:space="0" w:color="auto"/>
        <w:bottom w:val="none" w:sz="0" w:space="0" w:color="auto"/>
        <w:right w:val="none" w:sz="0" w:space="0" w:color="auto"/>
      </w:divBdr>
    </w:div>
    <w:div w:id="1149789547">
      <w:bodyDiv w:val="1"/>
      <w:marLeft w:val="0"/>
      <w:marRight w:val="0"/>
      <w:marTop w:val="0"/>
      <w:marBottom w:val="0"/>
      <w:divBdr>
        <w:top w:val="none" w:sz="0" w:space="0" w:color="auto"/>
        <w:left w:val="none" w:sz="0" w:space="0" w:color="auto"/>
        <w:bottom w:val="none" w:sz="0" w:space="0" w:color="auto"/>
        <w:right w:val="none" w:sz="0" w:space="0" w:color="auto"/>
      </w:divBdr>
    </w:div>
    <w:div w:id="1155296002">
      <w:bodyDiv w:val="1"/>
      <w:marLeft w:val="0"/>
      <w:marRight w:val="0"/>
      <w:marTop w:val="0"/>
      <w:marBottom w:val="0"/>
      <w:divBdr>
        <w:top w:val="none" w:sz="0" w:space="0" w:color="auto"/>
        <w:left w:val="none" w:sz="0" w:space="0" w:color="auto"/>
        <w:bottom w:val="none" w:sz="0" w:space="0" w:color="auto"/>
        <w:right w:val="none" w:sz="0" w:space="0" w:color="auto"/>
      </w:divBdr>
    </w:div>
    <w:div w:id="1155877464">
      <w:bodyDiv w:val="1"/>
      <w:marLeft w:val="0"/>
      <w:marRight w:val="0"/>
      <w:marTop w:val="0"/>
      <w:marBottom w:val="0"/>
      <w:divBdr>
        <w:top w:val="none" w:sz="0" w:space="0" w:color="auto"/>
        <w:left w:val="none" w:sz="0" w:space="0" w:color="auto"/>
        <w:bottom w:val="none" w:sz="0" w:space="0" w:color="auto"/>
        <w:right w:val="none" w:sz="0" w:space="0" w:color="auto"/>
      </w:divBdr>
    </w:div>
    <w:div w:id="1173839223">
      <w:bodyDiv w:val="1"/>
      <w:marLeft w:val="0"/>
      <w:marRight w:val="0"/>
      <w:marTop w:val="0"/>
      <w:marBottom w:val="0"/>
      <w:divBdr>
        <w:top w:val="none" w:sz="0" w:space="0" w:color="auto"/>
        <w:left w:val="none" w:sz="0" w:space="0" w:color="auto"/>
        <w:bottom w:val="none" w:sz="0" w:space="0" w:color="auto"/>
        <w:right w:val="none" w:sz="0" w:space="0" w:color="auto"/>
      </w:divBdr>
    </w:div>
    <w:div w:id="1216893971">
      <w:bodyDiv w:val="1"/>
      <w:marLeft w:val="0"/>
      <w:marRight w:val="0"/>
      <w:marTop w:val="0"/>
      <w:marBottom w:val="0"/>
      <w:divBdr>
        <w:top w:val="none" w:sz="0" w:space="0" w:color="auto"/>
        <w:left w:val="none" w:sz="0" w:space="0" w:color="auto"/>
        <w:bottom w:val="none" w:sz="0" w:space="0" w:color="auto"/>
        <w:right w:val="none" w:sz="0" w:space="0" w:color="auto"/>
      </w:divBdr>
    </w:div>
    <w:div w:id="1261141351">
      <w:bodyDiv w:val="1"/>
      <w:marLeft w:val="0"/>
      <w:marRight w:val="0"/>
      <w:marTop w:val="0"/>
      <w:marBottom w:val="0"/>
      <w:divBdr>
        <w:top w:val="none" w:sz="0" w:space="0" w:color="auto"/>
        <w:left w:val="none" w:sz="0" w:space="0" w:color="auto"/>
        <w:bottom w:val="none" w:sz="0" w:space="0" w:color="auto"/>
        <w:right w:val="none" w:sz="0" w:space="0" w:color="auto"/>
      </w:divBdr>
    </w:div>
    <w:div w:id="1265112693">
      <w:bodyDiv w:val="1"/>
      <w:marLeft w:val="0"/>
      <w:marRight w:val="0"/>
      <w:marTop w:val="0"/>
      <w:marBottom w:val="0"/>
      <w:divBdr>
        <w:top w:val="none" w:sz="0" w:space="0" w:color="auto"/>
        <w:left w:val="none" w:sz="0" w:space="0" w:color="auto"/>
        <w:bottom w:val="none" w:sz="0" w:space="0" w:color="auto"/>
        <w:right w:val="none" w:sz="0" w:space="0" w:color="auto"/>
      </w:divBdr>
    </w:div>
    <w:div w:id="1279600593">
      <w:bodyDiv w:val="1"/>
      <w:marLeft w:val="0"/>
      <w:marRight w:val="0"/>
      <w:marTop w:val="0"/>
      <w:marBottom w:val="0"/>
      <w:divBdr>
        <w:top w:val="none" w:sz="0" w:space="0" w:color="auto"/>
        <w:left w:val="none" w:sz="0" w:space="0" w:color="auto"/>
        <w:bottom w:val="none" w:sz="0" w:space="0" w:color="auto"/>
        <w:right w:val="none" w:sz="0" w:space="0" w:color="auto"/>
      </w:divBdr>
      <w:divsChild>
        <w:div w:id="1709715218">
          <w:marLeft w:val="0"/>
          <w:marRight w:val="0"/>
          <w:marTop w:val="0"/>
          <w:marBottom w:val="0"/>
          <w:divBdr>
            <w:top w:val="none" w:sz="0" w:space="0" w:color="auto"/>
            <w:left w:val="none" w:sz="0" w:space="0" w:color="auto"/>
            <w:bottom w:val="none" w:sz="0" w:space="0" w:color="auto"/>
            <w:right w:val="none" w:sz="0" w:space="0" w:color="auto"/>
          </w:divBdr>
          <w:divsChild>
            <w:div w:id="8359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6492">
      <w:bodyDiv w:val="1"/>
      <w:marLeft w:val="0"/>
      <w:marRight w:val="0"/>
      <w:marTop w:val="0"/>
      <w:marBottom w:val="0"/>
      <w:divBdr>
        <w:top w:val="none" w:sz="0" w:space="0" w:color="auto"/>
        <w:left w:val="none" w:sz="0" w:space="0" w:color="auto"/>
        <w:bottom w:val="none" w:sz="0" w:space="0" w:color="auto"/>
        <w:right w:val="none" w:sz="0" w:space="0" w:color="auto"/>
      </w:divBdr>
    </w:div>
    <w:div w:id="1338311745">
      <w:bodyDiv w:val="1"/>
      <w:marLeft w:val="0"/>
      <w:marRight w:val="0"/>
      <w:marTop w:val="0"/>
      <w:marBottom w:val="0"/>
      <w:divBdr>
        <w:top w:val="none" w:sz="0" w:space="0" w:color="auto"/>
        <w:left w:val="none" w:sz="0" w:space="0" w:color="auto"/>
        <w:bottom w:val="none" w:sz="0" w:space="0" w:color="auto"/>
        <w:right w:val="none" w:sz="0" w:space="0" w:color="auto"/>
      </w:divBdr>
    </w:div>
    <w:div w:id="1376736496">
      <w:bodyDiv w:val="1"/>
      <w:marLeft w:val="0"/>
      <w:marRight w:val="0"/>
      <w:marTop w:val="0"/>
      <w:marBottom w:val="0"/>
      <w:divBdr>
        <w:top w:val="none" w:sz="0" w:space="0" w:color="auto"/>
        <w:left w:val="none" w:sz="0" w:space="0" w:color="auto"/>
        <w:bottom w:val="none" w:sz="0" w:space="0" w:color="auto"/>
        <w:right w:val="none" w:sz="0" w:space="0" w:color="auto"/>
      </w:divBdr>
    </w:div>
    <w:div w:id="1393389346">
      <w:bodyDiv w:val="1"/>
      <w:marLeft w:val="0"/>
      <w:marRight w:val="0"/>
      <w:marTop w:val="0"/>
      <w:marBottom w:val="0"/>
      <w:divBdr>
        <w:top w:val="none" w:sz="0" w:space="0" w:color="auto"/>
        <w:left w:val="none" w:sz="0" w:space="0" w:color="auto"/>
        <w:bottom w:val="none" w:sz="0" w:space="0" w:color="auto"/>
        <w:right w:val="none" w:sz="0" w:space="0" w:color="auto"/>
      </w:divBdr>
    </w:div>
    <w:div w:id="1417481697">
      <w:bodyDiv w:val="1"/>
      <w:marLeft w:val="0"/>
      <w:marRight w:val="0"/>
      <w:marTop w:val="0"/>
      <w:marBottom w:val="0"/>
      <w:divBdr>
        <w:top w:val="none" w:sz="0" w:space="0" w:color="auto"/>
        <w:left w:val="none" w:sz="0" w:space="0" w:color="auto"/>
        <w:bottom w:val="none" w:sz="0" w:space="0" w:color="auto"/>
        <w:right w:val="none" w:sz="0" w:space="0" w:color="auto"/>
      </w:divBdr>
    </w:div>
    <w:div w:id="1422599771">
      <w:bodyDiv w:val="1"/>
      <w:marLeft w:val="0"/>
      <w:marRight w:val="0"/>
      <w:marTop w:val="0"/>
      <w:marBottom w:val="0"/>
      <w:divBdr>
        <w:top w:val="none" w:sz="0" w:space="0" w:color="auto"/>
        <w:left w:val="none" w:sz="0" w:space="0" w:color="auto"/>
        <w:bottom w:val="none" w:sz="0" w:space="0" w:color="auto"/>
        <w:right w:val="none" w:sz="0" w:space="0" w:color="auto"/>
      </w:divBdr>
    </w:div>
    <w:div w:id="1455712562">
      <w:bodyDiv w:val="1"/>
      <w:marLeft w:val="0"/>
      <w:marRight w:val="0"/>
      <w:marTop w:val="0"/>
      <w:marBottom w:val="0"/>
      <w:divBdr>
        <w:top w:val="none" w:sz="0" w:space="0" w:color="auto"/>
        <w:left w:val="none" w:sz="0" w:space="0" w:color="auto"/>
        <w:bottom w:val="none" w:sz="0" w:space="0" w:color="auto"/>
        <w:right w:val="none" w:sz="0" w:space="0" w:color="auto"/>
      </w:divBdr>
    </w:div>
    <w:div w:id="1488670928">
      <w:bodyDiv w:val="1"/>
      <w:marLeft w:val="0"/>
      <w:marRight w:val="0"/>
      <w:marTop w:val="0"/>
      <w:marBottom w:val="0"/>
      <w:divBdr>
        <w:top w:val="none" w:sz="0" w:space="0" w:color="auto"/>
        <w:left w:val="none" w:sz="0" w:space="0" w:color="auto"/>
        <w:bottom w:val="none" w:sz="0" w:space="0" w:color="auto"/>
        <w:right w:val="none" w:sz="0" w:space="0" w:color="auto"/>
      </w:divBdr>
    </w:div>
    <w:div w:id="1537161731">
      <w:bodyDiv w:val="1"/>
      <w:marLeft w:val="0"/>
      <w:marRight w:val="0"/>
      <w:marTop w:val="0"/>
      <w:marBottom w:val="0"/>
      <w:divBdr>
        <w:top w:val="none" w:sz="0" w:space="0" w:color="auto"/>
        <w:left w:val="none" w:sz="0" w:space="0" w:color="auto"/>
        <w:bottom w:val="none" w:sz="0" w:space="0" w:color="auto"/>
        <w:right w:val="none" w:sz="0" w:space="0" w:color="auto"/>
      </w:divBdr>
    </w:div>
    <w:div w:id="1542666032">
      <w:bodyDiv w:val="1"/>
      <w:marLeft w:val="0"/>
      <w:marRight w:val="0"/>
      <w:marTop w:val="0"/>
      <w:marBottom w:val="0"/>
      <w:divBdr>
        <w:top w:val="none" w:sz="0" w:space="0" w:color="auto"/>
        <w:left w:val="none" w:sz="0" w:space="0" w:color="auto"/>
        <w:bottom w:val="none" w:sz="0" w:space="0" w:color="auto"/>
        <w:right w:val="none" w:sz="0" w:space="0" w:color="auto"/>
      </w:divBdr>
      <w:divsChild>
        <w:div w:id="1410690658">
          <w:marLeft w:val="0"/>
          <w:marRight w:val="0"/>
          <w:marTop w:val="0"/>
          <w:marBottom w:val="0"/>
          <w:divBdr>
            <w:top w:val="none" w:sz="0" w:space="0" w:color="auto"/>
            <w:left w:val="none" w:sz="0" w:space="0" w:color="auto"/>
            <w:bottom w:val="none" w:sz="0" w:space="0" w:color="auto"/>
            <w:right w:val="none" w:sz="0" w:space="0" w:color="auto"/>
          </w:divBdr>
        </w:div>
      </w:divsChild>
    </w:div>
    <w:div w:id="1556893062">
      <w:bodyDiv w:val="1"/>
      <w:marLeft w:val="0"/>
      <w:marRight w:val="0"/>
      <w:marTop w:val="0"/>
      <w:marBottom w:val="0"/>
      <w:divBdr>
        <w:top w:val="none" w:sz="0" w:space="0" w:color="auto"/>
        <w:left w:val="none" w:sz="0" w:space="0" w:color="auto"/>
        <w:bottom w:val="none" w:sz="0" w:space="0" w:color="auto"/>
        <w:right w:val="none" w:sz="0" w:space="0" w:color="auto"/>
      </w:divBdr>
    </w:div>
    <w:div w:id="1579513982">
      <w:bodyDiv w:val="1"/>
      <w:marLeft w:val="0"/>
      <w:marRight w:val="0"/>
      <w:marTop w:val="0"/>
      <w:marBottom w:val="0"/>
      <w:divBdr>
        <w:top w:val="none" w:sz="0" w:space="0" w:color="auto"/>
        <w:left w:val="none" w:sz="0" w:space="0" w:color="auto"/>
        <w:bottom w:val="none" w:sz="0" w:space="0" w:color="auto"/>
        <w:right w:val="none" w:sz="0" w:space="0" w:color="auto"/>
      </w:divBdr>
    </w:div>
    <w:div w:id="1585649738">
      <w:bodyDiv w:val="1"/>
      <w:marLeft w:val="0"/>
      <w:marRight w:val="0"/>
      <w:marTop w:val="0"/>
      <w:marBottom w:val="0"/>
      <w:divBdr>
        <w:top w:val="none" w:sz="0" w:space="0" w:color="auto"/>
        <w:left w:val="none" w:sz="0" w:space="0" w:color="auto"/>
        <w:bottom w:val="none" w:sz="0" w:space="0" w:color="auto"/>
        <w:right w:val="none" w:sz="0" w:space="0" w:color="auto"/>
      </w:divBdr>
    </w:div>
    <w:div w:id="1587110409">
      <w:bodyDiv w:val="1"/>
      <w:marLeft w:val="0"/>
      <w:marRight w:val="0"/>
      <w:marTop w:val="0"/>
      <w:marBottom w:val="0"/>
      <w:divBdr>
        <w:top w:val="none" w:sz="0" w:space="0" w:color="auto"/>
        <w:left w:val="none" w:sz="0" w:space="0" w:color="auto"/>
        <w:bottom w:val="none" w:sz="0" w:space="0" w:color="auto"/>
        <w:right w:val="none" w:sz="0" w:space="0" w:color="auto"/>
      </w:divBdr>
    </w:div>
    <w:div w:id="1595674165">
      <w:bodyDiv w:val="1"/>
      <w:marLeft w:val="0"/>
      <w:marRight w:val="0"/>
      <w:marTop w:val="0"/>
      <w:marBottom w:val="0"/>
      <w:divBdr>
        <w:top w:val="none" w:sz="0" w:space="0" w:color="auto"/>
        <w:left w:val="none" w:sz="0" w:space="0" w:color="auto"/>
        <w:bottom w:val="none" w:sz="0" w:space="0" w:color="auto"/>
        <w:right w:val="none" w:sz="0" w:space="0" w:color="auto"/>
      </w:divBdr>
    </w:div>
    <w:div w:id="1614508087">
      <w:bodyDiv w:val="1"/>
      <w:marLeft w:val="0"/>
      <w:marRight w:val="0"/>
      <w:marTop w:val="0"/>
      <w:marBottom w:val="0"/>
      <w:divBdr>
        <w:top w:val="none" w:sz="0" w:space="0" w:color="auto"/>
        <w:left w:val="none" w:sz="0" w:space="0" w:color="auto"/>
        <w:bottom w:val="none" w:sz="0" w:space="0" w:color="auto"/>
        <w:right w:val="none" w:sz="0" w:space="0" w:color="auto"/>
      </w:divBdr>
    </w:div>
    <w:div w:id="1634481577">
      <w:bodyDiv w:val="1"/>
      <w:marLeft w:val="0"/>
      <w:marRight w:val="0"/>
      <w:marTop w:val="0"/>
      <w:marBottom w:val="0"/>
      <w:divBdr>
        <w:top w:val="none" w:sz="0" w:space="0" w:color="auto"/>
        <w:left w:val="none" w:sz="0" w:space="0" w:color="auto"/>
        <w:bottom w:val="none" w:sz="0" w:space="0" w:color="auto"/>
        <w:right w:val="none" w:sz="0" w:space="0" w:color="auto"/>
      </w:divBdr>
      <w:divsChild>
        <w:div w:id="225723509">
          <w:marLeft w:val="0"/>
          <w:marRight w:val="0"/>
          <w:marTop w:val="0"/>
          <w:marBottom w:val="0"/>
          <w:divBdr>
            <w:top w:val="none" w:sz="0" w:space="0" w:color="auto"/>
            <w:left w:val="none" w:sz="0" w:space="0" w:color="auto"/>
            <w:bottom w:val="none" w:sz="0" w:space="0" w:color="auto"/>
            <w:right w:val="none" w:sz="0" w:space="0" w:color="auto"/>
          </w:divBdr>
          <w:divsChild>
            <w:div w:id="12911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36897">
      <w:bodyDiv w:val="1"/>
      <w:marLeft w:val="0"/>
      <w:marRight w:val="0"/>
      <w:marTop w:val="0"/>
      <w:marBottom w:val="0"/>
      <w:divBdr>
        <w:top w:val="none" w:sz="0" w:space="0" w:color="auto"/>
        <w:left w:val="none" w:sz="0" w:space="0" w:color="auto"/>
        <w:bottom w:val="none" w:sz="0" w:space="0" w:color="auto"/>
        <w:right w:val="none" w:sz="0" w:space="0" w:color="auto"/>
      </w:divBdr>
    </w:div>
    <w:div w:id="1699116083">
      <w:bodyDiv w:val="1"/>
      <w:marLeft w:val="0"/>
      <w:marRight w:val="0"/>
      <w:marTop w:val="0"/>
      <w:marBottom w:val="0"/>
      <w:divBdr>
        <w:top w:val="none" w:sz="0" w:space="0" w:color="auto"/>
        <w:left w:val="none" w:sz="0" w:space="0" w:color="auto"/>
        <w:bottom w:val="none" w:sz="0" w:space="0" w:color="auto"/>
        <w:right w:val="none" w:sz="0" w:space="0" w:color="auto"/>
      </w:divBdr>
    </w:div>
    <w:div w:id="1721057802">
      <w:bodyDiv w:val="1"/>
      <w:marLeft w:val="0"/>
      <w:marRight w:val="0"/>
      <w:marTop w:val="0"/>
      <w:marBottom w:val="0"/>
      <w:divBdr>
        <w:top w:val="none" w:sz="0" w:space="0" w:color="auto"/>
        <w:left w:val="none" w:sz="0" w:space="0" w:color="auto"/>
        <w:bottom w:val="none" w:sz="0" w:space="0" w:color="auto"/>
        <w:right w:val="none" w:sz="0" w:space="0" w:color="auto"/>
      </w:divBdr>
    </w:div>
    <w:div w:id="1731344214">
      <w:bodyDiv w:val="1"/>
      <w:marLeft w:val="0"/>
      <w:marRight w:val="0"/>
      <w:marTop w:val="0"/>
      <w:marBottom w:val="0"/>
      <w:divBdr>
        <w:top w:val="none" w:sz="0" w:space="0" w:color="auto"/>
        <w:left w:val="none" w:sz="0" w:space="0" w:color="auto"/>
        <w:bottom w:val="none" w:sz="0" w:space="0" w:color="auto"/>
        <w:right w:val="none" w:sz="0" w:space="0" w:color="auto"/>
      </w:divBdr>
    </w:div>
    <w:div w:id="1735809961">
      <w:bodyDiv w:val="1"/>
      <w:marLeft w:val="0"/>
      <w:marRight w:val="0"/>
      <w:marTop w:val="0"/>
      <w:marBottom w:val="0"/>
      <w:divBdr>
        <w:top w:val="none" w:sz="0" w:space="0" w:color="auto"/>
        <w:left w:val="none" w:sz="0" w:space="0" w:color="auto"/>
        <w:bottom w:val="none" w:sz="0" w:space="0" w:color="auto"/>
        <w:right w:val="none" w:sz="0" w:space="0" w:color="auto"/>
      </w:divBdr>
      <w:divsChild>
        <w:div w:id="364210213">
          <w:marLeft w:val="0"/>
          <w:marRight w:val="0"/>
          <w:marTop w:val="0"/>
          <w:marBottom w:val="0"/>
          <w:divBdr>
            <w:top w:val="none" w:sz="0" w:space="0" w:color="auto"/>
            <w:left w:val="none" w:sz="0" w:space="0" w:color="auto"/>
            <w:bottom w:val="none" w:sz="0" w:space="0" w:color="auto"/>
            <w:right w:val="none" w:sz="0" w:space="0" w:color="auto"/>
          </w:divBdr>
          <w:divsChild>
            <w:div w:id="2069525359">
              <w:marLeft w:val="0"/>
              <w:marRight w:val="0"/>
              <w:marTop w:val="0"/>
              <w:marBottom w:val="0"/>
              <w:divBdr>
                <w:top w:val="none" w:sz="0" w:space="0" w:color="auto"/>
                <w:left w:val="none" w:sz="0" w:space="0" w:color="auto"/>
                <w:bottom w:val="none" w:sz="0" w:space="0" w:color="auto"/>
                <w:right w:val="none" w:sz="0" w:space="0" w:color="auto"/>
              </w:divBdr>
              <w:divsChild>
                <w:div w:id="1892181783">
                  <w:marLeft w:val="0"/>
                  <w:marRight w:val="0"/>
                  <w:marTop w:val="0"/>
                  <w:marBottom w:val="0"/>
                  <w:divBdr>
                    <w:top w:val="none" w:sz="0" w:space="0" w:color="auto"/>
                    <w:left w:val="none" w:sz="0" w:space="0" w:color="auto"/>
                    <w:bottom w:val="none" w:sz="0" w:space="0" w:color="auto"/>
                    <w:right w:val="none" w:sz="0" w:space="0" w:color="auto"/>
                  </w:divBdr>
                  <w:divsChild>
                    <w:div w:id="1382943421">
                      <w:marLeft w:val="0"/>
                      <w:marRight w:val="0"/>
                      <w:marTop w:val="0"/>
                      <w:marBottom w:val="0"/>
                      <w:divBdr>
                        <w:top w:val="none" w:sz="0" w:space="0" w:color="auto"/>
                        <w:left w:val="none" w:sz="0" w:space="0" w:color="auto"/>
                        <w:bottom w:val="none" w:sz="0" w:space="0" w:color="auto"/>
                        <w:right w:val="none" w:sz="0" w:space="0" w:color="auto"/>
                      </w:divBdr>
                      <w:divsChild>
                        <w:div w:id="154688304">
                          <w:marLeft w:val="0"/>
                          <w:marRight w:val="0"/>
                          <w:marTop w:val="0"/>
                          <w:marBottom w:val="0"/>
                          <w:divBdr>
                            <w:top w:val="none" w:sz="0" w:space="0" w:color="auto"/>
                            <w:left w:val="none" w:sz="0" w:space="0" w:color="auto"/>
                            <w:bottom w:val="none" w:sz="0" w:space="0" w:color="auto"/>
                            <w:right w:val="none" w:sz="0" w:space="0" w:color="auto"/>
                          </w:divBdr>
                          <w:divsChild>
                            <w:div w:id="118235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900070">
      <w:bodyDiv w:val="1"/>
      <w:marLeft w:val="0"/>
      <w:marRight w:val="0"/>
      <w:marTop w:val="0"/>
      <w:marBottom w:val="0"/>
      <w:divBdr>
        <w:top w:val="none" w:sz="0" w:space="0" w:color="auto"/>
        <w:left w:val="none" w:sz="0" w:space="0" w:color="auto"/>
        <w:bottom w:val="none" w:sz="0" w:space="0" w:color="auto"/>
        <w:right w:val="none" w:sz="0" w:space="0" w:color="auto"/>
      </w:divBdr>
    </w:div>
    <w:div w:id="1752576848">
      <w:bodyDiv w:val="1"/>
      <w:marLeft w:val="0"/>
      <w:marRight w:val="0"/>
      <w:marTop w:val="0"/>
      <w:marBottom w:val="0"/>
      <w:divBdr>
        <w:top w:val="none" w:sz="0" w:space="0" w:color="auto"/>
        <w:left w:val="none" w:sz="0" w:space="0" w:color="auto"/>
        <w:bottom w:val="none" w:sz="0" w:space="0" w:color="auto"/>
        <w:right w:val="none" w:sz="0" w:space="0" w:color="auto"/>
      </w:divBdr>
    </w:div>
    <w:div w:id="1803112207">
      <w:bodyDiv w:val="1"/>
      <w:marLeft w:val="0"/>
      <w:marRight w:val="0"/>
      <w:marTop w:val="0"/>
      <w:marBottom w:val="0"/>
      <w:divBdr>
        <w:top w:val="none" w:sz="0" w:space="0" w:color="auto"/>
        <w:left w:val="none" w:sz="0" w:space="0" w:color="auto"/>
        <w:bottom w:val="none" w:sz="0" w:space="0" w:color="auto"/>
        <w:right w:val="none" w:sz="0" w:space="0" w:color="auto"/>
      </w:divBdr>
    </w:div>
    <w:div w:id="1810510560">
      <w:bodyDiv w:val="1"/>
      <w:marLeft w:val="0"/>
      <w:marRight w:val="0"/>
      <w:marTop w:val="0"/>
      <w:marBottom w:val="0"/>
      <w:divBdr>
        <w:top w:val="none" w:sz="0" w:space="0" w:color="auto"/>
        <w:left w:val="none" w:sz="0" w:space="0" w:color="auto"/>
        <w:bottom w:val="none" w:sz="0" w:space="0" w:color="auto"/>
        <w:right w:val="none" w:sz="0" w:space="0" w:color="auto"/>
      </w:divBdr>
    </w:div>
    <w:div w:id="1814562209">
      <w:bodyDiv w:val="1"/>
      <w:marLeft w:val="0"/>
      <w:marRight w:val="0"/>
      <w:marTop w:val="0"/>
      <w:marBottom w:val="0"/>
      <w:divBdr>
        <w:top w:val="none" w:sz="0" w:space="0" w:color="auto"/>
        <w:left w:val="none" w:sz="0" w:space="0" w:color="auto"/>
        <w:bottom w:val="none" w:sz="0" w:space="0" w:color="auto"/>
        <w:right w:val="none" w:sz="0" w:space="0" w:color="auto"/>
      </w:divBdr>
    </w:div>
    <w:div w:id="1823153406">
      <w:bodyDiv w:val="1"/>
      <w:marLeft w:val="0"/>
      <w:marRight w:val="0"/>
      <w:marTop w:val="0"/>
      <w:marBottom w:val="0"/>
      <w:divBdr>
        <w:top w:val="none" w:sz="0" w:space="0" w:color="auto"/>
        <w:left w:val="none" w:sz="0" w:space="0" w:color="auto"/>
        <w:bottom w:val="none" w:sz="0" w:space="0" w:color="auto"/>
        <w:right w:val="none" w:sz="0" w:space="0" w:color="auto"/>
      </w:divBdr>
    </w:div>
    <w:div w:id="1856655197">
      <w:bodyDiv w:val="1"/>
      <w:marLeft w:val="0"/>
      <w:marRight w:val="0"/>
      <w:marTop w:val="0"/>
      <w:marBottom w:val="0"/>
      <w:divBdr>
        <w:top w:val="none" w:sz="0" w:space="0" w:color="auto"/>
        <w:left w:val="none" w:sz="0" w:space="0" w:color="auto"/>
        <w:bottom w:val="none" w:sz="0" w:space="0" w:color="auto"/>
        <w:right w:val="none" w:sz="0" w:space="0" w:color="auto"/>
      </w:divBdr>
    </w:div>
    <w:div w:id="1866289423">
      <w:bodyDiv w:val="1"/>
      <w:marLeft w:val="0"/>
      <w:marRight w:val="0"/>
      <w:marTop w:val="0"/>
      <w:marBottom w:val="0"/>
      <w:divBdr>
        <w:top w:val="none" w:sz="0" w:space="0" w:color="auto"/>
        <w:left w:val="none" w:sz="0" w:space="0" w:color="auto"/>
        <w:bottom w:val="none" w:sz="0" w:space="0" w:color="auto"/>
        <w:right w:val="none" w:sz="0" w:space="0" w:color="auto"/>
      </w:divBdr>
    </w:div>
    <w:div w:id="1905604827">
      <w:bodyDiv w:val="1"/>
      <w:marLeft w:val="0"/>
      <w:marRight w:val="0"/>
      <w:marTop w:val="0"/>
      <w:marBottom w:val="0"/>
      <w:divBdr>
        <w:top w:val="none" w:sz="0" w:space="0" w:color="auto"/>
        <w:left w:val="none" w:sz="0" w:space="0" w:color="auto"/>
        <w:bottom w:val="none" w:sz="0" w:space="0" w:color="auto"/>
        <w:right w:val="none" w:sz="0" w:space="0" w:color="auto"/>
      </w:divBdr>
    </w:div>
    <w:div w:id="1937520099">
      <w:bodyDiv w:val="1"/>
      <w:marLeft w:val="0"/>
      <w:marRight w:val="0"/>
      <w:marTop w:val="0"/>
      <w:marBottom w:val="0"/>
      <w:divBdr>
        <w:top w:val="none" w:sz="0" w:space="0" w:color="auto"/>
        <w:left w:val="none" w:sz="0" w:space="0" w:color="auto"/>
        <w:bottom w:val="none" w:sz="0" w:space="0" w:color="auto"/>
        <w:right w:val="none" w:sz="0" w:space="0" w:color="auto"/>
      </w:divBdr>
      <w:divsChild>
        <w:div w:id="1485582392">
          <w:marLeft w:val="0"/>
          <w:marRight w:val="0"/>
          <w:marTop w:val="0"/>
          <w:marBottom w:val="0"/>
          <w:divBdr>
            <w:top w:val="none" w:sz="0" w:space="0" w:color="auto"/>
            <w:left w:val="none" w:sz="0" w:space="0" w:color="auto"/>
            <w:bottom w:val="none" w:sz="0" w:space="0" w:color="auto"/>
            <w:right w:val="none" w:sz="0" w:space="0" w:color="auto"/>
          </w:divBdr>
        </w:div>
      </w:divsChild>
    </w:div>
    <w:div w:id="1942451568">
      <w:bodyDiv w:val="1"/>
      <w:marLeft w:val="0"/>
      <w:marRight w:val="0"/>
      <w:marTop w:val="0"/>
      <w:marBottom w:val="0"/>
      <w:divBdr>
        <w:top w:val="none" w:sz="0" w:space="0" w:color="auto"/>
        <w:left w:val="none" w:sz="0" w:space="0" w:color="auto"/>
        <w:bottom w:val="none" w:sz="0" w:space="0" w:color="auto"/>
        <w:right w:val="none" w:sz="0" w:space="0" w:color="auto"/>
      </w:divBdr>
    </w:div>
    <w:div w:id="2010137642">
      <w:bodyDiv w:val="1"/>
      <w:marLeft w:val="0"/>
      <w:marRight w:val="0"/>
      <w:marTop w:val="0"/>
      <w:marBottom w:val="0"/>
      <w:divBdr>
        <w:top w:val="none" w:sz="0" w:space="0" w:color="auto"/>
        <w:left w:val="none" w:sz="0" w:space="0" w:color="auto"/>
        <w:bottom w:val="none" w:sz="0" w:space="0" w:color="auto"/>
        <w:right w:val="none" w:sz="0" w:space="0" w:color="auto"/>
      </w:divBdr>
    </w:div>
    <w:div w:id="2025740086">
      <w:bodyDiv w:val="1"/>
      <w:marLeft w:val="0"/>
      <w:marRight w:val="0"/>
      <w:marTop w:val="0"/>
      <w:marBottom w:val="0"/>
      <w:divBdr>
        <w:top w:val="none" w:sz="0" w:space="0" w:color="auto"/>
        <w:left w:val="none" w:sz="0" w:space="0" w:color="auto"/>
        <w:bottom w:val="none" w:sz="0" w:space="0" w:color="auto"/>
        <w:right w:val="none" w:sz="0" w:space="0" w:color="auto"/>
      </w:divBdr>
    </w:div>
    <w:div w:id="2061589982">
      <w:bodyDiv w:val="1"/>
      <w:marLeft w:val="0"/>
      <w:marRight w:val="0"/>
      <w:marTop w:val="0"/>
      <w:marBottom w:val="0"/>
      <w:divBdr>
        <w:top w:val="none" w:sz="0" w:space="0" w:color="auto"/>
        <w:left w:val="none" w:sz="0" w:space="0" w:color="auto"/>
        <w:bottom w:val="none" w:sz="0" w:space="0" w:color="auto"/>
        <w:right w:val="none" w:sz="0" w:space="0" w:color="auto"/>
      </w:divBdr>
    </w:div>
    <w:div w:id="2086410063">
      <w:bodyDiv w:val="1"/>
      <w:marLeft w:val="0"/>
      <w:marRight w:val="0"/>
      <w:marTop w:val="0"/>
      <w:marBottom w:val="0"/>
      <w:divBdr>
        <w:top w:val="none" w:sz="0" w:space="0" w:color="auto"/>
        <w:left w:val="none" w:sz="0" w:space="0" w:color="auto"/>
        <w:bottom w:val="none" w:sz="0" w:space="0" w:color="auto"/>
        <w:right w:val="none" w:sz="0" w:space="0" w:color="auto"/>
      </w:divBdr>
    </w:div>
    <w:div w:id="209620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hyperlink" Target="https://www.zena-membranes.cz/index.php/component/content/article/64-d50-pc-module?catid=13"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microsoft.com/office/2011/relationships/people" Target="people.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38CF0E-16A1-41B1-9198-B4C58A5DE763}">
  <we:reference id="WA104381909" version="3.19.0.0" store="Omex"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86dcb8d-16e5-4ef9-a3b8-53dcf42385c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C7C8DB5A6B537468CD892974DFFA9AD" ma:contentTypeVersion="15" ma:contentTypeDescription="Crear nuevo documento." ma:contentTypeScope="" ma:versionID="92c39f5b0825898d0f0d8c13d7c0d7b7">
  <xsd:schema xmlns:xsd="http://www.w3.org/2001/XMLSchema" xmlns:xs="http://www.w3.org/2001/XMLSchema" xmlns:p="http://schemas.microsoft.com/office/2006/metadata/properties" xmlns:ns3="086dcb8d-16e5-4ef9-a3b8-53dcf42385c5" xmlns:ns4="3b5e9f40-447b-4c77-83a9-0dcf9a41d7ff" targetNamespace="http://schemas.microsoft.com/office/2006/metadata/properties" ma:root="true" ma:fieldsID="5230096f392bce22aa4fdb7253c0455b" ns3:_="" ns4:_="">
    <xsd:import namespace="086dcb8d-16e5-4ef9-a3b8-53dcf42385c5"/>
    <xsd:import namespace="3b5e9f40-447b-4c77-83a9-0dcf9a41d7f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6dcb8d-16e5-4ef9-a3b8-53dcf42385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5e9f40-447b-4c77-83a9-0dcf9a41d7ff"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F1288-FDEE-4FB0-9938-DEE35CEA1167}">
  <ds:schemaRefs>
    <ds:schemaRef ds:uri="http://schemas.microsoft.com/office/2006/metadata/properties"/>
    <ds:schemaRef ds:uri="http://schemas.microsoft.com/office/infopath/2007/PartnerControls"/>
    <ds:schemaRef ds:uri="086dcb8d-16e5-4ef9-a3b8-53dcf42385c5"/>
  </ds:schemaRefs>
</ds:datastoreItem>
</file>

<file path=customXml/itemProps2.xml><?xml version="1.0" encoding="utf-8"?>
<ds:datastoreItem xmlns:ds="http://schemas.openxmlformats.org/officeDocument/2006/customXml" ds:itemID="{DB125044-5B0E-4300-9A55-538A0BAE1AA8}">
  <ds:schemaRefs>
    <ds:schemaRef ds:uri="http://schemas.microsoft.com/sharepoint/v3/contenttype/forms"/>
  </ds:schemaRefs>
</ds:datastoreItem>
</file>

<file path=customXml/itemProps3.xml><?xml version="1.0" encoding="utf-8"?>
<ds:datastoreItem xmlns:ds="http://schemas.openxmlformats.org/officeDocument/2006/customXml" ds:itemID="{854A9CA4-1FD9-4863-A444-29E5D7B74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6dcb8d-16e5-4ef9-a3b8-53dcf42385c5"/>
    <ds:schemaRef ds:uri="3b5e9f40-447b-4c77-83a9-0dcf9a41d7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58A0A1-46ED-4C3D-8B2D-FA2CC6D95691}">
  <ds:schemaRefs>
    <ds:schemaRef ds:uri="http://schemas.openxmlformats.org/officeDocument/2006/bibliography"/>
  </ds:schemaRefs>
</ds:datastoreItem>
</file>

<file path=docMetadata/LabelInfo.xml><?xml version="1.0" encoding="utf-8"?>
<clbl:labelList xmlns:clbl="http://schemas.microsoft.com/office/2020/mipLabelMetadata">
  <clbl:label id="{ba257c34-07d9-4601-b084-865cd3f2e362}" enabled="0" method="" siteId="{ba257c34-07d9-4601-b084-865cd3f2e362}" removed="1"/>
</clbl:labelList>
</file>

<file path=docProps/app.xml><?xml version="1.0" encoding="utf-8"?>
<Properties xmlns="http://schemas.openxmlformats.org/officeDocument/2006/extended-properties" xmlns:vt="http://schemas.openxmlformats.org/officeDocument/2006/docPropsVTypes">
  <Template>Normal</Template>
  <TotalTime>993</TotalTime>
  <Pages>1</Pages>
  <Words>32521</Words>
  <Characters>178868</Characters>
  <Application>Microsoft Office Word</Application>
  <DocSecurity>0</DocSecurity>
  <Lines>1490</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LEFORT - Vendor</dc:creator>
  <cp:keywords/>
  <dc:description/>
  <cp:lastModifiedBy>JAVIERA PAZ LEFORT IBANEZ</cp:lastModifiedBy>
  <cp:revision>6</cp:revision>
  <dcterms:created xsi:type="dcterms:W3CDTF">2025-09-23T02:24:00Z</dcterms:created>
  <dcterms:modified xsi:type="dcterms:W3CDTF">2025-09-24T01:19:00Z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0x0101005C7C8DB5A6B537468CD892974DFFA9AD</vt:lpwstr>
  </property>
</Properties>
</file>